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201E67C" w14:textId="28484428" w:rsidR="003F5930" w:rsidRPr="003F5930" w:rsidRDefault="003F5930" w:rsidP="00932913">
      <w:pPr>
        <w:jc w:val="center"/>
        <w:rPr>
          <w:b/>
          <w:bCs/>
          <w:sz w:val="28"/>
          <w:szCs w:val="28"/>
        </w:rPr>
      </w:pPr>
      <w:r w:rsidRPr="003F5930">
        <w:rPr>
          <w:b/>
          <w:bCs/>
          <w:sz w:val="28"/>
          <w:szCs w:val="28"/>
        </w:rPr>
        <w:t>МИНИСТЕРСТВО СТРОИТЕЛЬСТВА</w:t>
      </w:r>
    </w:p>
    <w:p w14:paraId="2DF41145" w14:textId="776B7E35" w:rsidR="003F5930" w:rsidRPr="003F5930" w:rsidRDefault="003F5930" w:rsidP="00932913">
      <w:pPr>
        <w:jc w:val="center"/>
        <w:rPr>
          <w:b/>
          <w:bCs/>
          <w:sz w:val="28"/>
          <w:szCs w:val="28"/>
        </w:rPr>
      </w:pPr>
      <w:r w:rsidRPr="003F5930">
        <w:rPr>
          <w:b/>
          <w:bCs/>
          <w:sz w:val="28"/>
          <w:szCs w:val="28"/>
        </w:rPr>
        <w:t>И ЖИЛИЩНО-КОММУНАЛЬНОГО ХОЗЯЙСТВА</w:t>
      </w:r>
    </w:p>
    <w:p w14:paraId="07473EF7" w14:textId="71D5A2A0" w:rsidR="003F5930" w:rsidRPr="003F5930" w:rsidRDefault="003F5930" w:rsidP="00932913">
      <w:pPr>
        <w:jc w:val="center"/>
        <w:rPr>
          <w:b/>
          <w:bCs/>
          <w:sz w:val="28"/>
          <w:szCs w:val="28"/>
        </w:rPr>
      </w:pPr>
      <w:r w:rsidRPr="003F5930">
        <w:rPr>
          <w:b/>
          <w:bCs/>
          <w:sz w:val="28"/>
          <w:szCs w:val="28"/>
        </w:rPr>
        <w:t>РОССИЙСКОЙ ФЕДЕРАЦИИ</w:t>
      </w:r>
    </w:p>
    <w:p w14:paraId="5347345D" w14:textId="77777777" w:rsidR="003F5930" w:rsidRPr="003F5930" w:rsidRDefault="003F5930" w:rsidP="00932913">
      <w:pPr>
        <w:jc w:val="center"/>
        <w:rPr>
          <w:b/>
          <w:bCs/>
          <w:sz w:val="28"/>
          <w:szCs w:val="28"/>
        </w:rPr>
      </w:pPr>
    </w:p>
    <w:p w14:paraId="6DB0BB2F" w14:textId="69741656" w:rsidR="003F5930" w:rsidRDefault="003F5930" w:rsidP="00932913">
      <w:pPr>
        <w:jc w:val="center"/>
        <w:rPr>
          <w:b/>
          <w:bCs/>
          <w:sz w:val="28"/>
          <w:szCs w:val="28"/>
        </w:rPr>
      </w:pPr>
    </w:p>
    <w:p w14:paraId="2589CECA" w14:textId="77777777" w:rsidR="003F5930" w:rsidRPr="003F5930" w:rsidRDefault="003F5930" w:rsidP="00932913">
      <w:pPr>
        <w:jc w:val="center"/>
        <w:rPr>
          <w:b/>
          <w:bCs/>
          <w:sz w:val="28"/>
          <w:szCs w:val="28"/>
        </w:rPr>
      </w:pPr>
    </w:p>
    <w:p w14:paraId="2F959011" w14:textId="34D25682" w:rsidR="003F5930" w:rsidRPr="003F5930" w:rsidRDefault="003F5930" w:rsidP="00932913">
      <w:pPr>
        <w:jc w:val="center"/>
        <w:rPr>
          <w:b/>
          <w:bCs/>
          <w:sz w:val="28"/>
          <w:szCs w:val="28"/>
        </w:rPr>
      </w:pPr>
      <w:r w:rsidRPr="003F5930">
        <w:rPr>
          <w:b/>
          <w:bCs/>
          <w:sz w:val="28"/>
          <w:szCs w:val="28"/>
        </w:rPr>
        <w:t>СВОД ПРАВИЛ                                               СП 267.1325800.2016</w:t>
      </w:r>
    </w:p>
    <w:p w14:paraId="17C4BB6A" w14:textId="77777777" w:rsidR="003F5930" w:rsidRPr="003F5930" w:rsidRDefault="003F5930" w:rsidP="00932913">
      <w:pPr>
        <w:jc w:val="center"/>
        <w:rPr>
          <w:b/>
          <w:bCs/>
          <w:sz w:val="28"/>
          <w:szCs w:val="28"/>
        </w:rPr>
      </w:pPr>
    </w:p>
    <w:p w14:paraId="3A8D819D" w14:textId="77777777" w:rsidR="00E45695" w:rsidRPr="003F5930" w:rsidRDefault="00E45695" w:rsidP="00932913">
      <w:pPr>
        <w:jc w:val="center"/>
        <w:rPr>
          <w:b/>
          <w:bCs/>
          <w:sz w:val="28"/>
          <w:szCs w:val="28"/>
        </w:rPr>
      </w:pPr>
    </w:p>
    <w:p w14:paraId="61B23BD9" w14:textId="77777777" w:rsidR="00E45695" w:rsidRPr="003F5930" w:rsidRDefault="00E45695" w:rsidP="00932913">
      <w:pPr>
        <w:jc w:val="center"/>
        <w:rPr>
          <w:b/>
          <w:bCs/>
          <w:sz w:val="28"/>
          <w:szCs w:val="28"/>
        </w:rPr>
      </w:pPr>
    </w:p>
    <w:p w14:paraId="0DAEEF8B" w14:textId="77777777" w:rsidR="00E45695" w:rsidRPr="003F5930" w:rsidRDefault="00E45695" w:rsidP="00932913">
      <w:pPr>
        <w:jc w:val="center"/>
        <w:rPr>
          <w:b/>
          <w:bCs/>
          <w:sz w:val="28"/>
          <w:szCs w:val="28"/>
        </w:rPr>
      </w:pPr>
    </w:p>
    <w:p w14:paraId="0B2856B4" w14:textId="77777777" w:rsidR="00E45695" w:rsidRPr="003F5930" w:rsidRDefault="00E45695" w:rsidP="00932913">
      <w:pPr>
        <w:jc w:val="center"/>
        <w:rPr>
          <w:b/>
          <w:bCs/>
          <w:sz w:val="28"/>
          <w:szCs w:val="28"/>
        </w:rPr>
      </w:pPr>
    </w:p>
    <w:p w14:paraId="2592FB81" w14:textId="77777777" w:rsidR="00E45695" w:rsidRPr="003F5930" w:rsidRDefault="00E45695" w:rsidP="00932913">
      <w:pPr>
        <w:jc w:val="center"/>
        <w:rPr>
          <w:b/>
          <w:bCs/>
          <w:sz w:val="28"/>
          <w:szCs w:val="28"/>
        </w:rPr>
      </w:pPr>
    </w:p>
    <w:p w14:paraId="12C73B9D" w14:textId="77777777" w:rsidR="00E45695" w:rsidRPr="003F5930" w:rsidRDefault="00E45695" w:rsidP="00932913">
      <w:pPr>
        <w:jc w:val="center"/>
        <w:rPr>
          <w:b/>
          <w:bCs/>
          <w:sz w:val="28"/>
          <w:szCs w:val="28"/>
        </w:rPr>
      </w:pPr>
    </w:p>
    <w:p w14:paraId="0046AEE9" w14:textId="77777777" w:rsidR="00587AEE" w:rsidRPr="003F5930" w:rsidRDefault="00587AEE" w:rsidP="00932913">
      <w:pPr>
        <w:jc w:val="center"/>
        <w:rPr>
          <w:b/>
          <w:bCs/>
          <w:sz w:val="28"/>
          <w:szCs w:val="28"/>
        </w:rPr>
      </w:pPr>
    </w:p>
    <w:p w14:paraId="0EDF538E" w14:textId="2DDF128F" w:rsidR="00E45695" w:rsidRPr="003F5930" w:rsidRDefault="009129FD" w:rsidP="00932913">
      <w:pPr>
        <w:jc w:val="center"/>
        <w:rPr>
          <w:b/>
          <w:bCs/>
          <w:sz w:val="36"/>
          <w:szCs w:val="36"/>
        </w:rPr>
      </w:pPr>
      <w:r w:rsidRPr="003F5930">
        <w:rPr>
          <w:b/>
          <w:bCs/>
          <w:sz w:val="36"/>
          <w:szCs w:val="36"/>
        </w:rPr>
        <w:t>ЗДАНИЯ И КОМПЛЕКСЫ</w:t>
      </w:r>
      <w:r w:rsidR="003F5930" w:rsidRPr="003F5930">
        <w:rPr>
          <w:b/>
          <w:bCs/>
          <w:sz w:val="36"/>
          <w:szCs w:val="36"/>
        </w:rPr>
        <w:t xml:space="preserve"> </w:t>
      </w:r>
      <w:r w:rsidR="00D72D3C" w:rsidRPr="003F5930">
        <w:rPr>
          <w:b/>
          <w:bCs/>
          <w:sz w:val="36"/>
          <w:szCs w:val="36"/>
        </w:rPr>
        <w:t>ВЫСОТНЫЕ</w:t>
      </w:r>
    </w:p>
    <w:p w14:paraId="28953818" w14:textId="77777777" w:rsidR="00E45695" w:rsidRPr="003F5930" w:rsidRDefault="003406F6" w:rsidP="00932913">
      <w:pPr>
        <w:jc w:val="center"/>
        <w:rPr>
          <w:b/>
          <w:bCs/>
          <w:sz w:val="36"/>
          <w:szCs w:val="36"/>
        </w:rPr>
      </w:pPr>
      <w:r w:rsidRPr="003F5930">
        <w:rPr>
          <w:b/>
          <w:bCs/>
          <w:sz w:val="36"/>
          <w:szCs w:val="36"/>
        </w:rPr>
        <w:t>Правила проектирования</w:t>
      </w:r>
    </w:p>
    <w:p w14:paraId="7F95AB75" w14:textId="77777777" w:rsidR="00E45695" w:rsidRPr="003F5930" w:rsidRDefault="00E45695" w:rsidP="00932913">
      <w:pPr>
        <w:jc w:val="center"/>
        <w:rPr>
          <w:b/>
          <w:bCs/>
          <w:sz w:val="28"/>
          <w:szCs w:val="28"/>
        </w:rPr>
      </w:pPr>
    </w:p>
    <w:p w14:paraId="2BDFB74B" w14:textId="77777777" w:rsidR="00E45695" w:rsidRPr="003F5930" w:rsidRDefault="00E45695" w:rsidP="00932913">
      <w:pPr>
        <w:jc w:val="center"/>
        <w:rPr>
          <w:b/>
          <w:bCs/>
          <w:sz w:val="28"/>
          <w:szCs w:val="28"/>
        </w:rPr>
      </w:pPr>
    </w:p>
    <w:p w14:paraId="4087819A" w14:textId="77777777" w:rsidR="000C5022" w:rsidRPr="003F5930" w:rsidRDefault="000C5022" w:rsidP="00932913">
      <w:pPr>
        <w:jc w:val="center"/>
        <w:rPr>
          <w:b/>
          <w:bCs/>
          <w:sz w:val="28"/>
          <w:szCs w:val="28"/>
        </w:rPr>
      </w:pPr>
    </w:p>
    <w:p w14:paraId="1D63E3AA" w14:textId="77777777" w:rsidR="003F5930" w:rsidRPr="00E04F66" w:rsidRDefault="003F5930" w:rsidP="00932913">
      <w:pPr>
        <w:pStyle w:val="aff1"/>
        <w:jc w:val="center"/>
        <w:rPr>
          <w:b/>
          <w:sz w:val="28"/>
          <w:szCs w:val="28"/>
        </w:rPr>
      </w:pPr>
      <w:bookmarkStart w:id="0" w:name="_Hlk37952216"/>
      <w:r w:rsidRPr="00E04F66">
        <w:rPr>
          <w:b/>
          <w:sz w:val="28"/>
          <w:szCs w:val="28"/>
        </w:rPr>
        <w:t>С Изменением № 1</w:t>
      </w:r>
    </w:p>
    <w:bookmarkEnd w:id="0"/>
    <w:p w14:paraId="2983C41E" w14:textId="77777777" w:rsidR="00E45695" w:rsidRPr="003F5930" w:rsidRDefault="00E45695" w:rsidP="00932913">
      <w:pPr>
        <w:jc w:val="center"/>
        <w:rPr>
          <w:b/>
          <w:bCs/>
          <w:sz w:val="28"/>
          <w:szCs w:val="28"/>
        </w:rPr>
      </w:pPr>
    </w:p>
    <w:p w14:paraId="3F077E34" w14:textId="77777777" w:rsidR="00E45695" w:rsidRPr="003F5930" w:rsidRDefault="00E45695" w:rsidP="00932913">
      <w:pPr>
        <w:jc w:val="center"/>
        <w:rPr>
          <w:b/>
          <w:bCs/>
          <w:sz w:val="28"/>
          <w:szCs w:val="28"/>
        </w:rPr>
      </w:pPr>
    </w:p>
    <w:p w14:paraId="1D81596C" w14:textId="77777777" w:rsidR="00E45695" w:rsidRPr="003F5930" w:rsidRDefault="00E45695" w:rsidP="00932913">
      <w:pPr>
        <w:jc w:val="center"/>
        <w:rPr>
          <w:b/>
          <w:bCs/>
          <w:sz w:val="28"/>
          <w:szCs w:val="28"/>
        </w:rPr>
      </w:pPr>
    </w:p>
    <w:p w14:paraId="475B0A6A" w14:textId="77777777" w:rsidR="00E45695" w:rsidRPr="003F5930" w:rsidRDefault="00E45695" w:rsidP="00932913">
      <w:pPr>
        <w:jc w:val="center"/>
        <w:rPr>
          <w:b/>
          <w:bCs/>
          <w:sz w:val="28"/>
          <w:szCs w:val="28"/>
        </w:rPr>
      </w:pPr>
    </w:p>
    <w:p w14:paraId="0AAB5822" w14:textId="77777777" w:rsidR="00E45695" w:rsidRPr="003F5930" w:rsidRDefault="00E45695" w:rsidP="00932913">
      <w:pPr>
        <w:jc w:val="center"/>
        <w:rPr>
          <w:b/>
          <w:bCs/>
          <w:sz w:val="28"/>
          <w:szCs w:val="28"/>
        </w:rPr>
      </w:pPr>
    </w:p>
    <w:p w14:paraId="6A60B8BC" w14:textId="77777777" w:rsidR="00E45695" w:rsidRPr="003F5930" w:rsidRDefault="00E45695" w:rsidP="00932913">
      <w:pPr>
        <w:jc w:val="center"/>
        <w:rPr>
          <w:b/>
          <w:bCs/>
          <w:sz w:val="28"/>
          <w:szCs w:val="28"/>
        </w:rPr>
      </w:pPr>
    </w:p>
    <w:p w14:paraId="1B9C00D5" w14:textId="77777777" w:rsidR="00E45695" w:rsidRPr="003F5930" w:rsidRDefault="00E45695" w:rsidP="00932913">
      <w:pPr>
        <w:jc w:val="center"/>
        <w:rPr>
          <w:b/>
          <w:bCs/>
          <w:sz w:val="28"/>
          <w:szCs w:val="28"/>
        </w:rPr>
      </w:pPr>
    </w:p>
    <w:p w14:paraId="4AD89A82" w14:textId="77777777" w:rsidR="00E45695" w:rsidRPr="003F5930" w:rsidRDefault="00E45695" w:rsidP="00932913">
      <w:pPr>
        <w:jc w:val="center"/>
        <w:rPr>
          <w:b/>
          <w:bCs/>
          <w:sz w:val="28"/>
          <w:szCs w:val="28"/>
        </w:rPr>
      </w:pPr>
    </w:p>
    <w:p w14:paraId="72AC50BB" w14:textId="77777777" w:rsidR="00E45695" w:rsidRPr="003F5930" w:rsidRDefault="00E45695" w:rsidP="00932913">
      <w:pPr>
        <w:jc w:val="center"/>
        <w:rPr>
          <w:b/>
          <w:bCs/>
          <w:sz w:val="28"/>
          <w:szCs w:val="28"/>
        </w:rPr>
      </w:pPr>
    </w:p>
    <w:p w14:paraId="57A1F82A" w14:textId="77777777" w:rsidR="00587AEE" w:rsidRPr="003F5930" w:rsidRDefault="00587AEE" w:rsidP="00932913">
      <w:pPr>
        <w:jc w:val="center"/>
        <w:rPr>
          <w:b/>
          <w:bCs/>
          <w:sz w:val="28"/>
          <w:szCs w:val="28"/>
        </w:rPr>
      </w:pPr>
    </w:p>
    <w:p w14:paraId="7BBA4230" w14:textId="77777777" w:rsidR="00E45695" w:rsidRPr="003F5930" w:rsidRDefault="00E45695" w:rsidP="00932913">
      <w:pPr>
        <w:jc w:val="center"/>
        <w:rPr>
          <w:b/>
          <w:bCs/>
          <w:sz w:val="28"/>
          <w:szCs w:val="28"/>
        </w:rPr>
      </w:pPr>
    </w:p>
    <w:p w14:paraId="338A30F6" w14:textId="77777777" w:rsidR="00E45695" w:rsidRPr="003F5930" w:rsidRDefault="00E45695" w:rsidP="00932913">
      <w:pPr>
        <w:jc w:val="center"/>
        <w:rPr>
          <w:b/>
          <w:bCs/>
          <w:sz w:val="28"/>
          <w:szCs w:val="28"/>
        </w:rPr>
      </w:pPr>
    </w:p>
    <w:p w14:paraId="57851B37" w14:textId="77777777" w:rsidR="00E45695" w:rsidRPr="003F5930" w:rsidRDefault="00E45695" w:rsidP="00932913">
      <w:pPr>
        <w:jc w:val="center"/>
        <w:rPr>
          <w:b/>
          <w:bCs/>
          <w:sz w:val="28"/>
          <w:szCs w:val="28"/>
        </w:rPr>
      </w:pPr>
    </w:p>
    <w:p w14:paraId="2872029F" w14:textId="77777777" w:rsidR="00E45695" w:rsidRPr="003F5930" w:rsidRDefault="00E45695" w:rsidP="00932913">
      <w:pPr>
        <w:jc w:val="center"/>
        <w:rPr>
          <w:b/>
          <w:bCs/>
          <w:sz w:val="28"/>
          <w:szCs w:val="28"/>
        </w:rPr>
      </w:pPr>
    </w:p>
    <w:p w14:paraId="38DB47FB" w14:textId="77777777" w:rsidR="00E45695" w:rsidRPr="003F5930" w:rsidRDefault="00E45695" w:rsidP="00932913">
      <w:pPr>
        <w:jc w:val="center"/>
        <w:rPr>
          <w:b/>
          <w:bCs/>
          <w:sz w:val="28"/>
          <w:szCs w:val="28"/>
        </w:rPr>
      </w:pPr>
    </w:p>
    <w:p w14:paraId="4F654731" w14:textId="77777777" w:rsidR="00A07C6F" w:rsidRPr="003F5930" w:rsidRDefault="00A07C6F" w:rsidP="00932913">
      <w:pPr>
        <w:jc w:val="center"/>
        <w:rPr>
          <w:b/>
          <w:bCs/>
          <w:sz w:val="28"/>
          <w:szCs w:val="28"/>
        </w:rPr>
      </w:pPr>
    </w:p>
    <w:p w14:paraId="7B6908ED" w14:textId="77777777" w:rsidR="00A07C6F" w:rsidRPr="003F5930" w:rsidRDefault="00A07C6F" w:rsidP="00932913">
      <w:pPr>
        <w:jc w:val="center"/>
        <w:rPr>
          <w:b/>
          <w:bCs/>
          <w:sz w:val="28"/>
          <w:szCs w:val="28"/>
        </w:rPr>
      </w:pPr>
    </w:p>
    <w:p w14:paraId="07885C0B" w14:textId="77777777" w:rsidR="00587AEE" w:rsidRPr="003F5930" w:rsidRDefault="00587AEE" w:rsidP="00932913">
      <w:pPr>
        <w:jc w:val="center"/>
        <w:rPr>
          <w:b/>
          <w:bCs/>
          <w:sz w:val="28"/>
          <w:szCs w:val="28"/>
        </w:rPr>
      </w:pPr>
    </w:p>
    <w:p w14:paraId="153FD3DC" w14:textId="77777777" w:rsidR="00587AEE" w:rsidRPr="003F5930" w:rsidRDefault="00587AEE" w:rsidP="00932913">
      <w:pPr>
        <w:jc w:val="center"/>
        <w:rPr>
          <w:b/>
          <w:bCs/>
          <w:sz w:val="28"/>
          <w:szCs w:val="28"/>
        </w:rPr>
      </w:pPr>
    </w:p>
    <w:p w14:paraId="4CAF6BCC" w14:textId="77777777" w:rsidR="00E45695" w:rsidRPr="003F5930" w:rsidRDefault="00E45695" w:rsidP="00932913">
      <w:pPr>
        <w:jc w:val="center"/>
        <w:rPr>
          <w:b/>
          <w:bCs/>
          <w:sz w:val="28"/>
          <w:szCs w:val="28"/>
        </w:rPr>
      </w:pPr>
    </w:p>
    <w:p w14:paraId="00C758E4" w14:textId="2510FF7C" w:rsidR="00E45695" w:rsidRPr="00A83EC0" w:rsidRDefault="0028289C" w:rsidP="00932913">
      <w:pPr>
        <w:jc w:val="center"/>
        <w:rPr>
          <w:b/>
          <w:bCs/>
          <w:sz w:val="28"/>
          <w:szCs w:val="28"/>
        </w:rPr>
      </w:pPr>
      <w:r w:rsidRPr="003F5930">
        <w:rPr>
          <w:b/>
          <w:bCs/>
          <w:sz w:val="28"/>
          <w:szCs w:val="28"/>
        </w:rPr>
        <w:t>Москва 20</w:t>
      </w:r>
      <w:r w:rsidR="003F5930" w:rsidRPr="003F5930">
        <w:rPr>
          <w:b/>
          <w:bCs/>
          <w:sz w:val="28"/>
          <w:szCs w:val="28"/>
        </w:rPr>
        <w:t>2</w:t>
      </w:r>
      <w:r w:rsidR="003F5930" w:rsidRPr="00A83EC0">
        <w:rPr>
          <w:b/>
          <w:bCs/>
          <w:sz w:val="28"/>
          <w:szCs w:val="28"/>
        </w:rPr>
        <w:t>0</w:t>
      </w:r>
    </w:p>
    <w:p w14:paraId="7AA9C5E4" w14:textId="77777777" w:rsidR="00534571" w:rsidRPr="003F5930" w:rsidRDefault="00534571" w:rsidP="00932913">
      <w:pPr>
        <w:jc w:val="center"/>
        <w:rPr>
          <w:b/>
          <w:bCs/>
          <w:sz w:val="28"/>
          <w:szCs w:val="28"/>
        </w:rPr>
      </w:pPr>
    </w:p>
    <w:p w14:paraId="5E19BC54" w14:textId="71499D47" w:rsidR="003F5930" w:rsidRDefault="003F5930" w:rsidP="00932913">
      <w:pPr>
        <w:jc w:val="center"/>
        <w:rPr>
          <w:b/>
          <w:bCs/>
          <w:sz w:val="28"/>
          <w:szCs w:val="28"/>
        </w:rPr>
      </w:pPr>
      <w:r>
        <w:rPr>
          <w:b/>
          <w:bCs/>
          <w:sz w:val="28"/>
          <w:szCs w:val="28"/>
        </w:rPr>
        <w:br w:type="page"/>
      </w:r>
    </w:p>
    <w:p w14:paraId="64AA4AAC" w14:textId="60DF04C5" w:rsidR="00E45695" w:rsidRDefault="00E45695" w:rsidP="00932913">
      <w:pPr>
        <w:jc w:val="center"/>
        <w:rPr>
          <w:b/>
          <w:bCs/>
          <w:sz w:val="28"/>
          <w:szCs w:val="28"/>
        </w:rPr>
      </w:pPr>
      <w:r w:rsidRPr="003F5930">
        <w:rPr>
          <w:b/>
          <w:bCs/>
          <w:sz w:val="28"/>
          <w:szCs w:val="28"/>
        </w:rPr>
        <w:lastRenderedPageBreak/>
        <w:t>Предисловие</w:t>
      </w:r>
    </w:p>
    <w:p w14:paraId="66C6D188" w14:textId="77777777" w:rsidR="003F5930" w:rsidRPr="003F5930" w:rsidRDefault="003F5930" w:rsidP="00932913">
      <w:pPr>
        <w:jc w:val="center"/>
        <w:rPr>
          <w:b/>
          <w:bCs/>
          <w:sz w:val="28"/>
          <w:szCs w:val="28"/>
        </w:rPr>
      </w:pPr>
    </w:p>
    <w:p w14:paraId="73FF859E" w14:textId="77777777" w:rsidR="00E45695" w:rsidRPr="003F5930" w:rsidRDefault="00E45695" w:rsidP="00932913">
      <w:pPr>
        <w:pStyle w:val="aff1"/>
        <w:ind w:firstLine="567"/>
        <w:jc w:val="both"/>
        <w:rPr>
          <w:b/>
          <w:bCs/>
          <w:sz w:val="28"/>
          <w:szCs w:val="28"/>
        </w:rPr>
      </w:pPr>
      <w:r w:rsidRPr="003F5930">
        <w:rPr>
          <w:b/>
          <w:bCs/>
          <w:sz w:val="28"/>
          <w:szCs w:val="28"/>
        </w:rPr>
        <w:t>Сведения о своде правил</w:t>
      </w:r>
    </w:p>
    <w:p w14:paraId="2CB5F623" w14:textId="77777777" w:rsidR="004E3FEE" w:rsidRPr="003F5930" w:rsidRDefault="004E3FEE" w:rsidP="00932913">
      <w:pPr>
        <w:pStyle w:val="aff1"/>
        <w:ind w:firstLine="567"/>
        <w:jc w:val="both"/>
        <w:rPr>
          <w:sz w:val="28"/>
          <w:szCs w:val="28"/>
        </w:rPr>
      </w:pPr>
    </w:p>
    <w:p w14:paraId="5BB05A61" w14:textId="77777777" w:rsidR="00E45695" w:rsidRPr="003F5930" w:rsidRDefault="004E3FEE" w:rsidP="00932913">
      <w:pPr>
        <w:pStyle w:val="aff1"/>
        <w:ind w:firstLine="567"/>
        <w:jc w:val="both"/>
        <w:rPr>
          <w:sz w:val="28"/>
          <w:szCs w:val="28"/>
        </w:rPr>
      </w:pPr>
      <w:r w:rsidRPr="003F5930">
        <w:rPr>
          <w:sz w:val="28"/>
          <w:szCs w:val="28"/>
        </w:rPr>
        <w:t>1 </w:t>
      </w:r>
      <w:r w:rsidR="00E45695" w:rsidRPr="003F5930">
        <w:rPr>
          <w:sz w:val="28"/>
          <w:szCs w:val="28"/>
        </w:rPr>
        <w:t xml:space="preserve">ИСПОЛНИТЕЛЬ – </w:t>
      </w:r>
      <w:r w:rsidR="0057521D" w:rsidRPr="003F5930">
        <w:rPr>
          <w:sz w:val="28"/>
          <w:szCs w:val="28"/>
        </w:rPr>
        <w:t>А</w:t>
      </w:r>
      <w:r w:rsidR="00E45695" w:rsidRPr="003F5930">
        <w:rPr>
          <w:sz w:val="28"/>
          <w:szCs w:val="28"/>
        </w:rPr>
        <w:t>кционерное общество «</w:t>
      </w:r>
      <w:r w:rsidR="0057521D" w:rsidRPr="003F5930">
        <w:rPr>
          <w:sz w:val="28"/>
          <w:szCs w:val="28"/>
        </w:rPr>
        <w:t>ЦНИИЭП жилища – институт комплексного проектирования</w:t>
      </w:r>
      <w:r w:rsidR="000F5773" w:rsidRPr="003F5930">
        <w:rPr>
          <w:sz w:val="28"/>
          <w:szCs w:val="28"/>
        </w:rPr>
        <w:t xml:space="preserve"> жилых и общественных зданий»</w:t>
      </w:r>
    </w:p>
    <w:p w14:paraId="5D6EF17A" w14:textId="77777777" w:rsidR="004E3FEE" w:rsidRPr="003F5930" w:rsidRDefault="004E3FEE" w:rsidP="00932913">
      <w:pPr>
        <w:pStyle w:val="aff1"/>
        <w:ind w:firstLine="567"/>
        <w:jc w:val="both"/>
        <w:rPr>
          <w:sz w:val="28"/>
          <w:szCs w:val="28"/>
        </w:rPr>
      </w:pPr>
      <w:bookmarkStart w:id="1" w:name="_Toc437617194"/>
      <w:r w:rsidRPr="003F5930">
        <w:rPr>
          <w:sz w:val="28"/>
          <w:szCs w:val="28"/>
        </w:rPr>
        <w:t>2 </w:t>
      </w:r>
      <w:r w:rsidR="00E45695" w:rsidRPr="003F5930">
        <w:rPr>
          <w:sz w:val="28"/>
          <w:szCs w:val="28"/>
        </w:rPr>
        <w:t xml:space="preserve">ВНЕСЕН </w:t>
      </w:r>
      <w:r w:rsidR="00176365" w:rsidRPr="003F5930">
        <w:rPr>
          <w:sz w:val="28"/>
          <w:szCs w:val="28"/>
        </w:rPr>
        <w:t>Техническим комитетом по стандартизации ТК 46</w:t>
      </w:r>
      <w:r w:rsidRPr="003F5930">
        <w:rPr>
          <w:sz w:val="28"/>
          <w:szCs w:val="28"/>
        </w:rPr>
        <w:t xml:space="preserve">5 </w:t>
      </w:r>
      <w:r w:rsidR="00176365" w:rsidRPr="003F5930">
        <w:rPr>
          <w:sz w:val="28"/>
          <w:szCs w:val="28"/>
        </w:rPr>
        <w:t>«Строительство»</w:t>
      </w:r>
      <w:bookmarkEnd w:id="1"/>
    </w:p>
    <w:p w14:paraId="279BE7E3" w14:textId="77777777" w:rsidR="003406F6" w:rsidRPr="003F5930" w:rsidRDefault="003406F6" w:rsidP="00932913">
      <w:pPr>
        <w:pStyle w:val="aff1"/>
        <w:ind w:firstLine="567"/>
        <w:jc w:val="both"/>
        <w:rPr>
          <w:sz w:val="28"/>
          <w:szCs w:val="28"/>
        </w:rPr>
      </w:pPr>
      <w:bookmarkStart w:id="2" w:name="_Toc437617202"/>
      <w:bookmarkStart w:id="3" w:name="_Toc437623322"/>
      <w:r w:rsidRPr="003F5930">
        <w:rPr>
          <w:sz w:val="28"/>
          <w:szCs w:val="28"/>
        </w:rPr>
        <w:t>3 ПОДГОТОВЛЕН к утверждению Департаментом градостроительной деятельности и архитектуры Министерства строительства и жилищно-коммунального хозяйства Российской Федерации (Минстрой России)</w:t>
      </w:r>
    </w:p>
    <w:p w14:paraId="79ADC209" w14:textId="54AFD3F9" w:rsidR="003406F6" w:rsidRPr="003F5930" w:rsidRDefault="003406F6" w:rsidP="00932913">
      <w:pPr>
        <w:pStyle w:val="aff1"/>
        <w:ind w:firstLine="567"/>
        <w:jc w:val="both"/>
        <w:rPr>
          <w:sz w:val="28"/>
          <w:szCs w:val="28"/>
        </w:rPr>
      </w:pPr>
      <w:r w:rsidRPr="003F5930">
        <w:rPr>
          <w:sz w:val="28"/>
          <w:szCs w:val="28"/>
        </w:rPr>
        <w:t>4 УТВЕРЖДЕН приказом Министерства строительства и жилищно-коммунального хозяйства Российской Федерации от</w:t>
      </w:r>
      <w:r w:rsidR="00DE2070" w:rsidRPr="003F5930">
        <w:rPr>
          <w:sz w:val="28"/>
          <w:szCs w:val="28"/>
        </w:rPr>
        <w:t xml:space="preserve"> 30 декабря 2016 г.</w:t>
      </w:r>
      <w:r w:rsidRPr="003F5930">
        <w:rPr>
          <w:sz w:val="28"/>
          <w:szCs w:val="28"/>
        </w:rPr>
        <w:t xml:space="preserve"> № </w:t>
      </w:r>
      <w:r w:rsidR="00DE2070" w:rsidRPr="003F5930">
        <w:rPr>
          <w:sz w:val="28"/>
          <w:szCs w:val="28"/>
        </w:rPr>
        <w:t>1032/пр</w:t>
      </w:r>
      <w:r w:rsidRPr="003F5930">
        <w:rPr>
          <w:sz w:val="28"/>
          <w:szCs w:val="28"/>
        </w:rPr>
        <w:t xml:space="preserve"> и введен в действие с </w:t>
      </w:r>
      <w:r w:rsidR="00DE2070" w:rsidRPr="003F5930">
        <w:rPr>
          <w:sz w:val="28"/>
          <w:szCs w:val="28"/>
        </w:rPr>
        <w:t xml:space="preserve">1 июля </w:t>
      </w:r>
      <w:r w:rsidRPr="003F5930">
        <w:rPr>
          <w:sz w:val="28"/>
          <w:szCs w:val="28"/>
        </w:rPr>
        <w:t>201</w:t>
      </w:r>
      <w:r w:rsidR="00DE2070" w:rsidRPr="003F5930">
        <w:rPr>
          <w:sz w:val="28"/>
          <w:szCs w:val="28"/>
        </w:rPr>
        <w:t>7</w:t>
      </w:r>
      <w:r w:rsidRPr="003F5930">
        <w:rPr>
          <w:sz w:val="28"/>
          <w:szCs w:val="28"/>
        </w:rPr>
        <w:t xml:space="preserve"> г.</w:t>
      </w:r>
      <w:r w:rsidR="003F5930" w:rsidRPr="003F5930">
        <w:rPr>
          <w:sz w:val="28"/>
          <w:szCs w:val="28"/>
        </w:rPr>
        <w:t xml:space="preserve"> </w:t>
      </w:r>
      <w:bookmarkStart w:id="4" w:name="_Hlk37924934"/>
      <w:r w:rsidR="003F5930" w:rsidRPr="00E04F66">
        <w:rPr>
          <w:sz w:val="28"/>
          <w:szCs w:val="28"/>
        </w:rPr>
        <w:t xml:space="preserve">Изменение № 1 к </w:t>
      </w:r>
      <w:r w:rsidR="003F5930" w:rsidRPr="00091312">
        <w:rPr>
          <w:bCs/>
          <w:sz w:val="28"/>
          <w:szCs w:val="28"/>
        </w:rPr>
        <w:t>СП 267.1325800.2016 «Здания и комплексы высотные. Правила проектирования»</w:t>
      </w:r>
      <w:r w:rsidR="003F5930" w:rsidRPr="00E04F66">
        <w:rPr>
          <w:sz w:val="28"/>
          <w:szCs w:val="28"/>
        </w:rPr>
        <w:t xml:space="preserve"> утверждено приказом Министерства строительства и жилищно-коммунального хозяйства Российской Федерации от </w:t>
      </w:r>
      <w:r w:rsidR="003F5930" w:rsidRPr="00091312">
        <w:rPr>
          <w:bCs/>
          <w:sz w:val="28"/>
          <w:szCs w:val="28"/>
        </w:rPr>
        <w:t>30 декабря 2020 г. № 918/пр</w:t>
      </w:r>
      <w:r w:rsidR="003F5930" w:rsidRPr="00E04F66">
        <w:rPr>
          <w:sz w:val="28"/>
          <w:szCs w:val="28"/>
        </w:rPr>
        <w:t xml:space="preserve"> и введено в действие с 1 </w:t>
      </w:r>
      <w:r w:rsidR="003F5930">
        <w:rPr>
          <w:sz w:val="28"/>
          <w:szCs w:val="28"/>
        </w:rPr>
        <w:t>июля</w:t>
      </w:r>
      <w:r w:rsidR="003F5930" w:rsidRPr="00E04F66">
        <w:rPr>
          <w:sz w:val="28"/>
          <w:szCs w:val="28"/>
        </w:rPr>
        <w:t xml:space="preserve"> 202</w:t>
      </w:r>
      <w:r w:rsidR="003F5930">
        <w:rPr>
          <w:sz w:val="28"/>
          <w:szCs w:val="28"/>
        </w:rPr>
        <w:t>1</w:t>
      </w:r>
      <w:r w:rsidR="003F5930" w:rsidRPr="00E04F66">
        <w:rPr>
          <w:sz w:val="28"/>
          <w:szCs w:val="28"/>
        </w:rPr>
        <w:t xml:space="preserve"> г.</w:t>
      </w:r>
      <w:bookmarkEnd w:id="4"/>
    </w:p>
    <w:p w14:paraId="1CF99FBF" w14:textId="652AF36A" w:rsidR="003406F6" w:rsidRPr="003F5930" w:rsidRDefault="003406F6" w:rsidP="00932913">
      <w:pPr>
        <w:pStyle w:val="aff1"/>
        <w:ind w:firstLine="567"/>
        <w:jc w:val="both"/>
        <w:rPr>
          <w:sz w:val="28"/>
          <w:szCs w:val="28"/>
        </w:rPr>
      </w:pPr>
      <w:r w:rsidRPr="003F5930">
        <w:rPr>
          <w:sz w:val="28"/>
          <w:szCs w:val="28"/>
        </w:rPr>
        <w:t>5 ЗАРЕГИСТРИРОВАН Федеральным агентством по техническому регулированию и метрологии (Росстандарт)</w:t>
      </w:r>
    </w:p>
    <w:p w14:paraId="4B71FAC5" w14:textId="77777777" w:rsidR="003406F6" w:rsidRPr="003F5930" w:rsidRDefault="003406F6" w:rsidP="00932913">
      <w:pPr>
        <w:pStyle w:val="aff1"/>
        <w:ind w:firstLine="567"/>
        <w:jc w:val="both"/>
        <w:rPr>
          <w:sz w:val="28"/>
          <w:szCs w:val="28"/>
        </w:rPr>
      </w:pPr>
      <w:r w:rsidRPr="003F5930">
        <w:rPr>
          <w:sz w:val="28"/>
          <w:szCs w:val="28"/>
        </w:rPr>
        <w:t>6 ВВЕДЕН ВПЕРВЫЕ</w:t>
      </w:r>
    </w:p>
    <w:p w14:paraId="6EAE3094" w14:textId="77777777" w:rsidR="003406F6" w:rsidRPr="003F5930" w:rsidRDefault="003406F6" w:rsidP="00932913">
      <w:pPr>
        <w:pStyle w:val="aff1"/>
        <w:ind w:firstLine="567"/>
        <w:jc w:val="both"/>
        <w:rPr>
          <w:sz w:val="28"/>
          <w:szCs w:val="28"/>
        </w:rPr>
      </w:pPr>
    </w:p>
    <w:p w14:paraId="2B8A95E1" w14:textId="77777777" w:rsidR="003406F6" w:rsidRPr="003F5930" w:rsidRDefault="003406F6" w:rsidP="00932913">
      <w:pPr>
        <w:pStyle w:val="aff1"/>
        <w:ind w:firstLine="567"/>
        <w:jc w:val="both"/>
        <w:rPr>
          <w:sz w:val="28"/>
          <w:szCs w:val="28"/>
        </w:rPr>
      </w:pPr>
    </w:p>
    <w:p w14:paraId="7EA492CE" w14:textId="77777777" w:rsidR="003406F6" w:rsidRPr="003F5930" w:rsidRDefault="003406F6" w:rsidP="00932913">
      <w:pPr>
        <w:pStyle w:val="aff1"/>
        <w:ind w:firstLine="567"/>
        <w:jc w:val="both"/>
        <w:rPr>
          <w:sz w:val="28"/>
          <w:szCs w:val="28"/>
        </w:rPr>
      </w:pPr>
    </w:p>
    <w:p w14:paraId="20CBC819" w14:textId="77777777" w:rsidR="003406F6" w:rsidRPr="003F5930" w:rsidRDefault="003406F6" w:rsidP="00932913">
      <w:pPr>
        <w:pStyle w:val="aff1"/>
        <w:ind w:firstLine="567"/>
        <w:jc w:val="both"/>
        <w:rPr>
          <w:i/>
          <w:iCs/>
        </w:rPr>
      </w:pPr>
      <w:r w:rsidRPr="003F5930">
        <w:rPr>
          <w:i/>
          <w:iCs/>
        </w:rPr>
        <w:t>В случае пересмотра (замены) или отмены настоящего свода правил соответствующее уведомление будет опубликовано в установленном порядке. Соответствующая информация, уведомление и тексты размещаются также в информационной системе общего пользования — на официальном сайте разработчика (Минстрой России) в сети Интернет</w:t>
      </w:r>
    </w:p>
    <w:p w14:paraId="44C825F2" w14:textId="77777777" w:rsidR="003406F6" w:rsidRPr="003F5930" w:rsidRDefault="003406F6" w:rsidP="00932913">
      <w:pPr>
        <w:pStyle w:val="aff1"/>
        <w:jc w:val="both"/>
      </w:pPr>
    </w:p>
    <w:p w14:paraId="4D649DF7" w14:textId="77777777" w:rsidR="003406F6" w:rsidRPr="003F5930" w:rsidRDefault="003406F6" w:rsidP="00932913">
      <w:pPr>
        <w:pStyle w:val="aff1"/>
        <w:jc w:val="both"/>
      </w:pPr>
    </w:p>
    <w:p w14:paraId="280CD989" w14:textId="77777777" w:rsidR="003406F6" w:rsidRPr="003F5930" w:rsidRDefault="003406F6" w:rsidP="00932913">
      <w:pPr>
        <w:pStyle w:val="aff1"/>
        <w:jc w:val="both"/>
      </w:pPr>
    </w:p>
    <w:p w14:paraId="10021738" w14:textId="77777777" w:rsidR="003406F6" w:rsidRPr="003F5930" w:rsidRDefault="003406F6" w:rsidP="00932913">
      <w:pPr>
        <w:pStyle w:val="aff1"/>
        <w:jc w:val="both"/>
      </w:pPr>
    </w:p>
    <w:p w14:paraId="3B416688" w14:textId="77777777" w:rsidR="003406F6" w:rsidRPr="003F5930" w:rsidRDefault="003406F6" w:rsidP="00932913">
      <w:pPr>
        <w:pStyle w:val="aff1"/>
        <w:jc w:val="both"/>
      </w:pPr>
    </w:p>
    <w:p w14:paraId="5707492B" w14:textId="77777777" w:rsidR="003406F6" w:rsidRPr="003F5930" w:rsidRDefault="003406F6" w:rsidP="00932913">
      <w:pPr>
        <w:pStyle w:val="aff1"/>
        <w:jc w:val="both"/>
      </w:pPr>
    </w:p>
    <w:p w14:paraId="4D8EE7B0" w14:textId="77777777" w:rsidR="003406F6" w:rsidRPr="003F5930" w:rsidRDefault="003406F6" w:rsidP="00932913">
      <w:pPr>
        <w:pStyle w:val="aff1"/>
        <w:jc w:val="both"/>
      </w:pPr>
    </w:p>
    <w:p w14:paraId="7E5B2872" w14:textId="0009810C" w:rsidR="00BA64AC" w:rsidRDefault="00BA64AC" w:rsidP="00932913">
      <w:pPr>
        <w:pStyle w:val="aff1"/>
        <w:jc w:val="both"/>
      </w:pPr>
    </w:p>
    <w:p w14:paraId="07A864EE" w14:textId="77777777" w:rsidR="003F5930" w:rsidRPr="003F5930" w:rsidRDefault="003F5930" w:rsidP="00932913">
      <w:pPr>
        <w:pStyle w:val="aff1"/>
        <w:jc w:val="both"/>
      </w:pPr>
    </w:p>
    <w:p w14:paraId="0A2B91A2" w14:textId="77777777" w:rsidR="00BA64AC" w:rsidRPr="003F5930" w:rsidRDefault="00BA64AC" w:rsidP="00932913">
      <w:pPr>
        <w:pStyle w:val="aff1"/>
        <w:jc w:val="both"/>
      </w:pPr>
    </w:p>
    <w:p w14:paraId="447E9CD6" w14:textId="77777777" w:rsidR="00BA64AC" w:rsidRPr="003F5930" w:rsidRDefault="00BA64AC" w:rsidP="00932913">
      <w:pPr>
        <w:pStyle w:val="aff1"/>
        <w:jc w:val="both"/>
      </w:pPr>
    </w:p>
    <w:p w14:paraId="4853A54B" w14:textId="77777777" w:rsidR="00BA64AC" w:rsidRPr="003F5930" w:rsidRDefault="00BA64AC" w:rsidP="00932913">
      <w:pPr>
        <w:pStyle w:val="aff1"/>
        <w:jc w:val="both"/>
      </w:pPr>
    </w:p>
    <w:p w14:paraId="40A9F6DE" w14:textId="77777777" w:rsidR="003406F6" w:rsidRPr="003F5930" w:rsidRDefault="003406F6" w:rsidP="00932913">
      <w:pPr>
        <w:pStyle w:val="aff1"/>
        <w:jc w:val="right"/>
      </w:pPr>
      <w:r w:rsidRPr="003F5930">
        <w:t>© Минстрой России, 2016</w:t>
      </w:r>
    </w:p>
    <w:p w14:paraId="537089D3" w14:textId="77777777" w:rsidR="003406F6" w:rsidRPr="003F5930" w:rsidRDefault="003406F6" w:rsidP="00932913">
      <w:pPr>
        <w:pStyle w:val="aff1"/>
        <w:jc w:val="both"/>
      </w:pPr>
    </w:p>
    <w:p w14:paraId="6447348E" w14:textId="77777777" w:rsidR="003406F6" w:rsidRPr="003F5930" w:rsidRDefault="003406F6" w:rsidP="00932913">
      <w:pPr>
        <w:pStyle w:val="aff1"/>
        <w:ind w:firstLine="567"/>
        <w:jc w:val="both"/>
      </w:pPr>
      <w:r w:rsidRPr="003F5930">
        <w:t>Настоящий нормативный документ не может быть полностью или частично воспроизведен, тиражирован и распространен в качестве официального издания на территории Российской Федерации без разрешения Минстроя России</w:t>
      </w:r>
    </w:p>
    <w:p w14:paraId="1AB81623" w14:textId="241E97F9" w:rsidR="003406F6" w:rsidRDefault="003406F6" w:rsidP="00932913">
      <w:pPr>
        <w:pStyle w:val="aff1"/>
        <w:jc w:val="both"/>
      </w:pPr>
    </w:p>
    <w:p w14:paraId="44B8E0CE" w14:textId="0BC360CC" w:rsidR="003F5930" w:rsidRDefault="003F5930" w:rsidP="00932913">
      <w:pPr>
        <w:pStyle w:val="aff1"/>
        <w:jc w:val="both"/>
      </w:pPr>
      <w:r>
        <w:br w:type="page"/>
      </w:r>
    </w:p>
    <w:p w14:paraId="2335FB6F" w14:textId="77777777" w:rsidR="00CA3224" w:rsidRPr="003F5930" w:rsidRDefault="00E45695" w:rsidP="00932913">
      <w:pPr>
        <w:spacing w:after="120"/>
        <w:jc w:val="center"/>
        <w:outlineLvl w:val="0"/>
        <w:rPr>
          <w:noProof/>
        </w:rPr>
      </w:pPr>
      <w:r w:rsidRPr="003F5930">
        <w:rPr>
          <w:b/>
        </w:rPr>
        <w:lastRenderedPageBreak/>
        <w:t>Содержание</w:t>
      </w:r>
      <w:bookmarkEnd w:id="2"/>
      <w:bookmarkEnd w:id="3"/>
      <w:r w:rsidR="00091EC1" w:rsidRPr="003F5930">
        <w:fldChar w:fldCharType="begin"/>
      </w:r>
      <w:r w:rsidR="00091EC1" w:rsidRPr="003F5930">
        <w:instrText xml:space="preserve"> TOC \o "1-3" \h \z </w:instrText>
      </w:r>
      <w:r w:rsidR="00091EC1" w:rsidRPr="003F5930">
        <w:fldChar w:fldCharType="separate"/>
      </w:r>
    </w:p>
    <w:p w14:paraId="68FB8612" w14:textId="77777777" w:rsidR="00CA3224" w:rsidRPr="003F5930" w:rsidRDefault="006E2D4B" w:rsidP="00932913">
      <w:pPr>
        <w:pStyle w:val="11"/>
        <w:rPr>
          <w:noProof/>
        </w:rPr>
      </w:pPr>
      <w:hyperlink w:anchor="_Toc460856889" w:history="1">
        <w:r w:rsidR="00CA3224" w:rsidRPr="003F5930">
          <w:rPr>
            <w:rStyle w:val="a3"/>
            <w:noProof/>
            <w:u w:val="none"/>
          </w:rPr>
          <w:t>1</w:t>
        </w:r>
        <w:r w:rsidR="00CA3224" w:rsidRPr="003F5930">
          <w:rPr>
            <w:noProof/>
          </w:rPr>
          <w:tab/>
        </w:r>
        <w:r w:rsidR="00CA3224" w:rsidRPr="003F5930">
          <w:rPr>
            <w:rStyle w:val="a3"/>
            <w:noProof/>
            <w:u w:val="none"/>
          </w:rPr>
          <w:t>Область применения</w:t>
        </w:r>
        <w:r w:rsidR="00CA3224" w:rsidRPr="003F5930">
          <w:rPr>
            <w:noProof/>
            <w:webHidden/>
          </w:rPr>
          <w:tab/>
        </w:r>
      </w:hyperlink>
    </w:p>
    <w:p w14:paraId="14535BF3" w14:textId="77777777" w:rsidR="00CA3224" w:rsidRPr="003F5930" w:rsidRDefault="006E2D4B" w:rsidP="00932913">
      <w:pPr>
        <w:pStyle w:val="11"/>
        <w:rPr>
          <w:noProof/>
        </w:rPr>
      </w:pPr>
      <w:hyperlink w:anchor="_Toc460856890" w:history="1">
        <w:r w:rsidR="00CA3224" w:rsidRPr="003F5930">
          <w:rPr>
            <w:rStyle w:val="a3"/>
            <w:noProof/>
            <w:u w:val="none"/>
          </w:rPr>
          <w:t>2</w:t>
        </w:r>
        <w:r w:rsidR="00CA3224" w:rsidRPr="003F5930">
          <w:rPr>
            <w:noProof/>
          </w:rPr>
          <w:tab/>
        </w:r>
        <w:r w:rsidR="00CA3224" w:rsidRPr="003F5930">
          <w:rPr>
            <w:rStyle w:val="a3"/>
            <w:noProof/>
            <w:u w:val="none"/>
          </w:rPr>
          <w:t>Нормативные ссылки</w:t>
        </w:r>
        <w:r w:rsidR="00CA3224" w:rsidRPr="003F5930">
          <w:rPr>
            <w:noProof/>
            <w:webHidden/>
          </w:rPr>
          <w:tab/>
        </w:r>
      </w:hyperlink>
    </w:p>
    <w:p w14:paraId="5CFB32F8" w14:textId="77777777" w:rsidR="00CA3224" w:rsidRPr="003F5930" w:rsidRDefault="006E2D4B" w:rsidP="00932913">
      <w:pPr>
        <w:pStyle w:val="11"/>
        <w:rPr>
          <w:noProof/>
        </w:rPr>
      </w:pPr>
      <w:hyperlink w:anchor="_Toc460856891" w:history="1">
        <w:r w:rsidR="00CA3224" w:rsidRPr="003F5930">
          <w:rPr>
            <w:rStyle w:val="a3"/>
            <w:noProof/>
            <w:u w:val="none"/>
          </w:rPr>
          <w:t>3</w:t>
        </w:r>
        <w:r w:rsidR="00CA3224" w:rsidRPr="003F5930">
          <w:rPr>
            <w:noProof/>
          </w:rPr>
          <w:tab/>
        </w:r>
        <w:r w:rsidR="00CA3224" w:rsidRPr="003F5930">
          <w:rPr>
            <w:rStyle w:val="a3"/>
            <w:noProof/>
            <w:u w:val="none"/>
          </w:rPr>
          <w:t>Термины и определения</w:t>
        </w:r>
        <w:r w:rsidR="00CA3224" w:rsidRPr="003F5930">
          <w:rPr>
            <w:noProof/>
            <w:webHidden/>
          </w:rPr>
          <w:tab/>
        </w:r>
      </w:hyperlink>
    </w:p>
    <w:p w14:paraId="2BDF4F0D" w14:textId="77777777" w:rsidR="00CA3224" w:rsidRPr="003F5930" w:rsidRDefault="006E2D4B" w:rsidP="00932913">
      <w:pPr>
        <w:pStyle w:val="11"/>
        <w:rPr>
          <w:noProof/>
        </w:rPr>
      </w:pPr>
      <w:hyperlink w:anchor="_Toc460856892" w:history="1">
        <w:r w:rsidR="00CA3224" w:rsidRPr="003F5930">
          <w:rPr>
            <w:rStyle w:val="a3"/>
            <w:noProof/>
            <w:u w:val="none"/>
          </w:rPr>
          <w:t>4</w:t>
        </w:r>
        <w:r w:rsidR="00CA3224" w:rsidRPr="003F5930">
          <w:rPr>
            <w:noProof/>
          </w:rPr>
          <w:tab/>
        </w:r>
        <w:r w:rsidR="00DA1148" w:rsidRPr="003F5930">
          <w:rPr>
            <w:noProof/>
          </w:rPr>
          <w:t>С</w:t>
        </w:r>
        <w:r w:rsidR="00CA3224" w:rsidRPr="003F5930">
          <w:rPr>
            <w:rStyle w:val="a3"/>
            <w:noProof/>
            <w:u w:val="none"/>
          </w:rPr>
          <w:t>окращения</w:t>
        </w:r>
        <w:r w:rsidR="00CA3224" w:rsidRPr="003F5930">
          <w:rPr>
            <w:noProof/>
            <w:webHidden/>
          </w:rPr>
          <w:tab/>
        </w:r>
      </w:hyperlink>
    </w:p>
    <w:p w14:paraId="30E88256" w14:textId="77777777" w:rsidR="00CA3224" w:rsidRPr="003F5930" w:rsidRDefault="006E2D4B" w:rsidP="00932913">
      <w:pPr>
        <w:pStyle w:val="11"/>
        <w:rPr>
          <w:noProof/>
        </w:rPr>
      </w:pPr>
      <w:hyperlink w:anchor="_Toc460856893" w:history="1">
        <w:r w:rsidR="00CA3224" w:rsidRPr="003F5930">
          <w:rPr>
            <w:rStyle w:val="a3"/>
            <w:noProof/>
            <w:u w:val="none"/>
          </w:rPr>
          <w:t>5</w:t>
        </w:r>
        <w:r w:rsidR="00CA3224" w:rsidRPr="003F5930">
          <w:rPr>
            <w:noProof/>
          </w:rPr>
          <w:tab/>
        </w:r>
        <w:r w:rsidR="00CA3224" w:rsidRPr="003F5930">
          <w:rPr>
            <w:rStyle w:val="a3"/>
            <w:noProof/>
            <w:u w:val="none"/>
          </w:rPr>
          <w:t>Общие положения</w:t>
        </w:r>
        <w:r w:rsidR="00CA3224" w:rsidRPr="003F5930">
          <w:rPr>
            <w:noProof/>
            <w:webHidden/>
          </w:rPr>
          <w:tab/>
        </w:r>
      </w:hyperlink>
    </w:p>
    <w:p w14:paraId="62DCE433" w14:textId="77777777" w:rsidR="00CA3224" w:rsidRPr="003F5930" w:rsidRDefault="006E2D4B" w:rsidP="00932913">
      <w:pPr>
        <w:pStyle w:val="11"/>
        <w:rPr>
          <w:noProof/>
        </w:rPr>
      </w:pPr>
      <w:hyperlink w:anchor="_Toc460856894" w:history="1">
        <w:r w:rsidR="00CA3224" w:rsidRPr="003F5930">
          <w:rPr>
            <w:rStyle w:val="a3"/>
            <w:noProof/>
            <w:u w:val="none"/>
          </w:rPr>
          <w:t>6</w:t>
        </w:r>
        <w:r w:rsidR="00CA3224" w:rsidRPr="003F5930">
          <w:rPr>
            <w:noProof/>
          </w:rPr>
          <w:tab/>
        </w:r>
        <w:r w:rsidR="00CA3224" w:rsidRPr="003F5930">
          <w:rPr>
            <w:rStyle w:val="a3"/>
            <w:noProof/>
            <w:u w:val="none"/>
          </w:rPr>
          <w:t>Архитектурно-планировочные решения высотных зданий и комплексов</w:t>
        </w:r>
        <w:r w:rsidR="00CA3224" w:rsidRPr="003F5930">
          <w:rPr>
            <w:noProof/>
            <w:webHidden/>
          </w:rPr>
          <w:tab/>
        </w:r>
      </w:hyperlink>
    </w:p>
    <w:p w14:paraId="4F2B52E4" w14:textId="77777777" w:rsidR="00CA3224" w:rsidRPr="003F5930" w:rsidRDefault="006E2D4B" w:rsidP="00932913">
      <w:pPr>
        <w:pStyle w:val="11"/>
        <w:rPr>
          <w:noProof/>
        </w:rPr>
      </w:pPr>
      <w:hyperlink w:anchor="_Toc460856895" w:history="1">
        <w:r w:rsidR="00CA3224" w:rsidRPr="003F5930">
          <w:rPr>
            <w:rStyle w:val="a3"/>
            <w:noProof/>
            <w:u w:val="none"/>
          </w:rPr>
          <w:t>7</w:t>
        </w:r>
        <w:r w:rsidR="00CA3224" w:rsidRPr="003F5930">
          <w:rPr>
            <w:noProof/>
          </w:rPr>
          <w:tab/>
        </w:r>
        <w:r w:rsidR="00CA3224" w:rsidRPr="003F5930">
          <w:rPr>
            <w:rStyle w:val="a3"/>
            <w:noProof/>
            <w:u w:val="none"/>
          </w:rPr>
          <w:t>Нагрузки и воздействия</w:t>
        </w:r>
        <w:r w:rsidR="00CA3224" w:rsidRPr="003F5930">
          <w:rPr>
            <w:noProof/>
            <w:webHidden/>
          </w:rPr>
          <w:tab/>
        </w:r>
      </w:hyperlink>
    </w:p>
    <w:p w14:paraId="4C17D0EA" w14:textId="77777777" w:rsidR="00CA3224" w:rsidRPr="003F5930" w:rsidRDefault="006E2D4B" w:rsidP="00932913">
      <w:pPr>
        <w:pStyle w:val="21"/>
        <w:rPr>
          <w:noProof/>
        </w:rPr>
      </w:pPr>
      <w:hyperlink w:anchor="_Toc460856896" w:history="1">
        <w:r w:rsidR="00CA3224" w:rsidRPr="003F5930">
          <w:rPr>
            <w:rStyle w:val="a3"/>
            <w:noProof/>
            <w:u w:val="none"/>
          </w:rPr>
          <w:t>7.1</w:t>
        </w:r>
        <w:r w:rsidR="00CA3224" w:rsidRPr="003F5930">
          <w:rPr>
            <w:noProof/>
          </w:rPr>
          <w:tab/>
        </w:r>
        <w:r w:rsidR="00CA3224" w:rsidRPr="003F5930">
          <w:rPr>
            <w:rStyle w:val="a3"/>
            <w:noProof/>
            <w:u w:val="none"/>
          </w:rPr>
          <w:t>Общие положения</w:t>
        </w:r>
        <w:r w:rsidR="00CA3224" w:rsidRPr="003F5930">
          <w:rPr>
            <w:noProof/>
            <w:webHidden/>
          </w:rPr>
          <w:tab/>
        </w:r>
      </w:hyperlink>
    </w:p>
    <w:p w14:paraId="48B683EA" w14:textId="77777777" w:rsidR="00CA3224" w:rsidRPr="003F5930" w:rsidRDefault="006E2D4B" w:rsidP="00932913">
      <w:pPr>
        <w:pStyle w:val="21"/>
        <w:rPr>
          <w:noProof/>
        </w:rPr>
      </w:pPr>
      <w:hyperlink w:anchor="_Toc460856897" w:history="1">
        <w:r w:rsidR="00CA3224" w:rsidRPr="003F5930">
          <w:rPr>
            <w:rStyle w:val="a3"/>
            <w:noProof/>
            <w:u w:val="none"/>
          </w:rPr>
          <w:t>7.2</w:t>
        </w:r>
        <w:r w:rsidR="00CA3224" w:rsidRPr="003F5930">
          <w:rPr>
            <w:noProof/>
          </w:rPr>
          <w:tab/>
        </w:r>
        <w:r w:rsidR="00CA3224" w:rsidRPr="003F5930">
          <w:rPr>
            <w:rStyle w:val="a3"/>
            <w:noProof/>
            <w:u w:val="none"/>
          </w:rPr>
          <w:t>Равномерно распределенные и временные нагрузки</w:t>
        </w:r>
        <w:r w:rsidR="00CA3224" w:rsidRPr="003F5930">
          <w:rPr>
            <w:noProof/>
            <w:webHidden/>
          </w:rPr>
          <w:tab/>
        </w:r>
      </w:hyperlink>
    </w:p>
    <w:p w14:paraId="1CEF78DC" w14:textId="77777777" w:rsidR="00CA3224" w:rsidRPr="003F5930" w:rsidRDefault="006E2D4B" w:rsidP="00932913">
      <w:pPr>
        <w:pStyle w:val="21"/>
        <w:rPr>
          <w:noProof/>
        </w:rPr>
      </w:pPr>
      <w:hyperlink w:anchor="_Toc460856898" w:history="1">
        <w:r w:rsidR="00CA3224" w:rsidRPr="003F5930">
          <w:rPr>
            <w:rStyle w:val="a3"/>
            <w:noProof/>
            <w:u w:val="none"/>
          </w:rPr>
          <w:t>7.3</w:t>
        </w:r>
        <w:r w:rsidR="00CA3224" w:rsidRPr="003F5930">
          <w:rPr>
            <w:noProof/>
          </w:rPr>
          <w:tab/>
        </w:r>
        <w:r w:rsidR="00CA3224" w:rsidRPr="003F5930">
          <w:rPr>
            <w:rStyle w:val="a3"/>
            <w:noProof/>
            <w:u w:val="none"/>
          </w:rPr>
          <w:t>Снеговые нагрузки</w:t>
        </w:r>
        <w:r w:rsidR="00CA3224" w:rsidRPr="003F5930">
          <w:rPr>
            <w:noProof/>
            <w:webHidden/>
          </w:rPr>
          <w:tab/>
        </w:r>
      </w:hyperlink>
    </w:p>
    <w:p w14:paraId="29FC4306" w14:textId="77777777" w:rsidR="00CA3224" w:rsidRPr="003F5930" w:rsidRDefault="006E2D4B" w:rsidP="00932913">
      <w:pPr>
        <w:pStyle w:val="21"/>
        <w:rPr>
          <w:noProof/>
        </w:rPr>
      </w:pPr>
      <w:hyperlink w:anchor="_Toc460856899" w:history="1">
        <w:r w:rsidR="00CA3224" w:rsidRPr="003F5930">
          <w:rPr>
            <w:rStyle w:val="a3"/>
            <w:noProof/>
            <w:u w:val="none"/>
          </w:rPr>
          <w:t>7.4</w:t>
        </w:r>
        <w:r w:rsidR="00CA3224" w:rsidRPr="003F5930">
          <w:rPr>
            <w:noProof/>
          </w:rPr>
          <w:tab/>
        </w:r>
        <w:r w:rsidR="00CA3224" w:rsidRPr="003F5930">
          <w:rPr>
            <w:rStyle w:val="a3"/>
            <w:noProof/>
            <w:u w:val="none"/>
          </w:rPr>
          <w:t>Ветровые нагрузки</w:t>
        </w:r>
        <w:r w:rsidR="00CA3224" w:rsidRPr="003F5930">
          <w:rPr>
            <w:noProof/>
            <w:webHidden/>
          </w:rPr>
          <w:tab/>
        </w:r>
      </w:hyperlink>
    </w:p>
    <w:p w14:paraId="4DA4125F" w14:textId="77777777" w:rsidR="00CA3224" w:rsidRPr="003F5930" w:rsidRDefault="006E2D4B" w:rsidP="00932913">
      <w:pPr>
        <w:pStyle w:val="21"/>
        <w:rPr>
          <w:noProof/>
        </w:rPr>
      </w:pPr>
      <w:hyperlink w:anchor="_Toc460856900" w:history="1">
        <w:r w:rsidR="00CA3224" w:rsidRPr="003F5930">
          <w:rPr>
            <w:rStyle w:val="a3"/>
            <w:noProof/>
            <w:u w:val="none"/>
          </w:rPr>
          <w:t>7.5</w:t>
        </w:r>
        <w:r w:rsidR="00CA3224" w:rsidRPr="003F5930">
          <w:rPr>
            <w:noProof/>
          </w:rPr>
          <w:tab/>
        </w:r>
        <w:r w:rsidR="00CA3224" w:rsidRPr="003F5930">
          <w:rPr>
            <w:rStyle w:val="a3"/>
            <w:noProof/>
            <w:u w:val="none"/>
          </w:rPr>
          <w:t>Гололедные нагрузки</w:t>
        </w:r>
        <w:r w:rsidR="00CA3224" w:rsidRPr="003F5930">
          <w:rPr>
            <w:noProof/>
            <w:webHidden/>
          </w:rPr>
          <w:tab/>
        </w:r>
      </w:hyperlink>
    </w:p>
    <w:p w14:paraId="2A61B482" w14:textId="77777777" w:rsidR="00CA3224" w:rsidRPr="003F5930" w:rsidRDefault="006E2D4B" w:rsidP="00932913">
      <w:pPr>
        <w:pStyle w:val="21"/>
        <w:rPr>
          <w:noProof/>
        </w:rPr>
      </w:pPr>
      <w:hyperlink w:anchor="_Toc460856901" w:history="1">
        <w:r w:rsidR="00CA3224" w:rsidRPr="003F5930">
          <w:rPr>
            <w:rStyle w:val="a3"/>
            <w:noProof/>
            <w:u w:val="none"/>
          </w:rPr>
          <w:t>7.6</w:t>
        </w:r>
        <w:r w:rsidR="00CA3224" w:rsidRPr="003F5930">
          <w:rPr>
            <w:noProof/>
          </w:rPr>
          <w:tab/>
        </w:r>
        <w:r w:rsidR="00CA3224" w:rsidRPr="003F5930">
          <w:rPr>
            <w:rStyle w:val="a3"/>
            <w:noProof/>
            <w:u w:val="none"/>
          </w:rPr>
          <w:t>Температурные климатические воздействия</w:t>
        </w:r>
        <w:r w:rsidR="00CA3224" w:rsidRPr="003F5930">
          <w:rPr>
            <w:noProof/>
            <w:webHidden/>
          </w:rPr>
          <w:tab/>
        </w:r>
      </w:hyperlink>
    </w:p>
    <w:p w14:paraId="0156AB95" w14:textId="77777777" w:rsidR="00CA3224" w:rsidRPr="003F5930" w:rsidRDefault="006E2D4B" w:rsidP="00932913">
      <w:pPr>
        <w:pStyle w:val="21"/>
        <w:rPr>
          <w:noProof/>
        </w:rPr>
      </w:pPr>
      <w:hyperlink w:anchor="_Toc460856902" w:history="1">
        <w:r w:rsidR="00CA3224" w:rsidRPr="003F5930">
          <w:rPr>
            <w:rStyle w:val="a3"/>
            <w:noProof/>
            <w:u w:val="none"/>
          </w:rPr>
          <w:t>7.7</w:t>
        </w:r>
        <w:r w:rsidR="00CA3224" w:rsidRPr="003F5930">
          <w:rPr>
            <w:noProof/>
          </w:rPr>
          <w:tab/>
        </w:r>
        <w:r w:rsidR="00CA3224" w:rsidRPr="003F5930">
          <w:rPr>
            <w:rStyle w:val="a3"/>
            <w:noProof/>
            <w:u w:val="none"/>
          </w:rPr>
          <w:t>Прогибы и перемещения</w:t>
        </w:r>
        <w:r w:rsidR="00CA3224" w:rsidRPr="003F5930">
          <w:rPr>
            <w:noProof/>
            <w:webHidden/>
          </w:rPr>
          <w:tab/>
        </w:r>
      </w:hyperlink>
    </w:p>
    <w:p w14:paraId="75012A20" w14:textId="77777777" w:rsidR="00CA3224" w:rsidRPr="003F5930" w:rsidRDefault="006E2D4B" w:rsidP="00932913">
      <w:pPr>
        <w:pStyle w:val="21"/>
        <w:rPr>
          <w:noProof/>
        </w:rPr>
      </w:pPr>
      <w:hyperlink w:anchor="_Toc460856903" w:history="1">
        <w:r w:rsidR="00CA3224" w:rsidRPr="003F5930">
          <w:rPr>
            <w:rStyle w:val="a3"/>
            <w:noProof/>
            <w:u w:val="none"/>
          </w:rPr>
          <w:t>7.8</w:t>
        </w:r>
        <w:r w:rsidR="00CA3224" w:rsidRPr="003F5930">
          <w:rPr>
            <w:noProof/>
          </w:rPr>
          <w:tab/>
        </w:r>
        <w:r w:rsidR="00CA3224" w:rsidRPr="003F5930">
          <w:rPr>
            <w:rStyle w:val="a3"/>
            <w:noProof/>
            <w:u w:val="none"/>
          </w:rPr>
          <w:t>Коэффициент надежности по ответственности</w:t>
        </w:r>
        <w:r w:rsidR="00CA3224" w:rsidRPr="003F5930">
          <w:rPr>
            <w:noProof/>
            <w:webHidden/>
          </w:rPr>
          <w:tab/>
        </w:r>
      </w:hyperlink>
    </w:p>
    <w:p w14:paraId="48B9F3E7" w14:textId="77777777" w:rsidR="00CA3224" w:rsidRPr="003F5930" w:rsidRDefault="006E2D4B" w:rsidP="00932913">
      <w:pPr>
        <w:pStyle w:val="21"/>
        <w:rPr>
          <w:noProof/>
        </w:rPr>
      </w:pPr>
      <w:hyperlink w:anchor="_Toc460856904" w:history="1">
        <w:r w:rsidR="00CA3224" w:rsidRPr="003F5930">
          <w:rPr>
            <w:rStyle w:val="a3"/>
            <w:noProof/>
            <w:u w:val="none"/>
          </w:rPr>
          <w:t>7.9</w:t>
        </w:r>
        <w:r w:rsidR="00CA3224" w:rsidRPr="003F5930">
          <w:rPr>
            <w:noProof/>
          </w:rPr>
          <w:tab/>
        </w:r>
        <w:r w:rsidR="00CA3224" w:rsidRPr="003F5930">
          <w:rPr>
            <w:rStyle w:val="a3"/>
            <w:noProof/>
            <w:u w:val="none"/>
          </w:rPr>
          <w:t>Сейсмические воздействия и их учет при проектировании</w:t>
        </w:r>
        <w:r w:rsidR="00CA3224" w:rsidRPr="003F5930">
          <w:rPr>
            <w:noProof/>
            <w:webHidden/>
          </w:rPr>
          <w:tab/>
        </w:r>
      </w:hyperlink>
    </w:p>
    <w:p w14:paraId="20CEC80D" w14:textId="77777777" w:rsidR="00CA3224" w:rsidRPr="003F5930" w:rsidRDefault="006E2D4B" w:rsidP="00932913">
      <w:pPr>
        <w:pStyle w:val="11"/>
        <w:rPr>
          <w:noProof/>
        </w:rPr>
      </w:pPr>
      <w:hyperlink w:anchor="_Toc460856907" w:history="1">
        <w:r w:rsidR="00CA3224" w:rsidRPr="003F5930">
          <w:rPr>
            <w:rStyle w:val="a3"/>
            <w:noProof/>
            <w:u w:val="none"/>
          </w:rPr>
          <w:t>8</w:t>
        </w:r>
        <w:r w:rsidR="00CA3224" w:rsidRPr="003F5930">
          <w:rPr>
            <w:noProof/>
          </w:rPr>
          <w:tab/>
        </w:r>
        <w:r w:rsidR="00CA3224" w:rsidRPr="003F5930">
          <w:rPr>
            <w:rStyle w:val="a3"/>
            <w:noProof/>
            <w:u w:val="none"/>
          </w:rPr>
          <w:t>Конструктивные решения</w:t>
        </w:r>
        <w:r w:rsidR="00CA3224" w:rsidRPr="003F5930">
          <w:rPr>
            <w:noProof/>
            <w:webHidden/>
          </w:rPr>
          <w:tab/>
        </w:r>
      </w:hyperlink>
    </w:p>
    <w:p w14:paraId="37DD5A1D" w14:textId="77777777" w:rsidR="00534571" w:rsidRPr="003F5930" w:rsidRDefault="00534571" w:rsidP="00932913">
      <w:pPr>
        <w:pStyle w:val="11"/>
        <w:ind w:left="238"/>
      </w:pPr>
      <w:r w:rsidRPr="003F5930">
        <w:t>8.1    Основания и фундаменты</w:t>
      </w:r>
      <w:r w:rsidRPr="003F5930">
        <w:tab/>
      </w:r>
    </w:p>
    <w:p w14:paraId="41D6D7A3" w14:textId="77777777" w:rsidR="00534571" w:rsidRPr="003F5930" w:rsidRDefault="00534571" w:rsidP="00932913">
      <w:pPr>
        <w:pStyle w:val="11"/>
        <w:ind w:left="238"/>
      </w:pPr>
      <w:r w:rsidRPr="003F5930">
        <w:t>8.2    Конструктивная система здания</w:t>
      </w:r>
      <w:r w:rsidRPr="003F5930">
        <w:tab/>
      </w:r>
    </w:p>
    <w:p w14:paraId="6A1B5E88" w14:textId="77777777" w:rsidR="00534571" w:rsidRPr="003F5930" w:rsidRDefault="00534571" w:rsidP="00932913">
      <w:pPr>
        <w:pStyle w:val="11"/>
        <w:ind w:left="238"/>
      </w:pPr>
      <w:r w:rsidRPr="003F5930">
        <w:t>8.3    Устойчивость к прогрессирующему обрушению</w:t>
      </w:r>
      <w:r w:rsidRPr="003F5930">
        <w:tab/>
      </w:r>
    </w:p>
    <w:p w14:paraId="37066AD6" w14:textId="77777777" w:rsidR="00534571" w:rsidRPr="003F5930" w:rsidRDefault="00534571" w:rsidP="00932913">
      <w:pPr>
        <w:pStyle w:val="11"/>
        <w:ind w:left="238"/>
      </w:pPr>
      <w:r w:rsidRPr="003F5930">
        <w:t>8.4    Навесные наружные ограждающие конструкции</w:t>
      </w:r>
      <w:r w:rsidRPr="003F5930">
        <w:tab/>
      </w:r>
    </w:p>
    <w:p w14:paraId="0C3D6F02" w14:textId="3313C3A5" w:rsidR="00CA3224" w:rsidRDefault="006E2D4B" w:rsidP="00932913">
      <w:pPr>
        <w:pStyle w:val="11"/>
        <w:rPr>
          <w:noProof/>
        </w:rPr>
      </w:pPr>
      <w:hyperlink w:anchor="_Toc460856925" w:history="1">
        <w:r w:rsidR="00CA3224" w:rsidRPr="003F5930">
          <w:rPr>
            <w:rStyle w:val="a3"/>
            <w:noProof/>
            <w:u w:val="none"/>
          </w:rPr>
          <w:t>9</w:t>
        </w:r>
        <w:r w:rsidR="00CA3224" w:rsidRPr="003F5930">
          <w:rPr>
            <w:noProof/>
          </w:rPr>
          <w:tab/>
        </w:r>
        <w:r w:rsidR="00DA1148" w:rsidRPr="003F5930">
          <w:rPr>
            <w:noProof/>
          </w:rPr>
          <w:t>Т</w:t>
        </w:r>
        <w:r w:rsidR="00CA3224" w:rsidRPr="003F5930">
          <w:rPr>
            <w:rStyle w:val="a3"/>
            <w:noProof/>
            <w:u w:val="none"/>
          </w:rPr>
          <w:t>ребования</w:t>
        </w:r>
        <w:r w:rsidR="00DA1148" w:rsidRPr="003F5930">
          <w:rPr>
            <w:rStyle w:val="a3"/>
            <w:noProof/>
            <w:u w:val="none"/>
          </w:rPr>
          <w:t xml:space="preserve"> пожарной безопасности</w:t>
        </w:r>
        <w:r w:rsidR="00CA3224" w:rsidRPr="003F5930">
          <w:rPr>
            <w:noProof/>
            <w:webHidden/>
          </w:rPr>
          <w:tab/>
        </w:r>
      </w:hyperlink>
    </w:p>
    <w:p w14:paraId="36F9708A" w14:textId="42A8C714" w:rsidR="00C4417E" w:rsidRPr="00D43342" w:rsidRDefault="00C4417E" w:rsidP="00932913">
      <w:pPr>
        <w:tabs>
          <w:tab w:val="left" w:pos="6660"/>
        </w:tabs>
        <w:ind w:firstLine="284"/>
        <w:jc w:val="both"/>
        <w:rPr>
          <w:bCs/>
          <w:kern w:val="36"/>
        </w:rPr>
      </w:pPr>
      <w:r w:rsidRPr="00D43342">
        <w:rPr>
          <w:bCs/>
          <w:kern w:val="36"/>
        </w:rPr>
        <w:t xml:space="preserve">9.1 Общие требования </w:t>
      </w:r>
      <w:r>
        <w:rPr>
          <w:bCs/>
          <w:kern w:val="36"/>
        </w:rPr>
        <w:t>………………………………………………………………………</w:t>
      </w:r>
    </w:p>
    <w:p w14:paraId="1A5F3A86" w14:textId="7C25CE7A" w:rsidR="00C4417E" w:rsidRPr="00D43342" w:rsidRDefault="00C4417E" w:rsidP="00932913">
      <w:pPr>
        <w:tabs>
          <w:tab w:val="left" w:pos="6660"/>
        </w:tabs>
        <w:ind w:firstLine="284"/>
        <w:jc w:val="both"/>
        <w:rPr>
          <w:bCs/>
          <w:kern w:val="36"/>
        </w:rPr>
      </w:pPr>
      <w:r w:rsidRPr="00D43342">
        <w:rPr>
          <w:bCs/>
          <w:kern w:val="36"/>
        </w:rPr>
        <w:t xml:space="preserve">9.2 Требования к конструктивным решениям </w:t>
      </w:r>
      <w:r>
        <w:rPr>
          <w:bCs/>
          <w:kern w:val="36"/>
        </w:rPr>
        <w:t>…………………………………………….</w:t>
      </w:r>
    </w:p>
    <w:p w14:paraId="5254D8BB" w14:textId="3E489C8F" w:rsidR="00C4417E" w:rsidRPr="00D43342" w:rsidRDefault="00C4417E" w:rsidP="00932913">
      <w:pPr>
        <w:tabs>
          <w:tab w:val="left" w:pos="6660"/>
        </w:tabs>
        <w:ind w:firstLine="284"/>
        <w:jc w:val="both"/>
        <w:rPr>
          <w:bCs/>
          <w:kern w:val="36"/>
        </w:rPr>
      </w:pPr>
      <w:r w:rsidRPr="00D43342">
        <w:rPr>
          <w:bCs/>
          <w:kern w:val="36"/>
        </w:rPr>
        <w:t xml:space="preserve">9.3 Требования к объемно-планировочным решениям </w:t>
      </w:r>
      <w:r>
        <w:rPr>
          <w:bCs/>
          <w:kern w:val="36"/>
        </w:rPr>
        <w:t>…………………………………..</w:t>
      </w:r>
    </w:p>
    <w:p w14:paraId="1C0B64AA" w14:textId="142483FC" w:rsidR="00C4417E" w:rsidRPr="00D43342" w:rsidRDefault="00C4417E" w:rsidP="00932913">
      <w:pPr>
        <w:tabs>
          <w:tab w:val="left" w:pos="6660"/>
        </w:tabs>
        <w:ind w:firstLine="284"/>
        <w:jc w:val="both"/>
        <w:rPr>
          <w:bCs/>
          <w:kern w:val="36"/>
        </w:rPr>
      </w:pPr>
      <w:r w:rsidRPr="00D43342">
        <w:rPr>
          <w:bCs/>
          <w:kern w:val="36"/>
        </w:rPr>
        <w:t>9.4 Требования к эвакуации</w:t>
      </w:r>
      <w:r>
        <w:rPr>
          <w:bCs/>
          <w:kern w:val="36"/>
        </w:rPr>
        <w:t xml:space="preserve"> ………………………………………………………………..</w:t>
      </w:r>
    </w:p>
    <w:p w14:paraId="7C21825B" w14:textId="65ADF0B3" w:rsidR="00C4417E" w:rsidRPr="00D43342" w:rsidRDefault="00C4417E" w:rsidP="00932913">
      <w:pPr>
        <w:tabs>
          <w:tab w:val="left" w:pos="6660"/>
        </w:tabs>
        <w:ind w:firstLine="284"/>
        <w:jc w:val="both"/>
        <w:rPr>
          <w:bCs/>
          <w:kern w:val="36"/>
        </w:rPr>
      </w:pPr>
      <w:r w:rsidRPr="00D43342">
        <w:rPr>
          <w:bCs/>
          <w:kern w:val="36"/>
        </w:rPr>
        <w:t xml:space="preserve">9.5 Требования к инженерным системам противопожарной защиты </w:t>
      </w:r>
      <w:r>
        <w:rPr>
          <w:bCs/>
          <w:kern w:val="36"/>
        </w:rPr>
        <w:t>…………………..</w:t>
      </w:r>
    </w:p>
    <w:p w14:paraId="2C92CA88" w14:textId="648F30AC" w:rsidR="00C4417E" w:rsidRPr="00D43342" w:rsidRDefault="00C4417E" w:rsidP="00932913">
      <w:pPr>
        <w:tabs>
          <w:tab w:val="left" w:pos="6660"/>
        </w:tabs>
        <w:ind w:firstLine="284"/>
        <w:jc w:val="both"/>
        <w:rPr>
          <w:bCs/>
          <w:kern w:val="36"/>
        </w:rPr>
      </w:pPr>
      <w:r w:rsidRPr="00D43342">
        <w:rPr>
          <w:bCs/>
          <w:kern w:val="36"/>
        </w:rPr>
        <w:t>9.6 Требования к обеспечению деятельности пожарных подразделений</w:t>
      </w:r>
      <w:r>
        <w:rPr>
          <w:bCs/>
          <w:kern w:val="36"/>
        </w:rPr>
        <w:t xml:space="preserve"> ………………</w:t>
      </w:r>
    </w:p>
    <w:p w14:paraId="2BD85C58" w14:textId="77777777" w:rsidR="00CA3224" w:rsidRPr="003F5930" w:rsidRDefault="006E2D4B" w:rsidP="00932913">
      <w:pPr>
        <w:pStyle w:val="11"/>
        <w:rPr>
          <w:noProof/>
        </w:rPr>
      </w:pPr>
      <w:hyperlink w:anchor="_Toc460856926" w:history="1">
        <w:r w:rsidR="00CA3224" w:rsidRPr="003F5930">
          <w:rPr>
            <w:rStyle w:val="a3"/>
            <w:noProof/>
            <w:u w:val="none"/>
          </w:rPr>
          <w:t>10</w:t>
        </w:r>
        <w:r w:rsidR="00CA3224" w:rsidRPr="003F5930">
          <w:rPr>
            <w:noProof/>
          </w:rPr>
          <w:tab/>
        </w:r>
        <w:r w:rsidR="00CA3224" w:rsidRPr="003F5930">
          <w:rPr>
            <w:rStyle w:val="a3"/>
            <w:noProof/>
            <w:u w:val="none"/>
          </w:rPr>
          <w:t>Инженерные системы</w:t>
        </w:r>
        <w:r w:rsidR="00CA3224" w:rsidRPr="003F5930">
          <w:rPr>
            <w:noProof/>
            <w:webHidden/>
          </w:rPr>
          <w:tab/>
        </w:r>
      </w:hyperlink>
    </w:p>
    <w:p w14:paraId="265B73C9" w14:textId="6941F1FE" w:rsidR="00CA3224" w:rsidRPr="003F5930" w:rsidRDefault="006E2D4B" w:rsidP="00932913">
      <w:pPr>
        <w:pStyle w:val="21"/>
        <w:ind w:firstLine="46"/>
        <w:rPr>
          <w:noProof/>
        </w:rPr>
      </w:pPr>
      <w:hyperlink w:anchor="_Toc460856927" w:history="1">
        <w:r w:rsidR="00CA3224" w:rsidRPr="003F5930">
          <w:rPr>
            <w:rStyle w:val="a3"/>
            <w:noProof/>
            <w:u w:val="none"/>
          </w:rPr>
          <w:t>10.1</w:t>
        </w:r>
        <w:r w:rsidR="00CA3224" w:rsidRPr="003F5930">
          <w:rPr>
            <w:noProof/>
          </w:rPr>
          <w:tab/>
        </w:r>
        <w:r w:rsidR="00C4417E" w:rsidRPr="00D43342">
          <w:rPr>
            <w:bCs/>
            <w:kern w:val="36"/>
          </w:rPr>
          <w:t>Общие положения</w:t>
        </w:r>
        <w:r w:rsidR="00CA3224" w:rsidRPr="003F5930">
          <w:rPr>
            <w:noProof/>
            <w:webHidden/>
          </w:rPr>
          <w:tab/>
        </w:r>
      </w:hyperlink>
    </w:p>
    <w:p w14:paraId="1D75BB5E" w14:textId="4CEC7FC2" w:rsidR="00CA3224" w:rsidRPr="003F5930" w:rsidRDefault="006E2D4B" w:rsidP="00932913">
      <w:pPr>
        <w:pStyle w:val="21"/>
        <w:ind w:firstLine="46"/>
        <w:rPr>
          <w:noProof/>
        </w:rPr>
      </w:pPr>
      <w:hyperlink w:anchor="_Toc460856928" w:history="1">
        <w:r w:rsidR="00CA3224" w:rsidRPr="003F5930">
          <w:rPr>
            <w:rStyle w:val="a3"/>
            <w:noProof/>
            <w:u w:val="none"/>
          </w:rPr>
          <w:t>10.2</w:t>
        </w:r>
        <w:r w:rsidR="00CA3224" w:rsidRPr="003F5930">
          <w:rPr>
            <w:noProof/>
          </w:rPr>
          <w:tab/>
        </w:r>
        <w:r w:rsidR="00C4417E" w:rsidRPr="00D43342">
          <w:rPr>
            <w:bCs/>
            <w:kern w:val="36"/>
          </w:rPr>
          <w:t>Теплоснабжение</w:t>
        </w:r>
        <w:r w:rsidR="00CA3224" w:rsidRPr="003F5930">
          <w:rPr>
            <w:noProof/>
            <w:webHidden/>
          </w:rPr>
          <w:tab/>
        </w:r>
      </w:hyperlink>
    </w:p>
    <w:p w14:paraId="48A1B45A" w14:textId="6003B23D" w:rsidR="00CA3224" w:rsidRPr="003F5930" w:rsidRDefault="006E2D4B" w:rsidP="00932913">
      <w:pPr>
        <w:pStyle w:val="21"/>
        <w:ind w:firstLine="46"/>
        <w:rPr>
          <w:noProof/>
        </w:rPr>
      </w:pPr>
      <w:hyperlink w:anchor="_Toc460856929" w:history="1">
        <w:r w:rsidR="00CA3224" w:rsidRPr="003F5930">
          <w:rPr>
            <w:rStyle w:val="a3"/>
            <w:noProof/>
            <w:u w:val="none"/>
          </w:rPr>
          <w:t>10.3</w:t>
        </w:r>
        <w:r w:rsidR="00CA3224" w:rsidRPr="003F5930">
          <w:rPr>
            <w:noProof/>
          </w:rPr>
          <w:tab/>
        </w:r>
        <w:r w:rsidR="00C4417E" w:rsidRPr="00D43342">
          <w:rPr>
            <w:bCs/>
            <w:kern w:val="36"/>
          </w:rPr>
          <w:t>Отопление, вентиляция, кондиционирование</w:t>
        </w:r>
        <w:r w:rsidR="00CA3224" w:rsidRPr="003F5930">
          <w:rPr>
            <w:rStyle w:val="a3"/>
            <w:noProof/>
            <w:u w:val="none"/>
          </w:rPr>
          <w:t xml:space="preserve"> </w:t>
        </w:r>
        <w:r w:rsidR="00CA3224" w:rsidRPr="003F5930">
          <w:rPr>
            <w:noProof/>
            <w:webHidden/>
          </w:rPr>
          <w:tab/>
        </w:r>
      </w:hyperlink>
    </w:p>
    <w:p w14:paraId="7E90CB2A" w14:textId="0CBB2341" w:rsidR="00CA3224" w:rsidRPr="003F5930" w:rsidRDefault="006E2D4B" w:rsidP="00932913">
      <w:pPr>
        <w:pStyle w:val="21"/>
        <w:ind w:firstLine="46"/>
        <w:rPr>
          <w:noProof/>
        </w:rPr>
      </w:pPr>
      <w:hyperlink w:anchor="_Toc460856930" w:history="1">
        <w:r w:rsidR="00CA3224" w:rsidRPr="003F5930">
          <w:rPr>
            <w:rStyle w:val="a3"/>
            <w:noProof/>
            <w:u w:val="none"/>
          </w:rPr>
          <w:t>10.4</w:t>
        </w:r>
        <w:r w:rsidR="00CA3224" w:rsidRPr="003F5930">
          <w:rPr>
            <w:noProof/>
          </w:rPr>
          <w:tab/>
        </w:r>
        <w:r w:rsidR="00C4417E" w:rsidRPr="00D43342">
          <w:rPr>
            <w:bCs/>
            <w:kern w:val="36"/>
          </w:rPr>
          <w:t>Холодоснабжение</w:t>
        </w:r>
        <w:r w:rsidR="00CA3224" w:rsidRPr="003F5930">
          <w:rPr>
            <w:noProof/>
            <w:webHidden/>
          </w:rPr>
          <w:tab/>
        </w:r>
      </w:hyperlink>
    </w:p>
    <w:p w14:paraId="13CF0EBC" w14:textId="0F929B95" w:rsidR="00CA3224" w:rsidRPr="003F5930" w:rsidRDefault="006E2D4B" w:rsidP="00932913">
      <w:pPr>
        <w:pStyle w:val="21"/>
        <w:ind w:firstLine="46"/>
        <w:rPr>
          <w:noProof/>
        </w:rPr>
      </w:pPr>
      <w:hyperlink w:anchor="_Toc460856931" w:history="1">
        <w:r w:rsidR="00CA3224" w:rsidRPr="003F5930">
          <w:rPr>
            <w:rStyle w:val="a3"/>
            <w:noProof/>
            <w:u w:val="none"/>
          </w:rPr>
          <w:t>10.5</w:t>
        </w:r>
        <w:r w:rsidR="00CA3224" w:rsidRPr="003F5930">
          <w:rPr>
            <w:noProof/>
          </w:rPr>
          <w:tab/>
        </w:r>
        <w:r w:rsidR="00C4417E" w:rsidRPr="00D43342">
          <w:rPr>
            <w:bCs/>
            <w:kern w:val="36"/>
          </w:rPr>
          <w:t>Водопровод, канализация и водостоки</w:t>
        </w:r>
        <w:r w:rsidR="00CA3224" w:rsidRPr="003F5930">
          <w:rPr>
            <w:noProof/>
            <w:webHidden/>
          </w:rPr>
          <w:tab/>
        </w:r>
      </w:hyperlink>
    </w:p>
    <w:p w14:paraId="0974FB2C" w14:textId="2A66A507" w:rsidR="00CA3224" w:rsidRPr="003F5930" w:rsidRDefault="006E2D4B" w:rsidP="00932913">
      <w:pPr>
        <w:pStyle w:val="21"/>
        <w:ind w:firstLine="46"/>
        <w:rPr>
          <w:noProof/>
        </w:rPr>
      </w:pPr>
      <w:hyperlink w:anchor="_Toc460856932" w:history="1">
        <w:r w:rsidR="00CA3224" w:rsidRPr="003F5930">
          <w:rPr>
            <w:rStyle w:val="a3"/>
            <w:noProof/>
            <w:u w:val="none"/>
          </w:rPr>
          <w:t>10.6</w:t>
        </w:r>
        <w:r w:rsidR="00CA3224" w:rsidRPr="003F5930">
          <w:rPr>
            <w:noProof/>
          </w:rPr>
          <w:tab/>
        </w:r>
        <w:r w:rsidR="00C4417E" w:rsidRPr="00D43342">
          <w:rPr>
            <w:bCs/>
            <w:kern w:val="36"/>
          </w:rPr>
          <w:t>Электроснабжение, силовое электрооборудование и электроосвещение</w:t>
        </w:r>
        <w:r w:rsidR="00CA3224" w:rsidRPr="003F5930">
          <w:rPr>
            <w:noProof/>
            <w:webHidden/>
          </w:rPr>
          <w:tab/>
        </w:r>
      </w:hyperlink>
    </w:p>
    <w:p w14:paraId="67D4754A" w14:textId="072798D2" w:rsidR="00CA3224" w:rsidRDefault="006E2D4B" w:rsidP="00932913">
      <w:pPr>
        <w:pStyle w:val="21"/>
        <w:ind w:firstLine="46"/>
        <w:rPr>
          <w:noProof/>
        </w:rPr>
      </w:pPr>
      <w:hyperlink w:anchor="_Toc460856933" w:history="1">
        <w:r w:rsidR="00CA3224" w:rsidRPr="003F5930">
          <w:rPr>
            <w:rStyle w:val="a3"/>
            <w:noProof/>
            <w:u w:val="none"/>
          </w:rPr>
          <w:t>10.7</w:t>
        </w:r>
        <w:r w:rsidR="00CA3224" w:rsidRPr="003F5930">
          <w:rPr>
            <w:noProof/>
          </w:rPr>
          <w:tab/>
        </w:r>
        <w:r w:rsidR="00C4417E" w:rsidRPr="00D43342">
          <w:rPr>
            <w:bCs/>
            <w:kern w:val="36"/>
          </w:rPr>
          <w:t>Системы связи, сигнализации, автоматизации и диспетчеризации</w:t>
        </w:r>
        <w:r w:rsidR="00CA3224" w:rsidRPr="003F5930">
          <w:rPr>
            <w:rStyle w:val="a3"/>
            <w:noProof/>
            <w:u w:val="none"/>
          </w:rPr>
          <w:t>.</w:t>
        </w:r>
        <w:r w:rsidR="00CA3224" w:rsidRPr="003F5930">
          <w:rPr>
            <w:noProof/>
            <w:webHidden/>
          </w:rPr>
          <w:tab/>
        </w:r>
      </w:hyperlink>
    </w:p>
    <w:p w14:paraId="5790EAC7" w14:textId="1B87236C" w:rsidR="00C4417E" w:rsidRPr="00D43342" w:rsidRDefault="00C4417E" w:rsidP="00932913">
      <w:pPr>
        <w:tabs>
          <w:tab w:val="left" w:pos="6660"/>
        </w:tabs>
        <w:ind w:firstLine="284"/>
        <w:jc w:val="both"/>
        <w:rPr>
          <w:bCs/>
          <w:kern w:val="36"/>
        </w:rPr>
      </w:pPr>
      <w:r w:rsidRPr="00D43342">
        <w:rPr>
          <w:bCs/>
          <w:kern w:val="36"/>
        </w:rPr>
        <w:t>10.8 Вертикальный транспорт</w:t>
      </w:r>
      <w:r>
        <w:rPr>
          <w:bCs/>
          <w:kern w:val="36"/>
        </w:rPr>
        <w:t xml:space="preserve"> …………………………………………………………….</w:t>
      </w:r>
    </w:p>
    <w:p w14:paraId="6D8BB120" w14:textId="244AB957" w:rsidR="00C4417E" w:rsidRPr="00D43342" w:rsidRDefault="00C4417E" w:rsidP="00932913">
      <w:pPr>
        <w:tabs>
          <w:tab w:val="left" w:pos="6660"/>
        </w:tabs>
        <w:ind w:firstLine="284"/>
        <w:jc w:val="both"/>
        <w:rPr>
          <w:bCs/>
          <w:kern w:val="36"/>
        </w:rPr>
      </w:pPr>
      <w:r w:rsidRPr="00D43342">
        <w:rPr>
          <w:bCs/>
          <w:kern w:val="36"/>
        </w:rPr>
        <w:t xml:space="preserve">10.9 Мусороудаление </w:t>
      </w:r>
      <w:r>
        <w:rPr>
          <w:bCs/>
          <w:kern w:val="36"/>
        </w:rPr>
        <w:t>………………………………………………………………………</w:t>
      </w:r>
    </w:p>
    <w:p w14:paraId="151E52FC" w14:textId="3B320D04" w:rsidR="00C4417E" w:rsidRDefault="00C4417E" w:rsidP="00932913">
      <w:pPr>
        <w:ind w:firstLine="284"/>
      </w:pPr>
      <w:r w:rsidRPr="00D43342">
        <w:rPr>
          <w:bCs/>
          <w:kern w:val="36"/>
        </w:rPr>
        <w:t>10.10 Безопасность инженерных систем</w:t>
      </w:r>
      <w:r>
        <w:rPr>
          <w:bCs/>
          <w:kern w:val="36"/>
        </w:rPr>
        <w:t xml:space="preserve"> …………………………………………………</w:t>
      </w:r>
    </w:p>
    <w:p w14:paraId="5CA47B76" w14:textId="77777777" w:rsidR="00CA3224" w:rsidRPr="003F5930" w:rsidRDefault="006E2D4B" w:rsidP="00932913">
      <w:pPr>
        <w:pStyle w:val="11"/>
        <w:rPr>
          <w:noProof/>
        </w:rPr>
      </w:pPr>
      <w:hyperlink w:anchor="_Toc460856934" w:history="1">
        <w:r w:rsidR="00CA3224" w:rsidRPr="003F5930">
          <w:rPr>
            <w:rStyle w:val="a3"/>
            <w:noProof/>
            <w:u w:val="none"/>
          </w:rPr>
          <w:t>11</w:t>
        </w:r>
        <w:r w:rsidR="00CA3224" w:rsidRPr="003F5930">
          <w:rPr>
            <w:noProof/>
          </w:rPr>
          <w:tab/>
        </w:r>
        <w:r w:rsidR="00CA3224" w:rsidRPr="003F5930">
          <w:rPr>
            <w:rStyle w:val="a3"/>
            <w:noProof/>
            <w:u w:val="none"/>
          </w:rPr>
          <w:t>Тепловая защита высотных зданий</w:t>
        </w:r>
        <w:r w:rsidR="00CA3224" w:rsidRPr="003F5930">
          <w:rPr>
            <w:noProof/>
            <w:webHidden/>
          </w:rPr>
          <w:tab/>
        </w:r>
      </w:hyperlink>
    </w:p>
    <w:p w14:paraId="2D214711" w14:textId="77777777" w:rsidR="00534571" w:rsidRPr="003F5930" w:rsidRDefault="001C5D66" w:rsidP="00932913">
      <w:pPr>
        <w:pStyle w:val="11"/>
        <w:rPr>
          <w:rStyle w:val="a3"/>
          <w:noProof/>
          <w:u w:val="none"/>
        </w:rPr>
      </w:pPr>
      <w:r w:rsidRPr="003F5930">
        <w:fldChar w:fldCharType="begin"/>
      </w:r>
      <w:r w:rsidRPr="003F5930">
        <w:instrText xml:space="preserve"> HYPERLINK \l "_Toc460856935" </w:instrText>
      </w:r>
      <w:r w:rsidRPr="003F5930">
        <w:fldChar w:fldCharType="separate"/>
      </w:r>
      <w:r w:rsidR="00CA3224" w:rsidRPr="003F5930">
        <w:rPr>
          <w:rStyle w:val="a3"/>
          <w:noProof/>
          <w:u w:val="none"/>
        </w:rPr>
        <w:t>12</w:t>
      </w:r>
      <w:r w:rsidR="00CA3224" w:rsidRPr="003F5930">
        <w:rPr>
          <w:noProof/>
        </w:rPr>
        <w:tab/>
      </w:r>
      <w:r w:rsidR="00CA3224" w:rsidRPr="003F5930">
        <w:rPr>
          <w:rStyle w:val="a3"/>
          <w:noProof/>
          <w:u w:val="none"/>
        </w:rPr>
        <w:t>Мероприятия по обеспечению санитарн</w:t>
      </w:r>
      <w:r w:rsidR="00534571" w:rsidRPr="003F5930">
        <w:rPr>
          <w:rStyle w:val="a3"/>
          <w:noProof/>
          <w:u w:val="none"/>
        </w:rPr>
        <w:t>о-гигиенических и экологических</w:t>
      </w:r>
    </w:p>
    <w:p w14:paraId="70B031E9" w14:textId="77777777" w:rsidR="00CA3224" w:rsidRPr="003F5930" w:rsidRDefault="00CA3224" w:rsidP="00932913">
      <w:pPr>
        <w:pStyle w:val="11"/>
        <w:rPr>
          <w:noProof/>
        </w:rPr>
      </w:pPr>
      <w:r w:rsidRPr="003F5930">
        <w:rPr>
          <w:rStyle w:val="a3"/>
          <w:noProof/>
          <w:u w:val="none"/>
        </w:rPr>
        <w:t>требований</w:t>
      </w:r>
      <w:r w:rsidRPr="003F5930">
        <w:rPr>
          <w:noProof/>
          <w:webHidden/>
        </w:rPr>
        <w:tab/>
      </w:r>
      <w:r w:rsidR="001C5D66" w:rsidRPr="003F5930">
        <w:rPr>
          <w:noProof/>
        </w:rPr>
        <w:fldChar w:fldCharType="end"/>
      </w:r>
    </w:p>
    <w:p w14:paraId="3277B693" w14:textId="77777777" w:rsidR="00CA3224" w:rsidRPr="003F5930" w:rsidRDefault="006E2D4B" w:rsidP="00932913">
      <w:pPr>
        <w:pStyle w:val="21"/>
        <w:rPr>
          <w:noProof/>
        </w:rPr>
      </w:pPr>
      <w:hyperlink w:anchor="_Toc460856936" w:history="1">
        <w:r w:rsidR="00CA3224" w:rsidRPr="003F5930">
          <w:rPr>
            <w:rStyle w:val="a3"/>
            <w:noProof/>
            <w:u w:val="none"/>
          </w:rPr>
          <w:t>12.1</w:t>
        </w:r>
        <w:r w:rsidR="00CA3224" w:rsidRPr="003F5930">
          <w:rPr>
            <w:noProof/>
          </w:rPr>
          <w:tab/>
        </w:r>
        <w:r w:rsidR="00CA3224" w:rsidRPr="003F5930">
          <w:rPr>
            <w:rStyle w:val="a3"/>
            <w:noProof/>
            <w:u w:val="none"/>
          </w:rPr>
          <w:t>Общие положения</w:t>
        </w:r>
        <w:r w:rsidR="00CA3224" w:rsidRPr="003F5930">
          <w:rPr>
            <w:noProof/>
            <w:webHidden/>
          </w:rPr>
          <w:tab/>
        </w:r>
      </w:hyperlink>
    </w:p>
    <w:p w14:paraId="35A3F3DA" w14:textId="77777777" w:rsidR="00CA3224" w:rsidRPr="003F5930" w:rsidRDefault="006E2D4B" w:rsidP="00932913">
      <w:pPr>
        <w:pStyle w:val="21"/>
        <w:rPr>
          <w:noProof/>
        </w:rPr>
      </w:pPr>
      <w:hyperlink w:anchor="_Toc460856937" w:history="1">
        <w:r w:rsidR="00CA3224" w:rsidRPr="003F5930">
          <w:rPr>
            <w:rStyle w:val="a3"/>
            <w:noProof/>
            <w:u w:val="none"/>
          </w:rPr>
          <w:t>12.2</w:t>
        </w:r>
        <w:r w:rsidR="00CA3224" w:rsidRPr="003F5930">
          <w:rPr>
            <w:noProof/>
          </w:rPr>
          <w:tab/>
        </w:r>
        <w:r w:rsidR="00CA3224" w:rsidRPr="003F5930">
          <w:rPr>
            <w:rStyle w:val="a3"/>
            <w:noProof/>
            <w:u w:val="none"/>
          </w:rPr>
          <w:t>Естественное и искусственное освещение и инсоляция</w:t>
        </w:r>
        <w:r w:rsidR="00CA3224" w:rsidRPr="003F5930">
          <w:rPr>
            <w:noProof/>
            <w:webHidden/>
          </w:rPr>
          <w:tab/>
        </w:r>
      </w:hyperlink>
    </w:p>
    <w:p w14:paraId="6DCED2DA" w14:textId="77777777" w:rsidR="00CA3224" w:rsidRPr="003F5930" w:rsidRDefault="006E2D4B" w:rsidP="00932913">
      <w:pPr>
        <w:pStyle w:val="21"/>
        <w:rPr>
          <w:noProof/>
        </w:rPr>
      </w:pPr>
      <w:hyperlink w:anchor="_Toc460856938" w:history="1">
        <w:r w:rsidR="00CA3224" w:rsidRPr="003F5930">
          <w:rPr>
            <w:rStyle w:val="a3"/>
            <w:noProof/>
            <w:u w:val="none"/>
          </w:rPr>
          <w:t>12.3</w:t>
        </w:r>
        <w:r w:rsidR="00CA3224" w:rsidRPr="003F5930">
          <w:rPr>
            <w:noProof/>
          </w:rPr>
          <w:tab/>
        </w:r>
        <w:r w:rsidR="00CA3224" w:rsidRPr="003F5930">
          <w:rPr>
            <w:rStyle w:val="a3"/>
            <w:noProof/>
            <w:u w:val="none"/>
          </w:rPr>
          <w:t>Защита от шума</w:t>
        </w:r>
        <w:r w:rsidR="00CA3224" w:rsidRPr="003F5930">
          <w:rPr>
            <w:noProof/>
            <w:webHidden/>
          </w:rPr>
          <w:tab/>
        </w:r>
      </w:hyperlink>
    </w:p>
    <w:p w14:paraId="327BDB2D" w14:textId="77777777" w:rsidR="00CA3224" w:rsidRPr="003F5930" w:rsidRDefault="006E2D4B" w:rsidP="00932913">
      <w:pPr>
        <w:pStyle w:val="21"/>
        <w:rPr>
          <w:noProof/>
        </w:rPr>
      </w:pPr>
      <w:hyperlink w:anchor="_Toc460856939" w:history="1">
        <w:r w:rsidR="00CA3224" w:rsidRPr="003F5930">
          <w:rPr>
            <w:rStyle w:val="a3"/>
            <w:noProof/>
            <w:u w:val="none"/>
          </w:rPr>
          <w:t>12.4</w:t>
        </w:r>
        <w:r w:rsidR="00CA3224" w:rsidRPr="003F5930">
          <w:rPr>
            <w:noProof/>
          </w:rPr>
          <w:tab/>
        </w:r>
        <w:r w:rsidR="00CA3224" w:rsidRPr="003F5930">
          <w:rPr>
            <w:rStyle w:val="a3"/>
            <w:noProof/>
            <w:u w:val="none"/>
          </w:rPr>
          <w:t>Противорадоновая защита</w:t>
        </w:r>
        <w:r w:rsidR="00CA3224" w:rsidRPr="003F5930">
          <w:rPr>
            <w:noProof/>
            <w:webHidden/>
          </w:rPr>
          <w:tab/>
        </w:r>
      </w:hyperlink>
    </w:p>
    <w:p w14:paraId="54940911" w14:textId="77777777" w:rsidR="00CA3224" w:rsidRPr="003F5930" w:rsidRDefault="006E2D4B" w:rsidP="00932913">
      <w:pPr>
        <w:pStyle w:val="21"/>
        <w:rPr>
          <w:noProof/>
        </w:rPr>
      </w:pPr>
      <w:hyperlink w:anchor="_Toc460856940" w:history="1">
        <w:r w:rsidR="00CA3224" w:rsidRPr="003F5930">
          <w:rPr>
            <w:rStyle w:val="a3"/>
            <w:noProof/>
            <w:u w:val="none"/>
          </w:rPr>
          <w:t>12.5</w:t>
        </w:r>
        <w:r w:rsidR="00CA3224" w:rsidRPr="003F5930">
          <w:rPr>
            <w:noProof/>
          </w:rPr>
          <w:tab/>
        </w:r>
        <w:r w:rsidR="00CA3224" w:rsidRPr="003F5930">
          <w:rPr>
            <w:rStyle w:val="a3"/>
            <w:noProof/>
            <w:u w:val="none"/>
          </w:rPr>
          <w:t>Охрана окружающей среды</w:t>
        </w:r>
        <w:r w:rsidR="00CA3224" w:rsidRPr="003F5930">
          <w:rPr>
            <w:noProof/>
            <w:webHidden/>
          </w:rPr>
          <w:tab/>
        </w:r>
      </w:hyperlink>
    </w:p>
    <w:p w14:paraId="4E2CA219" w14:textId="77777777" w:rsidR="00CA3224" w:rsidRPr="003F5930" w:rsidRDefault="006E2D4B" w:rsidP="00932913">
      <w:pPr>
        <w:pStyle w:val="11"/>
        <w:rPr>
          <w:noProof/>
        </w:rPr>
      </w:pPr>
      <w:hyperlink w:anchor="_Toc460856941" w:history="1">
        <w:r w:rsidR="00CA3224" w:rsidRPr="003F5930">
          <w:rPr>
            <w:rStyle w:val="a3"/>
            <w:noProof/>
            <w:u w:val="none"/>
          </w:rPr>
          <w:t>13</w:t>
        </w:r>
        <w:r w:rsidR="00CA3224" w:rsidRPr="003F5930">
          <w:rPr>
            <w:noProof/>
          </w:rPr>
          <w:tab/>
        </w:r>
        <w:r w:rsidR="00CA3224" w:rsidRPr="003F5930">
          <w:rPr>
            <w:rStyle w:val="a3"/>
            <w:noProof/>
            <w:u w:val="none"/>
          </w:rPr>
          <w:t>Мероприятия по научно-техническому сопровождению строительства и эксплуатации высотных зданий и комплексов</w:t>
        </w:r>
        <w:r w:rsidR="00CA3224" w:rsidRPr="003F5930">
          <w:rPr>
            <w:noProof/>
            <w:webHidden/>
          </w:rPr>
          <w:tab/>
        </w:r>
      </w:hyperlink>
    </w:p>
    <w:p w14:paraId="21537984" w14:textId="77777777" w:rsidR="00CA3224" w:rsidRPr="003F5930" w:rsidRDefault="006E2D4B" w:rsidP="00932913">
      <w:pPr>
        <w:pStyle w:val="21"/>
        <w:rPr>
          <w:noProof/>
        </w:rPr>
      </w:pPr>
      <w:hyperlink w:anchor="_Toc460856942" w:history="1">
        <w:r w:rsidR="00CA3224" w:rsidRPr="003F5930">
          <w:rPr>
            <w:rStyle w:val="a3"/>
            <w:noProof/>
            <w:u w:val="none"/>
          </w:rPr>
          <w:t>13.1</w:t>
        </w:r>
        <w:r w:rsidR="00CA3224" w:rsidRPr="003F5930">
          <w:rPr>
            <w:noProof/>
          </w:rPr>
          <w:tab/>
        </w:r>
        <w:r w:rsidR="00CA3224" w:rsidRPr="003F5930">
          <w:rPr>
            <w:rStyle w:val="a3"/>
            <w:noProof/>
            <w:u w:val="none"/>
          </w:rPr>
          <w:t>Научно-техническое сопровождение строительства и эксплуатации высотных зданий в части несущих конструкций</w:t>
        </w:r>
        <w:r w:rsidR="00CA3224" w:rsidRPr="003F5930">
          <w:rPr>
            <w:noProof/>
            <w:webHidden/>
          </w:rPr>
          <w:tab/>
        </w:r>
      </w:hyperlink>
    </w:p>
    <w:p w14:paraId="1A698E07" w14:textId="77777777" w:rsidR="00CA3224" w:rsidRPr="003F5930" w:rsidRDefault="006E2D4B" w:rsidP="00932913">
      <w:pPr>
        <w:pStyle w:val="21"/>
        <w:rPr>
          <w:noProof/>
        </w:rPr>
      </w:pPr>
      <w:hyperlink w:anchor="_Toc460856943" w:history="1">
        <w:r w:rsidR="00CA3224" w:rsidRPr="003F5930">
          <w:rPr>
            <w:rStyle w:val="a3"/>
            <w:noProof/>
            <w:u w:val="none"/>
          </w:rPr>
          <w:t>13.2</w:t>
        </w:r>
        <w:r w:rsidR="00CA3224" w:rsidRPr="003F5930">
          <w:rPr>
            <w:noProof/>
          </w:rPr>
          <w:tab/>
        </w:r>
        <w:r w:rsidR="00CA3224" w:rsidRPr="003F5930">
          <w:rPr>
            <w:rStyle w:val="a3"/>
            <w:noProof/>
            <w:u w:val="none"/>
          </w:rPr>
          <w:t>Мероприятия по организации технологии геодезического обеспечения</w:t>
        </w:r>
        <w:r w:rsidR="00CA3224" w:rsidRPr="003F5930">
          <w:rPr>
            <w:noProof/>
            <w:webHidden/>
          </w:rPr>
          <w:tab/>
        </w:r>
      </w:hyperlink>
    </w:p>
    <w:p w14:paraId="5E7A6A8C" w14:textId="77777777" w:rsidR="00CA3224" w:rsidRPr="003F5930" w:rsidRDefault="006E2D4B" w:rsidP="00932913">
      <w:pPr>
        <w:pStyle w:val="11"/>
        <w:rPr>
          <w:noProof/>
        </w:rPr>
      </w:pPr>
      <w:hyperlink w:anchor="_Toc460856948" w:history="1">
        <w:r w:rsidR="00CA3224" w:rsidRPr="003F5930">
          <w:rPr>
            <w:rStyle w:val="a3"/>
            <w:noProof/>
            <w:u w:val="none"/>
          </w:rPr>
          <w:t>14</w:t>
        </w:r>
        <w:r w:rsidR="00CA3224" w:rsidRPr="003F5930">
          <w:rPr>
            <w:noProof/>
          </w:rPr>
          <w:tab/>
        </w:r>
        <w:r w:rsidR="00CA3224" w:rsidRPr="003F5930">
          <w:rPr>
            <w:rStyle w:val="a3"/>
            <w:noProof/>
            <w:u w:val="none"/>
          </w:rPr>
          <w:t>Мероприятия по комплексному обеспечению безопасности и антитеррористической защищенности высотных зданий</w:t>
        </w:r>
        <w:r w:rsidR="00F66892" w:rsidRPr="003F5930">
          <w:rPr>
            <w:rStyle w:val="a3"/>
            <w:noProof/>
            <w:u w:val="none"/>
          </w:rPr>
          <w:t xml:space="preserve"> и комплексов</w:t>
        </w:r>
        <w:r w:rsidR="00CA3224" w:rsidRPr="003F5930">
          <w:rPr>
            <w:noProof/>
            <w:webHidden/>
          </w:rPr>
          <w:tab/>
        </w:r>
      </w:hyperlink>
    </w:p>
    <w:p w14:paraId="19566C0E" w14:textId="0C7107C3" w:rsidR="00F66892" w:rsidRPr="003F5930" w:rsidRDefault="006E2D4B" w:rsidP="00932913">
      <w:pPr>
        <w:pStyle w:val="11"/>
        <w:rPr>
          <w:rStyle w:val="a3"/>
          <w:noProof/>
          <w:u w:val="none"/>
        </w:rPr>
      </w:pPr>
      <w:hyperlink w:anchor="_Toc460856949" w:history="1">
        <w:r w:rsidR="00CA3224" w:rsidRPr="003F5930">
          <w:rPr>
            <w:rStyle w:val="a3"/>
            <w:noProof/>
            <w:u w:val="none"/>
          </w:rPr>
          <w:t>Приложение А</w:t>
        </w:r>
      </w:hyperlink>
      <w:r w:rsidR="00F66892" w:rsidRPr="003F5930">
        <w:rPr>
          <w:rStyle w:val="a3"/>
          <w:noProof/>
          <w:u w:val="none"/>
        </w:rPr>
        <w:t xml:space="preserve"> </w:t>
      </w:r>
      <w:r w:rsidR="00CA3224" w:rsidRPr="003F5930">
        <w:rPr>
          <w:rStyle w:val="a3"/>
          <w:noProof/>
          <w:u w:val="none"/>
        </w:rPr>
        <w:fldChar w:fldCharType="begin"/>
      </w:r>
      <w:r w:rsidR="00CA3224" w:rsidRPr="003F5930">
        <w:rPr>
          <w:rStyle w:val="a3"/>
          <w:noProof/>
          <w:u w:val="none"/>
        </w:rPr>
        <w:instrText xml:space="preserve"> </w:instrText>
      </w:r>
      <w:r w:rsidR="00CA3224" w:rsidRPr="003F5930">
        <w:rPr>
          <w:noProof/>
        </w:rPr>
        <w:instrText>HYPERLINK \l "_Toc460856951"</w:instrText>
      </w:r>
      <w:r w:rsidR="00CA3224" w:rsidRPr="003F5930">
        <w:rPr>
          <w:rStyle w:val="a3"/>
          <w:noProof/>
          <w:u w:val="none"/>
        </w:rPr>
        <w:instrText xml:space="preserve"> </w:instrText>
      </w:r>
      <w:r w:rsidR="00CA3224" w:rsidRPr="003F5930">
        <w:rPr>
          <w:rStyle w:val="a3"/>
          <w:noProof/>
          <w:u w:val="none"/>
        </w:rPr>
        <w:fldChar w:fldCharType="separate"/>
      </w:r>
      <w:r w:rsidR="00CA3224" w:rsidRPr="003F5930">
        <w:rPr>
          <w:rStyle w:val="a3"/>
          <w:noProof/>
          <w:u w:val="none"/>
        </w:rPr>
        <w:t xml:space="preserve">Правила определения площади, строительного объема, </w:t>
      </w:r>
      <w:r w:rsidR="00F66892" w:rsidRPr="003F5930">
        <w:rPr>
          <w:rStyle w:val="a3"/>
          <w:noProof/>
          <w:u w:val="none"/>
        </w:rPr>
        <w:t xml:space="preserve"> </w:t>
      </w:r>
    </w:p>
    <w:p w14:paraId="237C1DD8" w14:textId="77777777" w:rsidR="00CA3224" w:rsidRPr="003F5930" w:rsidRDefault="00F66892" w:rsidP="00932913">
      <w:pPr>
        <w:pStyle w:val="11"/>
        <w:rPr>
          <w:noProof/>
        </w:rPr>
      </w:pPr>
      <w:r w:rsidRPr="003F5930">
        <w:rPr>
          <w:rStyle w:val="a3"/>
          <w:noProof/>
          <w:u w:val="none"/>
        </w:rPr>
        <w:t xml:space="preserve">                           </w:t>
      </w:r>
      <w:r w:rsidR="00CA3224" w:rsidRPr="003F5930">
        <w:rPr>
          <w:rStyle w:val="a3"/>
          <w:noProof/>
          <w:u w:val="none"/>
        </w:rPr>
        <w:t>площади застройки, этажности, высоты и заглубления высотных зданий</w:t>
      </w:r>
      <w:r w:rsidR="00CA3224" w:rsidRPr="003F5930">
        <w:rPr>
          <w:noProof/>
          <w:webHidden/>
        </w:rPr>
        <w:tab/>
      </w:r>
      <w:r w:rsidR="00CA3224" w:rsidRPr="003F5930">
        <w:rPr>
          <w:rStyle w:val="a3"/>
          <w:noProof/>
          <w:u w:val="none"/>
        </w:rPr>
        <w:fldChar w:fldCharType="end"/>
      </w:r>
    </w:p>
    <w:p w14:paraId="6B91A941" w14:textId="21F1D3DA" w:rsidR="00CA3224" w:rsidRPr="003F5930" w:rsidRDefault="006E2D4B" w:rsidP="00932913">
      <w:pPr>
        <w:pStyle w:val="11"/>
        <w:rPr>
          <w:noProof/>
        </w:rPr>
      </w:pPr>
      <w:hyperlink w:anchor="_Toc460856952" w:history="1">
        <w:r w:rsidR="00CA3224" w:rsidRPr="003F5930">
          <w:rPr>
            <w:rStyle w:val="a3"/>
            <w:noProof/>
            <w:u w:val="none"/>
          </w:rPr>
          <w:t>Приложение Б</w:t>
        </w:r>
      </w:hyperlink>
      <w:r w:rsidR="00CA3224" w:rsidRPr="003F5930">
        <w:rPr>
          <w:rStyle w:val="a3"/>
          <w:noProof/>
          <w:u w:val="none"/>
        </w:rPr>
        <w:t xml:space="preserve"> </w:t>
      </w:r>
      <w:hyperlink w:anchor="_Toc460856954" w:history="1">
        <w:r w:rsidR="00CA3224" w:rsidRPr="003F5930">
          <w:rPr>
            <w:rStyle w:val="a3"/>
            <w:noProof/>
            <w:u w:val="none"/>
          </w:rPr>
          <w:t>Конструктивные решения</w:t>
        </w:r>
        <w:r w:rsidR="00CA3224" w:rsidRPr="003F5930">
          <w:rPr>
            <w:noProof/>
            <w:webHidden/>
          </w:rPr>
          <w:tab/>
        </w:r>
      </w:hyperlink>
    </w:p>
    <w:p w14:paraId="4E170EE2" w14:textId="53D3C24D" w:rsidR="00CA3224" w:rsidRPr="003F5930" w:rsidRDefault="006E2D4B" w:rsidP="00932913">
      <w:pPr>
        <w:pStyle w:val="11"/>
        <w:rPr>
          <w:noProof/>
        </w:rPr>
      </w:pPr>
      <w:hyperlink w:anchor="_Toc460856955" w:history="1">
        <w:r w:rsidR="00CA3224" w:rsidRPr="003F5930">
          <w:rPr>
            <w:rStyle w:val="a3"/>
            <w:noProof/>
            <w:u w:val="none"/>
          </w:rPr>
          <w:t>Приложение В</w:t>
        </w:r>
      </w:hyperlink>
      <w:r w:rsidR="00CA3224" w:rsidRPr="003F5930">
        <w:rPr>
          <w:rStyle w:val="a3"/>
          <w:noProof/>
          <w:u w:val="none"/>
        </w:rPr>
        <w:t xml:space="preserve"> </w:t>
      </w:r>
      <w:hyperlink w:anchor="_Toc460856957" w:history="1">
        <w:r w:rsidR="00CA3224" w:rsidRPr="003F5930">
          <w:rPr>
            <w:rStyle w:val="a3"/>
            <w:noProof/>
            <w:u w:val="none"/>
          </w:rPr>
          <w:t>Геотехнический мониторинг</w:t>
        </w:r>
        <w:r w:rsidR="00CA3224" w:rsidRPr="003F5930">
          <w:rPr>
            <w:noProof/>
            <w:webHidden/>
          </w:rPr>
          <w:tab/>
        </w:r>
      </w:hyperlink>
    </w:p>
    <w:p w14:paraId="347B08ED" w14:textId="45073F3A" w:rsidR="00CA3224" w:rsidRPr="003F5930" w:rsidRDefault="006E2D4B" w:rsidP="00932913">
      <w:pPr>
        <w:pStyle w:val="11"/>
        <w:rPr>
          <w:noProof/>
        </w:rPr>
      </w:pPr>
      <w:hyperlink w:anchor="_Toc460856958" w:history="1">
        <w:r w:rsidR="00CA3224" w:rsidRPr="003F5930">
          <w:rPr>
            <w:rStyle w:val="a3"/>
            <w:noProof/>
          </w:rPr>
          <w:t xml:space="preserve">Приложение Г </w:t>
        </w:r>
      </w:hyperlink>
      <w:bookmarkStart w:id="5" w:name="_Hlk37956929"/>
      <w:r w:rsidR="00C4417E" w:rsidRPr="00E04F66">
        <w:rPr>
          <w:b/>
        </w:rPr>
        <w:t>(Исключен, Изм. № 1).</w:t>
      </w:r>
      <w:bookmarkEnd w:id="5"/>
    </w:p>
    <w:p w14:paraId="6F1245A2" w14:textId="5F8CAA5F" w:rsidR="00F66892" w:rsidRPr="003F5930" w:rsidRDefault="006E2D4B" w:rsidP="00932913">
      <w:pPr>
        <w:pStyle w:val="11"/>
        <w:rPr>
          <w:rStyle w:val="a3"/>
          <w:noProof/>
        </w:rPr>
      </w:pPr>
      <w:hyperlink w:anchor="_Toc460856961" w:history="1">
        <w:r w:rsidR="00CA3224" w:rsidRPr="003F5930">
          <w:rPr>
            <w:rStyle w:val="a3"/>
            <w:noProof/>
          </w:rPr>
          <w:t xml:space="preserve">Приложение Д </w:t>
        </w:r>
      </w:hyperlink>
      <w:r w:rsidR="00CA3224" w:rsidRPr="003F5930">
        <w:rPr>
          <w:rStyle w:val="a3"/>
          <w:noProof/>
        </w:rPr>
        <w:fldChar w:fldCharType="begin"/>
      </w:r>
      <w:r w:rsidR="00CA3224" w:rsidRPr="003F5930">
        <w:rPr>
          <w:rStyle w:val="a3"/>
          <w:noProof/>
        </w:rPr>
        <w:instrText xml:space="preserve"> </w:instrText>
      </w:r>
      <w:r w:rsidR="00CA3224" w:rsidRPr="003F5930">
        <w:rPr>
          <w:noProof/>
        </w:rPr>
        <w:instrText>HYPERLINK \l "_Toc460856963"</w:instrText>
      </w:r>
      <w:r w:rsidR="00CA3224" w:rsidRPr="003F5930">
        <w:rPr>
          <w:rStyle w:val="a3"/>
          <w:noProof/>
        </w:rPr>
        <w:instrText xml:space="preserve"> </w:instrText>
      </w:r>
      <w:r w:rsidR="00CA3224" w:rsidRPr="003F5930">
        <w:rPr>
          <w:rStyle w:val="a3"/>
          <w:noProof/>
        </w:rPr>
        <w:fldChar w:fldCharType="separate"/>
      </w:r>
      <w:r w:rsidR="00CA3224" w:rsidRPr="003F5930">
        <w:rPr>
          <w:rStyle w:val="a3"/>
          <w:noProof/>
        </w:rPr>
        <w:t>Методика определения провозной способности и</w:t>
      </w:r>
    </w:p>
    <w:p w14:paraId="2B065A61" w14:textId="77777777" w:rsidR="00CA3224" w:rsidRPr="003F5930" w:rsidRDefault="00F66892" w:rsidP="00932913">
      <w:pPr>
        <w:pStyle w:val="11"/>
        <w:rPr>
          <w:noProof/>
        </w:rPr>
      </w:pPr>
      <w:r w:rsidRPr="003F5930">
        <w:rPr>
          <w:rStyle w:val="a3"/>
          <w:noProof/>
        </w:rPr>
        <w:t xml:space="preserve">                           </w:t>
      </w:r>
      <w:r w:rsidR="00CA3224" w:rsidRPr="003F5930">
        <w:rPr>
          <w:rStyle w:val="a3"/>
          <w:noProof/>
        </w:rPr>
        <w:t>количества пользователей вертикального транспорта</w:t>
      </w:r>
      <w:r w:rsidR="00CA3224" w:rsidRPr="003F5930">
        <w:rPr>
          <w:noProof/>
          <w:webHidden/>
        </w:rPr>
        <w:tab/>
      </w:r>
      <w:r w:rsidR="00CA3224" w:rsidRPr="003F5930">
        <w:rPr>
          <w:rStyle w:val="a3"/>
          <w:noProof/>
        </w:rPr>
        <w:fldChar w:fldCharType="end"/>
      </w:r>
    </w:p>
    <w:p w14:paraId="2DC5FEE6" w14:textId="4110717A" w:rsidR="00F66892" w:rsidRPr="003F5930" w:rsidRDefault="006E2D4B" w:rsidP="00932913">
      <w:pPr>
        <w:pStyle w:val="11"/>
        <w:rPr>
          <w:rStyle w:val="a3"/>
          <w:noProof/>
        </w:rPr>
      </w:pPr>
      <w:hyperlink w:anchor="_Toc460856964" w:history="1">
        <w:r w:rsidR="00CA3224" w:rsidRPr="003F5930">
          <w:rPr>
            <w:rStyle w:val="a3"/>
            <w:noProof/>
          </w:rPr>
          <w:t xml:space="preserve">Приложение Е </w:t>
        </w:r>
      </w:hyperlink>
      <w:r w:rsidR="00CA3224" w:rsidRPr="003F5930">
        <w:rPr>
          <w:rStyle w:val="a3"/>
          <w:noProof/>
        </w:rPr>
        <w:fldChar w:fldCharType="begin"/>
      </w:r>
      <w:r w:rsidR="00CA3224" w:rsidRPr="003F5930">
        <w:rPr>
          <w:rStyle w:val="a3"/>
          <w:noProof/>
        </w:rPr>
        <w:instrText xml:space="preserve"> </w:instrText>
      </w:r>
      <w:r w:rsidR="00CA3224" w:rsidRPr="003F5930">
        <w:rPr>
          <w:noProof/>
        </w:rPr>
        <w:instrText>HYPERLINK \l "_Toc460856966"</w:instrText>
      </w:r>
      <w:r w:rsidR="00CA3224" w:rsidRPr="003F5930">
        <w:rPr>
          <w:rStyle w:val="a3"/>
          <w:noProof/>
        </w:rPr>
        <w:instrText xml:space="preserve"> </w:instrText>
      </w:r>
      <w:r w:rsidR="00CA3224" w:rsidRPr="003F5930">
        <w:rPr>
          <w:rStyle w:val="a3"/>
          <w:noProof/>
        </w:rPr>
        <w:fldChar w:fldCharType="separate"/>
      </w:r>
      <w:r w:rsidR="00CA3224" w:rsidRPr="003F5930">
        <w:rPr>
          <w:rStyle w:val="a3"/>
          <w:noProof/>
        </w:rPr>
        <w:t>Методика расчета влажностного режима наружных</w:t>
      </w:r>
    </w:p>
    <w:p w14:paraId="1FD09838" w14:textId="6FE11CAB" w:rsidR="00CA3224" w:rsidRPr="003F5930" w:rsidRDefault="00F66892" w:rsidP="00932913">
      <w:pPr>
        <w:pStyle w:val="11"/>
        <w:rPr>
          <w:noProof/>
        </w:rPr>
      </w:pPr>
      <w:r w:rsidRPr="003F5930">
        <w:rPr>
          <w:rStyle w:val="a3"/>
          <w:noProof/>
        </w:rPr>
        <w:t xml:space="preserve">                          </w:t>
      </w:r>
      <w:r w:rsidR="00CA3224" w:rsidRPr="003F5930">
        <w:rPr>
          <w:rStyle w:val="a3"/>
          <w:noProof/>
        </w:rPr>
        <w:t>стен с вентилируемым  фасадом</w:t>
      </w:r>
      <w:r w:rsidR="00CA3224" w:rsidRPr="003F5930">
        <w:rPr>
          <w:noProof/>
          <w:webHidden/>
        </w:rPr>
        <w:tab/>
      </w:r>
      <w:r w:rsidR="00CA3224" w:rsidRPr="003F5930">
        <w:rPr>
          <w:rStyle w:val="a3"/>
          <w:noProof/>
        </w:rPr>
        <w:fldChar w:fldCharType="end"/>
      </w:r>
    </w:p>
    <w:p w14:paraId="206C6DF1" w14:textId="1CCE91A2" w:rsidR="00F66892" w:rsidRPr="003F5930" w:rsidRDefault="006E2D4B" w:rsidP="00932913">
      <w:pPr>
        <w:pStyle w:val="11"/>
        <w:rPr>
          <w:rStyle w:val="a3"/>
          <w:noProof/>
        </w:rPr>
      </w:pPr>
      <w:hyperlink w:anchor="_Toc460856967" w:history="1">
        <w:r w:rsidR="00CA3224" w:rsidRPr="003F5930">
          <w:rPr>
            <w:rStyle w:val="a3"/>
            <w:noProof/>
          </w:rPr>
          <w:t xml:space="preserve">Приложение Ж </w:t>
        </w:r>
      </w:hyperlink>
      <w:r w:rsidR="00CA3224" w:rsidRPr="003F5930">
        <w:rPr>
          <w:rStyle w:val="a3"/>
          <w:noProof/>
        </w:rPr>
        <w:fldChar w:fldCharType="begin"/>
      </w:r>
      <w:r w:rsidR="00CA3224" w:rsidRPr="003F5930">
        <w:rPr>
          <w:rStyle w:val="a3"/>
          <w:noProof/>
        </w:rPr>
        <w:instrText xml:space="preserve"> </w:instrText>
      </w:r>
      <w:r w:rsidR="00CA3224" w:rsidRPr="003F5930">
        <w:rPr>
          <w:noProof/>
        </w:rPr>
        <w:instrText>HYPERLINK \l "_Toc460856969"</w:instrText>
      </w:r>
      <w:r w:rsidR="00CA3224" w:rsidRPr="003F5930">
        <w:rPr>
          <w:rStyle w:val="a3"/>
          <w:noProof/>
        </w:rPr>
        <w:instrText xml:space="preserve"> </w:instrText>
      </w:r>
      <w:r w:rsidR="00CA3224" w:rsidRPr="003F5930">
        <w:rPr>
          <w:rStyle w:val="a3"/>
          <w:noProof/>
        </w:rPr>
        <w:fldChar w:fldCharType="separate"/>
      </w:r>
      <w:r w:rsidR="00CA3224" w:rsidRPr="003F5930">
        <w:rPr>
          <w:rStyle w:val="a3"/>
          <w:noProof/>
        </w:rPr>
        <w:t>Методика теплотехнического расчета наружных стен</w:t>
      </w:r>
    </w:p>
    <w:p w14:paraId="7AC288F8" w14:textId="77777777" w:rsidR="00CA3224" w:rsidRPr="003F5930" w:rsidRDefault="00F66892" w:rsidP="00932913">
      <w:pPr>
        <w:pStyle w:val="11"/>
        <w:rPr>
          <w:noProof/>
        </w:rPr>
      </w:pPr>
      <w:r w:rsidRPr="003F5930">
        <w:rPr>
          <w:rStyle w:val="a3"/>
          <w:noProof/>
        </w:rPr>
        <w:t xml:space="preserve">                            </w:t>
      </w:r>
      <w:r w:rsidR="00CA3224" w:rsidRPr="003F5930">
        <w:rPr>
          <w:rStyle w:val="a3"/>
          <w:noProof/>
        </w:rPr>
        <w:t>с навесными фасадными системами</w:t>
      </w:r>
      <w:r w:rsidR="00CA3224" w:rsidRPr="003F5930">
        <w:rPr>
          <w:noProof/>
          <w:webHidden/>
        </w:rPr>
        <w:tab/>
      </w:r>
      <w:r w:rsidR="00CA3224" w:rsidRPr="003F5930">
        <w:rPr>
          <w:rStyle w:val="a3"/>
          <w:noProof/>
        </w:rPr>
        <w:fldChar w:fldCharType="end"/>
      </w:r>
    </w:p>
    <w:p w14:paraId="140D8ACE" w14:textId="5A6F9BE6" w:rsidR="00F66892" w:rsidRPr="003F5930" w:rsidRDefault="006E2D4B" w:rsidP="00932913">
      <w:pPr>
        <w:pStyle w:val="11"/>
        <w:rPr>
          <w:rStyle w:val="a3"/>
          <w:noProof/>
        </w:rPr>
      </w:pPr>
      <w:hyperlink w:anchor="_Toc460856970" w:history="1">
        <w:r w:rsidR="00CA3224" w:rsidRPr="003F5930">
          <w:rPr>
            <w:rStyle w:val="a3"/>
            <w:noProof/>
          </w:rPr>
          <w:t xml:space="preserve">Приложение И </w:t>
        </w:r>
      </w:hyperlink>
      <w:r w:rsidR="00CA3224" w:rsidRPr="003F5930">
        <w:rPr>
          <w:rStyle w:val="a3"/>
          <w:noProof/>
        </w:rPr>
        <w:fldChar w:fldCharType="begin"/>
      </w:r>
      <w:r w:rsidR="00CA3224" w:rsidRPr="003F5930">
        <w:rPr>
          <w:rStyle w:val="a3"/>
          <w:noProof/>
        </w:rPr>
        <w:instrText xml:space="preserve"> </w:instrText>
      </w:r>
      <w:r w:rsidR="00CA3224" w:rsidRPr="003F5930">
        <w:rPr>
          <w:noProof/>
        </w:rPr>
        <w:instrText>HYPERLINK \l "_Toc460856972"</w:instrText>
      </w:r>
      <w:r w:rsidR="00CA3224" w:rsidRPr="003F5930">
        <w:rPr>
          <w:rStyle w:val="a3"/>
          <w:noProof/>
        </w:rPr>
        <w:instrText xml:space="preserve"> </w:instrText>
      </w:r>
      <w:r w:rsidR="00CA3224" w:rsidRPr="003F5930">
        <w:rPr>
          <w:rStyle w:val="a3"/>
          <w:noProof/>
        </w:rPr>
        <w:fldChar w:fldCharType="separate"/>
      </w:r>
      <w:r w:rsidR="00F66892" w:rsidRPr="003F5930">
        <w:rPr>
          <w:rStyle w:val="a3"/>
          <w:noProof/>
        </w:rPr>
        <w:t>Характеристики</w:t>
      </w:r>
      <w:r w:rsidR="00CA3224" w:rsidRPr="003F5930">
        <w:rPr>
          <w:rStyle w:val="a3"/>
          <w:noProof/>
        </w:rPr>
        <w:t xml:space="preserve"> приборов и оборудования</w:t>
      </w:r>
    </w:p>
    <w:p w14:paraId="6692CC49" w14:textId="77777777" w:rsidR="00CA3224" w:rsidRPr="003F5930" w:rsidRDefault="00F66892" w:rsidP="00932913">
      <w:pPr>
        <w:pStyle w:val="11"/>
        <w:rPr>
          <w:noProof/>
        </w:rPr>
      </w:pPr>
      <w:r w:rsidRPr="003F5930">
        <w:rPr>
          <w:rStyle w:val="a3"/>
          <w:noProof/>
        </w:rPr>
        <w:t xml:space="preserve">                           </w:t>
      </w:r>
      <w:r w:rsidR="00CA3224" w:rsidRPr="003F5930">
        <w:rPr>
          <w:rStyle w:val="a3"/>
          <w:noProof/>
        </w:rPr>
        <w:t>для</w:t>
      </w:r>
      <w:r w:rsidRPr="003F5930">
        <w:rPr>
          <w:rStyle w:val="a3"/>
          <w:noProof/>
        </w:rPr>
        <w:t xml:space="preserve"> </w:t>
      </w:r>
      <w:r w:rsidR="00CA3224" w:rsidRPr="003F5930">
        <w:rPr>
          <w:rStyle w:val="a3"/>
          <w:noProof/>
        </w:rPr>
        <w:t>выполнения геодезических работ</w:t>
      </w:r>
      <w:r w:rsidR="00CA3224" w:rsidRPr="003F5930">
        <w:rPr>
          <w:noProof/>
          <w:webHidden/>
        </w:rPr>
        <w:tab/>
      </w:r>
      <w:r w:rsidR="00CA3224" w:rsidRPr="003F5930">
        <w:rPr>
          <w:rStyle w:val="a3"/>
          <w:noProof/>
        </w:rPr>
        <w:fldChar w:fldCharType="end"/>
      </w:r>
    </w:p>
    <w:p w14:paraId="28B4095A" w14:textId="0D1757BB" w:rsidR="00F66892" w:rsidRPr="003F5930" w:rsidRDefault="006E2D4B" w:rsidP="00932913">
      <w:pPr>
        <w:pStyle w:val="11"/>
        <w:rPr>
          <w:rStyle w:val="a3"/>
          <w:noProof/>
        </w:rPr>
      </w:pPr>
      <w:hyperlink w:anchor="_Toc460856973" w:history="1">
        <w:r w:rsidR="00CA3224" w:rsidRPr="003F5930">
          <w:rPr>
            <w:rStyle w:val="a3"/>
            <w:noProof/>
          </w:rPr>
          <w:t xml:space="preserve">Приложение К </w:t>
        </w:r>
      </w:hyperlink>
      <w:r w:rsidR="00CA3224" w:rsidRPr="003F5930">
        <w:rPr>
          <w:rStyle w:val="a3"/>
          <w:noProof/>
        </w:rPr>
        <w:fldChar w:fldCharType="begin"/>
      </w:r>
      <w:r w:rsidR="00CA3224" w:rsidRPr="003F5930">
        <w:rPr>
          <w:rStyle w:val="a3"/>
          <w:noProof/>
        </w:rPr>
        <w:instrText xml:space="preserve"> </w:instrText>
      </w:r>
      <w:r w:rsidR="00CA3224" w:rsidRPr="003F5930">
        <w:rPr>
          <w:noProof/>
        </w:rPr>
        <w:instrText>HYPERLINK \l "_Toc460856975"</w:instrText>
      </w:r>
      <w:r w:rsidR="00CA3224" w:rsidRPr="003F5930">
        <w:rPr>
          <w:rStyle w:val="a3"/>
          <w:noProof/>
        </w:rPr>
        <w:instrText xml:space="preserve"> </w:instrText>
      </w:r>
      <w:r w:rsidR="00CA3224" w:rsidRPr="003F5930">
        <w:rPr>
          <w:rStyle w:val="a3"/>
          <w:noProof/>
        </w:rPr>
        <w:fldChar w:fldCharType="separate"/>
      </w:r>
      <w:r w:rsidR="00CA3224" w:rsidRPr="003F5930">
        <w:rPr>
          <w:rStyle w:val="a3"/>
          <w:noProof/>
        </w:rPr>
        <w:t>Требования к содержанию подраздела «Комплексное</w:t>
      </w:r>
    </w:p>
    <w:p w14:paraId="1DD78CB3" w14:textId="77777777" w:rsidR="00CA3224" w:rsidRPr="003F5930" w:rsidRDefault="00F66892" w:rsidP="00932913">
      <w:pPr>
        <w:pStyle w:val="11"/>
        <w:rPr>
          <w:noProof/>
        </w:rPr>
      </w:pPr>
      <w:r w:rsidRPr="003F5930">
        <w:rPr>
          <w:rStyle w:val="a3"/>
          <w:noProof/>
        </w:rPr>
        <w:t xml:space="preserve">                          </w:t>
      </w:r>
      <w:r w:rsidR="00CA3224" w:rsidRPr="003F5930">
        <w:rPr>
          <w:rStyle w:val="a3"/>
          <w:noProof/>
        </w:rPr>
        <w:t>обеспечение безопасности и антитеррористической защищенности»</w:t>
      </w:r>
      <w:r w:rsidR="00CA3224" w:rsidRPr="003F5930">
        <w:rPr>
          <w:noProof/>
          <w:webHidden/>
        </w:rPr>
        <w:tab/>
      </w:r>
      <w:r w:rsidR="00CA3224" w:rsidRPr="003F5930">
        <w:rPr>
          <w:rStyle w:val="a3"/>
          <w:noProof/>
        </w:rPr>
        <w:fldChar w:fldCharType="end"/>
      </w:r>
    </w:p>
    <w:p w14:paraId="713D820C" w14:textId="6EAA204C" w:rsidR="00F66892" w:rsidRPr="003F5930" w:rsidRDefault="006E2D4B" w:rsidP="00932913">
      <w:pPr>
        <w:pStyle w:val="11"/>
        <w:rPr>
          <w:rStyle w:val="a3"/>
          <w:noProof/>
        </w:rPr>
      </w:pPr>
      <w:hyperlink w:anchor="_Toc460856976" w:history="1">
        <w:r w:rsidR="00CA3224" w:rsidRPr="003F5930">
          <w:rPr>
            <w:rStyle w:val="a3"/>
            <w:noProof/>
          </w:rPr>
          <w:t xml:space="preserve">Приложение Л </w:t>
        </w:r>
      </w:hyperlink>
      <w:r w:rsidR="00CA3224" w:rsidRPr="003F5930">
        <w:rPr>
          <w:rStyle w:val="a3"/>
          <w:noProof/>
        </w:rPr>
        <w:fldChar w:fldCharType="begin"/>
      </w:r>
      <w:r w:rsidR="00CA3224" w:rsidRPr="003F5930">
        <w:rPr>
          <w:rStyle w:val="a3"/>
          <w:noProof/>
        </w:rPr>
        <w:instrText xml:space="preserve"> </w:instrText>
      </w:r>
      <w:r w:rsidR="00CA3224" w:rsidRPr="003F5930">
        <w:rPr>
          <w:noProof/>
        </w:rPr>
        <w:instrText>HYPERLINK \l "_Toc460856978"</w:instrText>
      </w:r>
      <w:r w:rsidR="00CA3224" w:rsidRPr="003F5930">
        <w:rPr>
          <w:rStyle w:val="a3"/>
          <w:noProof/>
        </w:rPr>
        <w:instrText xml:space="preserve"> </w:instrText>
      </w:r>
      <w:r w:rsidR="00CA3224" w:rsidRPr="003F5930">
        <w:rPr>
          <w:rStyle w:val="a3"/>
          <w:noProof/>
        </w:rPr>
        <w:fldChar w:fldCharType="separate"/>
      </w:r>
      <w:r w:rsidR="00CA3224" w:rsidRPr="003F5930">
        <w:rPr>
          <w:rStyle w:val="a3"/>
          <w:noProof/>
        </w:rPr>
        <w:t>Системы обеспечения безопасности высотных зданий</w:t>
      </w:r>
    </w:p>
    <w:p w14:paraId="5FB2EA16" w14:textId="77777777" w:rsidR="00CA3224" w:rsidRPr="003F5930" w:rsidRDefault="00F66892" w:rsidP="00932913">
      <w:pPr>
        <w:pStyle w:val="11"/>
        <w:rPr>
          <w:noProof/>
        </w:rPr>
      </w:pPr>
      <w:r w:rsidRPr="003F5930">
        <w:rPr>
          <w:rStyle w:val="a3"/>
          <w:noProof/>
        </w:rPr>
        <w:t xml:space="preserve">                          </w:t>
      </w:r>
      <w:r w:rsidR="00CA3224" w:rsidRPr="003F5930">
        <w:rPr>
          <w:rStyle w:val="a3"/>
          <w:noProof/>
        </w:rPr>
        <w:t>(комплексов)</w:t>
      </w:r>
      <w:r w:rsidR="00CA3224" w:rsidRPr="003F5930">
        <w:rPr>
          <w:noProof/>
          <w:webHidden/>
        </w:rPr>
        <w:tab/>
      </w:r>
      <w:r w:rsidR="00CA3224" w:rsidRPr="003F5930">
        <w:rPr>
          <w:rStyle w:val="a3"/>
          <w:noProof/>
        </w:rPr>
        <w:fldChar w:fldCharType="end"/>
      </w:r>
    </w:p>
    <w:p w14:paraId="6DCB4533" w14:textId="77777777" w:rsidR="00CA3224" w:rsidRPr="003F5930" w:rsidRDefault="006E2D4B" w:rsidP="00932913">
      <w:pPr>
        <w:pStyle w:val="11"/>
        <w:rPr>
          <w:noProof/>
        </w:rPr>
      </w:pPr>
      <w:hyperlink w:anchor="_Toc460856979" w:history="1">
        <w:r w:rsidR="00CA3224" w:rsidRPr="003F5930">
          <w:rPr>
            <w:rStyle w:val="a3"/>
            <w:noProof/>
          </w:rPr>
          <w:t>Библиография</w:t>
        </w:r>
        <w:r w:rsidR="00CA3224" w:rsidRPr="003F5930">
          <w:rPr>
            <w:noProof/>
            <w:webHidden/>
          </w:rPr>
          <w:tab/>
        </w:r>
      </w:hyperlink>
    </w:p>
    <w:p w14:paraId="399D12EB" w14:textId="77777777" w:rsidR="00C4417E" w:rsidRPr="00E04F66" w:rsidRDefault="00091EC1" w:rsidP="00932913">
      <w:pPr>
        <w:pStyle w:val="aff1"/>
        <w:ind w:firstLine="567"/>
        <w:jc w:val="both"/>
        <w:rPr>
          <w:b/>
          <w:sz w:val="24"/>
          <w:szCs w:val="24"/>
        </w:rPr>
      </w:pPr>
      <w:r w:rsidRPr="003F5930">
        <w:fldChar w:fldCharType="end"/>
      </w:r>
      <w:bookmarkStart w:id="6" w:name="_Hlk37960282"/>
      <w:r w:rsidR="00C4417E" w:rsidRPr="00E04F66">
        <w:rPr>
          <w:b/>
          <w:sz w:val="24"/>
          <w:szCs w:val="24"/>
        </w:rPr>
        <w:t>(Измененная редакция, Изм. № 1).</w:t>
      </w:r>
    </w:p>
    <w:bookmarkEnd w:id="6"/>
    <w:p w14:paraId="2A2AB55B" w14:textId="59EB98F6" w:rsidR="004E3FEE" w:rsidRPr="002C074D" w:rsidRDefault="004E3FEE" w:rsidP="00932913">
      <w:pPr>
        <w:spacing w:after="120"/>
        <w:outlineLvl w:val="0"/>
      </w:pPr>
    </w:p>
    <w:p w14:paraId="437C3967" w14:textId="13FFC0E1" w:rsidR="00E45695" w:rsidRPr="00C4417E" w:rsidRDefault="004E3FEE" w:rsidP="00932913">
      <w:pPr>
        <w:pStyle w:val="aff1"/>
        <w:jc w:val="center"/>
        <w:rPr>
          <w:b/>
          <w:sz w:val="24"/>
          <w:szCs w:val="24"/>
        </w:rPr>
      </w:pPr>
      <w:r w:rsidRPr="002C074D">
        <w:br w:type="page"/>
      </w:r>
      <w:bookmarkStart w:id="7" w:name="_Toc437623323"/>
      <w:r w:rsidR="00E45695" w:rsidRPr="00C4417E">
        <w:rPr>
          <w:b/>
          <w:sz w:val="24"/>
          <w:szCs w:val="24"/>
        </w:rPr>
        <w:lastRenderedPageBreak/>
        <w:t>Введение</w:t>
      </w:r>
      <w:bookmarkEnd w:id="7"/>
    </w:p>
    <w:p w14:paraId="55972BD0" w14:textId="77777777" w:rsidR="00C4417E" w:rsidRPr="00C4417E" w:rsidRDefault="00C4417E" w:rsidP="00932913">
      <w:pPr>
        <w:pStyle w:val="aff1"/>
        <w:jc w:val="center"/>
        <w:rPr>
          <w:b/>
          <w:sz w:val="24"/>
          <w:szCs w:val="24"/>
        </w:rPr>
      </w:pPr>
    </w:p>
    <w:p w14:paraId="0FB2F9FD" w14:textId="77777777" w:rsidR="00F66892" w:rsidRPr="00C4417E" w:rsidRDefault="00E45695" w:rsidP="00932913">
      <w:pPr>
        <w:pStyle w:val="aff1"/>
        <w:ind w:firstLine="567"/>
        <w:jc w:val="both"/>
        <w:rPr>
          <w:sz w:val="24"/>
          <w:szCs w:val="24"/>
        </w:rPr>
      </w:pPr>
      <w:r w:rsidRPr="00C4417E">
        <w:rPr>
          <w:sz w:val="24"/>
          <w:szCs w:val="24"/>
        </w:rPr>
        <w:t>Настоящий</w:t>
      </w:r>
      <w:r w:rsidR="0092792B" w:rsidRPr="00C4417E">
        <w:rPr>
          <w:sz w:val="24"/>
          <w:szCs w:val="24"/>
        </w:rPr>
        <w:t xml:space="preserve"> </w:t>
      </w:r>
      <w:r w:rsidRPr="00C4417E">
        <w:rPr>
          <w:sz w:val="24"/>
          <w:szCs w:val="24"/>
        </w:rPr>
        <w:t>свод правил разработан в соответствии с</w:t>
      </w:r>
      <w:r w:rsidR="004E3FEE" w:rsidRPr="00C4417E">
        <w:rPr>
          <w:sz w:val="24"/>
          <w:szCs w:val="24"/>
        </w:rPr>
        <w:t xml:space="preserve"> </w:t>
      </w:r>
      <w:r w:rsidR="00F66892" w:rsidRPr="00C4417E">
        <w:rPr>
          <w:sz w:val="24"/>
          <w:szCs w:val="24"/>
        </w:rPr>
        <w:t>ф</w:t>
      </w:r>
      <w:r w:rsidRPr="00C4417E">
        <w:rPr>
          <w:sz w:val="24"/>
          <w:szCs w:val="24"/>
        </w:rPr>
        <w:t>едеральным</w:t>
      </w:r>
      <w:r w:rsidR="0049317B" w:rsidRPr="00C4417E">
        <w:rPr>
          <w:sz w:val="24"/>
          <w:szCs w:val="24"/>
        </w:rPr>
        <w:t>и</w:t>
      </w:r>
      <w:r w:rsidRPr="00C4417E">
        <w:rPr>
          <w:sz w:val="24"/>
          <w:szCs w:val="24"/>
        </w:rPr>
        <w:t xml:space="preserve"> закон</w:t>
      </w:r>
      <w:r w:rsidR="0049317B" w:rsidRPr="00C4417E">
        <w:rPr>
          <w:sz w:val="24"/>
          <w:szCs w:val="24"/>
        </w:rPr>
        <w:t>а</w:t>
      </w:r>
      <w:r w:rsidRPr="00C4417E">
        <w:rPr>
          <w:sz w:val="24"/>
          <w:szCs w:val="24"/>
        </w:rPr>
        <w:t>м</w:t>
      </w:r>
      <w:r w:rsidR="0049317B" w:rsidRPr="00C4417E">
        <w:rPr>
          <w:sz w:val="24"/>
          <w:szCs w:val="24"/>
        </w:rPr>
        <w:t>и</w:t>
      </w:r>
      <w:r w:rsidR="000F5773" w:rsidRPr="00C4417E">
        <w:rPr>
          <w:sz w:val="24"/>
          <w:szCs w:val="24"/>
        </w:rPr>
        <w:t xml:space="preserve"> «</w:t>
      </w:r>
      <w:r w:rsidRPr="00C4417E">
        <w:rPr>
          <w:sz w:val="24"/>
          <w:szCs w:val="24"/>
        </w:rPr>
        <w:t>Технический регламент о безопасности зданий и сооружений</w:t>
      </w:r>
      <w:r w:rsidR="000F5773" w:rsidRPr="00C4417E">
        <w:rPr>
          <w:sz w:val="24"/>
          <w:szCs w:val="24"/>
        </w:rPr>
        <w:t>»</w:t>
      </w:r>
      <w:r w:rsidR="00676C1E" w:rsidRPr="00C4417E">
        <w:rPr>
          <w:sz w:val="24"/>
          <w:szCs w:val="24"/>
        </w:rPr>
        <w:t xml:space="preserve"> </w:t>
      </w:r>
      <w:r w:rsidRPr="00C4417E">
        <w:rPr>
          <w:sz w:val="24"/>
          <w:szCs w:val="24"/>
        </w:rPr>
        <w:t>[</w:t>
      </w:r>
      <w:r w:rsidR="00676C1E" w:rsidRPr="00C4417E">
        <w:rPr>
          <w:sz w:val="24"/>
          <w:szCs w:val="24"/>
        </w:rPr>
        <w:t>1</w:t>
      </w:r>
      <w:r w:rsidRPr="00C4417E">
        <w:rPr>
          <w:sz w:val="24"/>
          <w:szCs w:val="24"/>
        </w:rPr>
        <w:t>]</w:t>
      </w:r>
      <w:r w:rsidR="00F66892" w:rsidRPr="00C4417E">
        <w:rPr>
          <w:sz w:val="24"/>
          <w:szCs w:val="24"/>
        </w:rPr>
        <w:t>,</w:t>
      </w:r>
      <w:r w:rsidR="0049317B" w:rsidRPr="00C4417E">
        <w:rPr>
          <w:sz w:val="24"/>
          <w:szCs w:val="24"/>
        </w:rPr>
        <w:t xml:space="preserve"> </w:t>
      </w:r>
      <w:r w:rsidR="000F5773" w:rsidRPr="00C4417E">
        <w:rPr>
          <w:sz w:val="24"/>
          <w:szCs w:val="24"/>
        </w:rPr>
        <w:t>«</w:t>
      </w:r>
      <w:r w:rsidRPr="00C4417E">
        <w:rPr>
          <w:sz w:val="24"/>
          <w:szCs w:val="24"/>
        </w:rPr>
        <w:t>Об энергосбережении и о повышении энергетической эффективности и о внесении изменений в отдельные законодательные акты Российской Федерации</w:t>
      </w:r>
      <w:r w:rsidR="000F5773" w:rsidRPr="00C4417E">
        <w:rPr>
          <w:sz w:val="24"/>
          <w:szCs w:val="24"/>
        </w:rPr>
        <w:t>»</w:t>
      </w:r>
      <w:r w:rsidR="00676C1E" w:rsidRPr="00C4417E">
        <w:rPr>
          <w:sz w:val="24"/>
          <w:szCs w:val="24"/>
        </w:rPr>
        <w:t xml:space="preserve"> </w:t>
      </w:r>
      <w:r w:rsidRPr="00C4417E">
        <w:rPr>
          <w:sz w:val="24"/>
          <w:szCs w:val="24"/>
        </w:rPr>
        <w:t>[</w:t>
      </w:r>
      <w:r w:rsidR="00676C1E" w:rsidRPr="00C4417E">
        <w:rPr>
          <w:sz w:val="24"/>
          <w:szCs w:val="24"/>
        </w:rPr>
        <w:t>2</w:t>
      </w:r>
      <w:r w:rsidRPr="00C4417E">
        <w:rPr>
          <w:sz w:val="24"/>
          <w:szCs w:val="24"/>
        </w:rPr>
        <w:t>]</w:t>
      </w:r>
      <w:r w:rsidR="00F66892" w:rsidRPr="00C4417E">
        <w:rPr>
          <w:sz w:val="24"/>
          <w:szCs w:val="24"/>
        </w:rPr>
        <w:t>,</w:t>
      </w:r>
      <w:r w:rsidRPr="00C4417E">
        <w:rPr>
          <w:sz w:val="24"/>
          <w:szCs w:val="24"/>
        </w:rPr>
        <w:t xml:space="preserve"> </w:t>
      </w:r>
      <w:r w:rsidR="000F5773" w:rsidRPr="00C4417E">
        <w:rPr>
          <w:sz w:val="24"/>
          <w:szCs w:val="24"/>
        </w:rPr>
        <w:t>«</w:t>
      </w:r>
      <w:r w:rsidRPr="00C4417E">
        <w:rPr>
          <w:sz w:val="24"/>
          <w:szCs w:val="24"/>
        </w:rPr>
        <w:t>Технический регламент о требованиях пожарной безопасности</w:t>
      </w:r>
      <w:r w:rsidR="000F5773" w:rsidRPr="00C4417E">
        <w:rPr>
          <w:sz w:val="24"/>
          <w:szCs w:val="24"/>
        </w:rPr>
        <w:t>»</w:t>
      </w:r>
      <w:r w:rsidRPr="00C4417E">
        <w:rPr>
          <w:sz w:val="24"/>
          <w:szCs w:val="24"/>
        </w:rPr>
        <w:t xml:space="preserve"> [3]</w:t>
      </w:r>
      <w:r w:rsidR="00F66892" w:rsidRPr="00C4417E">
        <w:rPr>
          <w:sz w:val="24"/>
          <w:szCs w:val="24"/>
        </w:rPr>
        <w:t>.</w:t>
      </w:r>
    </w:p>
    <w:p w14:paraId="602D2305" w14:textId="758B8D75" w:rsidR="0092792B" w:rsidRPr="00C4417E" w:rsidRDefault="00C4417E" w:rsidP="00932913">
      <w:pPr>
        <w:pStyle w:val="aff1"/>
        <w:ind w:firstLine="567"/>
        <w:jc w:val="both"/>
        <w:rPr>
          <w:bCs/>
          <w:sz w:val="24"/>
          <w:szCs w:val="24"/>
        </w:rPr>
      </w:pPr>
      <w:r w:rsidRPr="00C4417E">
        <w:rPr>
          <w:bCs/>
          <w:sz w:val="24"/>
          <w:szCs w:val="24"/>
        </w:rPr>
        <w:t>Настоящий свод правил устанавливает требования к проектированию высотных зданий и комплексов с учетом СП 48.13330, СП 54.13330, СП 59.13330, СП 113.13330, СП 118.13330, СП 126.13330.</w:t>
      </w:r>
    </w:p>
    <w:p w14:paraId="3EA554ED" w14:textId="723B64B1" w:rsidR="00E45695" w:rsidRPr="00C4417E" w:rsidRDefault="00811D3B" w:rsidP="00932913">
      <w:pPr>
        <w:pStyle w:val="aff1"/>
        <w:ind w:firstLine="567"/>
        <w:jc w:val="both"/>
        <w:rPr>
          <w:sz w:val="24"/>
          <w:szCs w:val="24"/>
        </w:rPr>
      </w:pPr>
      <w:r w:rsidRPr="00C4417E">
        <w:rPr>
          <w:sz w:val="24"/>
          <w:szCs w:val="24"/>
          <w:lang w:eastAsia="en-US"/>
        </w:rPr>
        <w:t>С</w:t>
      </w:r>
      <w:r w:rsidR="00E45695" w:rsidRPr="00C4417E">
        <w:rPr>
          <w:sz w:val="24"/>
          <w:szCs w:val="24"/>
          <w:lang w:eastAsia="en-US"/>
        </w:rPr>
        <w:t xml:space="preserve">вод правил </w:t>
      </w:r>
      <w:r w:rsidRPr="00C4417E">
        <w:rPr>
          <w:sz w:val="24"/>
          <w:szCs w:val="24"/>
          <w:lang w:eastAsia="en-US"/>
        </w:rPr>
        <w:t>выполнен</w:t>
      </w:r>
      <w:r w:rsidR="00D0778C" w:rsidRPr="00C4417E">
        <w:rPr>
          <w:sz w:val="24"/>
          <w:szCs w:val="24"/>
          <w:lang w:eastAsia="en-US"/>
        </w:rPr>
        <w:t xml:space="preserve"> авторским коллективом</w:t>
      </w:r>
      <w:r w:rsidR="004C41C1" w:rsidRPr="00C4417E">
        <w:rPr>
          <w:sz w:val="24"/>
          <w:szCs w:val="24"/>
          <w:lang w:eastAsia="en-US"/>
        </w:rPr>
        <w:t>:</w:t>
      </w:r>
      <w:r w:rsidRPr="00C4417E">
        <w:rPr>
          <w:sz w:val="24"/>
          <w:szCs w:val="24"/>
          <w:lang w:eastAsia="en-US"/>
        </w:rPr>
        <w:t xml:space="preserve"> </w:t>
      </w:r>
      <w:r w:rsidR="000617CE" w:rsidRPr="00C4417E">
        <w:rPr>
          <w:sz w:val="24"/>
          <w:szCs w:val="24"/>
        </w:rPr>
        <w:t xml:space="preserve">АО «ЦНИИЭП </w:t>
      </w:r>
      <w:r w:rsidR="00E45695" w:rsidRPr="00C4417E">
        <w:rPr>
          <w:sz w:val="24"/>
          <w:szCs w:val="24"/>
        </w:rPr>
        <w:t>жилища</w:t>
      </w:r>
      <w:r w:rsidR="000617CE" w:rsidRPr="00C4417E">
        <w:rPr>
          <w:sz w:val="24"/>
          <w:szCs w:val="24"/>
        </w:rPr>
        <w:t>»</w:t>
      </w:r>
      <w:r w:rsidR="00D0778C" w:rsidRPr="00C4417E">
        <w:rPr>
          <w:sz w:val="24"/>
          <w:szCs w:val="24"/>
        </w:rPr>
        <w:t xml:space="preserve"> (</w:t>
      </w:r>
      <w:r w:rsidR="0008753D" w:rsidRPr="00C4417E">
        <w:rPr>
          <w:sz w:val="24"/>
          <w:szCs w:val="24"/>
        </w:rPr>
        <w:t>р</w:t>
      </w:r>
      <w:r w:rsidR="00E45695" w:rsidRPr="00C4417E">
        <w:rPr>
          <w:sz w:val="24"/>
          <w:szCs w:val="24"/>
        </w:rPr>
        <w:t>уководитель работы</w:t>
      </w:r>
      <w:r w:rsidR="004B0B78" w:rsidRPr="00C4417E">
        <w:rPr>
          <w:sz w:val="24"/>
          <w:szCs w:val="24"/>
        </w:rPr>
        <w:t xml:space="preserve"> – </w:t>
      </w:r>
      <w:r w:rsidR="00F66892" w:rsidRPr="00C4417E">
        <w:rPr>
          <w:sz w:val="24"/>
          <w:szCs w:val="24"/>
        </w:rPr>
        <w:t>д-р техн. наук</w:t>
      </w:r>
      <w:r w:rsidR="00D0778C" w:rsidRPr="00C4417E">
        <w:rPr>
          <w:sz w:val="24"/>
          <w:szCs w:val="24"/>
        </w:rPr>
        <w:t xml:space="preserve">, проф. </w:t>
      </w:r>
      <w:r w:rsidR="00D0778C" w:rsidRPr="00C4417E">
        <w:rPr>
          <w:i/>
          <w:sz w:val="24"/>
          <w:szCs w:val="24"/>
        </w:rPr>
        <w:t>С.В.</w:t>
      </w:r>
      <w:r w:rsidR="00F66892" w:rsidRPr="00C4417E">
        <w:rPr>
          <w:i/>
          <w:sz w:val="24"/>
          <w:szCs w:val="24"/>
        </w:rPr>
        <w:t xml:space="preserve"> </w:t>
      </w:r>
      <w:r w:rsidR="00D0778C" w:rsidRPr="00C4417E">
        <w:rPr>
          <w:i/>
          <w:sz w:val="24"/>
          <w:szCs w:val="24"/>
        </w:rPr>
        <w:t>Николаев</w:t>
      </w:r>
      <w:r w:rsidR="00D0778C" w:rsidRPr="00C4417E">
        <w:rPr>
          <w:color w:val="FF0000"/>
          <w:sz w:val="24"/>
          <w:szCs w:val="24"/>
        </w:rPr>
        <w:t>,</w:t>
      </w:r>
      <w:r w:rsidR="00F66892" w:rsidRPr="00C4417E">
        <w:rPr>
          <w:sz w:val="24"/>
          <w:szCs w:val="24"/>
        </w:rPr>
        <w:t xml:space="preserve"> руководитель темы –</w:t>
      </w:r>
      <w:r w:rsidR="00D0778C" w:rsidRPr="00C4417E">
        <w:rPr>
          <w:sz w:val="24"/>
          <w:szCs w:val="24"/>
        </w:rPr>
        <w:t xml:space="preserve"> </w:t>
      </w:r>
      <w:r w:rsidR="00E45695" w:rsidRPr="00C4417E">
        <w:rPr>
          <w:sz w:val="24"/>
          <w:szCs w:val="24"/>
        </w:rPr>
        <w:t>к</w:t>
      </w:r>
      <w:r w:rsidR="00F66892" w:rsidRPr="00C4417E">
        <w:rPr>
          <w:sz w:val="24"/>
          <w:szCs w:val="24"/>
        </w:rPr>
        <w:t xml:space="preserve">анд. </w:t>
      </w:r>
      <w:r w:rsidR="00E45695" w:rsidRPr="00C4417E">
        <w:rPr>
          <w:sz w:val="24"/>
          <w:szCs w:val="24"/>
        </w:rPr>
        <w:t>арх</w:t>
      </w:r>
      <w:r w:rsidR="00F66892" w:rsidRPr="00C4417E">
        <w:rPr>
          <w:sz w:val="24"/>
          <w:szCs w:val="24"/>
        </w:rPr>
        <w:t>ит</w:t>
      </w:r>
      <w:r w:rsidR="00534571" w:rsidRPr="00C4417E">
        <w:rPr>
          <w:sz w:val="24"/>
          <w:szCs w:val="24"/>
        </w:rPr>
        <w:t>.</w:t>
      </w:r>
      <w:r w:rsidR="00E45695" w:rsidRPr="00C4417E">
        <w:rPr>
          <w:sz w:val="24"/>
          <w:szCs w:val="24"/>
        </w:rPr>
        <w:t xml:space="preserve">, проф. </w:t>
      </w:r>
      <w:r w:rsidR="00E45695" w:rsidRPr="00C4417E">
        <w:rPr>
          <w:i/>
          <w:sz w:val="24"/>
          <w:szCs w:val="24"/>
        </w:rPr>
        <w:t>А.А.</w:t>
      </w:r>
      <w:r w:rsidR="00F66892" w:rsidRPr="00C4417E">
        <w:rPr>
          <w:i/>
          <w:sz w:val="24"/>
          <w:szCs w:val="24"/>
        </w:rPr>
        <w:t xml:space="preserve"> </w:t>
      </w:r>
      <w:r w:rsidR="00E45695" w:rsidRPr="00C4417E">
        <w:rPr>
          <w:i/>
          <w:sz w:val="24"/>
          <w:szCs w:val="24"/>
        </w:rPr>
        <w:t>Магай</w:t>
      </w:r>
      <w:r w:rsidR="00E45695" w:rsidRPr="00C4417E">
        <w:rPr>
          <w:sz w:val="24"/>
          <w:szCs w:val="24"/>
        </w:rPr>
        <w:t>, ответственный исполнитель</w:t>
      </w:r>
      <w:r w:rsidR="004B0B78" w:rsidRPr="00C4417E">
        <w:rPr>
          <w:sz w:val="24"/>
          <w:szCs w:val="24"/>
        </w:rPr>
        <w:t xml:space="preserve"> – </w:t>
      </w:r>
      <w:r w:rsidR="00E45695" w:rsidRPr="00C4417E">
        <w:rPr>
          <w:sz w:val="24"/>
          <w:szCs w:val="24"/>
        </w:rPr>
        <w:t>к</w:t>
      </w:r>
      <w:r w:rsidR="00F66892" w:rsidRPr="00C4417E">
        <w:rPr>
          <w:sz w:val="24"/>
          <w:szCs w:val="24"/>
        </w:rPr>
        <w:t>анд</w:t>
      </w:r>
      <w:r w:rsidR="00E45695" w:rsidRPr="00C4417E">
        <w:rPr>
          <w:sz w:val="24"/>
          <w:szCs w:val="24"/>
        </w:rPr>
        <w:t>.</w:t>
      </w:r>
      <w:r w:rsidR="00F66892" w:rsidRPr="00C4417E">
        <w:rPr>
          <w:sz w:val="24"/>
          <w:szCs w:val="24"/>
        </w:rPr>
        <w:t xml:space="preserve"> </w:t>
      </w:r>
      <w:r w:rsidR="00E45695" w:rsidRPr="00C4417E">
        <w:rPr>
          <w:sz w:val="24"/>
          <w:szCs w:val="24"/>
        </w:rPr>
        <w:t>арх</w:t>
      </w:r>
      <w:r w:rsidR="00F66892" w:rsidRPr="00C4417E">
        <w:rPr>
          <w:sz w:val="24"/>
          <w:szCs w:val="24"/>
        </w:rPr>
        <w:t>ит</w:t>
      </w:r>
      <w:r w:rsidR="00534571" w:rsidRPr="00C4417E">
        <w:rPr>
          <w:sz w:val="24"/>
          <w:szCs w:val="24"/>
        </w:rPr>
        <w:t>.</w:t>
      </w:r>
      <w:r w:rsidR="00E45695" w:rsidRPr="00C4417E">
        <w:rPr>
          <w:sz w:val="24"/>
          <w:szCs w:val="24"/>
        </w:rPr>
        <w:t>, доц</w:t>
      </w:r>
      <w:r w:rsidR="0008753D" w:rsidRPr="00C4417E">
        <w:rPr>
          <w:sz w:val="24"/>
          <w:szCs w:val="24"/>
        </w:rPr>
        <w:t xml:space="preserve">. </w:t>
      </w:r>
      <w:r w:rsidR="00E45695" w:rsidRPr="00C4417E">
        <w:rPr>
          <w:i/>
          <w:sz w:val="24"/>
          <w:szCs w:val="24"/>
        </w:rPr>
        <w:t>Н.В.</w:t>
      </w:r>
      <w:r w:rsidR="00F66892" w:rsidRPr="00C4417E">
        <w:rPr>
          <w:i/>
          <w:sz w:val="24"/>
          <w:szCs w:val="24"/>
        </w:rPr>
        <w:t xml:space="preserve"> </w:t>
      </w:r>
      <w:r w:rsidR="00E45695" w:rsidRPr="00C4417E">
        <w:rPr>
          <w:i/>
          <w:sz w:val="24"/>
          <w:szCs w:val="24"/>
        </w:rPr>
        <w:t>Дубынин</w:t>
      </w:r>
      <w:r w:rsidR="00E45695" w:rsidRPr="00C4417E">
        <w:rPr>
          <w:sz w:val="24"/>
          <w:szCs w:val="24"/>
        </w:rPr>
        <w:t>; исполнител</w:t>
      </w:r>
      <w:r w:rsidR="0008753D" w:rsidRPr="00C4417E">
        <w:rPr>
          <w:sz w:val="24"/>
          <w:szCs w:val="24"/>
        </w:rPr>
        <w:t>и: к</w:t>
      </w:r>
      <w:r w:rsidR="00F66892" w:rsidRPr="00C4417E">
        <w:rPr>
          <w:sz w:val="24"/>
          <w:szCs w:val="24"/>
        </w:rPr>
        <w:t xml:space="preserve">анд. техн. </w:t>
      </w:r>
      <w:r w:rsidR="0008753D" w:rsidRPr="00C4417E">
        <w:rPr>
          <w:sz w:val="24"/>
          <w:szCs w:val="24"/>
        </w:rPr>
        <w:t>н</w:t>
      </w:r>
      <w:r w:rsidR="00F66892" w:rsidRPr="00C4417E">
        <w:rPr>
          <w:sz w:val="24"/>
          <w:szCs w:val="24"/>
        </w:rPr>
        <w:t>аук</w:t>
      </w:r>
      <w:r w:rsidR="0008753D" w:rsidRPr="00C4417E">
        <w:rPr>
          <w:sz w:val="24"/>
          <w:szCs w:val="24"/>
        </w:rPr>
        <w:t xml:space="preserve"> </w:t>
      </w:r>
      <w:r w:rsidR="0008753D" w:rsidRPr="00C4417E">
        <w:rPr>
          <w:i/>
          <w:sz w:val="24"/>
          <w:szCs w:val="24"/>
        </w:rPr>
        <w:t>В.П.</w:t>
      </w:r>
      <w:r w:rsidR="00F66892" w:rsidRPr="00C4417E">
        <w:rPr>
          <w:i/>
          <w:sz w:val="24"/>
          <w:szCs w:val="24"/>
        </w:rPr>
        <w:t xml:space="preserve"> </w:t>
      </w:r>
      <w:r w:rsidR="0008753D" w:rsidRPr="00C4417E">
        <w:rPr>
          <w:i/>
          <w:sz w:val="24"/>
          <w:szCs w:val="24"/>
        </w:rPr>
        <w:t>Блажко</w:t>
      </w:r>
      <w:r w:rsidR="0008753D" w:rsidRPr="00C4417E">
        <w:rPr>
          <w:sz w:val="24"/>
          <w:szCs w:val="24"/>
        </w:rPr>
        <w:t>, к</w:t>
      </w:r>
      <w:r w:rsidR="00F66892" w:rsidRPr="00C4417E">
        <w:rPr>
          <w:sz w:val="24"/>
          <w:szCs w:val="24"/>
        </w:rPr>
        <w:t xml:space="preserve">анд. </w:t>
      </w:r>
      <w:r w:rsidR="0008753D" w:rsidRPr="00C4417E">
        <w:rPr>
          <w:sz w:val="24"/>
          <w:szCs w:val="24"/>
        </w:rPr>
        <w:t>т</w:t>
      </w:r>
      <w:r w:rsidR="00F66892" w:rsidRPr="00C4417E">
        <w:rPr>
          <w:sz w:val="24"/>
          <w:szCs w:val="24"/>
        </w:rPr>
        <w:t>ехн</w:t>
      </w:r>
      <w:r w:rsidR="0008753D" w:rsidRPr="00C4417E">
        <w:rPr>
          <w:sz w:val="24"/>
          <w:szCs w:val="24"/>
        </w:rPr>
        <w:t>.</w:t>
      </w:r>
      <w:r w:rsidR="00F66892" w:rsidRPr="00C4417E">
        <w:rPr>
          <w:sz w:val="24"/>
          <w:szCs w:val="24"/>
        </w:rPr>
        <w:t xml:space="preserve"> </w:t>
      </w:r>
      <w:r w:rsidR="0008753D" w:rsidRPr="00C4417E">
        <w:rPr>
          <w:sz w:val="24"/>
          <w:szCs w:val="24"/>
        </w:rPr>
        <w:t>н</w:t>
      </w:r>
      <w:r w:rsidR="00F66892" w:rsidRPr="00C4417E">
        <w:rPr>
          <w:sz w:val="24"/>
          <w:szCs w:val="24"/>
        </w:rPr>
        <w:t>аук</w:t>
      </w:r>
      <w:r w:rsidR="0008753D" w:rsidRPr="00C4417E">
        <w:rPr>
          <w:sz w:val="24"/>
          <w:szCs w:val="24"/>
        </w:rPr>
        <w:t xml:space="preserve"> </w:t>
      </w:r>
      <w:r w:rsidR="0008753D" w:rsidRPr="00C4417E">
        <w:rPr>
          <w:i/>
          <w:sz w:val="24"/>
          <w:szCs w:val="24"/>
        </w:rPr>
        <w:t>Э.И.</w:t>
      </w:r>
      <w:r w:rsidR="00F66892" w:rsidRPr="00C4417E">
        <w:rPr>
          <w:i/>
          <w:sz w:val="24"/>
          <w:szCs w:val="24"/>
        </w:rPr>
        <w:t xml:space="preserve"> </w:t>
      </w:r>
      <w:r w:rsidR="0008753D" w:rsidRPr="00C4417E">
        <w:rPr>
          <w:i/>
          <w:sz w:val="24"/>
          <w:szCs w:val="24"/>
        </w:rPr>
        <w:t>Киреева</w:t>
      </w:r>
      <w:r w:rsidR="0008753D" w:rsidRPr="00C4417E">
        <w:rPr>
          <w:sz w:val="24"/>
          <w:szCs w:val="24"/>
        </w:rPr>
        <w:t xml:space="preserve">, </w:t>
      </w:r>
      <w:r w:rsidR="00E45695" w:rsidRPr="00C4417E">
        <w:rPr>
          <w:sz w:val="24"/>
          <w:szCs w:val="24"/>
        </w:rPr>
        <w:t>к</w:t>
      </w:r>
      <w:r w:rsidR="00F66892" w:rsidRPr="00C4417E">
        <w:rPr>
          <w:sz w:val="24"/>
          <w:szCs w:val="24"/>
        </w:rPr>
        <w:t>анд. техн. наук</w:t>
      </w:r>
      <w:r w:rsidR="00E45695" w:rsidRPr="00C4417E">
        <w:rPr>
          <w:sz w:val="24"/>
          <w:szCs w:val="24"/>
        </w:rPr>
        <w:t xml:space="preserve">, проф. </w:t>
      </w:r>
      <w:r w:rsidR="00E45695" w:rsidRPr="00C4417E">
        <w:rPr>
          <w:i/>
          <w:sz w:val="24"/>
          <w:szCs w:val="24"/>
        </w:rPr>
        <w:t>В.С.</w:t>
      </w:r>
      <w:r w:rsidR="00273303" w:rsidRPr="00C4417E">
        <w:rPr>
          <w:i/>
          <w:sz w:val="24"/>
          <w:szCs w:val="24"/>
        </w:rPr>
        <w:t xml:space="preserve"> </w:t>
      </w:r>
      <w:r w:rsidR="00E45695" w:rsidRPr="00C4417E">
        <w:rPr>
          <w:i/>
          <w:sz w:val="24"/>
          <w:szCs w:val="24"/>
        </w:rPr>
        <w:t>Беляев</w:t>
      </w:r>
      <w:r w:rsidR="0008753D" w:rsidRPr="00C4417E">
        <w:rPr>
          <w:sz w:val="24"/>
          <w:szCs w:val="24"/>
        </w:rPr>
        <w:t xml:space="preserve">, </w:t>
      </w:r>
      <w:r w:rsidR="00827FF9" w:rsidRPr="00C4417E">
        <w:rPr>
          <w:sz w:val="24"/>
          <w:szCs w:val="24"/>
        </w:rPr>
        <w:t xml:space="preserve">канд. техн. наук </w:t>
      </w:r>
      <w:r w:rsidR="0008753D" w:rsidRPr="00C4417E">
        <w:rPr>
          <w:i/>
          <w:sz w:val="24"/>
          <w:szCs w:val="24"/>
        </w:rPr>
        <w:t>М.Ю.</w:t>
      </w:r>
      <w:r w:rsidR="00827FF9" w:rsidRPr="00C4417E">
        <w:rPr>
          <w:i/>
          <w:sz w:val="24"/>
          <w:szCs w:val="24"/>
        </w:rPr>
        <w:t xml:space="preserve"> </w:t>
      </w:r>
      <w:r w:rsidR="0008753D" w:rsidRPr="00C4417E">
        <w:rPr>
          <w:i/>
          <w:sz w:val="24"/>
          <w:szCs w:val="24"/>
        </w:rPr>
        <w:t>Граник</w:t>
      </w:r>
      <w:r w:rsidR="0008753D" w:rsidRPr="00C4417E">
        <w:rPr>
          <w:sz w:val="24"/>
          <w:szCs w:val="24"/>
        </w:rPr>
        <w:t>,</w:t>
      </w:r>
      <w:r w:rsidR="0008753D" w:rsidRPr="00C4417E">
        <w:rPr>
          <w:i/>
          <w:sz w:val="24"/>
          <w:szCs w:val="24"/>
        </w:rPr>
        <w:t xml:space="preserve"> </w:t>
      </w:r>
      <w:r w:rsidR="00665486" w:rsidRPr="00C4417E">
        <w:rPr>
          <w:i/>
          <w:sz w:val="24"/>
          <w:szCs w:val="24"/>
        </w:rPr>
        <w:t>А.Б.</w:t>
      </w:r>
      <w:r w:rsidR="00827FF9" w:rsidRPr="00C4417E">
        <w:rPr>
          <w:i/>
          <w:sz w:val="24"/>
          <w:szCs w:val="24"/>
        </w:rPr>
        <w:t xml:space="preserve"> </w:t>
      </w:r>
      <w:r w:rsidR="00665486" w:rsidRPr="00C4417E">
        <w:rPr>
          <w:i/>
          <w:sz w:val="24"/>
          <w:szCs w:val="24"/>
        </w:rPr>
        <w:t xml:space="preserve">Вознюк, </w:t>
      </w:r>
      <w:r w:rsidR="0008753D" w:rsidRPr="00C4417E">
        <w:rPr>
          <w:i/>
          <w:sz w:val="24"/>
          <w:szCs w:val="24"/>
        </w:rPr>
        <w:t>Ю.Л.</w:t>
      </w:r>
      <w:r w:rsidR="00827FF9" w:rsidRPr="00C4417E">
        <w:rPr>
          <w:i/>
          <w:sz w:val="24"/>
          <w:szCs w:val="24"/>
        </w:rPr>
        <w:t xml:space="preserve"> </w:t>
      </w:r>
      <w:r w:rsidR="0008753D" w:rsidRPr="00C4417E">
        <w:rPr>
          <w:i/>
          <w:sz w:val="24"/>
          <w:szCs w:val="24"/>
        </w:rPr>
        <w:t>Кашулина</w:t>
      </w:r>
      <w:r w:rsidR="003B3514" w:rsidRPr="00C4417E">
        <w:rPr>
          <w:i/>
          <w:sz w:val="24"/>
          <w:szCs w:val="24"/>
        </w:rPr>
        <w:t>, С.А.</w:t>
      </w:r>
      <w:r w:rsidR="00827FF9" w:rsidRPr="00C4417E">
        <w:rPr>
          <w:i/>
          <w:sz w:val="24"/>
          <w:szCs w:val="24"/>
        </w:rPr>
        <w:t xml:space="preserve"> </w:t>
      </w:r>
      <w:r w:rsidR="003B3514" w:rsidRPr="00C4417E">
        <w:rPr>
          <w:i/>
          <w:sz w:val="24"/>
          <w:szCs w:val="24"/>
        </w:rPr>
        <w:t>Тимонин</w:t>
      </w:r>
      <w:r w:rsidR="0008753D" w:rsidRPr="00C4417E">
        <w:rPr>
          <w:sz w:val="24"/>
          <w:szCs w:val="24"/>
        </w:rPr>
        <w:t xml:space="preserve">), </w:t>
      </w:r>
      <w:r w:rsidR="00343EF5" w:rsidRPr="00C4417E">
        <w:rPr>
          <w:sz w:val="24"/>
          <w:szCs w:val="24"/>
        </w:rPr>
        <w:t>ЗАО «ГОРПРОЕКТ» (зам</w:t>
      </w:r>
      <w:r w:rsidR="00827FF9" w:rsidRPr="00C4417E">
        <w:rPr>
          <w:sz w:val="24"/>
          <w:szCs w:val="24"/>
        </w:rPr>
        <w:t>еститель</w:t>
      </w:r>
      <w:r w:rsidR="00343EF5" w:rsidRPr="00C4417E">
        <w:rPr>
          <w:sz w:val="24"/>
          <w:szCs w:val="24"/>
        </w:rPr>
        <w:t xml:space="preserve"> руководителя темы</w:t>
      </w:r>
      <w:r w:rsidR="00827FF9" w:rsidRPr="00C4417E">
        <w:rPr>
          <w:sz w:val="24"/>
          <w:szCs w:val="24"/>
        </w:rPr>
        <w:t xml:space="preserve"> –</w:t>
      </w:r>
      <w:r w:rsidR="00343EF5" w:rsidRPr="00C4417E">
        <w:rPr>
          <w:sz w:val="24"/>
          <w:szCs w:val="24"/>
        </w:rPr>
        <w:t xml:space="preserve"> </w:t>
      </w:r>
      <w:r w:rsidR="00827FF9" w:rsidRPr="00C4417E">
        <w:rPr>
          <w:sz w:val="24"/>
          <w:szCs w:val="24"/>
        </w:rPr>
        <w:t>д-р техн. наук</w:t>
      </w:r>
      <w:r w:rsidR="00343EF5" w:rsidRPr="00C4417E">
        <w:rPr>
          <w:sz w:val="24"/>
          <w:szCs w:val="24"/>
        </w:rPr>
        <w:t xml:space="preserve">., проф. </w:t>
      </w:r>
      <w:r w:rsidR="00343EF5" w:rsidRPr="00C4417E">
        <w:rPr>
          <w:i/>
          <w:sz w:val="24"/>
          <w:szCs w:val="24"/>
        </w:rPr>
        <w:t>В.И.</w:t>
      </w:r>
      <w:r w:rsidR="00827FF9" w:rsidRPr="00C4417E">
        <w:rPr>
          <w:i/>
          <w:sz w:val="24"/>
          <w:szCs w:val="24"/>
        </w:rPr>
        <w:t xml:space="preserve"> </w:t>
      </w:r>
      <w:r w:rsidR="00343EF5" w:rsidRPr="00C4417E">
        <w:rPr>
          <w:i/>
          <w:sz w:val="24"/>
          <w:szCs w:val="24"/>
        </w:rPr>
        <w:t>Травуш</w:t>
      </w:r>
      <w:r w:rsidR="00343EF5" w:rsidRPr="00C4417E">
        <w:rPr>
          <w:sz w:val="24"/>
          <w:szCs w:val="24"/>
        </w:rPr>
        <w:t xml:space="preserve">), </w:t>
      </w:r>
      <w:r w:rsidR="00827FF9" w:rsidRPr="00C4417E">
        <w:rPr>
          <w:sz w:val="24"/>
          <w:szCs w:val="24"/>
        </w:rPr>
        <w:t>АО «НИЦ строительство» –</w:t>
      </w:r>
      <w:r w:rsidR="0008753D" w:rsidRPr="00C4417E">
        <w:rPr>
          <w:sz w:val="24"/>
          <w:szCs w:val="24"/>
        </w:rPr>
        <w:t xml:space="preserve"> ЦНИИСК им. В.А.</w:t>
      </w:r>
      <w:r w:rsidR="00827FF9" w:rsidRPr="00C4417E">
        <w:rPr>
          <w:sz w:val="24"/>
          <w:szCs w:val="24"/>
        </w:rPr>
        <w:t xml:space="preserve"> </w:t>
      </w:r>
      <w:r w:rsidR="0008753D" w:rsidRPr="00C4417E">
        <w:rPr>
          <w:sz w:val="24"/>
          <w:szCs w:val="24"/>
        </w:rPr>
        <w:t>Кучеренко (</w:t>
      </w:r>
      <w:r w:rsidR="00827FF9" w:rsidRPr="00C4417E">
        <w:rPr>
          <w:sz w:val="24"/>
          <w:szCs w:val="24"/>
        </w:rPr>
        <w:t xml:space="preserve">д-р техн. наук, </w:t>
      </w:r>
      <w:r w:rsidR="00343EF5" w:rsidRPr="00C4417E">
        <w:rPr>
          <w:sz w:val="24"/>
          <w:szCs w:val="24"/>
        </w:rPr>
        <w:t xml:space="preserve">проф. </w:t>
      </w:r>
      <w:r w:rsidR="00343EF5" w:rsidRPr="00C4417E">
        <w:rPr>
          <w:i/>
          <w:sz w:val="24"/>
          <w:szCs w:val="24"/>
        </w:rPr>
        <w:t>И.И.</w:t>
      </w:r>
      <w:r w:rsidR="00827FF9" w:rsidRPr="00C4417E">
        <w:rPr>
          <w:i/>
          <w:sz w:val="24"/>
          <w:szCs w:val="24"/>
        </w:rPr>
        <w:t xml:space="preserve"> </w:t>
      </w:r>
      <w:r w:rsidR="00343EF5" w:rsidRPr="00C4417E">
        <w:rPr>
          <w:i/>
          <w:sz w:val="24"/>
          <w:szCs w:val="24"/>
        </w:rPr>
        <w:t>Ведяков</w:t>
      </w:r>
      <w:r w:rsidR="00343EF5" w:rsidRPr="00C4417E">
        <w:rPr>
          <w:sz w:val="24"/>
          <w:szCs w:val="24"/>
        </w:rPr>
        <w:t xml:space="preserve">, </w:t>
      </w:r>
      <w:r w:rsidR="00827FF9" w:rsidRPr="00C4417E">
        <w:rPr>
          <w:sz w:val="24"/>
          <w:szCs w:val="24"/>
        </w:rPr>
        <w:t xml:space="preserve">канд. техн. наук </w:t>
      </w:r>
      <w:r w:rsidR="00343EF5" w:rsidRPr="00C4417E">
        <w:rPr>
          <w:i/>
          <w:sz w:val="24"/>
          <w:szCs w:val="24"/>
        </w:rPr>
        <w:t>Н.А.</w:t>
      </w:r>
      <w:r w:rsidR="00827FF9" w:rsidRPr="00C4417E">
        <w:rPr>
          <w:i/>
          <w:sz w:val="24"/>
          <w:szCs w:val="24"/>
        </w:rPr>
        <w:t xml:space="preserve"> </w:t>
      </w:r>
      <w:r w:rsidR="00343EF5" w:rsidRPr="00C4417E">
        <w:rPr>
          <w:i/>
          <w:sz w:val="24"/>
          <w:szCs w:val="24"/>
        </w:rPr>
        <w:t>Попов</w:t>
      </w:r>
      <w:r w:rsidR="00343EF5" w:rsidRPr="00C4417E">
        <w:rPr>
          <w:sz w:val="24"/>
          <w:szCs w:val="24"/>
        </w:rPr>
        <w:t xml:space="preserve">, </w:t>
      </w:r>
      <w:r w:rsidR="00827FF9" w:rsidRPr="00C4417E">
        <w:rPr>
          <w:sz w:val="24"/>
          <w:szCs w:val="24"/>
        </w:rPr>
        <w:t xml:space="preserve">канд. техн. наук </w:t>
      </w:r>
      <w:r w:rsidR="00343EF5" w:rsidRPr="00C4417E">
        <w:rPr>
          <w:i/>
          <w:sz w:val="24"/>
          <w:szCs w:val="24"/>
        </w:rPr>
        <w:t>И.В.</w:t>
      </w:r>
      <w:r w:rsidR="00827FF9" w:rsidRPr="00C4417E">
        <w:rPr>
          <w:i/>
          <w:sz w:val="24"/>
          <w:szCs w:val="24"/>
        </w:rPr>
        <w:t xml:space="preserve"> </w:t>
      </w:r>
      <w:r w:rsidR="00343EF5" w:rsidRPr="00C4417E">
        <w:rPr>
          <w:i/>
          <w:sz w:val="24"/>
          <w:szCs w:val="24"/>
        </w:rPr>
        <w:t>Лебедева</w:t>
      </w:r>
      <w:r w:rsidR="00343EF5" w:rsidRPr="00C4417E">
        <w:rPr>
          <w:sz w:val="24"/>
          <w:szCs w:val="24"/>
        </w:rPr>
        <w:t xml:space="preserve">, </w:t>
      </w:r>
      <w:r w:rsidR="00827FF9" w:rsidRPr="00C4417E">
        <w:rPr>
          <w:sz w:val="24"/>
          <w:szCs w:val="24"/>
        </w:rPr>
        <w:t>д-р техн. наук,</w:t>
      </w:r>
      <w:r w:rsidR="00A86DE8" w:rsidRPr="00C4417E">
        <w:rPr>
          <w:sz w:val="24"/>
          <w:szCs w:val="24"/>
        </w:rPr>
        <w:t xml:space="preserve"> проф. </w:t>
      </w:r>
      <w:r w:rsidR="00A86DE8" w:rsidRPr="00C4417E">
        <w:rPr>
          <w:i/>
          <w:sz w:val="24"/>
          <w:szCs w:val="24"/>
        </w:rPr>
        <w:t>Ю.П.</w:t>
      </w:r>
      <w:r w:rsidR="00827FF9" w:rsidRPr="00C4417E">
        <w:rPr>
          <w:i/>
          <w:sz w:val="24"/>
          <w:szCs w:val="24"/>
        </w:rPr>
        <w:t xml:space="preserve"> </w:t>
      </w:r>
      <w:r w:rsidR="00A86DE8" w:rsidRPr="00C4417E">
        <w:rPr>
          <w:i/>
          <w:sz w:val="24"/>
          <w:szCs w:val="24"/>
        </w:rPr>
        <w:t>Назаров</w:t>
      </w:r>
      <w:r w:rsidR="00343EF5" w:rsidRPr="00C4417E">
        <w:rPr>
          <w:sz w:val="24"/>
          <w:szCs w:val="24"/>
        </w:rPr>
        <w:t>,</w:t>
      </w:r>
      <w:r w:rsidR="00827FF9" w:rsidRPr="00C4417E">
        <w:rPr>
          <w:sz w:val="24"/>
          <w:szCs w:val="24"/>
        </w:rPr>
        <w:t xml:space="preserve"> д-р техн. наук</w:t>
      </w:r>
      <w:r w:rsidR="00343EF5" w:rsidRPr="00C4417E">
        <w:rPr>
          <w:sz w:val="24"/>
          <w:szCs w:val="24"/>
        </w:rPr>
        <w:t xml:space="preserve">, проф. </w:t>
      </w:r>
      <w:r w:rsidR="00343EF5" w:rsidRPr="00C4417E">
        <w:rPr>
          <w:i/>
          <w:sz w:val="24"/>
          <w:szCs w:val="24"/>
        </w:rPr>
        <w:t>П.Д.</w:t>
      </w:r>
      <w:r w:rsidR="00827FF9" w:rsidRPr="00C4417E">
        <w:rPr>
          <w:i/>
          <w:sz w:val="24"/>
          <w:szCs w:val="24"/>
        </w:rPr>
        <w:t xml:space="preserve"> </w:t>
      </w:r>
      <w:r w:rsidR="00343EF5" w:rsidRPr="00C4417E">
        <w:rPr>
          <w:i/>
          <w:sz w:val="24"/>
          <w:szCs w:val="24"/>
        </w:rPr>
        <w:t>Одесский</w:t>
      </w:r>
      <w:r w:rsidR="00343EF5" w:rsidRPr="00C4417E">
        <w:rPr>
          <w:sz w:val="24"/>
          <w:szCs w:val="24"/>
        </w:rPr>
        <w:t xml:space="preserve">, </w:t>
      </w:r>
      <w:r w:rsidR="00827FF9" w:rsidRPr="00C4417E">
        <w:rPr>
          <w:sz w:val="24"/>
          <w:szCs w:val="24"/>
        </w:rPr>
        <w:t xml:space="preserve">канд. техн. наук </w:t>
      </w:r>
      <w:r w:rsidR="00343EF5" w:rsidRPr="00C4417E">
        <w:rPr>
          <w:i/>
          <w:sz w:val="24"/>
          <w:szCs w:val="24"/>
        </w:rPr>
        <w:t>Д.В.</w:t>
      </w:r>
      <w:r w:rsidR="00827FF9" w:rsidRPr="00C4417E">
        <w:rPr>
          <w:i/>
          <w:sz w:val="24"/>
          <w:szCs w:val="24"/>
        </w:rPr>
        <w:t xml:space="preserve"> </w:t>
      </w:r>
      <w:r w:rsidR="00343EF5" w:rsidRPr="00C4417E">
        <w:rPr>
          <w:i/>
          <w:sz w:val="24"/>
          <w:szCs w:val="24"/>
        </w:rPr>
        <w:t>Конин</w:t>
      </w:r>
      <w:r w:rsidR="00413C9B" w:rsidRPr="00C4417E">
        <w:rPr>
          <w:i/>
          <w:sz w:val="24"/>
          <w:szCs w:val="24"/>
        </w:rPr>
        <w:t>, С.В.</w:t>
      </w:r>
      <w:r w:rsidR="00827FF9" w:rsidRPr="00C4417E">
        <w:rPr>
          <w:i/>
          <w:sz w:val="24"/>
          <w:szCs w:val="24"/>
        </w:rPr>
        <w:t xml:space="preserve"> </w:t>
      </w:r>
      <w:r w:rsidR="00413C9B" w:rsidRPr="00C4417E">
        <w:rPr>
          <w:i/>
          <w:sz w:val="24"/>
          <w:szCs w:val="24"/>
        </w:rPr>
        <w:t>Гуров, С.М.</w:t>
      </w:r>
      <w:r w:rsidR="00827FF9" w:rsidRPr="00C4417E">
        <w:rPr>
          <w:i/>
          <w:sz w:val="24"/>
          <w:szCs w:val="24"/>
        </w:rPr>
        <w:t xml:space="preserve"> </w:t>
      </w:r>
      <w:r w:rsidR="00413C9B" w:rsidRPr="00C4417E">
        <w:rPr>
          <w:i/>
          <w:sz w:val="24"/>
          <w:szCs w:val="24"/>
        </w:rPr>
        <w:t>Конина, Л.С.</w:t>
      </w:r>
      <w:r w:rsidR="00827FF9" w:rsidRPr="00C4417E">
        <w:rPr>
          <w:i/>
          <w:sz w:val="24"/>
          <w:szCs w:val="24"/>
        </w:rPr>
        <w:t xml:space="preserve"> </w:t>
      </w:r>
      <w:r w:rsidR="00413C9B" w:rsidRPr="00C4417E">
        <w:rPr>
          <w:i/>
          <w:sz w:val="24"/>
          <w:szCs w:val="24"/>
        </w:rPr>
        <w:t>Сошникова, А.С.</w:t>
      </w:r>
      <w:r w:rsidR="00827FF9" w:rsidRPr="00C4417E">
        <w:rPr>
          <w:i/>
          <w:sz w:val="24"/>
          <w:szCs w:val="24"/>
        </w:rPr>
        <w:t xml:space="preserve"> </w:t>
      </w:r>
      <w:r w:rsidR="00413C9B" w:rsidRPr="00C4417E">
        <w:rPr>
          <w:i/>
          <w:sz w:val="24"/>
          <w:szCs w:val="24"/>
        </w:rPr>
        <w:t>Крылов</w:t>
      </w:r>
      <w:r w:rsidR="00562F5A" w:rsidRPr="00C4417E">
        <w:rPr>
          <w:i/>
          <w:sz w:val="24"/>
          <w:szCs w:val="24"/>
        </w:rPr>
        <w:t xml:space="preserve">, </w:t>
      </w:r>
      <w:r w:rsidR="00827FF9" w:rsidRPr="00C4417E">
        <w:rPr>
          <w:sz w:val="24"/>
          <w:szCs w:val="24"/>
        </w:rPr>
        <w:t xml:space="preserve">канд. техн. наук </w:t>
      </w:r>
      <w:r w:rsidR="00562F5A" w:rsidRPr="00C4417E">
        <w:rPr>
          <w:i/>
          <w:sz w:val="24"/>
          <w:szCs w:val="24"/>
        </w:rPr>
        <w:t>Д.Г.</w:t>
      </w:r>
      <w:r w:rsidR="00827FF9" w:rsidRPr="00C4417E">
        <w:rPr>
          <w:i/>
          <w:sz w:val="24"/>
          <w:szCs w:val="24"/>
        </w:rPr>
        <w:t xml:space="preserve"> </w:t>
      </w:r>
      <w:r w:rsidR="00562F5A" w:rsidRPr="00C4417E">
        <w:rPr>
          <w:i/>
          <w:sz w:val="24"/>
          <w:szCs w:val="24"/>
        </w:rPr>
        <w:t>Пронин</w:t>
      </w:r>
      <w:r w:rsidR="0008753D" w:rsidRPr="00C4417E">
        <w:rPr>
          <w:sz w:val="24"/>
          <w:szCs w:val="24"/>
        </w:rPr>
        <w:t xml:space="preserve">), АО «НИЦ строительство» </w:t>
      </w:r>
      <w:r w:rsidR="00827FF9" w:rsidRPr="00C4417E">
        <w:rPr>
          <w:sz w:val="24"/>
          <w:szCs w:val="24"/>
        </w:rPr>
        <w:t>–</w:t>
      </w:r>
      <w:r w:rsidR="0008753D" w:rsidRPr="00C4417E">
        <w:rPr>
          <w:sz w:val="24"/>
          <w:szCs w:val="24"/>
        </w:rPr>
        <w:t xml:space="preserve"> НИОСП им. Н.М.</w:t>
      </w:r>
      <w:r w:rsidR="00827FF9" w:rsidRPr="00C4417E">
        <w:rPr>
          <w:sz w:val="24"/>
          <w:szCs w:val="24"/>
        </w:rPr>
        <w:t xml:space="preserve"> </w:t>
      </w:r>
      <w:r w:rsidR="0008753D" w:rsidRPr="00C4417E">
        <w:rPr>
          <w:sz w:val="24"/>
          <w:szCs w:val="24"/>
        </w:rPr>
        <w:t>Герсеванова (</w:t>
      </w:r>
      <w:r w:rsidR="00827FF9" w:rsidRPr="00C4417E">
        <w:rPr>
          <w:sz w:val="24"/>
          <w:szCs w:val="24"/>
        </w:rPr>
        <w:t xml:space="preserve">канд. техн. наук </w:t>
      </w:r>
      <w:r w:rsidR="008071AA" w:rsidRPr="00C4417E">
        <w:rPr>
          <w:i/>
          <w:sz w:val="24"/>
          <w:szCs w:val="24"/>
        </w:rPr>
        <w:t>И.В.</w:t>
      </w:r>
      <w:r w:rsidR="00827FF9" w:rsidRPr="00C4417E">
        <w:rPr>
          <w:i/>
          <w:sz w:val="24"/>
          <w:szCs w:val="24"/>
        </w:rPr>
        <w:t xml:space="preserve"> </w:t>
      </w:r>
      <w:r w:rsidR="008071AA" w:rsidRPr="00C4417E">
        <w:rPr>
          <w:i/>
          <w:sz w:val="24"/>
          <w:szCs w:val="24"/>
        </w:rPr>
        <w:t>Колыбин</w:t>
      </w:r>
      <w:r w:rsidR="008071AA" w:rsidRPr="00C4417E">
        <w:rPr>
          <w:sz w:val="24"/>
          <w:szCs w:val="24"/>
        </w:rPr>
        <w:t xml:space="preserve">, </w:t>
      </w:r>
      <w:r w:rsidR="00827FF9" w:rsidRPr="00C4417E">
        <w:rPr>
          <w:sz w:val="24"/>
          <w:szCs w:val="24"/>
        </w:rPr>
        <w:t xml:space="preserve">канд. техн. наук </w:t>
      </w:r>
      <w:r w:rsidR="008071AA" w:rsidRPr="00C4417E">
        <w:rPr>
          <w:i/>
          <w:sz w:val="24"/>
          <w:szCs w:val="24"/>
        </w:rPr>
        <w:t>О.А.</w:t>
      </w:r>
      <w:r w:rsidR="00827FF9" w:rsidRPr="00C4417E">
        <w:rPr>
          <w:i/>
          <w:sz w:val="24"/>
          <w:szCs w:val="24"/>
        </w:rPr>
        <w:t xml:space="preserve"> </w:t>
      </w:r>
      <w:r w:rsidR="008071AA" w:rsidRPr="00C4417E">
        <w:rPr>
          <w:i/>
          <w:sz w:val="24"/>
          <w:szCs w:val="24"/>
        </w:rPr>
        <w:t>Шулятьев</w:t>
      </w:r>
      <w:r w:rsidR="002B2A96" w:rsidRPr="00C4417E">
        <w:rPr>
          <w:sz w:val="24"/>
          <w:szCs w:val="24"/>
        </w:rPr>
        <w:t xml:space="preserve">, </w:t>
      </w:r>
      <w:r w:rsidR="00827FF9" w:rsidRPr="00C4417E">
        <w:rPr>
          <w:sz w:val="24"/>
          <w:szCs w:val="24"/>
        </w:rPr>
        <w:t xml:space="preserve">канд. техн. наук </w:t>
      </w:r>
      <w:r w:rsidR="008071AA" w:rsidRPr="00C4417E">
        <w:rPr>
          <w:i/>
          <w:sz w:val="24"/>
          <w:szCs w:val="24"/>
        </w:rPr>
        <w:t>С.О.</w:t>
      </w:r>
      <w:r w:rsidR="00827FF9" w:rsidRPr="00C4417E">
        <w:rPr>
          <w:i/>
          <w:sz w:val="24"/>
          <w:szCs w:val="24"/>
        </w:rPr>
        <w:t xml:space="preserve"> </w:t>
      </w:r>
      <w:r w:rsidR="008071AA" w:rsidRPr="00C4417E">
        <w:rPr>
          <w:i/>
          <w:sz w:val="24"/>
          <w:szCs w:val="24"/>
        </w:rPr>
        <w:t>Шулятьев</w:t>
      </w:r>
      <w:r w:rsidR="002B2A96" w:rsidRPr="00C4417E">
        <w:rPr>
          <w:i/>
          <w:sz w:val="24"/>
          <w:szCs w:val="24"/>
        </w:rPr>
        <w:t xml:space="preserve">, </w:t>
      </w:r>
      <w:r w:rsidR="00827FF9" w:rsidRPr="00C4417E">
        <w:rPr>
          <w:sz w:val="24"/>
          <w:szCs w:val="24"/>
        </w:rPr>
        <w:t xml:space="preserve">д-р техн. наук, </w:t>
      </w:r>
      <w:r w:rsidR="000A347A" w:rsidRPr="00C4417E">
        <w:rPr>
          <w:sz w:val="24"/>
          <w:szCs w:val="24"/>
        </w:rPr>
        <w:t>проф.</w:t>
      </w:r>
      <w:r w:rsidR="00934FB4">
        <w:rPr>
          <w:sz w:val="24"/>
          <w:szCs w:val="24"/>
        </w:rPr>
        <w:t xml:space="preserve">   </w:t>
      </w:r>
      <w:r w:rsidR="000A347A" w:rsidRPr="00C4417E">
        <w:rPr>
          <w:i/>
          <w:sz w:val="24"/>
          <w:szCs w:val="24"/>
        </w:rPr>
        <w:t xml:space="preserve"> </w:t>
      </w:r>
      <w:r w:rsidR="002B2A96" w:rsidRPr="00C4417E">
        <w:rPr>
          <w:i/>
          <w:sz w:val="24"/>
          <w:szCs w:val="24"/>
        </w:rPr>
        <w:t>В.И.</w:t>
      </w:r>
      <w:r w:rsidR="00827FF9" w:rsidRPr="00C4417E">
        <w:rPr>
          <w:i/>
          <w:sz w:val="24"/>
          <w:szCs w:val="24"/>
        </w:rPr>
        <w:t xml:space="preserve"> </w:t>
      </w:r>
      <w:r w:rsidR="002B2A96" w:rsidRPr="00C4417E">
        <w:rPr>
          <w:i/>
          <w:sz w:val="24"/>
          <w:szCs w:val="24"/>
        </w:rPr>
        <w:t>Шейнин</w:t>
      </w:r>
      <w:r w:rsidR="0008753D" w:rsidRPr="00C4417E">
        <w:rPr>
          <w:sz w:val="24"/>
          <w:szCs w:val="24"/>
        </w:rPr>
        <w:t>), АО «НИЦ строител</w:t>
      </w:r>
      <w:r w:rsidR="00827FF9" w:rsidRPr="00C4417E">
        <w:rPr>
          <w:sz w:val="24"/>
          <w:szCs w:val="24"/>
        </w:rPr>
        <w:t>ьство» –</w:t>
      </w:r>
      <w:r w:rsidR="0008753D" w:rsidRPr="00C4417E">
        <w:rPr>
          <w:sz w:val="24"/>
          <w:szCs w:val="24"/>
        </w:rPr>
        <w:t xml:space="preserve"> НИИЖБ им. А.А.</w:t>
      </w:r>
      <w:r w:rsidR="00827FF9" w:rsidRPr="00C4417E">
        <w:rPr>
          <w:sz w:val="24"/>
          <w:szCs w:val="24"/>
        </w:rPr>
        <w:t xml:space="preserve"> </w:t>
      </w:r>
      <w:r w:rsidR="0008753D" w:rsidRPr="00C4417E">
        <w:rPr>
          <w:sz w:val="24"/>
          <w:szCs w:val="24"/>
        </w:rPr>
        <w:t>Гвоздева (</w:t>
      </w:r>
      <w:r w:rsidR="00827FF9" w:rsidRPr="00C4417E">
        <w:rPr>
          <w:sz w:val="24"/>
          <w:szCs w:val="24"/>
        </w:rPr>
        <w:t>д-р техн. наук</w:t>
      </w:r>
      <w:r w:rsidR="004F265A" w:rsidRPr="00C4417E">
        <w:rPr>
          <w:sz w:val="24"/>
          <w:szCs w:val="24"/>
        </w:rPr>
        <w:t xml:space="preserve"> </w:t>
      </w:r>
      <w:r w:rsidR="00934FB4">
        <w:rPr>
          <w:sz w:val="24"/>
          <w:szCs w:val="24"/>
        </w:rPr>
        <w:t xml:space="preserve">      </w:t>
      </w:r>
      <w:r w:rsidR="004F265A" w:rsidRPr="00C4417E">
        <w:rPr>
          <w:i/>
          <w:sz w:val="24"/>
          <w:szCs w:val="24"/>
        </w:rPr>
        <w:t>А.Н.</w:t>
      </w:r>
      <w:r w:rsidR="00827FF9" w:rsidRPr="00C4417E">
        <w:rPr>
          <w:i/>
          <w:sz w:val="24"/>
          <w:szCs w:val="24"/>
        </w:rPr>
        <w:t xml:space="preserve"> </w:t>
      </w:r>
      <w:r w:rsidR="004F265A" w:rsidRPr="00C4417E">
        <w:rPr>
          <w:i/>
          <w:sz w:val="24"/>
          <w:szCs w:val="24"/>
        </w:rPr>
        <w:t>Давидюк</w:t>
      </w:r>
      <w:r w:rsidR="004F265A" w:rsidRPr="00C4417E">
        <w:rPr>
          <w:sz w:val="24"/>
          <w:szCs w:val="24"/>
        </w:rPr>
        <w:t xml:space="preserve">, </w:t>
      </w:r>
      <w:r w:rsidR="00827FF9" w:rsidRPr="00C4417E">
        <w:rPr>
          <w:sz w:val="24"/>
          <w:szCs w:val="24"/>
        </w:rPr>
        <w:t xml:space="preserve">канд. техн. наук </w:t>
      </w:r>
      <w:r w:rsidR="004F265A" w:rsidRPr="00C4417E">
        <w:rPr>
          <w:i/>
          <w:sz w:val="24"/>
          <w:szCs w:val="24"/>
        </w:rPr>
        <w:t>Б.С.</w:t>
      </w:r>
      <w:r w:rsidR="00827FF9" w:rsidRPr="00C4417E">
        <w:rPr>
          <w:i/>
          <w:sz w:val="24"/>
          <w:szCs w:val="24"/>
        </w:rPr>
        <w:t xml:space="preserve"> </w:t>
      </w:r>
      <w:r w:rsidR="004F265A" w:rsidRPr="00C4417E">
        <w:rPr>
          <w:i/>
          <w:sz w:val="24"/>
          <w:szCs w:val="24"/>
        </w:rPr>
        <w:t>Соколов</w:t>
      </w:r>
      <w:r w:rsidR="004F265A" w:rsidRPr="00C4417E">
        <w:rPr>
          <w:sz w:val="24"/>
          <w:szCs w:val="24"/>
        </w:rPr>
        <w:t>,</w:t>
      </w:r>
      <w:r w:rsidR="00827FF9" w:rsidRPr="00C4417E">
        <w:rPr>
          <w:sz w:val="24"/>
          <w:szCs w:val="24"/>
        </w:rPr>
        <w:t xml:space="preserve"> д-р техн. наук </w:t>
      </w:r>
      <w:r w:rsidR="004F265A" w:rsidRPr="00C4417E">
        <w:rPr>
          <w:i/>
          <w:sz w:val="24"/>
          <w:szCs w:val="24"/>
        </w:rPr>
        <w:t>С.С.</w:t>
      </w:r>
      <w:r w:rsidR="00827FF9" w:rsidRPr="00C4417E">
        <w:rPr>
          <w:i/>
          <w:sz w:val="24"/>
          <w:szCs w:val="24"/>
        </w:rPr>
        <w:t xml:space="preserve"> </w:t>
      </w:r>
      <w:r w:rsidR="004F265A" w:rsidRPr="00C4417E">
        <w:rPr>
          <w:i/>
          <w:sz w:val="24"/>
          <w:szCs w:val="24"/>
        </w:rPr>
        <w:t>Каприелов</w:t>
      </w:r>
      <w:r w:rsidR="004F265A" w:rsidRPr="00C4417E">
        <w:rPr>
          <w:sz w:val="24"/>
          <w:szCs w:val="24"/>
        </w:rPr>
        <w:t>,</w:t>
      </w:r>
      <w:r w:rsidR="00827FF9" w:rsidRPr="00C4417E">
        <w:rPr>
          <w:sz w:val="24"/>
          <w:szCs w:val="24"/>
        </w:rPr>
        <w:t xml:space="preserve"> д-р техн. наук </w:t>
      </w:r>
      <w:r w:rsidR="004F265A" w:rsidRPr="00C4417E">
        <w:rPr>
          <w:i/>
          <w:sz w:val="24"/>
          <w:szCs w:val="24"/>
        </w:rPr>
        <w:t>С.Б.</w:t>
      </w:r>
      <w:r w:rsidR="00827FF9" w:rsidRPr="00C4417E">
        <w:rPr>
          <w:i/>
          <w:sz w:val="24"/>
          <w:szCs w:val="24"/>
        </w:rPr>
        <w:t xml:space="preserve"> </w:t>
      </w:r>
      <w:r w:rsidR="004F265A" w:rsidRPr="00C4417E">
        <w:rPr>
          <w:i/>
          <w:sz w:val="24"/>
          <w:szCs w:val="24"/>
        </w:rPr>
        <w:t>Крылов</w:t>
      </w:r>
      <w:r w:rsidR="003015A8" w:rsidRPr="00C4417E">
        <w:rPr>
          <w:sz w:val="24"/>
          <w:szCs w:val="24"/>
        </w:rPr>
        <w:t xml:space="preserve">, </w:t>
      </w:r>
      <w:r w:rsidR="00827FF9" w:rsidRPr="00C4417E">
        <w:rPr>
          <w:sz w:val="24"/>
          <w:szCs w:val="24"/>
        </w:rPr>
        <w:t xml:space="preserve">канд. техн. наук </w:t>
      </w:r>
      <w:r w:rsidR="004F265A" w:rsidRPr="00C4417E">
        <w:rPr>
          <w:i/>
          <w:sz w:val="24"/>
          <w:szCs w:val="24"/>
        </w:rPr>
        <w:t>С.А.</w:t>
      </w:r>
      <w:r w:rsidR="00827FF9" w:rsidRPr="00C4417E">
        <w:rPr>
          <w:i/>
          <w:sz w:val="24"/>
          <w:szCs w:val="24"/>
        </w:rPr>
        <w:t xml:space="preserve"> </w:t>
      </w:r>
      <w:r w:rsidR="004F265A" w:rsidRPr="00C4417E">
        <w:rPr>
          <w:i/>
          <w:sz w:val="24"/>
          <w:szCs w:val="24"/>
        </w:rPr>
        <w:t>Зенин</w:t>
      </w:r>
      <w:r w:rsidR="0008753D" w:rsidRPr="00C4417E">
        <w:rPr>
          <w:sz w:val="24"/>
          <w:szCs w:val="24"/>
        </w:rPr>
        <w:t>),</w:t>
      </w:r>
      <w:r w:rsidR="00343EF5" w:rsidRPr="00C4417E">
        <w:rPr>
          <w:sz w:val="24"/>
          <w:szCs w:val="24"/>
        </w:rPr>
        <w:t xml:space="preserve"> ОАО «МНИИТЭП» (</w:t>
      </w:r>
      <w:r w:rsidR="00343EF5" w:rsidRPr="00C4417E">
        <w:rPr>
          <w:i/>
          <w:sz w:val="24"/>
          <w:szCs w:val="24"/>
        </w:rPr>
        <w:t>Г.И.</w:t>
      </w:r>
      <w:r w:rsidR="00827FF9" w:rsidRPr="00C4417E">
        <w:rPr>
          <w:i/>
          <w:sz w:val="24"/>
          <w:szCs w:val="24"/>
        </w:rPr>
        <w:t xml:space="preserve"> </w:t>
      </w:r>
      <w:r w:rsidR="00343EF5" w:rsidRPr="00C4417E">
        <w:rPr>
          <w:i/>
          <w:sz w:val="24"/>
          <w:szCs w:val="24"/>
        </w:rPr>
        <w:t>Шапиро</w:t>
      </w:r>
      <w:r w:rsidR="00343EF5" w:rsidRPr="00C4417E">
        <w:rPr>
          <w:sz w:val="24"/>
          <w:szCs w:val="24"/>
        </w:rPr>
        <w:t xml:space="preserve">), </w:t>
      </w:r>
      <w:r w:rsidR="0031556A" w:rsidRPr="00C4417E">
        <w:rPr>
          <w:sz w:val="24"/>
          <w:szCs w:val="24"/>
        </w:rPr>
        <w:t>ЗАО НИЦ СтаДиО (</w:t>
      </w:r>
      <w:r w:rsidR="00827FF9" w:rsidRPr="00C4417E">
        <w:rPr>
          <w:sz w:val="24"/>
          <w:szCs w:val="24"/>
        </w:rPr>
        <w:t>д-р техн. наук</w:t>
      </w:r>
      <w:r w:rsidR="0031556A" w:rsidRPr="00C4417E">
        <w:rPr>
          <w:sz w:val="24"/>
          <w:szCs w:val="24"/>
        </w:rPr>
        <w:t xml:space="preserve">, проф. </w:t>
      </w:r>
      <w:r w:rsidR="0031556A" w:rsidRPr="00C4417E">
        <w:rPr>
          <w:i/>
          <w:sz w:val="24"/>
          <w:szCs w:val="24"/>
        </w:rPr>
        <w:t>А.М.</w:t>
      </w:r>
      <w:r w:rsidR="00827FF9" w:rsidRPr="00C4417E">
        <w:rPr>
          <w:i/>
          <w:sz w:val="24"/>
          <w:szCs w:val="24"/>
        </w:rPr>
        <w:t xml:space="preserve"> </w:t>
      </w:r>
      <w:r w:rsidR="0031556A" w:rsidRPr="00C4417E">
        <w:rPr>
          <w:i/>
          <w:sz w:val="24"/>
          <w:szCs w:val="24"/>
        </w:rPr>
        <w:t>Белостоцкий</w:t>
      </w:r>
      <w:r w:rsidR="0031556A" w:rsidRPr="00C4417E">
        <w:rPr>
          <w:sz w:val="24"/>
          <w:szCs w:val="24"/>
        </w:rPr>
        <w:t xml:space="preserve">), </w:t>
      </w:r>
      <w:r w:rsidR="0008753D" w:rsidRPr="00C4417E">
        <w:rPr>
          <w:sz w:val="24"/>
          <w:szCs w:val="24"/>
        </w:rPr>
        <w:t>ООО «ТЕКТОПЛАН</w:t>
      </w:r>
      <w:r w:rsidR="00534571" w:rsidRPr="00C4417E">
        <w:rPr>
          <w:sz w:val="24"/>
          <w:szCs w:val="24"/>
        </w:rPr>
        <w:t>ф</w:t>
      </w:r>
      <w:r w:rsidR="0008753D" w:rsidRPr="00C4417E">
        <w:rPr>
          <w:sz w:val="24"/>
          <w:szCs w:val="24"/>
        </w:rPr>
        <w:t>» (</w:t>
      </w:r>
      <w:r w:rsidR="00827FF9" w:rsidRPr="00C4417E">
        <w:rPr>
          <w:sz w:val="24"/>
          <w:szCs w:val="24"/>
        </w:rPr>
        <w:t xml:space="preserve">канд. техн. наук </w:t>
      </w:r>
      <w:r w:rsidR="004F265A" w:rsidRPr="00C4417E">
        <w:rPr>
          <w:i/>
          <w:sz w:val="24"/>
          <w:szCs w:val="24"/>
        </w:rPr>
        <w:t>В.Д.</w:t>
      </w:r>
      <w:r w:rsidR="00827FF9" w:rsidRPr="00C4417E">
        <w:rPr>
          <w:i/>
          <w:sz w:val="24"/>
          <w:szCs w:val="24"/>
        </w:rPr>
        <w:t xml:space="preserve"> </w:t>
      </w:r>
      <w:r w:rsidR="004F265A" w:rsidRPr="00C4417E">
        <w:rPr>
          <w:i/>
          <w:sz w:val="24"/>
          <w:szCs w:val="24"/>
        </w:rPr>
        <w:t>Фельдман</w:t>
      </w:r>
      <w:r w:rsidR="004F265A" w:rsidRPr="00C4417E">
        <w:rPr>
          <w:sz w:val="24"/>
          <w:szCs w:val="24"/>
        </w:rPr>
        <w:t xml:space="preserve">, </w:t>
      </w:r>
      <w:r w:rsidR="004F265A" w:rsidRPr="00C4417E">
        <w:rPr>
          <w:i/>
          <w:sz w:val="24"/>
          <w:szCs w:val="24"/>
        </w:rPr>
        <w:t>Н.П.</w:t>
      </w:r>
      <w:r w:rsidR="00827FF9" w:rsidRPr="00C4417E">
        <w:rPr>
          <w:i/>
          <w:sz w:val="24"/>
          <w:szCs w:val="24"/>
        </w:rPr>
        <w:t xml:space="preserve"> </w:t>
      </w:r>
      <w:r w:rsidR="004F265A" w:rsidRPr="00C4417E">
        <w:rPr>
          <w:i/>
          <w:sz w:val="24"/>
          <w:szCs w:val="24"/>
        </w:rPr>
        <w:t>Талишевский</w:t>
      </w:r>
      <w:r w:rsidR="004F265A" w:rsidRPr="00C4417E">
        <w:rPr>
          <w:sz w:val="24"/>
          <w:szCs w:val="24"/>
        </w:rPr>
        <w:t xml:space="preserve">, </w:t>
      </w:r>
      <w:r w:rsidR="00827FF9" w:rsidRPr="00C4417E">
        <w:rPr>
          <w:sz w:val="24"/>
          <w:szCs w:val="24"/>
        </w:rPr>
        <w:t xml:space="preserve">канд. техн. наук </w:t>
      </w:r>
      <w:r w:rsidR="004F265A" w:rsidRPr="00C4417E">
        <w:rPr>
          <w:i/>
          <w:sz w:val="24"/>
          <w:szCs w:val="24"/>
        </w:rPr>
        <w:t>А.А.</w:t>
      </w:r>
      <w:r w:rsidR="00827FF9" w:rsidRPr="00C4417E">
        <w:rPr>
          <w:i/>
          <w:sz w:val="24"/>
          <w:szCs w:val="24"/>
        </w:rPr>
        <w:t xml:space="preserve"> </w:t>
      </w:r>
      <w:r w:rsidR="004F265A" w:rsidRPr="00C4417E">
        <w:rPr>
          <w:i/>
          <w:sz w:val="24"/>
          <w:szCs w:val="24"/>
        </w:rPr>
        <w:t>Жидков</w:t>
      </w:r>
      <w:r w:rsidR="004F265A" w:rsidRPr="00C4417E">
        <w:rPr>
          <w:sz w:val="24"/>
          <w:szCs w:val="24"/>
        </w:rPr>
        <w:t xml:space="preserve">, </w:t>
      </w:r>
      <w:r w:rsidR="004F265A" w:rsidRPr="00C4417E">
        <w:rPr>
          <w:i/>
          <w:sz w:val="24"/>
          <w:szCs w:val="24"/>
        </w:rPr>
        <w:t>М.А.</w:t>
      </w:r>
      <w:r w:rsidR="00827FF9" w:rsidRPr="00C4417E">
        <w:rPr>
          <w:i/>
          <w:sz w:val="24"/>
          <w:szCs w:val="24"/>
        </w:rPr>
        <w:t xml:space="preserve"> </w:t>
      </w:r>
      <w:r w:rsidR="004F265A" w:rsidRPr="00C4417E">
        <w:rPr>
          <w:i/>
          <w:sz w:val="24"/>
          <w:szCs w:val="24"/>
        </w:rPr>
        <w:t>Дауэ</w:t>
      </w:r>
      <w:r w:rsidR="004F265A" w:rsidRPr="00C4417E">
        <w:rPr>
          <w:sz w:val="24"/>
          <w:szCs w:val="24"/>
        </w:rPr>
        <w:t xml:space="preserve">, </w:t>
      </w:r>
      <w:r w:rsidR="00361B4C" w:rsidRPr="00C4417E">
        <w:rPr>
          <w:i/>
          <w:sz w:val="24"/>
          <w:szCs w:val="24"/>
        </w:rPr>
        <w:t>Т.Н.</w:t>
      </w:r>
      <w:r w:rsidR="00827FF9" w:rsidRPr="00C4417E">
        <w:rPr>
          <w:i/>
          <w:sz w:val="24"/>
          <w:szCs w:val="24"/>
        </w:rPr>
        <w:t xml:space="preserve"> </w:t>
      </w:r>
      <w:r w:rsidR="00361B4C" w:rsidRPr="00C4417E">
        <w:rPr>
          <w:i/>
          <w:sz w:val="24"/>
          <w:szCs w:val="24"/>
        </w:rPr>
        <w:t>Моржина</w:t>
      </w:r>
      <w:r w:rsidR="0008753D" w:rsidRPr="00C4417E">
        <w:rPr>
          <w:sz w:val="24"/>
          <w:szCs w:val="24"/>
        </w:rPr>
        <w:t>), НИИСФ РААСН (</w:t>
      </w:r>
      <w:r w:rsidR="00827FF9" w:rsidRPr="00C4417E">
        <w:rPr>
          <w:sz w:val="24"/>
          <w:szCs w:val="24"/>
        </w:rPr>
        <w:t>д-р техн. наук</w:t>
      </w:r>
      <w:r w:rsidR="004F265A" w:rsidRPr="00C4417E">
        <w:rPr>
          <w:sz w:val="24"/>
          <w:szCs w:val="24"/>
        </w:rPr>
        <w:t xml:space="preserve">, проф. </w:t>
      </w:r>
      <w:r w:rsidR="004F265A" w:rsidRPr="00C4417E">
        <w:rPr>
          <w:i/>
          <w:sz w:val="24"/>
          <w:szCs w:val="24"/>
        </w:rPr>
        <w:t>И.Л.</w:t>
      </w:r>
      <w:r w:rsidR="00827FF9" w:rsidRPr="00C4417E">
        <w:rPr>
          <w:i/>
          <w:sz w:val="24"/>
          <w:szCs w:val="24"/>
        </w:rPr>
        <w:t xml:space="preserve"> </w:t>
      </w:r>
      <w:r w:rsidR="004F265A" w:rsidRPr="00C4417E">
        <w:rPr>
          <w:i/>
          <w:sz w:val="24"/>
          <w:szCs w:val="24"/>
        </w:rPr>
        <w:t>Шубин</w:t>
      </w:r>
      <w:r w:rsidR="004F265A" w:rsidRPr="00C4417E">
        <w:rPr>
          <w:sz w:val="24"/>
          <w:szCs w:val="24"/>
        </w:rPr>
        <w:t xml:space="preserve">, </w:t>
      </w:r>
      <w:r w:rsidR="00827FF9" w:rsidRPr="00C4417E">
        <w:rPr>
          <w:sz w:val="24"/>
          <w:szCs w:val="24"/>
        </w:rPr>
        <w:t>канд. техн. наук</w:t>
      </w:r>
      <w:r w:rsidR="004F265A" w:rsidRPr="00C4417E">
        <w:rPr>
          <w:sz w:val="24"/>
          <w:szCs w:val="24"/>
        </w:rPr>
        <w:t xml:space="preserve">, </w:t>
      </w:r>
      <w:r w:rsidR="00A067BA" w:rsidRPr="00C4417E">
        <w:rPr>
          <w:sz w:val="24"/>
          <w:szCs w:val="24"/>
        </w:rPr>
        <w:t>доц</w:t>
      </w:r>
      <w:r w:rsidR="004F265A" w:rsidRPr="00C4417E">
        <w:rPr>
          <w:sz w:val="24"/>
          <w:szCs w:val="24"/>
        </w:rPr>
        <w:t xml:space="preserve">. </w:t>
      </w:r>
      <w:r w:rsidR="004F265A" w:rsidRPr="00C4417E">
        <w:rPr>
          <w:i/>
          <w:sz w:val="24"/>
          <w:szCs w:val="24"/>
        </w:rPr>
        <w:t>Н.П.</w:t>
      </w:r>
      <w:r w:rsidR="00827FF9" w:rsidRPr="00C4417E">
        <w:rPr>
          <w:i/>
          <w:sz w:val="24"/>
          <w:szCs w:val="24"/>
        </w:rPr>
        <w:t xml:space="preserve"> </w:t>
      </w:r>
      <w:r w:rsidR="004F265A" w:rsidRPr="00C4417E">
        <w:rPr>
          <w:i/>
          <w:sz w:val="24"/>
          <w:szCs w:val="24"/>
        </w:rPr>
        <w:t>Умнякова</w:t>
      </w:r>
      <w:r w:rsidR="004F265A" w:rsidRPr="00C4417E">
        <w:rPr>
          <w:sz w:val="24"/>
          <w:szCs w:val="24"/>
        </w:rPr>
        <w:t xml:space="preserve">, </w:t>
      </w:r>
      <w:r w:rsidR="00827FF9" w:rsidRPr="00C4417E">
        <w:rPr>
          <w:sz w:val="24"/>
          <w:szCs w:val="24"/>
        </w:rPr>
        <w:t xml:space="preserve">канд. техн. наук </w:t>
      </w:r>
      <w:r w:rsidR="004F265A" w:rsidRPr="00C4417E">
        <w:rPr>
          <w:i/>
          <w:sz w:val="24"/>
          <w:szCs w:val="24"/>
        </w:rPr>
        <w:t>И.Н.</w:t>
      </w:r>
      <w:r w:rsidR="00827FF9" w:rsidRPr="00C4417E">
        <w:rPr>
          <w:i/>
          <w:sz w:val="24"/>
          <w:szCs w:val="24"/>
        </w:rPr>
        <w:t xml:space="preserve"> </w:t>
      </w:r>
      <w:r w:rsidR="004F265A" w:rsidRPr="00C4417E">
        <w:rPr>
          <w:i/>
          <w:sz w:val="24"/>
          <w:szCs w:val="24"/>
        </w:rPr>
        <w:t>Бутовский</w:t>
      </w:r>
      <w:r w:rsidR="004F265A" w:rsidRPr="00C4417E">
        <w:rPr>
          <w:sz w:val="24"/>
          <w:szCs w:val="24"/>
        </w:rPr>
        <w:t xml:space="preserve">, </w:t>
      </w:r>
      <w:r w:rsidR="00827FF9" w:rsidRPr="00C4417E">
        <w:rPr>
          <w:sz w:val="24"/>
          <w:szCs w:val="24"/>
        </w:rPr>
        <w:t xml:space="preserve">канд. техн. наук </w:t>
      </w:r>
      <w:r w:rsidR="004F265A" w:rsidRPr="00C4417E">
        <w:rPr>
          <w:i/>
          <w:sz w:val="24"/>
          <w:szCs w:val="24"/>
        </w:rPr>
        <w:t>А.А.</w:t>
      </w:r>
      <w:r w:rsidR="00EE493C" w:rsidRPr="00C4417E">
        <w:rPr>
          <w:i/>
          <w:sz w:val="24"/>
          <w:szCs w:val="24"/>
        </w:rPr>
        <w:t xml:space="preserve"> </w:t>
      </w:r>
      <w:r w:rsidR="004F265A" w:rsidRPr="00C4417E">
        <w:rPr>
          <w:i/>
          <w:sz w:val="24"/>
          <w:szCs w:val="24"/>
        </w:rPr>
        <w:t>Верховский</w:t>
      </w:r>
      <w:r w:rsidR="004F265A" w:rsidRPr="00C4417E">
        <w:rPr>
          <w:sz w:val="24"/>
          <w:szCs w:val="24"/>
        </w:rPr>
        <w:t xml:space="preserve">, </w:t>
      </w:r>
      <w:r w:rsidR="00EE493C" w:rsidRPr="00C4417E">
        <w:rPr>
          <w:sz w:val="24"/>
          <w:szCs w:val="24"/>
        </w:rPr>
        <w:t xml:space="preserve">канд. техн. наук </w:t>
      </w:r>
      <w:r w:rsidR="00934FB4">
        <w:rPr>
          <w:sz w:val="24"/>
          <w:szCs w:val="24"/>
        </w:rPr>
        <w:t xml:space="preserve">            </w:t>
      </w:r>
      <w:r w:rsidR="004F265A" w:rsidRPr="00C4417E">
        <w:rPr>
          <w:i/>
          <w:sz w:val="24"/>
          <w:szCs w:val="24"/>
        </w:rPr>
        <w:t>А.В.</w:t>
      </w:r>
      <w:r w:rsidR="00EE493C" w:rsidRPr="00C4417E">
        <w:rPr>
          <w:i/>
          <w:sz w:val="24"/>
          <w:szCs w:val="24"/>
        </w:rPr>
        <w:t xml:space="preserve"> </w:t>
      </w:r>
      <w:r w:rsidR="004F265A" w:rsidRPr="00C4417E">
        <w:rPr>
          <w:i/>
          <w:sz w:val="24"/>
          <w:szCs w:val="24"/>
        </w:rPr>
        <w:t>Спиридонов</w:t>
      </w:r>
      <w:r w:rsidR="0008753D" w:rsidRPr="00C4417E">
        <w:rPr>
          <w:sz w:val="24"/>
          <w:szCs w:val="24"/>
        </w:rPr>
        <w:t xml:space="preserve">), НП </w:t>
      </w:r>
      <w:r w:rsidR="00343EF5" w:rsidRPr="00C4417E">
        <w:rPr>
          <w:sz w:val="24"/>
          <w:szCs w:val="24"/>
        </w:rPr>
        <w:t>«</w:t>
      </w:r>
      <w:r w:rsidR="0008753D" w:rsidRPr="00C4417E">
        <w:rPr>
          <w:sz w:val="24"/>
          <w:szCs w:val="24"/>
        </w:rPr>
        <w:t>АВОК</w:t>
      </w:r>
      <w:r w:rsidR="00343EF5" w:rsidRPr="00C4417E">
        <w:rPr>
          <w:sz w:val="24"/>
          <w:szCs w:val="24"/>
        </w:rPr>
        <w:t>» (</w:t>
      </w:r>
      <w:r w:rsidR="00EE493C" w:rsidRPr="00C4417E">
        <w:rPr>
          <w:sz w:val="24"/>
          <w:szCs w:val="24"/>
        </w:rPr>
        <w:t xml:space="preserve">д-р техн. наук </w:t>
      </w:r>
      <w:r w:rsidR="004F265A" w:rsidRPr="00C4417E">
        <w:rPr>
          <w:i/>
          <w:sz w:val="24"/>
          <w:szCs w:val="24"/>
        </w:rPr>
        <w:t>Ю.А.</w:t>
      </w:r>
      <w:r w:rsidR="00EE493C" w:rsidRPr="00C4417E">
        <w:rPr>
          <w:i/>
          <w:sz w:val="24"/>
          <w:szCs w:val="24"/>
        </w:rPr>
        <w:t xml:space="preserve"> </w:t>
      </w:r>
      <w:r w:rsidR="004F265A" w:rsidRPr="00C4417E">
        <w:rPr>
          <w:i/>
          <w:sz w:val="24"/>
          <w:szCs w:val="24"/>
        </w:rPr>
        <w:t>Табунщиков</w:t>
      </w:r>
      <w:r w:rsidR="004F265A" w:rsidRPr="00C4417E">
        <w:rPr>
          <w:sz w:val="24"/>
          <w:szCs w:val="24"/>
        </w:rPr>
        <w:t xml:space="preserve">, </w:t>
      </w:r>
      <w:r w:rsidR="004F265A" w:rsidRPr="00C4417E">
        <w:rPr>
          <w:i/>
          <w:sz w:val="24"/>
          <w:szCs w:val="24"/>
        </w:rPr>
        <w:t>А.Н.</w:t>
      </w:r>
      <w:r w:rsidR="00EE493C" w:rsidRPr="00C4417E">
        <w:rPr>
          <w:i/>
          <w:sz w:val="24"/>
          <w:szCs w:val="24"/>
        </w:rPr>
        <w:t xml:space="preserve"> </w:t>
      </w:r>
      <w:r w:rsidR="004F265A" w:rsidRPr="00C4417E">
        <w:rPr>
          <w:i/>
          <w:sz w:val="24"/>
          <w:szCs w:val="24"/>
        </w:rPr>
        <w:t>Колубков</w:t>
      </w:r>
      <w:r w:rsidR="00343EF5" w:rsidRPr="00C4417E">
        <w:rPr>
          <w:sz w:val="24"/>
          <w:szCs w:val="24"/>
        </w:rPr>
        <w:t>),</w:t>
      </w:r>
      <w:r w:rsidR="001A1FDE" w:rsidRPr="00C4417E">
        <w:rPr>
          <w:sz w:val="24"/>
          <w:szCs w:val="24"/>
        </w:rPr>
        <w:t xml:space="preserve"> </w:t>
      </w:r>
      <w:r w:rsidR="00934FB4">
        <w:rPr>
          <w:sz w:val="24"/>
          <w:szCs w:val="24"/>
        </w:rPr>
        <w:t xml:space="preserve">             </w:t>
      </w:r>
      <w:r w:rsidR="001A1FDE" w:rsidRPr="00C4417E">
        <w:rPr>
          <w:sz w:val="24"/>
          <w:szCs w:val="24"/>
        </w:rPr>
        <w:t>ОАО «СантехНИИпроект» (</w:t>
      </w:r>
      <w:r w:rsidR="004C41C1" w:rsidRPr="00C4417E">
        <w:rPr>
          <w:i/>
          <w:sz w:val="24"/>
          <w:szCs w:val="24"/>
        </w:rPr>
        <w:t>Т.И.</w:t>
      </w:r>
      <w:r w:rsidR="00EE493C" w:rsidRPr="00C4417E">
        <w:rPr>
          <w:i/>
          <w:sz w:val="24"/>
          <w:szCs w:val="24"/>
        </w:rPr>
        <w:t xml:space="preserve"> </w:t>
      </w:r>
      <w:r w:rsidR="004C41C1" w:rsidRPr="00C4417E">
        <w:rPr>
          <w:i/>
          <w:sz w:val="24"/>
          <w:szCs w:val="24"/>
        </w:rPr>
        <w:t>Садовская</w:t>
      </w:r>
      <w:r w:rsidR="001A1FDE" w:rsidRPr="00C4417E">
        <w:rPr>
          <w:sz w:val="24"/>
          <w:szCs w:val="24"/>
        </w:rPr>
        <w:t>), ООО «СанТехПроект» (</w:t>
      </w:r>
      <w:r w:rsidR="00EE493C" w:rsidRPr="00C4417E">
        <w:rPr>
          <w:sz w:val="24"/>
          <w:szCs w:val="24"/>
        </w:rPr>
        <w:t xml:space="preserve">канд. техн. наук </w:t>
      </w:r>
      <w:r w:rsidR="00934FB4">
        <w:rPr>
          <w:sz w:val="24"/>
          <w:szCs w:val="24"/>
        </w:rPr>
        <w:t xml:space="preserve">      </w:t>
      </w:r>
      <w:r w:rsidR="004C41C1" w:rsidRPr="00C4417E">
        <w:rPr>
          <w:i/>
          <w:sz w:val="24"/>
          <w:szCs w:val="24"/>
        </w:rPr>
        <w:t>А.Я.</w:t>
      </w:r>
      <w:r w:rsidR="00EE493C" w:rsidRPr="00C4417E">
        <w:rPr>
          <w:i/>
          <w:sz w:val="24"/>
          <w:szCs w:val="24"/>
        </w:rPr>
        <w:t xml:space="preserve"> </w:t>
      </w:r>
      <w:r w:rsidR="004C41C1" w:rsidRPr="00C4417E">
        <w:rPr>
          <w:i/>
          <w:sz w:val="24"/>
          <w:szCs w:val="24"/>
        </w:rPr>
        <w:t>Шарипов</w:t>
      </w:r>
      <w:r w:rsidR="001A1FDE" w:rsidRPr="00C4417E">
        <w:rPr>
          <w:sz w:val="24"/>
          <w:szCs w:val="24"/>
        </w:rPr>
        <w:t>),</w:t>
      </w:r>
      <w:r w:rsidR="00343EF5" w:rsidRPr="00C4417E">
        <w:rPr>
          <w:sz w:val="24"/>
          <w:szCs w:val="24"/>
        </w:rPr>
        <w:t xml:space="preserve"> АНО «ВАН КБ» (</w:t>
      </w:r>
      <w:r w:rsidR="00EE493C" w:rsidRPr="00C4417E">
        <w:rPr>
          <w:sz w:val="24"/>
          <w:szCs w:val="24"/>
        </w:rPr>
        <w:t xml:space="preserve">д-р техн. наук, </w:t>
      </w:r>
      <w:r w:rsidR="004F265A" w:rsidRPr="00C4417E">
        <w:rPr>
          <w:sz w:val="24"/>
          <w:szCs w:val="24"/>
        </w:rPr>
        <w:t xml:space="preserve">проф. </w:t>
      </w:r>
      <w:r w:rsidR="004F265A" w:rsidRPr="00C4417E">
        <w:rPr>
          <w:i/>
          <w:sz w:val="24"/>
          <w:szCs w:val="24"/>
        </w:rPr>
        <w:t>Г.Г.</w:t>
      </w:r>
      <w:r w:rsidR="00EE493C" w:rsidRPr="00C4417E">
        <w:rPr>
          <w:i/>
          <w:sz w:val="24"/>
          <w:szCs w:val="24"/>
        </w:rPr>
        <w:t xml:space="preserve"> </w:t>
      </w:r>
      <w:r w:rsidR="004F265A" w:rsidRPr="00C4417E">
        <w:rPr>
          <w:i/>
          <w:sz w:val="24"/>
          <w:szCs w:val="24"/>
        </w:rPr>
        <w:t>Соломанидин</w:t>
      </w:r>
      <w:r w:rsidR="004F265A" w:rsidRPr="00C4417E">
        <w:rPr>
          <w:sz w:val="24"/>
          <w:szCs w:val="24"/>
        </w:rPr>
        <w:t xml:space="preserve">, </w:t>
      </w:r>
      <w:r w:rsidR="004F265A" w:rsidRPr="00C4417E">
        <w:rPr>
          <w:i/>
          <w:sz w:val="24"/>
          <w:szCs w:val="24"/>
        </w:rPr>
        <w:t>А.В.</w:t>
      </w:r>
      <w:r w:rsidR="00EE493C" w:rsidRPr="00C4417E">
        <w:rPr>
          <w:i/>
          <w:sz w:val="24"/>
          <w:szCs w:val="24"/>
        </w:rPr>
        <w:t xml:space="preserve"> </w:t>
      </w:r>
      <w:r w:rsidR="004F265A" w:rsidRPr="00C4417E">
        <w:rPr>
          <w:i/>
          <w:sz w:val="24"/>
          <w:szCs w:val="24"/>
        </w:rPr>
        <w:t>Зоткин</w:t>
      </w:r>
      <w:r w:rsidR="00A732C4" w:rsidRPr="00C4417E">
        <w:rPr>
          <w:i/>
          <w:sz w:val="24"/>
          <w:szCs w:val="24"/>
        </w:rPr>
        <w:t xml:space="preserve">, </w:t>
      </w:r>
      <w:r w:rsidR="00A732C4" w:rsidRPr="00C4417E">
        <w:rPr>
          <w:sz w:val="24"/>
          <w:szCs w:val="24"/>
        </w:rPr>
        <w:t>канд. техн. наук</w:t>
      </w:r>
      <w:r w:rsidR="00A732C4" w:rsidRPr="00C4417E">
        <w:rPr>
          <w:i/>
          <w:sz w:val="24"/>
          <w:szCs w:val="24"/>
        </w:rPr>
        <w:t xml:space="preserve"> В.И. Щербина</w:t>
      </w:r>
      <w:r w:rsidR="00343EF5" w:rsidRPr="00C4417E">
        <w:rPr>
          <w:sz w:val="24"/>
          <w:szCs w:val="24"/>
        </w:rPr>
        <w:t>)</w:t>
      </w:r>
      <w:r w:rsidR="00E45695" w:rsidRPr="00C4417E">
        <w:rPr>
          <w:sz w:val="24"/>
          <w:szCs w:val="24"/>
        </w:rPr>
        <w:t>.</w:t>
      </w:r>
    </w:p>
    <w:p w14:paraId="7AEBF1D9" w14:textId="48AA194D" w:rsidR="00C4417E" w:rsidRPr="00C4417E" w:rsidRDefault="00C4417E" w:rsidP="00932913">
      <w:pPr>
        <w:pStyle w:val="aff1"/>
        <w:ind w:firstLine="567"/>
        <w:jc w:val="both"/>
        <w:rPr>
          <w:sz w:val="24"/>
          <w:szCs w:val="24"/>
        </w:rPr>
      </w:pPr>
      <w:r w:rsidRPr="00C4417E">
        <w:rPr>
          <w:bCs/>
          <w:kern w:val="36"/>
          <w:sz w:val="24"/>
          <w:szCs w:val="24"/>
        </w:rPr>
        <w:t xml:space="preserve">Изменение № 1 к своду правил разработано АО «ЦНИИПромзданий» (канд. архитектуры  </w:t>
      </w:r>
      <w:r w:rsidRPr="00C4417E">
        <w:rPr>
          <w:bCs/>
          <w:i/>
          <w:kern w:val="36"/>
          <w:sz w:val="24"/>
          <w:szCs w:val="24"/>
        </w:rPr>
        <w:t>Д.К. Лейкина</w:t>
      </w:r>
      <w:r w:rsidRPr="00C4417E">
        <w:rPr>
          <w:bCs/>
          <w:kern w:val="36"/>
          <w:sz w:val="24"/>
          <w:szCs w:val="24"/>
        </w:rPr>
        <w:t xml:space="preserve">, канд. архитектуры </w:t>
      </w:r>
      <w:r w:rsidRPr="00C4417E">
        <w:rPr>
          <w:bCs/>
          <w:i/>
          <w:kern w:val="36"/>
          <w:sz w:val="24"/>
          <w:szCs w:val="24"/>
        </w:rPr>
        <w:t>Н.В. Дубынин</w:t>
      </w:r>
      <w:r w:rsidRPr="00C4417E">
        <w:rPr>
          <w:bCs/>
          <w:kern w:val="36"/>
          <w:sz w:val="24"/>
          <w:szCs w:val="24"/>
        </w:rPr>
        <w:t xml:space="preserve">, канд. техн. наук </w:t>
      </w:r>
      <w:r w:rsidRPr="00C4417E">
        <w:rPr>
          <w:bCs/>
          <w:i/>
          <w:kern w:val="36"/>
          <w:sz w:val="24"/>
          <w:szCs w:val="24"/>
        </w:rPr>
        <w:t>М.Ю. Граник</w:t>
      </w:r>
      <w:r w:rsidRPr="00C4417E">
        <w:rPr>
          <w:bCs/>
          <w:kern w:val="36"/>
          <w:sz w:val="24"/>
          <w:szCs w:val="24"/>
        </w:rPr>
        <w:t xml:space="preserve">, </w:t>
      </w:r>
      <w:r w:rsidRPr="00C4417E">
        <w:rPr>
          <w:bCs/>
          <w:i/>
          <w:kern w:val="36"/>
          <w:sz w:val="24"/>
          <w:szCs w:val="24"/>
        </w:rPr>
        <w:t>Ю.Л. Кашулина</w:t>
      </w:r>
      <w:r w:rsidRPr="00C4417E">
        <w:rPr>
          <w:bCs/>
          <w:kern w:val="36"/>
          <w:sz w:val="24"/>
          <w:szCs w:val="24"/>
        </w:rPr>
        <w:t xml:space="preserve">), НП «АВОК» (д-р техн. наук </w:t>
      </w:r>
      <w:r w:rsidRPr="00C4417E">
        <w:rPr>
          <w:bCs/>
          <w:i/>
          <w:kern w:val="36"/>
          <w:sz w:val="24"/>
          <w:szCs w:val="24"/>
        </w:rPr>
        <w:t>Ю.А. Табунщиков</w:t>
      </w:r>
      <w:r w:rsidRPr="00C4417E">
        <w:rPr>
          <w:bCs/>
          <w:kern w:val="36"/>
          <w:sz w:val="24"/>
          <w:szCs w:val="24"/>
        </w:rPr>
        <w:t xml:space="preserve">, </w:t>
      </w:r>
      <w:r w:rsidRPr="00C4417E">
        <w:rPr>
          <w:bCs/>
          <w:i/>
          <w:kern w:val="36"/>
          <w:sz w:val="24"/>
          <w:szCs w:val="24"/>
        </w:rPr>
        <w:t>А.Н. Колубков</w:t>
      </w:r>
      <w:r w:rsidRPr="00C4417E">
        <w:rPr>
          <w:bCs/>
          <w:kern w:val="36"/>
          <w:sz w:val="24"/>
          <w:szCs w:val="24"/>
        </w:rPr>
        <w:t xml:space="preserve">), ФГБУ «ЦНИИП Минстроя России» (канд. техн. наук </w:t>
      </w:r>
      <w:r w:rsidRPr="00C4417E">
        <w:rPr>
          <w:bCs/>
          <w:i/>
          <w:kern w:val="36"/>
          <w:sz w:val="24"/>
          <w:szCs w:val="24"/>
        </w:rPr>
        <w:t>Д.Г. Пронин</w:t>
      </w:r>
      <w:r w:rsidRPr="00C4417E">
        <w:rPr>
          <w:bCs/>
          <w:kern w:val="36"/>
          <w:sz w:val="24"/>
          <w:szCs w:val="24"/>
        </w:rPr>
        <w:t xml:space="preserve">), НПО «Пульс» (д-р техн. наук </w:t>
      </w:r>
      <w:r w:rsidRPr="00C4417E">
        <w:rPr>
          <w:bCs/>
          <w:i/>
          <w:kern w:val="36"/>
          <w:sz w:val="24"/>
          <w:szCs w:val="24"/>
        </w:rPr>
        <w:t>Е.А. Мешалкин</w:t>
      </w:r>
      <w:r w:rsidRPr="00C4417E">
        <w:rPr>
          <w:bCs/>
          <w:kern w:val="36"/>
          <w:sz w:val="24"/>
          <w:szCs w:val="24"/>
        </w:rPr>
        <w:t>), ООО «Пожарный инженер» (</w:t>
      </w:r>
      <w:r w:rsidRPr="00C4417E">
        <w:rPr>
          <w:bCs/>
          <w:i/>
          <w:kern w:val="36"/>
          <w:sz w:val="24"/>
          <w:szCs w:val="24"/>
        </w:rPr>
        <w:t>С.В. Бурцев</w:t>
      </w:r>
      <w:r w:rsidRPr="00C4417E">
        <w:rPr>
          <w:bCs/>
          <w:kern w:val="36"/>
          <w:sz w:val="24"/>
          <w:szCs w:val="24"/>
        </w:rPr>
        <w:t>),</w:t>
      </w:r>
      <w:r w:rsidRPr="00C4417E">
        <w:rPr>
          <w:sz w:val="24"/>
          <w:szCs w:val="24"/>
        </w:rPr>
        <w:t xml:space="preserve"> </w:t>
      </w:r>
      <w:r w:rsidRPr="00C4417E">
        <w:rPr>
          <w:bCs/>
          <w:kern w:val="36"/>
          <w:sz w:val="24"/>
          <w:szCs w:val="24"/>
        </w:rPr>
        <w:t>ООО «Главный конструктор» (</w:t>
      </w:r>
      <w:r w:rsidRPr="00C4417E">
        <w:rPr>
          <w:bCs/>
          <w:i/>
          <w:kern w:val="36"/>
          <w:sz w:val="24"/>
          <w:szCs w:val="24"/>
        </w:rPr>
        <w:t xml:space="preserve">С.А. </w:t>
      </w:r>
      <w:r w:rsidRPr="00C4417E">
        <w:rPr>
          <w:i/>
          <w:sz w:val="24"/>
          <w:szCs w:val="24"/>
        </w:rPr>
        <w:t xml:space="preserve"> </w:t>
      </w:r>
      <w:r w:rsidRPr="00C4417E">
        <w:rPr>
          <w:bCs/>
          <w:i/>
          <w:kern w:val="36"/>
          <w:sz w:val="24"/>
          <w:szCs w:val="24"/>
        </w:rPr>
        <w:t>Тимонин</w:t>
      </w:r>
      <w:r w:rsidRPr="00C4417E">
        <w:rPr>
          <w:bCs/>
          <w:kern w:val="36"/>
          <w:sz w:val="24"/>
          <w:szCs w:val="24"/>
        </w:rPr>
        <w:t>), ООО «ИНРАСП ЭКСПЕРТ» (</w:t>
      </w:r>
      <w:r w:rsidRPr="00C4417E">
        <w:rPr>
          <w:bCs/>
          <w:i/>
          <w:kern w:val="36"/>
          <w:sz w:val="24"/>
          <w:szCs w:val="24"/>
        </w:rPr>
        <w:t>И.С.</w:t>
      </w:r>
      <w:r w:rsidRPr="00C4417E">
        <w:rPr>
          <w:i/>
          <w:sz w:val="24"/>
          <w:szCs w:val="24"/>
        </w:rPr>
        <w:t xml:space="preserve">  </w:t>
      </w:r>
      <w:r w:rsidRPr="00C4417E">
        <w:rPr>
          <w:bCs/>
          <w:i/>
          <w:kern w:val="36"/>
          <w:sz w:val="24"/>
          <w:szCs w:val="24"/>
        </w:rPr>
        <w:t xml:space="preserve">Шаховцев, И.Ю. </w:t>
      </w:r>
      <w:r w:rsidRPr="00C4417E">
        <w:rPr>
          <w:i/>
          <w:sz w:val="24"/>
          <w:szCs w:val="24"/>
        </w:rPr>
        <w:t xml:space="preserve"> </w:t>
      </w:r>
      <w:r w:rsidRPr="00C4417E">
        <w:rPr>
          <w:bCs/>
          <w:i/>
          <w:kern w:val="36"/>
          <w:sz w:val="24"/>
          <w:szCs w:val="24"/>
        </w:rPr>
        <w:t>Сарычев</w:t>
      </w:r>
      <w:r w:rsidRPr="00C4417E">
        <w:rPr>
          <w:bCs/>
          <w:kern w:val="36"/>
          <w:sz w:val="24"/>
          <w:szCs w:val="24"/>
        </w:rPr>
        <w:t>).</w:t>
      </w:r>
    </w:p>
    <w:p w14:paraId="7598AC9E" w14:textId="77777777" w:rsidR="00C4417E" w:rsidRPr="00E04F66" w:rsidRDefault="00C4417E" w:rsidP="00932913">
      <w:pPr>
        <w:pStyle w:val="aff1"/>
        <w:ind w:firstLine="567"/>
        <w:jc w:val="both"/>
        <w:rPr>
          <w:b/>
          <w:sz w:val="24"/>
          <w:szCs w:val="24"/>
        </w:rPr>
      </w:pPr>
      <w:r w:rsidRPr="00E04F66">
        <w:rPr>
          <w:b/>
          <w:sz w:val="24"/>
          <w:szCs w:val="24"/>
        </w:rPr>
        <w:t>(Измененная редакция, Изм. № 1).</w:t>
      </w:r>
    </w:p>
    <w:p w14:paraId="67B7E754" w14:textId="53671E62" w:rsidR="0092792B" w:rsidRDefault="0092792B" w:rsidP="00932913">
      <w:pPr>
        <w:ind w:right="851" w:firstLine="567"/>
        <w:jc w:val="both"/>
        <w:rPr>
          <w:sz w:val="28"/>
          <w:szCs w:val="28"/>
        </w:rPr>
      </w:pPr>
    </w:p>
    <w:p w14:paraId="36056E51" w14:textId="77777777" w:rsidR="00C4417E" w:rsidRPr="0092792B" w:rsidRDefault="00C4417E" w:rsidP="00932913">
      <w:pPr>
        <w:ind w:left="851" w:right="851" w:firstLine="567"/>
        <w:jc w:val="both"/>
        <w:rPr>
          <w:sz w:val="28"/>
          <w:szCs w:val="28"/>
        </w:rPr>
      </w:pPr>
    </w:p>
    <w:p w14:paraId="15327C8D" w14:textId="77777777" w:rsidR="004E3FEE" w:rsidRPr="00F66892" w:rsidRDefault="004E3FEE" w:rsidP="00932913">
      <w:pPr>
        <w:ind w:left="1134" w:right="1134" w:firstLine="567"/>
        <w:jc w:val="both"/>
        <w:sectPr w:rsidR="004E3FEE" w:rsidRPr="00F66892" w:rsidSect="003F5930">
          <w:headerReference w:type="even" r:id="rId8"/>
          <w:headerReference w:type="default" r:id="rId9"/>
          <w:footerReference w:type="even" r:id="rId10"/>
          <w:footerReference w:type="default" r:id="rId11"/>
          <w:pgSz w:w="11906" w:h="16838" w:code="9"/>
          <w:pgMar w:top="1134" w:right="850" w:bottom="1134" w:left="1701" w:header="1304" w:footer="1304" w:gutter="0"/>
          <w:pgNumType w:fmt="upperRoman" w:start="1"/>
          <w:cols w:space="708"/>
          <w:titlePg/>
          <w:docGrid w:linePitch="360"/>
        </w:sectPr>
      </w:pPr>
    </w:p>
    <w:p w14:paraId="4CE0EA70" w14:textId="77777777" w:rsidR="00E45695" w:rsidRPr="002C074D" w:rsidRDefault="00E45695" w:rsidP="00932913">
      <w:pPr>
        <w:pStyle w:val="formattexttopleveltext"/>
        <w:spacing w:before="0" w:beforeAutospacing="0" w:after="0" w:afterAutospacing="0"/>
        <w:ind w:firstLine="567"/>
        <w:jc w:val="center"/>
        <w:rPr>
          <w:b/>
        </w:rPr>
      </w:pPr>
      <w:r w:rsidRPr="002C074D">
        <w:rPr>
          <w:b/>
        </w:rPr>
        <w:lastRenderedPageBreak/>
        <w:t>СВОД ПРАВИЛ</w:t>
      </w:r>
    </w:p>
    <w:p w14:paraId="6B8EB3E2" w14:textId="77777777" w:rsidR="00932C52" w:rsidRPr="002C074D" w:rsidRDefault="00932C52" w:rsidP="00932913">
      <w:pPr>
        <w:pStyle w:val="formattexttopleveltext"/>
        <w:spacing w:before="0" w:beforeAutospacing="0" w:after="0" w:afterAutospacing="0"/>
        <w:ind w:firstLine="567"/>
        <w:jc w:val="center"/>
        <w:rPr>
          <w:b/>
        </w:rPr>
      </w:pPr>
    </w:p>
    <w:p w14:paraId="7E2388B4" w14:textId="77777777" w:rsidR="00C4417E" w:rsidRDefault="00C4417E" w:rsidP="00932913">
      <w:pPr>
        <w:pStyle w:val="formattexttopleveltext"/>
        <w:pBdr>
          <w:top w:val="single" w:sz="4" w:space="1" w:color="auto"/>
        </w:pBdr>
        <w:spacing w:before="0" w:beforeAutospacing="0" w:after="0" w:afterAutospacing="0"/>
        <w:ind w:firstLine="567"/>
        <w:jc w:val="center"/>
        <w:rPr>
          <w:b/>
        </w:rPr>
      </w:pPr>
    </w:p>
    <w:p w14:paraId="5C97E634" w14:textId="4043A526" w:rsidR="00587AEE" w:rsidRPr="002C074D" w:rsidRDefault="002F21D1" w:rsidP="00932913">
      <w:pPr>
        <w:pStyle w:val="formattexttopleveltext"/>
        <w:pBdr>
          <w:top w:val="single" w:sz="4" w:space="1" w:color="auto"/>
        </w:pBdr>
        <w:spacing w:before="0" w:beforeAutospacing="0" w:after="0" w:afterAutospacing="0"/>
        <w:ind w:firstLine="567"/>
        <w:jc w:val="center"/>
        <w:rPr>
          <w:b/>
        </w:rPr>
      </w:pPr>
      <w:r w:rsidRPr="002C074D">
        <w:rPr>
          <w:b/>
        </w:rPr>
        <w:t xml:space="preserve">ЗДАНИЯ И КОМПЛЕКСЫ </w:t>
      </w:r>
      <w:r w:rsidR="004C41C1" w:rsidRPr="002C074D">
        <w:rPr>
          <w:b/>
        </w:rPr>
        <w:t>ВЫСОТ</w:t>
      </w:r>
      <w:r w:rsidR="00E45695" w:rsidRPr="002C074D">
        <w:rPr>
          <w:b/>
        </w:rPr>
        <w:t xml:space="preserve">НЫЕ </w:t>
      </w:r>
    </w:p>
    <w:p w14:paraId="4A673188" w14:textId="77777777" w:rsidR="00E45695" w:rsidRPr="00DE2070" w:rsidRDefault="00085FB8" w:rsidP="00932913">
      <w:pPr>
        <w:pStyle w:val="formattexttopleveltext"/>
        <w:pBdr>
          <w:top w:val="single" w:sz="4" w:space="1" w:color="auto"/>
        </w:pBdr>
        <w:spacing w:before="0" w:beforeAutospacing="0" w:after="0" w:afterAutospacing="0"/>
        <w:ind w:firstLine="567"/>
        <w:jc w:val="center"/>
        <w:rPr>
          <w:b/>
          <w:lang w:val="en-US"/>
        </w:rPr>
      </w:pPr>
      <w:r>
        <w:rPr>
          <w:b/>
        </w:rPr>
        <w:t>П</w:t>
      </w:r>
      <w:r w:rsidRPr="002C074D">
        <w:rPr>
          <w:b/>
        </w:rPr>
        <w:t>равила</w:t>
      </w:r>
      <w:r w:rsidRPr="00DE2070">
        <w:rPr>
          <w:b/>
          <w:lang w:val="en-US"/>
        </w:rPr>
        <w:t xml:space="preserve"> </w:t>
      </w:r>
      <w:r w:rsidRPr="002C074D">
        <w:rPr>
          <w:b/>
        </w:rPr>
        <w:t>проектирования</w:t>
      </w:r>
    </w:p>
    <w:p w14:paraId="73E403AC" w14:textId="77777777" w:rsidR="00E45695" w:rsidRPr="00DE2070" w:rsidRDefault="00E45695" w:rsidP="00932913">
      <w:pPr>
        <w:pStyle w:val="formattexttopleveltext"/>
        <w:pBdr>
          <w:top w:val="single" w:sz="4" w:space="1" w:color="auto"/>
        </w:pBdr>
        <w:spacing w:before="0" w:beforeAutospacing="0" w:after="0" w:afterAutospacing="0"/>
        <w:ind w:firstLine="567"/>
        <w:jc w:val="center"/>
        <w:rPr>
          <w:b/>
          <w:lang w:val="en-US"/>
        </w:rPr>
      </w:pPr>
    </w:p>
    <w:p w14:paraId="0D6DD273" w14:textId="344062CB" w:rsidR="00E45695" w:rsidRPr="00934FB4" w:rsidRDefault="004C41C1" w:rsidP="00932913">
      <w:pPr>
        <w:pStyle w:val="formattexttopleveltext"/>
        <w:pBdr>
          <w:bottom w:val="single" w:sz="4" w:space="1" w:color="auto"/>
        </w:pBdr>
        <w:spacing w:before="0" w:beforeAutospacing="0" w:after="0" w:afterAutospacing="0"/>
        <w:jc w:val="center"/>
        <w:rPr>
          <w:bCs/>
        </w:rPr>
      </w:pPr>
      <w:r w:rsidRPr="00934FB4">
        <w:rPr>
          <w:bCs/>
          <w:lang w:val="en-US"/>
        </w:rPr>
        <w:t>High rise</w:t>
      </w:r>
      <w:r w:rsidR="00E45695" w:rsidRPr="00934FB4">
        <w:rPr>
          <w:bCs/>
          <w:lang w:val="en-US"/>
        </w:rPr>
        <w:t xml:space="preserve"> buildings</w:t>
      </w:r>
      <w:r w:rsidR="00587AEE" w:rsidRPr="00934FB4">
        <w:rPr>
          <w:bCs/>
          <w:lang w:val="en-US"/>
        </w:rPr>
        <w:t xml:space="preserve"> and complexes</w:t>
      </w:r>
      <w:r w:rsidR="00E80406" w:rsidRPr="00934FB4">
        <w:rPr>
          <w:bCs/>
          <w:lang w:val="en-US"/>
        </w:rPr>
        <w:t xml:space="preserve">. </w:t>
      </w:r>
      <w:r w:rsidR="00005864" w:rsidRPr="00934FB4">
        <w:rPr>
          <w:bCs/>
          <w:lang w:val="en-US"/>
        </w:rPr>
        <w:t>Design</w:t>
      </w:r>
      <w:r w:rsidR="00005864" w:rsidRPr="00934FB4">
        <w:rPr>
          <w:bCs/>
        </w:rPr>
        <w:t xml:space="preserve"> </w:t>
      </w:r>
      <w:r w:rsidR="00085FB8" w:rsidRPr="00934FB4">
        <w:rPr>
          <w:bCs/>
          <w:lang w:val="en-US"/>
        </w:rPr>
        <w:t>rules</w:t>
      </w:r>
    </w:p>
    <w:p w14:paraId="251AD3E6" w14:textId="77777777" w:rsidR="00C4417E" w:rsidRPr="003D305E" w:rsidRDefault="00C4417E" w:rsidP="00932913">
      <w:pPr>
        <w:pStyle w:val="formattexttopleveltext"/>
        <w:pBdr>
          <w:bottom w:val="single" w:sz="4" w:space="1" w:color="auto"/>
        </w:pBdr>
        <w:spacing w:before="0" w:beforeAutospacing="0" w:after="0" w:afterAutospacing="0"/>
        <w:jc w:val="center"/>
        <w:rPr>
          <w:b/>
        </w:rPr>
      </w:pPr>
    </w:p>
    <w:p w14:paraId="492F4E15" w14:textId="7EF6F498" w:rsidR="00E45695" w:rsidRPr="003D305E" w:rsidRDefault="00E45695" w:rsidP="00932913">
      <w:pPr>
        <w:pStyle w:val="formattexttopleveltext"/>
        <w:spacing w:before="0" w:beforeAutospacing="0" w:after="0" w:afterAutospacing="0"/>
        <w:ind w:firstLine="567"/>
        <w:jc w:val="right"/>
        <w:rPr>
          <w:sz w:val="20"/>
          <w:szCs w:val="20"/>
        </w:rPr>
      </w:pPr>
      <w:r w:rsidRPr="002C074D">
        <w:rPr>
          <w:b/>
          <w:sz w:val="20"/>
          <w:szCs w:val="20"/>
        </w:rPr>
        <w:t>Дата</w:t>
      </w:r>
      <w:r w:rsidRPr="003D305E">
        <w:rPr>
          <w:b/>
          <w:sz w:val="20"/>
          <w:szCs w:val="20"/>
        </w:rPr>
        <w:t xml:space="preserve"> </w:t>
      </w:r>
      <w:r w:rsidRPr="002C074D">
        <w:rPr>
          <w:b/>
          <w:sz w:val="20"/>
          <w:szCs w:val="20"/>
        </w:rPr>
        <w:t>введения</w:t>
      </w:r>
      <w:r w:rsidR="004B0B78" w:rsidRPr="003D305E">
        <w:rPr>
          <w:sz w:val="20"/>
          <w:szCs w:val="20"/>
        </w:rPr>
        <w:t xml:space="preserve"> – </w:t>
      </w:r>
      <w:r w:rsidR="00085FB8" w:rsidRPr="003D305E">
        <w:rPr>
          <w:b/>
          <w:sz w:val="20"/>
          <w:szCs w:val="20"/>
        </w:rPr>
        <w:t>2017</w:t>
      </w:r>
      <w:r w:rsidR="00040E4E" w:rsidRPr="003D305E">
        <w:rPr>
          <w:b/>
          <w:sz w:val="20"/>
          <w:szCs w:val="20"/>
        </w:rPr>
        <w:t>–</w:t>
      </w:r>
      <w:r w:rsidR="00DE2070">
        <w:rPr>
          <w:b/>
          <w:sz w:val="20"/>
          <w:szCs w:val="20"/>
        </w:rPr>
        <w:t>07–01</w:t>
      </w:r>
    </w:p>
    <w:p w14:paraId="36D36055" w14:textId="77777777" w:rsidR="0092792B" w:rsidRDefault="0092792B" w:rsidP="00932913">
      <w:pPr>
        <w:pStyle w:val="aff1"/>
        <w:ind w:firstLine="567"/>
        <w:jc w:val="both"/>
        <w:rPr>
          <w:sz w:val="28"/>
          <w:szCs w:val="28"/>
        </w:rPr>
      </w:pPr>
      <w:bookmarkStart w:id="8" w:name="_Toc460856889"/>
    </w:p>
    <w:p w14:paraId="66237B83" w14:textId="77777777" w:rsidR="00E45695" w:rsidRPr="0092792B" w:rsidRDefault="0092792B" w:rsidP="00932913">
      <w:pPr>
        <w:pStyle w:val="aff1"/>
        <w:ind w:firstLine="567"/>
        <w:jc w:val="both"/>
        <w:rPr>
          <w:b/>
          <w:sz w:val="28"/>
          <w:szCs w:val="28"/>
        </w:rPr>
      </w:pPr>
      <w:r w:rsidRPr="0092792B">
        <w:rPr>
          <w:b/>
          <w:sz w:val="28"/>
          <w:szCs w:val="28"/>
        </w:rPr>
        <w:t xml:space="preserve">1 </w:t>
      </w:r>
      <w:r w:rsidR="00E45695" w:rsidRPr="0092792B">
        <w:rPr>
          <w:b/>
          <w:sz w:val="28"/>
          <w:szCs w:val="28"/>
        </w:rPr>
        <w:t>Область применения</w:t>
      </w:r>
      <w:bookmarkEnd w:id="8"/>
    </w:p>
    <w:p w14:paraId="7A463A3C" w14:textId="77777777" w:rsidR="008E4738" w:rsidRPr="0092792B" w:rsidRDefault="00E45695" w:rsidP="00932913">
      <w:pPr>
        <w:pStyle w:val="aff1"/>
        <w:ind w:firstLine="567"/>
        <w:jc w:val="both"/>
        <w:rPr>
          <w:sz w:val="28"/>
          <w:szCs w:val="28"/>
        </w:rPr>
      </w:pPr>
      <w:r w:rsidRPr="0092792B">
        <w:rPr>
          <w:sz w:val="28"/>
          <w:szCs w:val="28"/>
        </w:rPr>
        <w:t>1.</w:t>
      </w:r>
      <w:r w:rsidR="004E3FEE" w:rsidRPr="0092792B">
        <w:rPr>
          <w:sz w:val="28"/>
          <w:szCs w:val="28"/>
        </w:rPr>
        <w:t>1</w:t>
      </w:r>
      <w:r w:rsidR="0092792B">
        <w:rPr>
          <w:sz w:val="28"/>
          <w:szCs w:val="28"/>
        </w:rPr>
        <w:t xml:space="preserve"> </w:t>
      </w:r>
      <w:r w:rsidR="00FA36F0" w:rsidRPr="0092792B">
        <w:rPr>
          <w:sz w:val="28"/>
          <w:szCs w:val="28"/>
        </w:rPr>
        <w:t xml:space="preserve">Настоящий свод правил распространяется на проектирование и строительство новых </w:t>
      </w:r>
      <w:r w:rsidR="005E0C5F" w:rsidRPr="0092792B">
        <w:rPr>
          <w:sz w:val="28"/>
          <w:szCs w:val="28"/>
        </w:rPr>
        <w:t>высотных зданий</w:t>
      </w:r>
      <w:r w:rsidR="00E8628C" w:rsidRPr="0092792B">
        <w:rPr>
          <w:sz w:val="28"/>
          <w:szCs w:val="28"/>
        </w:rPr>
        <w:t xml:space="preserve"> и комплексов и устанавливает требования к их проектированию</w:t>
      </w:r>
      <w:r w:rsidR="005E0C5F" w:rsidRPr="0092792B">
        <w:rPr>
          <w:sz w:val="28"/>
          <w:szCs w:val="28"/>
        </w:rPr>
        <w:t>.</w:t>
      </w:r>
      <w:r w:rsidR="008E4738" w:rsidRPr="0092792B">
        <w:rPr>
          <w:sz w:val="28"/>
          <w:szCs w:val="28"/>
        </w:rPr>
        <w:t xml:space="preserve"> </w:t>
      </w:r>
    </w:p>
    <w:p w14:paraId="73351458" w14:textId="77777777" w:rsidR="00E45695" w:rsidRPr="0092792B" w:rsidRDefault="00E45695" w:rsidP="00932913">
      <w:pPr>
        <w:pStyle w:val="aff1"/>
        <w:ind w:firstLine="567"/>
        <w:jc w:val="both"/>
        <w:rPr>
          <w:sz w:val="28"/>
          <w:szCs w:val="28"/>
        </w:rPr>
      </w:pPr>
      <w:r w:rsidRPr="0092792B">
        <w:rPr>
          <w:sz w:val="28"/>
          <w:szCs w:val="28"/>
        </w:rPr>
        <w:t>1.</w:t>
      </w:r>
      <w:r w:rsidR="004E3FEE" w:rsidRPr="0092792B">
        <w:rPr>
          <w:sz w:val="28"/>
          <w:szCs w:val="28"/>
        </w:rPr>
        <w:t>2</w:t>
      </w:r>
      <w:r w:rsidR="008E4738" w:rsidRPr="0092792B">
        <w:rPr>
          <w:sz w:val="28"/>
          <w:szCs w:val="28"/>
        </w:rPr>
        <w:t xml:space="preserve"> </w:t>
      </w:r>
      <w:r w:rsidRPr="0092792B">
        <w:rPr>
          <w:sz w:val="28"/>
          <w:szCs w:val="28"/>
        </w:rPr>
        <w:t>Настоящи</w:t>
      </w:r>
      <w:r w:rsidR="00820DF2" w:rsidRPr="0092792B">
        <w:rPr>
          <w:sz w:val="28"/>
          <w:szCs w:val="28"/>
        </w:rPr>
        <w:t>й</w:t>
      </w:r>
      <w:r w:rsidRPr="0092792B">
        <w:rPr>
          <w:sz w:val="28"/>
          <w:szCs w:val="28"/>
        </w:rPr>
        <w:t xml:space="preserve"> </w:t>
      </w:r>
      <w:r w:rsidR="00820DF2" w:rsidRPr="0092792B">
        <w:rPr>
          <w:sz w:val="28"/>
          <w:szCs w:val="28"/>
        </w:rPr>
        <w:t>свод правил</w:t>
      </w:r>
      <w:r w:rsidRPr="0092792B">
        <w:rPr>
          <w:sz w:val="28"/>
          <w:szCs w:val="28"/>
        </w:rPr>
        <w:t xml:space="preserve"> не распространя</w:t>
      </w:r>
      <w:r w:rsidR="00B734C0" w:rsidRPr="0092792B">
        <w:rPr>
          <w:sz w:val="28"/>
          <w:szCs w:val="28"/>
        </w:rPr>
        <w:t>е</w:t>
      </w:r>
      <w:r w:rsidRPr="0092792B">
        <w:rPr>
          <w:sz w:val="28"/>
          <w:szCs w:val="28"/>
        </w:rPr>
        <w:t xml:space="preserve">тся на </w:t>
      </w:r>
      <w:r w:rsidR="005E0C5F" w:rsidRPr="0092792B">
        <w:rPr>
          <w:sz w:val="28"/>
          <w:szCs w:val="28"/>
        </w:rPr>
        <w:t xml:space="preserve">капитальный ремонт, реконструкцию и модернизацию высотных зданий, а также на </w:t>
      </w:r>
      <w:r w:rsidRPr="0092792B">
        <w:rPr>
          <w:sz w:val="28"/>
          <w:szCs w:val="28"/>
        </w:rPr>
        <w:t xml:space="preserve">проектирование </w:t>
      </w:r>
      <w:r w:rsidR="00EC44C7" w:rsidRPr="0092792B">
        <w:rPr>
          <w:sz w:val="28"/>
          <w:szCs w:val="28"/>
        </w:rPr>
        <w:t>высотных</w:t>
      </w:r>
      <w:r w:rsidRPr="0092792B">
        <w:rPr>
          <w:sz w:val="28"/>
          <w:szCs w:val="28"/>
        </w:rPr>
        <w:t xml:space="preserve"> сооружений. </w:t>
      </w:r>
    </w:p>
    <w:p w14:paraId="565A5A3F" w14:textId="631C75F7" w:rsidR="008E4738" w:rsidRPr="0092792B" w:rsidRDefault="00056B90" w:rsidP="00932913">
      <w:pPr>
        <w:pStyle w:val="aff1"/>
        <w:ind w:firstLine="567"/>
        <w:jc w:val="both"/>
        <w:rPr>
          <w:sz w:val="28"/>
          <w:szCs w:val="28"/>
        </w:rPr>
      </w:pPr>
      <w:bookmarkStart w:id="9" w:name="_Toc460856890"/>
      <w:r w:rsidRPr="001F2135">
        <w:rPr>
          <w:bCs/>
          <w:kern w:val="36"/>
          <w:sz w:val="28"/>
          <w:szCs w:val="28"/>
        </w:rPr>
        <w:t>1.3 Настоящий свод правил может применяться при проектировании и строительстве жилых зданий и комплексов высотой более 75 м, общественных зданий выше 50 м, а также многофункциональных зданий, в которых помещения общественного назначения располагаются на высоте более 50 м.</w:t>
      </w:r>
    </w:p>
    <w:p w14:paraId="0A7E4202" w14:textId="77777777" w:rsidR="00056B90" w:rsidRPr="00056B90" w:rsidRDefault="00056B90" w:rsidP="00932913">
      <w:pPr>
        <w:pStyle w:val="aff1"/>
        <w:ind w:firstLine="567"/>
        <w:jc w:val="both"/>
        <w:rPr>
          <w:b/>
          <w:sz w:val="28"/>
          <w:szCs w:val="28"/>
        </w:rPr>
      </w:pPr>
      <w:r w:rsidRPr="00056B90">
        <w:rPr>
          <w:b/>
          <w:sz w:val="28"/>
          <w:szCs w:val="28"/>
        </w:rPr>
        <w:t>(Измененная редакция, Изм. № 1).</w:t>
      </w:r>
    </w:p>
    <w:p w14:paraId="6344FA7A" w14:textId="77777777" w:rsidR="003015A8" w:rsidRPr="0092792B" w:rsidRDefault="003015A8" w:rsidP="00932913">
      <w:pPr>
        <w:pStyle w:val="aff1"/>
        <w:ind w:firstLine="567"/>
        <w:jc w:val="both"/>
        <w:rPr>
          <w:sz w:val="28"/>
          <w:szCs w:val="28"/>
        </w:rPr>
      </w:pPr>
    </w:p>
    <w:p w14:paraId="5F696DA5" w14:textId="77777777" w:rsidR="00056B90" w:rsidRPr="00056B90" w:rsidRDefault="00056B90" w:rsidP="00932913">
      <w:pPr>
        <w:pStyle w:val="aff1"/>
        <w:ind w:right="139" w:firstLine="567"/>
        <w:jc w:val="both"/>
        <w:rPr>
          <w:b/>
          <w:bCs/>
          <w:sz w:val="28"/>
          <w:szCs w:val="28"/>
        </w:rPr>
      </w:pPr>
      <w:bookmarkStart w:id="10" w:name="_Hlk63935415"/>
      <w:bookmarkStart w:id="11" w:name="_Toc460856891"/>
      <w:bookmarkEnd w:id="9"/>
      <w:r w:rsidRPr="00056B90">
        <w:rPr>
          <w:b/>
          <w:bCs/>
          <w:sz w:val="28"/>
          <w:szCs w:val="28"/>
        </w:rPr>
        <w:t>2 Нормативные ссылки</w:t>
      </w:r>
    </w:p>
    <w:p w14:paraId="6AA04B33" w14:textId="77777777" w:rsidR="00056B90" w:rsidRPr="00571904" w:rsidRDefault="00056B90" w:rsidP="00932913">
      <w:pPr>
        <w:pStyle w:val="aff1"/>
        <w:ind w:right="139" w:firstLine="567"/>
        <w:jc w:val="both"/>
        <w:rPr>
          <w:spacing w:val="2"/>
          <w:sz w:val="28"/>
          <w:szCs w:val="28"/>
        </w:rPr>
      </w:pPr>
      <w:r w:rsidRPr="00571904">
        <w:rPr>
          <w:spacing w:val="2"/>
          <w:sz w:val="28"/>
          <w:szCs w:val="28"/>
        </w:rPr>
        <w:t>В настоящем своде правил приведены нормативные ссылки на следующие документы:</w:t>
      </w:r>
    </w:p>
    <w:p w14:paraId="2271D1D3" w14:textId="77777777" w:rsidR="00056B90" w:rsidRPr="00571904" w:rsidRDefault="00056B90" w:rsidP="00932913">
      <w:pPr>
        <w:pStyle w:val="aff1"/>
        <w:ind w:right="139" w:firstLine="567"/>
        <w:jc w:val="both"/>
        <w:rPr>
          <w:sz w:val="28"/>
          <w:szCs w:val="28"/>
        </w:rPr>
      </w:pPr>
      <w:r w:rsidRPr="00571904">
        <w:rPr>
          <w:sz w:val="28"/>
          <w:szCs w:val="28"/>
        </w:rPr>
        <w:t>ГОСТ 4.224–83 Система показателей качества продукции. Строительство. Материалы и изделия полимерные строительные герметизирующие и уплотняющие. Номенклатура показателей</w:t>
      </w:r>
    </w:p>
    <w:p w14:paraId="038B4D85" w14:textId="77777777" w:rsidR="00056B90" w:rsidRPr="00571904" w:rsidRDefault="00056B90" w:rsidP="00932913">
      <w:pPr>
        <w:pStyle w:val="aff1"/>
        <w:ind w:right="139" w:firstLine="567"/>
        <w:jc w:val="both"/>
        <w:rPr>
          <w:sz w:val="28"/>
          <w:szCs w:val="28"/>
        </w:rPr>
      </w:pPr>
      <w:r w:rsidRPr="00571904">
        <w:rPr>
          <w:sz w:val="28"/>
          <w:szCs w:val="28"/>
        </w:rPr>
        <w:t>ГОСТ 12.1.036–81 Система стандартов безопасности труда. Шум. Допустимые уровни в жилых и общественных зданиях</w:t>
      </w:r>
    </w:p>
    <w:p w14:paraId="12298DD5" w14:textId="77777777" w:rsidR="00056B90" w:rsidRPr="00571904" w:rsidRDefault="00056B90" w:rsidP="00932913">
      <w:pPr>
        <w:pStyle w:val="aff1"/>
        <w:ind w:right="139" w:firstLine="567"/>
        <w:jc w:val="both"/>
        <w:rPr>
          <w:sz w:val="28"/>
          <w:szCs w:val="28"/>
        </w:rPr>
      </w:pPr>
      <w:r w:rsidRPr="00571904">
        <w:rPr>
          <w:sz w:val="28"/>
          <w:szCs w:val="28"/>
        </w:rPr>
        <w:t>ГОСТ 12.2.233–2012 (</w:t>
      </w:r>
      <w:r w:rsidRPr="00571904">
        <w:rPr>
          <w:sz w:val="28"/>
          <w:szCs w:val="28"/>
          <w:lang w:val="en-US"/>
        </w:rPr>
        <w:t>ISO</w:t>
      </w:r>
      <w:r w:rsidRPr="00571904">
        <w:rPr>
          <w:sz w:val="28"/>
          <w:szCs w:val="28"/>
        </w:rPr>
        <w:t xml:space="preserve"> 5149:1993) Система стандартов безопасности труда. Системы холодильные холодопроизводительностью свыше 3,0 кВт. Требования безопасности</w:t>
      </w:r>
    </w:p>
    <w:p w14:paraId="5F32E5CA" w14:textId="77777777" w:rsidR="00056B90" w:rsidRPr="00571904" w:rsidRDefault="00056B90" w:rsidP="00932913">
      <w:pPr>
        <w:pStyle w:val="aff1"/>
        <w:ind w:right="139" w:firstLine="567"/>
        <w:jc w:val="both"/>
        <w:rPr>
          <w:sz w:val="28"/>
          <w:szCs w:val="28"/>
        </w:rPr>
      </w:pPr>
      <w:r w:rsidRPr="00571904">
        <w:rPr>
          <w:sz w:val="28"/>
          <w:szCs w:val="28"/>
        </w:rPr>
        <w:t xml:space="preserve">ГОСТ 12.4.026–2015 Система стандартов безопасности труда. Цвета сигнальные, знаки безопасности и разметка сигнальная. Назначение и правила применения. Общие технические требования и характеристики. Методы испытаний </w:t>
      </w:r>
    </w:p>
    <w:p w14:paraId="3EA6662D" w14:textId="77777777" w:rsidR="00056B90" w:rsidRPr="00571904" w:rsidRDefault="00056B90" w:rsidP="00932913">
      <w:pPr>
        <w:pStyle w:val="aff1"/>
        <w:ind w:right="139" w:firstLine="567"/>
        <w:jc w:val="both"/>
        <w:rPr>
          <w:sz w:val="28"/>
          <w:szCs w:val="28"/>
        </w:rPr>
      </w:pPr>
      <w:r w:rsidRPr="00571904">
        <w:rPr>
          <w:sz w:val="28"/>
          <w:szCs w:val="28"/>
        </w:rPr>
        <w:t>ГОСТ 5686–2012 Грунты. Методы полевых испытаний сваями</w:t>
      </w:r>
    </w:p>
    <w:p w14:paraId="10AAA67D" w14:textId="77777777" w:rsidR="00056B90" w:rsidRPr="00571904" w:rsidRDefault="00056B90" w:rsidP="00932913">
      <w:pPr>
        <w:pStyle w:val="aff1"/>
        <w:ind w:right="139" w:firstLine="567"/>
        <w:jc w:val="both"/>
        <w:rPr>
          <w:sz w:val="28"/>
          <w:szCs w:val="28"/>
        </w:rPr>
      </w:pPr>
      <w:r w:rsidRPr="00571904">
        <w:rPr>
          <w:sz w:val="28"/>
          <w:szCs w:val="28"/>
        </w:rPr>
        <w:t>ГОСТ 5746–2015 (</w:t>
      </w:r>
      <w:r w:rsidRPr="00571904">
        <w:rPr>
          <w:sz w:val="28"/>
          <w:szCs w:val="28"/>
          <w:lang w:val="en-US"/>
        </w:rPr>
        <w:t>ISO</w:t>
      </w:r>
      <w:r w:rsidRPr="00571904">
        <w:rPr>
          <w:sz w:val="28"/>
          <w:szCs w:val="28"/>
        </w:rPr>
        <w:t xml:space="preserve"> 4190-1:2010) Лифты пассажирские. Основные параметры и размеры</w:t>
      </w:r>
    </w:p>
    <w:p w14:paraId="697DD9BE" w14:textId="77777777" w:rsidR="00056B90" w:rsidRPr="00E04F66" w:rsidRDefault="00056B90" w:rsidP="00932913">
      <w:pPr>
        <w:pStyle w:val="aff1"/>
        <w:jc w:val="both"/>
      </w:pPr>
    </w:p>
    <w:p w14:paraId="1C172ACA" w14:textId="77777777" w:rsidR="00056B90" w:rsidRPr="00E04F66" w:rsidRDefault="00056B90" w:rsidP="00932913">
      <w:pPr>
        <w:pStyle w:val="aff1"/>
        <w:pBdr>
          <w:top w:val="single" w:sz="4" w:space="1" w:color="auto"/>
        </w:pBdr>
        <w:jc w:val="both"/>
        <w:rPr>
          <w:b/>
        </w:rPr>
      </w:pPr>
      <w:r w:rsidRPr="00E04F66">
        <w:rPr>
          <w:b/>
        </w:rPr>
        <w:t>Издание официальное</w:t>
      </w:r>
    </w:p>
    <w:p w14:paraId="7DC1D097" w14:textId="77777777" w:rsidR="00056B90" w:rsidRPr="00571904" w:rsidRDefault="00056B90" w:rsidP="00932913">
      <w:pPr>
        <w:pStyle w:val="aff1"/>
        <w:ind w:right="139" w:firstLine="567"/>
        <w:jc w:val="both"/>
        <w:rPr>
          <w:sz w:val="28"/>
          <w:szCs w:val="28"/>
        </w:rPr>
      </w:pPr>
      <w:r w:rsidRPr="00571904">
        <w:rPr>
          <w:sz w:val="28"/>
          <w:szCs w:val="28"/>
        </w:rPr>
        <w:lastRenderedPageBreak/>
        <w:t>ГОСТ 8267–93 Щебень и гравий из плотных горных пород для строительных работ. Технические условия</w:t>
      </w:r>
    </w:p>
    <w:p w14:paraId="0F6C2021" w14:textId="77777777" w:rsidR="00056B90" w:rsidRPr="00571904" w:rsidRDefault="00056B90" w:rsidP="00932913">
      <w:pPr>
        <w:pStyle w:val="aff1"/>
        <w:ind w:right="139" w:firstLine="567"/>
        <w:jc w:val="both"/>
        <w:rPr>
          <w:sz w:val="28"/>
          <w:szCs w:val="28"/>
        </w:rPr>
      </w:pPr>
      <w:r w:rsidRPr="00571904">
        <w:rPr>
          <w:sz w:val="28"/>
          <w:szCs w:val="28"/>
        </w:rPr>
        <w:t>ГОСТ 8736–2014 Песок для строительных работ. Технические условия</w:t>
      </w:r>
    </w:p>
    <w:p w14:paraId="42193B6D" w14:textId="77777777" w:rsidR="00056B90" w:rsidRPr="00571904" w:rsidRDefault="00056B90" w:rsidP="00932913">
      <w:pPr>
        <w:pStyle w:val="aff1"/>
        <w:ind w:right="139" w:firstLine="567"/>
        <w:jc w:val="both"/>
        <w:rPr>
          <w:sz w:val="28"/>
          <w:szCs w:val="28"/>
        </w:rPr>
      </w:pPr>
      <w:r w:rsidRPr="00571904">
        <w:rPr>
          <w:sz w:val="28"/>
          <w:szCs w:val="28"/>
        </w:rPr>
        <w:t>ГОСТ 10178–85 Портландцемент и шлакопортландцемент. Технические условия</w:t>
      </w:r>
    </w:p>
    <w:p w14:paraId="5D09893B" w14:textId="77777777" w:rsidR="00056B90" w:rsidRPr="00571904" w:rsidRDefault="00056B90" w:rsidP="00932913">
      <w:pPr>
        <w:pStyle w:val="aff1"/>
        <w:ind w:right="139" w:firstLine="567"/>
        <w:jc w:val="both"/>
        <w:rPr>
          <w:sz w:val="28"/>
          <w:szCs w:val="28"/>
        </w:rPr>
      </w:pPr>
      <w:r w:rsidRPr="00571904">
        <w:rPr>
          <w:sz w:val="28"/>
          <w:szCs w:val="28"/>
        </w:rPr>
        <w:t>ГОСТ 11024–2012 Панели стеновые наружные бетонные и железобетонные для жилых и общественных зданий. Общие технические условия</w:t>
      </w:r>
    </w:p>
    <w:p w14:paraId="51E284F5" w14:textId="77777777" w:rsidR="00056B90" w:rsidRPr="00571904" w:rsidRDefault="00056B90" w:rsidP="00932913">
      <w:pPr>
        <w:pStyle w:val="aff1"/>
        <w:ind w:right="139" w:firstLine="567"/>
        <w:jc w:val="both"/>
        <w:rPr>
          <w:sz w:val="28"/>
          <w:szCs w:val="28"/>
        </w:rPr>
      </w:pPr>
      <w:r w:rsidRPr="00571904">
        <w:rPr>
          <w:sz w:val="28"/>
          <w:szCs w:val="28"/>
        </w:rPr>
        <w:t>ГОСТ 11118–2009 Панели из автоклавных ячеистых бетонов для наружных стен зданий. Технические условия</w:t>
      </w:r>
    </w:p>
    <w:p w14:paraId="7A1393C0" w14:textId="77777777" w:rsidR="00056B90" w:rsidRPr="00571904" w:rsidRDefault="00056B90" w:rsidP="00932913">
      <w:pPr>
        <w:pStyle w:val="aff1"/>
        <w:ind w:right="139" w:firstLine="567"/>
        <w:jc w:val="both"/>
        <w:rPr>
          <w:sz w:val="28"/>
          <w:szCs w:val="28"/>
        </w:rPr>
      </w:pPr>
      <w:r w:rsidRPr="00571904">
        <w:rPr>
          <w:sz w:val="28"/>
          <w:szCs w:val="28"/>
        </w:rPr>
        <w:t xml:space="preserve">ГОСТ 14918–80 Сталь тонколистовая оцинкованная с непрерывных линий. Технические условия </w:t>
      </w:r>
    </w:p>
    <w:p w14:paraId="5C182A67" w14:textId="77777777" w:rsidR="00056B90" w:rsidRPr="00571904" w:rsidRDefault="00056B90" w:rsidP="00932913">
      <w:pPr>
        <w:pStyle w:val="aff1"/>
        <w:ind w:right="139" w:firstLine="567"/>
        <w:jc w:val="both"/>
        <w:rPr>
          <w:sz w:val="28"/>
          <w:szCs w:val="28"/>
        </w:rPr>
      </w:pPr>
      <w:r w:rsidRPr="00571904">
        <w:rPr>
          <w:sz w:val="28"/>
          <w:szCs w:val="28"/>
        </w:rPr>
        <w:t>ГОСТ 18105–2018 Бетоны. Правила контроля и оценки прочности</w:t>
      </w:r>
    </w:p>
    <w:p w14:paraId="261FA2C9" w14:textId="77777777" w:rsidR="00056B90" w:rsidRPr="00571904" w:rsidRDefault="00056B90" w:rsidP="00932913">
      <w:pPr>
        <w:pStyle w:val="aff1"/>
        <w:ind w:right="139" w:firstLine="567"/>
        <w:jc w:val="both"/>
        <w:rPr>
          <w:sz w:val="28"/>
          <w:szCs w:val="28"/>
        </w:rPr>
      </w:pPr>
      <w:r w:rsidRPr="00571904">
        <w:rPr>
          <w:sz w:val="28"/>
          <w:szCs w:val="28"/>
        </w:rPr>
        <w:t>ГОСТ 22266–2013 Цементы сульфатостойкие. Технические условия</w:t>
      </w:r>
    </w:p>
    <w:p w14:paraId="26B4CC0B" w14:textId="77777777" w:rsidR="00056B90" w:rsidRPr="00571904" w:rsidRDefault="00056B90" w:rsidP="00932913">
      <w:pPr>
        <w:pStyle w:val="aff1"/>
        <w:ind w:right="139" w:firstLine="567"/>
        <w:jc w:val="both"/>
        <w:rPr>
          <w:sz w:val="28"/>
          <w:szCs w:val="28"/>
        </w:rPr>
      </w:pPr>
      <w:r w:rsidRPr="00571904">
        <w:rPr>
          <w:sz w:val="28"/>
          <w:szCs w:val="28"/>
        </w:rPr>
        <w:t>ГОСТ 23118–2012 Конструкции стальные строительные. Общие технические условия</w:t>
      </w:r>
    </w:p>
    <w:p w14:paraId="01047F5E" w14:textId="77777777" w:rsidR="00056B90" w:rsidRPr="00571904" w:rsidRDefault="00056B90" w:rsidP="00932913">
      <w:pPr>
        <w:pStyle w:val="aff1"/>
        <w:ind w:right="139" w:firstLine="567"/>
        <w:jc w:val="both"/>
        <w:rPr>
          <w:sz w:val="28"/>
          <w:szCs w:val="28"/>
        </w:rPr>
      </w:pPr>
      <w:r w:rsidRPr="00571904">
        <w:rPr>
          <w:sz w:val="28"/>
          <w:szCs w:val="28"/>
        </w:rPr>
        <w:t xml:space="preserve">ГОСТ 23732–2011 Вода для бетонов и строительных растворов. Технические условия </w:t>
      </w:r>
    </w:p>
    <w:p w14:paraId="2496E38F" w14:textId="77777777" w:rsidR="00056B90" w:rsidRPr="00571904" w:rsidRDefault="00056B90" w:rsidP="00932913">
      <w:pPr>
        <w:pStyle w:val="aff1"/>
        <w:ind w:right="139" w:firstLine="567"/>
        <w:jc w:val="both"/>
        <w:rPr>
          <w:sz w:val="28"/>
          <w:szCs w:val="28"/>
        </w:rPr>
      </w:pPr>
      <w:r w:rsidRPr="00571904">
        <w:rPr>
          <w:sz w:val="28"/>
          <w:szCs w:val="28"/>
        </w:rPr>
        <w:t xml:space="preserve">ГОСТ 24211–2008 Добавки для бетонов и строительных растворов. Общие технические условия </w:t>
      </w:r>
    </w:p>
    <w:p w14:paraId="4BA4B772" w14:textId="77777777" w:rsidR="00056B90" w:rsidRPr="00571904" w:rsidRDefault="00056B90" w:rsidP="00932913">
      <w:pPr>
        <w:pStyle w:val="aff1"/>
        <w:ind w:right="139" w:firstLine="567"/>
        <w:jc w:val="both"/>
        <w:rPr>
          <w:sz w:val="28"/>
          <w:szCs w:val="28"/>
        </w:rPr>
      </w:pPr>
      <w:r w:rsidRPr="00571904">
        <w:rPr>
          <w:sz w:val="28"/>
          <w:szCs w:val="28"/>
        </w:rPr>
        <w:t>ГОСТ 24866–2014 Стеклопакеты клееные. Технические условия</w:t>
      </w:r>
    </w:p>
    <w:p w14:paraId="091E753C" w14:textId="77777777" w:rsidR="00056B90" w:rsidRPr="00571904" w:rsidRDefault="00056B90" w:rsidP="00932913">
      <w:pPr>
        <w:pStyle w:val="aff1"/>
        <w:ind w:right="139" w:firstLine="567"/>
        <w:jc w:val="both"/>
        <w:rPr>
          <w:sz w:val="28"/>
          <w:szCs w:val="28"/>
        </w:rPr>
      </w:pPr>
      <w:r w:rsidRPr="00571904">
        <w:rPr>
          <w:sz w:val="28"/>
          <w:szCs w:val="28"/>
        </w:rPr>
        <w:t>ГОСТ 25621–83 Материалы и изделия полимерные строительные герметизирующие и уплотняющие. Классификация и общие технические требования</w:t>
      </w:r>
    </w:p>
    <w:p w14:paraId="70842E4C" w14:textId="77777777" w:rsidR="00056B90" w:rsidRPr="00571904" w:rsidRDefault="00056B90" w:rsidP="00932913">
      <w:pPr>
        <w:pStyle w:val="aff1"/>
        <w:ind w:right="139" w:firstLine="567"/>
        <w:jc w:val="both"/>
        <w:rPr>
          <w:sz w:val="28"/>
          <w:szCs w:val="28"/>
        </w:rPr>
      </w:pPr>
      <w:r w:rsidRPr="00571904">
        <w:rPr>
          <w:sz w:val="28"/>
          <w:szCs w:val="28"/>
        </w:rPr>
        <w:t xml:space="preserve">ГОСТ 25772–83 Ограждения лестниц, балконов и крыш стальные. Общие технические условия </w:t>
      </w:r>
    </w:p>
    <w:p w14:paraId="19F11FF5" w14:textId="77777777" w:rsidR="00056B90" w:rsidRPr="00571904" w:rsidRDefault="00056B90" w:rsidP="00932913">
      <w:pPr>
        <w:pStyle w:val="aff1"/>
        <w:ind w:right="139" w:firstLine="567"/>
        <w:jc w:val="both"/>
        <w:rPr>
          <w:sz w:val="28"/>
          <w:szCs w:val="28"/>
        </w:rPr>
      </w:pPr>
      <w:r w:rsidRPr="00571904">
        <w:rPr>
          <w:sz w:val="28"/>
          <w:szCs w:val="28"/>
        </w:rPr>
        <w:t>ГОСТ 25820–2014 Бетоны легкие. Технические условия</w:t>
      </w:r>
    </w:p>
    <w:p w14:paraId="5263C7B4" w14:textId="77777777" w:rsidR="00056B90" w:rsidRPr="00571904" w:rsidRDefault="00056B90" w:rsidP="00932913">
      <w:pPr>
        <w:pStyle w:val="aff1"/>
        <w:ind w:right="139" w:firstLine="567"/>
        <w:jc w:val="both"/>
        <w:rPr>
          <w:sz w:val="28"/>
          <w:szCs w:val="28"/>
        </w:rPr>
      </w:pPr>
      <w:r w:rsidRPr="00571904">
        <w:rPr>
          <w:sz w:val="28"/>
          <w:szCs w:val="28"/>
        </w:rPr>
        <w:t>ГОСТ 25945–98 Материалы и изделия полимерные строительные герметизирующие нетвердеющие. Методы испытаний</w:t>
      </w:r>
    </w:p>
    <w:p w14:paraId="58F12C17" w14:textId="77777777" w:rsidR="00056B90" w:rsidRPr="00571904" w:rsidRDefault="00056B90" w:rsidP="00932913">
      <w:pPr>
        <w:pStyle w:val="aff1"/>
        <w:ind w:right="139" w:firstLine="567"/>
        <w:jc w:val="both"/>
        <w:rPr>
          <w:sz w:val="28"/>
          <w:szCs w:val="28"/>
        </w:rPr>
      </w:pPr>
      <w:r w:rsidRPr="00571904">
        <w:rPr>
          <w:sz w:val="28"/>
          <w:szCs w:val="28"/>
        </w:rPr>
        <w:t xml:space="preserve">ГОСТ 26602.2–99 Блоки оконные и дверные. Методы определения воздухо- и водопроницаемости </w:t>
      </w:r>
    </w:p>
    <w:p w14:paraId="3735572E" w14:textId="77777777" w:rsidR="00056B90" w:rsidRPr="00571904" w:rsidRDefault="00056B90" w:rsidP="00932913">
      <w:pPr>
        <w:pStyle w:val="aff1"/>
        <w:ind w:right="139" w:firstLine="567"/>
        <w:jc w:val="both"/>
        <w:rPr>
          <w:sz w:val="28"/>
          <w:szCs w:val="28"/>
        </w:rPr>
      </w:pPr>
      <w:r w:rsidRPr="00571904">
        <w:rPr>
          <w:sz w:val="28"/>
          <w:szCs w:val="28"/>
        </w:rPr>
        <w:t>ГОСТ 26633–2015 Бетоны тяжелые и мелкозернистые. Технические условия</w:t>
      </w:r>
    </w:p>
    <w:p w14:paraId="145E5DF9" w14:textId="77777777" w:rsidR="00056B90" w:rsidRPr="00571904" w:rsidRDefault="00056B90" w:rsidP="00932913">
      <w:pPr>
        <w:pStyle w:val="aff1"/>
        <w:ind w:right="139" w:firstLine="567"/>
        <w:jc w:val="both"/>
        <w:rPr>
          <w:sz w:val="28"/>
          <w:szCs w:val="28"/>
        </w:rPr>
      </w:pPr>
      <w:r w:rsidRPr="00571904">
        <w:rPr>
          <w:sz w:val="28"/>
          <w:szCs w:val="28"/>
        </w:rPr>
        <w:t>ГОСТ 27751–2014 Надежность строительных конструкций и оснований. Основные положения</w:t>
      </w:r>
    </w:p>
    <w:p w14:paraId="0347E045" w14:textId="77777777" w:rsidR="00056B90" w:rsidRPr="00571904" w:rsidRDefault="00056B90" w:rsidP="00932913">
      <w:pPr>
        <w:pStyle w:val="aff1"/>
        <w:ind w:right="139" w:firstLine="567"/>
        <w:jc w:val="both"/>
        <w:rPr>
          <w:sz w:val="28"/>
          <w:szCs w:val="28"/>
        </w:rPr>
      </w:pPr>
      <w:r w:rsidRPr="00571904">
        <w:rPr>
          <w:sz w:val="28"/>
          <w:szCs w:val="28"/>
        </w:rPr>
        <w:t xml:space="preserve">ГОСТ 27772–2015 Прокат для строительных стальных конструкций. Общие технические условия </w:t>
      </w:r>
    </w:p>
    <w:p w14:paraId="77735D20" w14:textId="77777777" w:rsidR="00056B90" w:rsidRPr="00571904" w:rsidRDefault="00056B90" w:rsidP="00932913">
      <w:pPr>
        <w:pStyle w:val="aff1"/>
        <w:ind w:right="139" w:firstLine="567"/>
        <w:jc w:val="both"/>
        <w:rPr>
          <w:sz w:val="28"/>
          <w:szCs w:val="28"/>
        </w:rPr>
      </w:pPr>
      <w:r w:rsidRPr="00571904">
        <w:rPr>
          <w:sz w:val="28"/>
          <w:szCs w:val="28"/>
        </w:rPr>
        <w:t>ГОСТ 28870–90 Сталь. Методы испытания на растяжение толстолистового проката в направлении толщины</w:t>
      </w:r>
    </w:p>
    <w:p w14:paraId="1FC89F52" w14:textId="77777777" w:rsidR="00056B90" w:rsidRPr="00571904" w:rsidRDefault="00056B90" w:rsidP="00932913">
      <w:pPr>
        <w:pStyle w:val="aff1"/>
        <w:ind w:right="139" w:firstLine="567"/>
        <w:jc w:val="both"/>
        <w:rPr>
          <w:sz w:val="28"/>
          <w:szCs w:val="28"/>
        </w:rPr>
      </w:pPr>
      <w:r w:rsidRPr="00571904">
        <w:rPr>
          <w:sz w:val="28"/>
          <w:szCs w:val="28"/>
        </w:rPr>
        <w:t>ГОСТ 30247.0–94 (ИСО 834–75) Конструкции строительные. Методы испытаний на огнестойкость. Общие требования</w:t>
      </w:r>
    </w:p>
    <w:p w14:paraId="6E94DF95" w14:textId="77777777" w:rsidR="00056B90" w:rsidRPr="00571904" w:rsidRDefault="00056B90" w:rsidP="00932913">
      <w:pPr>
        <w:pStyle w:val="aff1"/>
        <w:ind w:right="139" w:firstLine="567"/>
        <w:jc w:val="both"/>
        <w:rPr>
          <w:sz w:val="28"/>
          <w:szCs w:val="28"/>
        </w:rPr>
      </w:pPr>
      <w:r w:rsidRPr="00571904">
        <w:rPr>
          <w:sz w:val="28"/>
          <w:szCs w:val="28"/>
        </w:rPr>
        <w:lastRenderedPageBreak/>
        <w:t xml:space="preserve">ГОСТ 30494–2011 Здания жилые и общественные. Параметры микроклимата в помещениях </w:t>
      </w:r>
    </w:p>
    <w:p w14:paraId="60524C51" w14:textId="77777777" w:rsidR="00056B90" w:rsidRPr="00571904" w:rsidRDefault="00056B90" w:rsidP="00932913">
      <w:pPr>
        <w:pStyle w:val="aff1"/>
        <w:ind w:right="139" w:firstLine="567"/>
        <w:jc w:val="both"/>
        <w:rPr>
          <w:sz w:val="28"/>
          <w:szCs w:val="28"/>
        </w:rPr>
      </w:pPr>
      <w:r w:rsidRPr="00571904">
        <w:rPr>
          <w:sz w:val="28"/>
          <w:szCs w:val="28"/>
        </w:rPr>
        <w:t xml:space="preserve">ГОСТ 30826–2014 Стекло многослойное. Технические условия </w:t>
      </w:r>
    </w:p>
    <w:p w14:paraId="50469C90" w14:textId="77777777" w:rsidR="00056B90" w:rsidRPr="00571904" w:rsidRDefault="00056B90" w:rsidP="00932913">
      <w:pPr>
        <w:pStyle w:val="aff1"/>
        <w:ind w:right="139" w:firstLine="567"/>
        <w:jc w:val="both"/>
        <w:rPr>
          <w:sz w:val="28"/>
          <w:szCs w:val="28"/>
        </w:rPr>
      </w:pPr>
      <w:r w:rsidRPr="00571904">
        <w:rPr>
          <w:sz w:val="28"/>
          <w:szCs w:val="28"/>
        </w:rPr>
        <w:t>ГОСТ 31108–2016 Цементы общестроительные. Технические условия</w:t>
      </w:r>
    </w:p>
    <w:p w14:paraId="3FF111AF" w14:textId="77777777" w:rsidR="00056B90" w:rsidRPr="00571904" w:rsidRDefault="00056B90" w:rsidP="00932913">
      <w:pPr>
        <w:pStyle w:val="aff1"/>
        <w:ind w:right="139" w:firstLine="567"/>
        <w:jc w:val="both"/>
        <w:rPr>
          <w:sz w:val="28"/>
          <w:szCs w:val="28"/>
        </w:rPr>
      </w:pPr>
      <w:r w:rsidRPr="00571904">
        <w:rPr>
          <w:sz w:val="28"/>
          <w:szCs w:val="28"/>
        </w:rPr>
        <w:t>ГОСТ 31310–2015 Панели стеновые трехслойные железобетонные с эффективным утеплителем. Общие технические условия</w:t>
      </w:r>
    </w:p>
    <w:p w14:paraId="1E404A75" w14:textId="77777777" w:rsidR="00056B90" w:rsidRPr="00571904" w:rsidRDefault="00056B90" w:rsidP="00932913">
      <w:pPr>
        <w:pStyle w:val="aff1"/>
        <w:ind w:right="139" w:firstLine="567"/>
        <w:jc w:val="both"/>
        <w:rPr>
          <w:sz w:val="28"/>
          <w:szCs w:val="28"/>
        </w:rPr>
      </w:pPr>
      <w:r w:rsidRPr="00571904">
        <w:rPr>
          <w:sz w:val="28"/>
          <w:szCs w:val="28"/>
        </w:rPr>
        <w:t>ГОСТ 31914–2012 Бетоны высокопрочные тяжелые и мелкозернистые для монолитных конструкций. Правила контроля и оценки качества</w:t>
      </w:r>
    </w:p>
    <w:p w14:paraId="237522DA" w14:textId="77777777" w:rsidR="00056B90" w:rsidRPr="00571904" w:rsidRDefault="00056B90" w:rsidP="00932913">
      <w:pPr>
        <w:pStyle w:val="aff1"/>
        <w:ind w:right="139" w:firstLine="567"/>
        <w:jc w:val="both"/>
        <w:rPr>
          <w:sz w:val="28"/>
          <w:szCs w:val="28"/>
        </w:rPr>
      </w:pPr>
      <w:r w:rsidRPr="00571904">
        <w:rPr>
          <w:sz w:val="28"/>
          <w:szCs w:val="28"/>
        </w:rPr>
        <w:t>ГОСТ 31937–2011 Здания и сооружения. Правила обследования и мониторинга технического состояния</w:t>
      </w:r>
    </w:p>
    <w:p w14:paraId="5FC6CF73" w14:textId="77777777" w:rsidR="00056B90" w:rsidRPr="00571904" w:rsidRDefault="00056B90" w:rsidP="00932913">
      <w:pPr>
        <w:pStyle w:val="aff1"/>
        <w:ind w:right="139" w:firstLine="567"/>
        <w:jc w:val="both"/>
        <w:rPr>
          <w:sz w:val="28"/>
          <w:szCs w:val="28"/>
        </w:rPr>
      </w:pPr>
      <w:r w:rsidRPr="00571904">
        <w:rPr>
          <w:sz w:val="28"/>
          <w:szCs w:val="28"/>
        </w:rPr>
        <w:t>ГОСТ 32019–2012 Мониторинг технического состояния уникальных зданий и сооружений. Правила проектирования и установки стационарных систем (станций) мониторинга</w:t>
      </w:r>
    </w:p>
    <w:p w14:paraId="691148D7" w14:textId="77777777" w:rsidR="00056B90" w:rsidRPr="00571904" w:rsidRDefault="00056B90" w:rsidP="00932913">
      <w:pPr>
        <w:pStyle w:val="aff1"/>
        <w:ind w:right="139" w:firstLine="567"/>
        <w:jc w:val="both"/>
        <w:rPr>
          <w:sz w:val="28"/>
          <w:szCs w:val="28"/>
        </w:rPr>
      </w:pPr>
      <w:r w:rsidRPr="00571904">
        <w:rPr>
          <w:sz w:val="28"/>
          <w:szCs w:val="28"/>
        </w:rPr>
        <w:t xml:space="preserve">ГОСТ 32484.1–2013 (EN 14399-1:2005) Болтокомплекты высокопрочные для предварительного натяжения конструкционные. Общие требования </w:t>
      </w:r>
    </w:p>
    <w:p w14:paraId="572446AE" w14:textId="77777777" w:rsidR="00056B90" w:rsidRPr="00571904" w:rsidRDefault="00056B90" w:rsidP="00932913">
      <w:pPr>
        <w:pStyle w:val="aff1"/>
        <w:ind w:right="139" w:firstLine="567"/>
        <w:jc w:val="both"/>
        <w:rPr>
          <w:sz w:val="28"/>
          <w:szCs w:val="28"/>
        </w:rPr>
      </w:pPr>
      <w:r w:rsidRPr="00571904">
        <w:rPr>
          <w:sz w:val="28"/>
          <w:szCs w:val="28"/>
        </w:rPr>
        <w:t xml:space="preserve">ГОСТ 32484.3–2013 (EN 14399-3:2005) Болтокомплекты высокопрочные для предварительного натяжения конструкционные. Система HR – комплекты шестигранных болтов и гаек </w:t>
      </w:r>
    </w:p>
    <w:p w14:paraId="25B8749A" w14:textId="77777777" w:rsidR="00056B90" w:rsidRPr="00571904" w:rsidRDefault="00056B90" w:rsidP="00932913">
      <w:pPr>
        <w:pStyle w:val="aff1"/>
        <w:ind w:right="139" w:firstLine="567"/>
        <w:jc w:val="both"/>
        <w:rPr>
          <w:rFonts w:eastAsia="Arial,Bold"/>
          <w:sz w:val="28"/>
          <w:szCs w:val="28"/>
        </w:rPr>
      </w:pPr>
      <w:r w:rsidRPr="00571904">
        <w:rPr>
          <w:rFonts w:eastAsia="Arial,Bold"/>
          <w:sz w:val="28"/>
          <w:szCs w:val="28"/>
        </w:rPr>
        <w:t>ГОСТ 32484.4</w:t>
      </w:r>
      <w:r w:rsidRPr="00571904">
        <w:rPr>
          <w:sz w:val="28"/>
          <w:szCs w:val="28"/>
        </w:rPr>
        <w:t>–</w:t>
      </w:r>
      <w:r w:rsidRPr="00571904">
        <w:rPr>
          <w:rFonts w:eastAsia="Arial,Bold"/>
          <w:sz w:val="28"/>
          <w:szCs w:val="28"/>
        </w:rPr>
        <w:t xml:space="preserve">2013 (EN 14399-4:2005) Болтокомплекты высокопрочные для предварительного натяжения конструкционные. Система HV – комплекты шестигранных болтов и гаек  </w:t>
      </w:r>
    </w:p>
    <w:p w14:paraId="305E074C" w14:textId="77777777" w:rsidR="00056B90" w:rsidRPr="00571904" w:rsidRDefault="00056B90" w:rsidP="00932913">
      <w:pPr>
        <w:pStyle w:val="aff1"/>
        <w:ind w:right="139" w:firstLine="567"/>
        <w:jc w:val="both"/>
        <w:rPr>
          <w:rFonts w:eastAsia="Arial,Bold"/>
          <w:sz w:val="28"/>
          <w:szCs w:val="28"/>
        </w:rPr>
      </w:pPr>
      <w:r w:rsidRPr="00571904">
        <w:rPr>
          <w:sz w:val="28"/>
          <w:szCs w:val="28"/>
        </w:rPr>
        <w:t>ГОСТ 32496–2013 Заполнители пористые для легких бетонов. Технические условия</w:t>
      </w:r>
      <w:r w:rsidRPr="00571904">
        <w:rPr>
          <w:rFonts w:eastAsia="Arial,Bold"/>
          <w:sz w:val="28"/>
          <w:szCs w:val="28"/>
        </w:rPr>
        <w:t xml:space="preserve"> </w:t>
      </w:r>
    </w:p>
    <w:p w14:paraId="224AAFCD" w14:textId="77777777" w:rsidR="00056B90" w:rsidRPr="00571904" w:rsidRDefault="00056B90" w:rsidP="00932913">
      <w:pPr>
        <w:pStyle w:val="aff1"/>
        <w:ind w:right="139" w:firstLine="567"/>
        <w:jc w:val="both"/>
        <w:rPr>
          <w:rFonts w:eastAsia="Arial,Bold"/>
          <w:sz w:val="28"/>
          <w:szCs w:val="28"/>
        </w:rPr>
      </w:pPr>
      <w:r w:rsidRPr="00571904">
        <w:rPr>
          <w:rFonts w:eastAsia="Arial,Bold"/>
          <w:sz w:val="28"/>
          <w:szCs w:val="28"/>
        </w:rPr>
        <w:t>ГОСТ 32803–2014 Бетоны напрягающие. Технические условия</w:t>
      </w:r>
    </w:p>
    <w:p w14:paraId="26470000" w14:textId="77777777" w:rsidR="00056B90" w:rsidRPr="00571904" w:rsidRDefault="00056B90" w:rsidP="00932913">
      <w:pPr>
        <w:pStyle w:val="aff1"/>
        <w:ind w:right="139" w:firstLine="567"/>
        <w:jc w:val="both"/>
        <w:rPr>
          <w:rFonts w:eastAsia="Arial,Bold"/>
          <w:sz w:val="28"/>
          <w:szCs w:val="28"/>
        </w:rPr>
      </w:pPr>
      <w:r w:rsidRPr="00571904">
        <w:rPr>
          <w:rFonts w:eastAsia="Arial,Bold"/>
          <w:sz w:val="28"/>
          <w:szCs w:val="28"/>
        </w:rPr>
        <w:t>ГОСТ 33079</w:t>
      </w:r>
      <w:r w:rsidRPr="00571904">
        <w:rPr>
          <w:sz w:val="28"/>
          <w:szCs w:val="28"/>
        </w:rPr>
        <w:t>–</w:t>
      </w:r>
      <w:r w:rsidRPr="00571904">
        <w:rPr>
          <w:rFonts w:eastAsia="Arial,Bold"/>
          <w:sz w:val="28"/>
          <w:szCs w:val="28"/>
        </w:rPr>
        <w:t>2014 Конструкции фасадные светопрозрачные навесные. Классификация. Термины и определения</w:t>
      </w:r>
    </w:p>
    <w:p w14:paraId="0CD7C024" w14:textId="77777777" w:rsidR="00056B90" w:rsidRPr="00571904" w:rsidRDefault="00056B90" w:rsidP="00932913">
      <w:pPr>
        <w:pStyle w:val="aff1"/>
        <w:ind w:right="139" w:firstLine="567"/>
        <w:jc w:val="both"/>
        <w:rPr>
          <w:sz w:val="28"/>
          <w:szCs w:val="28"/>
        </w:rPr>
      </w:pPr>
      <w:r w:rsidRPr="00571904">
        <w:rPr>
          <w:rFonts w:eastAsia="Arial,Bold"/>
          <w:sz w:val="28"/>
          <w:szCs w:val="28"/>
        </w:rPr>
        <w:t>ГОСТ 33652</w:t>
      </w:r>
      <w:r w:rsidRPr="00571904">
        <w:rPr>
          <w:sz w:val="28"/>
          <w:szCs w:val="28"/>
        </w:rPr>
        <w:t>–2019 (</w:t>
      </w:r>
      <w:r w:rsidRPr="00571904">
        <w:rPr>
          <w:sz w:val="28"/>
          <w:szCs w:val="28"/>
          <w:lang w:val="en-US"/>
        </w:rPr>
        <w:t>EN</w:t>
      </w:r>
      <w:r w:rsidRPr="00571904">
        <w:rPr>
          <w:sz w:val="28"/>
          <w:szCs w:val="28"/>
        </w:rPr>
        <w:t xml:space="preserve"> 81-70:2018) Лифты. Специальные требования безопасности и доступности для инвалидов и других маломобильных групп населения</w:t>
      </w:r>
    </w:p>
    <w:p w14:paraId="4BF2EB23" w14:textId="6DA52711" w:rsidR="00056B90" w:rsidRPr="00571904" w:rsidRDefault="00056B90" w:rsidP="00932913">
      <w:pPr>
        <w:pStyle w:val="aff1"/>
        <w:ind w:right="139" w:firstLine="567"/>
        <w:jc w:val="both"/>
        <w:rPr>
          <w:sz w:val="28"/>
          <w:szCs w:val="28"/>
        </w:rPr>
      </w:pPr>
      <w:r w:rsidRPr="00571904">
        <w:rPr>
          <w:sz w:val="28"/>
          <w:szCs w:val="28"/>
        </w:rPr>
        <w:t>ГОСТ 33966.1–2016 (EN 115-1:2008+A1:2010) Эскалаторы и пассажирские конвейеры. Требования безопасности к устройству и установке</w:t>
      </w:r>
    </w:p>
    <w:p w14:paraId="4133712F" w14:textId="77777777" w:rsidR="00056B90" w:rsidRPr="00571904" w:rsidRDefault="00056B90" w:rsidP="00932913">
      <w:pPr>
        <w:pStyle w:val="aff1"/>
        <w:ind w:right="139" w:firstLine="567"/>
        <w:jc w:val="both"/>
        <w:rPr>
          <w:sz w:val="28"/>
          <w:szCs w:val="28"/>
        </w:rPr>
      </w:pPr>
      <w:r w:rsidRPr="00571904">
        <w:rPr>
          <w:sz w:val="28"/>
          <w:szCs w:val="28"/>
        </w:rPr>
        <w:t>ГОСТ 34305–2017 (EN 81-72:2015) Лифты пассажирские. Лифты для пожарных</w:t>
      </w:r>
    </w:p>
    <w:p w14:paraId="6D89FF3F" w14:textId="77777777" w:rsidR="00056B90" w:rsidRPr="00571904" w:rsidRDefault="00056B90" w:rsidP="00932913">
      <w:pPr>
        <w:pStyle w:val="aff1"/>
        <w:ind w:right="139" w:firstLine="567"/>
        <w:jc w:val="both"/>
        <w:rPr>
          <w:sz w:val="28"/>
          <w:szCs w:val="28"/>
        </w:rPr>
      </w:pPr>
      <w:r w:rsidRPr="00571904">
        <w:rPr>
          <w:sz w:val="28"/>
          <w:szCs w:val="28"/>
        </w:rPr>
        <w:t>ГОСТ 34442–2018 (EN 81-73:2016) Лифты. Пожарная безопасность</w:t>
      </w:r>
    </w:p>
    <w:p w14:paraId="621218A8" w14:textId="77777777" w:rsidR="00056B90" w:rsidRPr="00571904" w:rsidRDefault="00056B90" w:rsidP="00932913">
      <w:pPr>
        <w:pStyle w:val="aff1"/>
        <w:ind w:right="139" w:firstLine="567"/>
        <w:jc w:val="both"/>
        <w:rPr>
          <w:sz w:val="28"/>
          <w:szCs w:val="28"/>
        </w:rPr>
      </w:pPr>
      <w:r w:rsidRPr="00571904">
        <w:rPr>
          <w:sz w:val="28"/>
          <w:szCs w:val="28"/>
        </w:rPr>
        <w:t>ГОСТ IEC 60332-3-22–2011 Испытания электрических и оптических кабелей в условиях воздействия пламени. Часть 3-22. Распространение пламени по вертикально расположенным пучкам проводов или кабелей. Категория А</w:t>
      </w:r>
    </w:p>
    <w:p w14:paraId="6B48E023" w14:textId="77777777" w:rsidR="00056B90" w:rsidRPr="00571904" w:rsidRDefault="00056B90" w:rsidP="00932913">
      <w:pPr>
        <w:pStyle w:val="aff1"/>
        <w:ind w:right="139" w:firstLine="567"/>
        <w:jc w:val="both"/>
        <w:rPr>
          <w:rFonts w:eastAsia="Arial,Bold"/>
          <w:sz w:val="28"/>
          <w:szCs w:val="28"/>
        </w:rPr>
      </w:pPr>
      <w:r w:rsidRPr="00571904">
        <w:rPr>
          <w:rFonts w:eastAsia="Arial,Bold"/>
          <w:sz w:val="28"/>
          <w:szCs w:val="28"/>
        </w:rPr>
        <w:t>ГОСТ Р 12.2.143–2009 Система стандартов безопасности труда. Системы фотолюминесцентные эвакуационные. Требования и методы контроля</w:t>
      </w:r>
    </w:p>
    <w:p w14:paraId="65CB8943" w14:textId="77777777" w:rsidR="00056B90" w:rsidRPr="00571904" w:rsidRDefault="00056B90" w:rsidP="00932913">
      <w:pPr>
        <w:pStyle w:val="aff1"/>
        <w:ind w:right="139" w:firstLine="567"/>
        <w:jc w:val="both"/>
        <w:rPr>
          <w:rFonts w:eastAsia="Arial,Bold"/>
          <w:sz w:val="28"/>
          <w:szCs w:val="28"/>
        </w:rPr>
      </w:pPr>
      <w:r w:rsidRPr="00571904">
        <w:rPr>
          <w:rFonts w:eastAsia="Arial,Bold"/>
          <w:sz w:val="28"/>
          <w:szCs w:val="28"/>
        </w:rPr>
        <w:lastRenderedPageBreak/>
        <w:t>ГОСТ Р 51241–2008 Средства и системы контроля и управления доступом. Классификация. Общие технические требования. Методы испытаний</w:t>
      </w:r>
    </w:p>
    <w:p w14:paraId="4C5DB491" w14:textId="77777777" w:rsidR="00056B90" w:rsidRPr="00571904" w:rsidRDefault="00056B90" w:rsidP="00932913">
      <w:pPr>
        <w:pStyle w:val="aff1"/>
        <w:ind w:right="139" w:firstLine="567"/>
        <w:jc w:val="both"/>
        <w:rPr>
          <w:rFonts w:eastAsia="Arial,Bold"/>
          <w:sz w:val="28"/>
          <w:szCs w:val="28"/>
        </w:rPr>
      </w:pPr>
      <w:r w:rsidRPr="00571904">
        <w:rPr>
          <w:rFonts w:eastAsia="Arial,Bold"/>
          <w:sz w:val="28"/>
          <w:szCs w:val="28"/>
        </w:rPr>
        <w:t>ГОСТ Р 52105–2003 Ресурсосбережение. Обращение с отходами. Классификация и методы переработки ртутьсодержащих отходов. Основные положения</w:t>
      </w:r>
    </w:p>
    <w:p w14:paraId="41E507BA" w14:textId="77777777" w:rsidR="00056B90" w:rsidRPr="00571904" w:rsidRDefault="00056B90" w:rsidP="00932913">
      <w:pPr>
        <w:pStyle w:val="aff1"/>
        <w:ind w:right="139" w:firstLine="567"/>
        <w:jc w:val="both"/>
        <w:rPr>
          <w:sz w:val="28"/>
          <w:szCs w:val="28"/>
        </w:rPr>
      </w:pPr>
      <w:r w:rsidRPr="00571904">
        <w:rPr>
          <w:rFonts w:eastAsia="Arial,Bold"/>
          <w:sz w:val="28"/>
          <w:szCs w:val="28"/>
        </w:rPr>
        <w:t>ГОСТ Р 52246</w:t>
      </w:r>
      <w:r w:rsidRPr="00571904">
        <w:rPr>
          <w:sz w:val="28"/>
          <w:szCs w:val="28"/>
        </w:rPr>
        <w:t>–2016 Прокат листовой горячеоцинкованный. Технические условия</w:t>
      </w:r>
    </w:p>
    <w:p w14:paraId="0A663760" w14:textId="77777777" w:rsidR="00056B90" w:rsidRPr="00571904" w:rsidRDefault="00056B90" w:rsidP="00932913">
      <w:pPr>
        <w:pStyle w:val="aff1"/>
        <w:ind w:right="139" w:firstLine="567"/>
        <w:jc w:val="both"/>
        <w:rPr>
          <w:sz w:val="28"/>
          <w:szCs w:val="28"/>
        </w:rPr>
      </w:pPr>
      <w:r w:rsidRPr="00571904">
        <w:rPr>
          <w:sz w:val="28"/>
          <w:szCs w:val="28"/>
        </w:rPr>
        <w:t>ГОСТ Р 53195.1–2008 Безопасность функциональная связанных с безопасностью зданий и сооружений систем. Часть 1. Основные положения</w:t>
      </w:r>
    </w:p>
    <w:p w14:paraId="0E671853" w14:textId="77777777" w:rsidR="00056B90" w:rsidRPr="00571904" w:rsidRDefault="00056B90" w:rsidP="00932913">
      <w:pPr>
        <w:pStyle w:val="aff1"/>
        <w:ind w:right="139" w:firstLine="567"/>
        <w:jc w:val="both"/>
        <w:rPr>
          <w:sz w:val="28"/>
          <w:szCs w:val="28"/>
        </w:rPr>
      </w:pPr>
      <w:r w:rsidRPr="00571904">
        <w:rPr>
          <w:sz w:val="28"/>
          <w:szCs w:val="28"/>
        </w:rPr>
        <w:t>ГОСТ Р 53195.2–2008 Безопасность функциональная связанных с безопасностью зданий и сооружений систем. Часть 2. Общие требования</w:t>
      </w:r>
    </w:p>
    <w:p w14:paraId="241CCF58" w14:textId="77777777" w:rsidR="00056B90" w:rsidRPr="00571904" w:rsidRDefault="00056B90" w:rsidP="00932913">
      <w:pPr>
        <w:pStyle w:val="aff1"/>
        <w:ind w:right="139" w:firstLine="567"/>
        <w:jc w:val="both"/>
        <w:rPr>
          <w:sz w:val="28"/>
          <w:szCs w:val="28"/>
        </w:rPr>
      </w:pPr>
      <w:r w:rsidRPr="00571904">
        <w:rPr>
          <w:sz w:val="28"/>
          <w:szCs w:val="28"/>
        </w:rPr>
        <w:t>ГОСТ Р 53195.3–2015 Безопасность функциональная связанных с безопасностью зданий и сооружений систем. Часть 3. Требования к системам</w:t>
      </w:r>
    </w:p>
    <w:p w14:paraId="004B1660" w14:textId="77777777" w:rsidR="00056B90" w:rsidRPr="00571904" w:rsidRDefault="00056B90" w:rsidP="00932913">
      <w:pPr>
        <w:pStyle w:val="aff1"/>
        <w:ind w:right="139" w:firstLine="567"/>
        <w:jc w:val="both"/>
        <w:rPr>
          <w:sz w:val="28"/>
          <w:szCs w:val="28"/>
        </w:rPr>
      </w:pPr>
      <w:r w:rsidRPr="00571904">
        <w:rPr>
          <w:sz w:val="28"/>
          <w:szCs w:val="28"/>
        </w:rPr>
        <w:t>ГОСТ Р 53195.4–2010 Безопасность функциональная связанных с безопасностью зданий и сооружений систем. Часть 4. Требования к программному обеспечению</w:t>
      </w:r>
    </w:p>
    <w:p w14:paraId="5BA60537" w14:textId="77777777" w:rsidR="00056B90" w:rsidRPr="00571904" w:rsidRDefault="00056B90" w:rsidP="00932913">
      <w:pPr>
        <w:pStyle w:val="aff1"/>
        <w:ind w:right="139" w:firstLine="567"/>
        <w:jc w:val="both"/>
        <w:rPr>
          <w:sz w:val="28"/>
          <w:szCs w:val="28"/>
        </w:rPr>
      </w:pPr>
      <w:r w:rsidRPr="00571904">
        <w:rPr>
          <w:sz w:val="28"/>
          <w:szCs w:val="28"/>
        </w:rPr>
        <w:t>ГОСТ Р 53195.5–2010 Безопасность функциональная связанных с безопасностью зданий и сооружений систем. Часть 5. Меры по снижению риска, методы оценки</w:t>
      </w:r>
    </w:p>
    <w:p w14:paraId="0B22EC7F" w14:textId="77777777" w:rsidR="00056B90" w:rsidRPr="00571904" w:rsidRDefault="00056B90" w:rsidP="00932913">
      <w:pPr>
        <w:pStyle w:val="aff1"/>
        <w:ind w:right="139" w:firstLine="567"/>
        <w:jc w:val="both"/>
        <w:rPr>
          <w:rFonts w:eastAsia="Arial,Bold"/>
          <w:sz w:val="28"/>
          <w:szCs w:val="28"/>
        </w:rPr>
      </w:pPr>
      <w:r w:rsidRPr="00571904">
        <w:rPr>
          <w:rFonts w:eastAsia="Arial,Bold"/>
          <w:sz w:val="28"/>
          <w:szCs w:val="28"/>
        </w:rPr>
        <w:t>ГОСТ Р 53296</w:t>
      </w:r>
      <w:r w:rsidRPr="00571904">
        <w:rPr>
          <w:sz w:val="28"/>
          <w:szCs w:val="28"/>
        </w:rPr>
        <w:t>–</w:t>
      </w:r>
      <w:r w:rsidRPr="00571904">
        <w:rPr>
          <w:rFonts w:eastAsia="Arial,Bold"/>
          <w:sz w:val="28"/>
          <w:szCs w:val="28"/>
        </w:rPr>
        <w:t>2009 Установка лифтов для пожарных в зданиях и сооружениях. Требования пожарной безопасности</w:t>
      </w:r>
    </w:p>
    <w:p w14:paraId="55D77A02" w14:textId="77777777" w:rsidR="00056B90" w:rsidRPr="00571904" w:rsidRDefault="00056B90" w:rsidP="00932913">
      <w:pPr>
        <w:pStyle w:val="aff1"/>
        <w:ind w:right="139" w:firstLine="567"/>
        <w:jc w:val="both"/>
        <w:rPr>
          <w:rFonts w:eastAsia="Arial,Bold"/>
          <w:sz w:val="28"/>
          <w:szCs w:val="28"/>
        </w:rPr>
      </w:pPr>
      <w:r w:rsidRPr="00571904">
        <w:rPr>
          <w:rFonts w:eastAsia="Arial,Bold"/>
          <w:sz w:val="28"/>
          <w:szCs w:val="28"/>
        </w:rPr>
        <w:t>ГОСТ Р 53313</w:t>
      </w:r>
      <w:r w:rsidRPr="00571904">
        <w:rPr>
          <w:sz w:val="28"/>
          <w:szCs w:val="28"/>
        </w:rPr>
        <w:t>–</w:t>
      </w:r>
      <w:r w:rsidRPr="00571904">
        <w:rPr>
          <w:rFonts w:eastAsia="Arial,Bold"/>
          <w:sz w:val="28"/>
          <w:szCs w:val="28"/>
        </w:rPr>
        <w:t xml:space="preserve">2009 Изделия погонажные электромонтажные. Требования пожарной безопасности. Методы испытаний </w:t>
      </w:r>
    </w:p>
    <w:p w14:paraId="46708F92" w14:textId="77777777" w:rsidR="00056B90" w:rsidRPr="00571904" w:rsidRDefault="00056B90" w:rsidP="00932913">
      <w:pPr>
        <w:pStyle w:val="aff1"/>
        <w:ind w:right="139" w:firstLine="567"/>
        <w:jc w:val="both"/>
        <w:rPr>
          <w:sz w:val="28"/>
          <w:szCs w:val="28"/>
        </w:rPr>
      </w:pPr>
      <w:r w:rsidRPr="00571904">
        <w:rPr>
          <w:sz w:val="28"/>
          <w:szCs w:val="28"/>
        </w:rPr>
        <w:t>ГОСТ Р 53611–2009 Глобальная навигационная спутниковая система. Методы и технологии выполнения геодезических и землеустроительных работ. Общие технические требования</w:t>
      </w:r>
    </w:p>
    <w:p w14:paraId="67409CA4" w14:textId="77777777" w:rsidR="00056B90" w:rsidRPr="00571904" w:rsidRDefault="00056B90" w:rsidP="00932913">
      <w:pPr>
        <w:pStyle w:val="aff1"/>
        <w:ind w:right="139" w:firstLine="567"/>
        <w:jc w:val="both"/>
        <w:rPr>
          <w:sz w:val="28"/>
          <w:szCs w:val="28"/>
        </w:rPr>
      </w:pPr>
      <w:r w:rsidRPr="00571904">
        <w:rPr>
          <w:sz w:val="28"/>
          <w:szCs w:val="28"/>
        </w:rPr>
        <w:t>ГОСТ Р 53691–2009 Ресурсосбережение. Обращение с отходами. Паспорт отхода I-IV класса опасности. Основные требования</w:t>
      </w:r>
    </w:p>
    <w:p w14:paraId="34C64028" w14:textId="77777777" w:rsidR="00056B90" w:rsidRPr="00571904" w:rsidRDefault="00056B90" w:rsidP="00932913">
      <w:pPr>
        <w:pStyle w:val="aff1"/>
        <w:ind w:right="139" w:firstLine="567"/>
        <w:jc w:val="both"/>
        <w:rPr>
          <w:sz w:val="28"/>
          <w:szCs w:val="28"/>
        </w:rPr>
      </w:pPr>
      <w:r w:rsidRPr="00571904">
        <w:rPr>
          <w:sz w:val="28"/>
          <w:szCs w:val="28"/>
        </w:rPr>
        <w:t>ГОСТ Р 53780–2010 (ЕН 81-1:1998, ЕН 81-2:1998) Лифты. Общие требования безопасности к устройству и установке</w:t>
      </w:r>
    </w:p>
    <w:p w14:paraId="34980CAF" w14:textId="77777777" w:rsidR="00056B90" w:rsidRPr="00571904" w:rsidRDefault="00056B90" w:rsidP="00932913">
      <w:pPr>
        <w:pStyle w:val="aff1"/>
        <w:ind w:right="139" w:firstLine="567"/>
        <w:jc w:val="both"/>
        <w:rPr>
          <w:sz w:val="28"/>
          <w:szCs w:val="28"/>
        </w:rPr>
      </w:pPr>
      <w:r w:rsidRPr="00571904">
        <w:rPr>
          <w:sz w:val="28"/>
          <w:szCs w:val="28"/>
        </w:rPr>
        <w:t>ГОСТ Р 54858–2011 Конструкции фасадные светопрозрачные. Метод определения приведенного сопротивления теплопередаче</w:t>
      </w:r>
    </w:p>
    <w:p w14:paraId="482B5A5C" w14:textId="77777777" w:rsidR="00056B90" w:rsidRPr="00571904" w:rsidRDefault="00056B90" w:rsidP="00932913">
      <w:pPr>
        <w:pStyle w:val="aff1"/>
        <w:ind w:right="139" w:firstLine="567"/>
        <w:jc w:val="both"/>
        <w:rPr>
          <w:sz w:val="28"/>
          <w:szCs w:val="28"/>
        </w:rPr>
      </w:pPr>
      <w:r w:rsidRPr="00571904">
        <w:rPr>
          <w:rFonts w:eastAsia="Arial,Bold"/>
          <w:sz w:val="28"/>
          <w:szCs w:val="28"/>
        </w:rPr>
        <w:t>ГОСТ Р 55555–</w:t>
      </w:r>
      <w:r w:rsidRPr="00571904">
        <w:rPr>
          <w:sz w:val="28"/>
          <w:szCs w:val="28"/>
        </w:rPr>
        <w:t>2013 (ИСО 9386-1:2000) Платформы подъемные для инвалидов и других маломобильных групп населения. Требования безопасности и доступности. Часть 1. Платформы подъемные с вертикальным перемещением</w:t>
      </w:r>
    </w:p>
    <w:p w14:paraId="42364B85" w14:textId="77777777" w:rsidR="00056B90" w:rsidRPr="00571904" w:rsidRDefault="00056B90" w:rsidP="00932913">
      <w:pPr>
        <w:pStyle w:val="aff1"/>
        <w:ind w:right="139" w:firstLine="567"/>
        <w:jc w:val="both"/>
        <w:rPr>
          <w:sz w:val="28"/>
          <w:szCs w:val="28"/>
        </w:rPr>
      </w:pPr>
      <w:r w:rsidRPr="00571904">
        <w:rPr>
          <w:rFonts w:eastAsia="Arial,Bold"/>
          <w:sz w:val="28"/>
          <w:szCs w:val="28"/>
        </w:rPr>
        <w:t xml:space="preserve">ГОСТ Р 55556–2013 (ИСО 9386-2:2000) </w:t>
      </w:r>
      <w:r w:rsidRPr="00571904">
        <w:rPr>
          <w:sz w:val="28"/>
          <w:szCs w:val="28"/>
        </w:rPr>
        <w:t>Платформы подъемные для инвалидов и других маломобильных групп населения. Требования безопасности и доступности. Часть 2. Платформы подъемные с наклонным перемещением</w:t>
      </w:r>
    </w:p>
    <w:p w14:paraId="37FC0DD3" w14:textId="77777777" w:rsidR="00056B90" w:rsidRPr="00571904" w:rsidRDefault="00056B90" w:rsidP="00932913">
      <w:pPr>
        <w:pStyle w:val="aff1"/>
        <w:ind w:right="139" w:firstLine="567"/>
        <w:jc w:val="both"/>
        <w:rPr>
          <w:sz w:val="28"/>
          <w:szCs w:val="28"/>
        </w:rPr>
      </w:pPr>
      <w:r w:rsidRPr="00571904">
        <w:rPr>
          <w:rFonts w:eastAsia="Arial,Bold"/>
          <w:sz w:val="28"/>
          <w:szCs w:val="28"/>
        </w:rPr>
        <w:lastRenderedPageBreak/>
        <w:t>ГОСТ Р 55966–</w:t>
      </w:r>
      <w:r w:rsidRPr="00571904">
        <w:rPr>
          <w:sz w:val="28"/>
          <w:szCs w:val="28"/>
        </w:rPr>
        <w:t>2014 (</w:t>
      </w:r>
      <w:r w:rsidRPr="00571904">
        <w:rPr>
          <w:sz w:val="28"/>
          <w:szCs w:val="28"/>
          <w:lang w:val="en-US"/>
        </w:rPr>
        <w:t>CEN</w:t>
      </w:r>
      <w:r w:rsidRPr="00571904">
        <w:rPr>
          <w:sz w:val="28"/>
          <w:szCs w:val="28"/>
        </w:rPr>
        <w:t>/</w:t>
      </w:r>
      <w:r w:rsidRPr="00571904">
        <w:rPr>
          <w:sz w:val="28"/>
          <w:szCs w:val="28"/>
          <w:lang w:val="en-US"/>
        </w:rPr>
        <w:t>TS</w:t>
      </w:r>
      <w:r w:rsidRPr="00571904">
        <w:rPr>
          <w:sz w:val="28"/>
          <w:szCs w:val="28"/>
        </w:rPr>
        <w:t xml:space="preserve"> 81-76:2011) Лифты. Специальные требования безопасности к лифтам, используемым для эвакуации инвалидов и других маломобильных групп населения</w:t>
      </w:r>
    </w:p>
    <w:p w14:paraId="5BAB2FB1" w14:textId="77777777" w:rsidR="00056B90" w:rsidRPr="00571904" w:rsidRDefault="00056B90" w:rsidP="00932913">
      <w:pPr>
        <w:pStyle w:val="aff1"/>
        <w:ind w:right="139" w:firstLine="567"/>
        <w:jc w:val="both"/>
        <w:rPr>
          <w:rFonts w:eastAsia="Arial,Bold"/>
          <w:sz w:val="28"/>
          <w:szCs w:val="28"/>
        </w:rPr>
      </w:pPr>
      <w:r w:rsidRPr="00571904">
        <w:rPr>
          <w:rFonts w:eastAsia="Arial,Bold"/>
          <w:sz w:val="28"/>
          <w:szCs w:val="28"/>
        </w:rPr>
        <w:t>ГОСТ Р 56163–2019 Выбросы загрязняющих веществ в атмосферу. Метод расчета выбросов загрязняющих веществ в атмосферу стационарными дизельными установками (новыми и после капитального ремонта) различной мощности и назначения при их эксплуатации</w:t>
      </w:r>
    </w:p>
    <w:p w14:paraId="5151838C" w14:textId="77777777" w:rsidR="00056B90" w:rsidRPr="00571904" w:rsidRDefault="00056B90" w:rsidP="00932913">
      <w:pPr>
        <w:pStyle w:val="aff1"/>
        <w:ind w:right="139" w:firstLine="567"/>
        <w:jc w:val="both"/>
        <w:rPr>
          <w:sz w:val="28"/>
          <w:szCs w:val="28"/>
        </w:rPr>
      </w:pPr>
      <w:r w:rsidRPr="00571904">
        <w:rPr>
          <w:rFonts w:eastAsia="Arial,Bold"/>
          <w:sz w:val="28"/>
          <w:szCs w:val="28"/>
        </w:rPr>
        <w:t>ГОСТ Р 56178–</w:t>
      </w:r>
      <w:r w:rsidRPr="00571904">
        <w:rPr>
          <w:sz w:val="28"/>
          <w:szCs w:val="28"/>
        </w:rPr>
        <w:t>2014 Модификаторы органо-минеральные типа МБ для бетонов, строительных растворов и сухих смесей. Технические условия</w:t>
      </w:r>
    </w:p>
    <w:p w14:paraId="3F30816E" w14:textId="77777777" w:rsidR="00056B90" w:rsidRPr="00571904" w:rsidRDefault="00056B90" w:rsidP="00932913">
      <w:pPr>
        <w:pStyle w:val="aff1"/>
        <w:ind w:right="139" w:firstLine="567"/>
        <w:jc w:val="both"/>
        <w:rPr>
          <w:sz w:val="28"/>
          <w:szCs w:val="28"/>
        </w:rPr>
      </w:pPr>
      <w:r w:rsidRPr="00571904">
        <w:rPr>
          <w:rFonts w:eastAsia="Arial,Bold"/>
          <w:sz w:val="28"/>
          <w:szCs w:val="28"/>
        </w:rPr>
        <w:t xml:space="preserve">ГОСТ Р 56592–2015 </w:t>
      </w:r>
      <w:r w:rsidRPr="00571904">
        <w:rPr>
          <w:sz w:val="28"/>
          <w:szCs w:val="28"/>
        </w:rPr>
        <w:t>Добавки минеральные для бетонов и строительных растворов. Общие технические условия</w:t>
      </w:r>
    </w:p>
    <w:p w14:paraId="42E21E32" w14:textId="77777777" w:rsidR="00056B90" w:rsidRPr="00571904" w:rsidRDefault="00056B90" w:rsidP="00932913">
      <w:pPr>
        <w:pStyle w:val="aff1"/>
        <w:ind w:right="139" w:firstLine="567"/>
        <w:jc w:val="both"/>
        <w:rPr>
          <w:sz w:val="28"/>
          <w:szCs w:val="28"/>
        </w:rPr>
      </w:pPr>
      <w:r w:rsidRPr="00571904">
        <w:rPr>
          <w:sz w:val="28"/>
          <w:szCs w:val="28"/>
        </w:rPr>
        <w:t>ГОСТ Р 56926</w:t>
      </w:r>
      <w:r w:rsidRPr="00571904">
        <w:rPr>
          <w:rFonts w:eastAsia="Arial,Bold"/>
          <w:sz w:val="28"/>
          <w:szCs w:val="28"/>
        </w:rPr>
        <w:t>–</w:t>
      </w:r>
      <w:r w:rsidRPr="00571904">
        <w:rPr>
          <w:sz w:val="28"/>
          <w:szCs w:val="28"/>
        </w:rPr>
        <w:t>2016 Конструкции оконные и балконные различного функционального назначения для жилых зданий. Общие технические условия</w:t>
      </w:r>
    </w:p>
    <w:p w14:paraId="77AD37B5" w14:textId="77777777" w:rsidR="00056B90" w:rsidRPr="00571904" w:rsidRDefault="00056B90" w:rsidP="00932913">
      <w:pPr>
        <w:pStyle w:val="aff1"/>
        <w:ind w:right="139" w:firstLine="567"/>
        <w:jc w:val="both"/>
        <w:rPr>
          <w:sz w:val="28"/>
          <w:szCs w:val="28"/>
        </w:rPr>
      </w:pPr>
      <w:r w:rsidRPr="00571904">
        <w:rPr>
          <w:sz w:val="28"/>
          <w:szCs w:val="28"/>
        </w:rPr>
        <w:t xml:space="preserve">ГОСТ Р ЕН 13779–2007 Вентиляция в нежилых зданиях. Технические требования к системам вентиляции и кондиционирования  </w:t>
      </w:r>
    </w:p>
    <w:p w14:paraId="4B3F08E6" w14:textId="77777777" w:rsidR="00056B90" w:rsidRPr="00571904" w:rsidRDefault="00056B90" w:rsidP="00932913">
      <w:pPr>
        <w:pStyle w:val="aff1"/>
        <w:ind w:right="139" w:firstLine="567"/>
        <w:jc w:val="both"/>
        <w:rPr>
          <w:sz w:val="28"/>
          <w:szCs w:val="28"/>
        </w:rPr>
      </w:pPr>
      <w:r w:rsidRPr="00571904">
        <w:rPr>
          <w:sz w:val="28"/>
          <w:szCs w:val="28"/>
        </w:rPr>
        <w:t>ГОСТ Р МЭК 61511-1</w:t>
      </w:r>
      <w:r w:rsidRPr="00571904">
        <w:rPr>
          <w:rFonts w:eastAsia="Arial,Bold"/>
          <w:sz w:val="28"/>
          <w:szCs w:val="28"/>
        </w:rPr>
        <w:t xml:space="preserve">–2018 </w:t>
      </w:r>
      <w:r w:rsidRPr="00571904">
        <w:rPr>
          <w:sz w:val="28"/>
          <w:szCs w:val="28"/>
        </w:rPr>
        <w:t>Безопасность функциональная. Системы безопасности приборные для промышленных процессов. Часть 1. Термины, определения и технические требования</w:t>
      </w:r>
    </w:p>
    <w:p w14:paraId="4C4539FE" w14:textId="77777777" w:rsidR="00056B90" w:rsidRPr="00571904" w:rsidRDefault="00056B90" w:rsidP="00932913">
      <w:pPr>
        <w:pStyle w:val="aff1"/>
        <w:ind w:right="139" w:firstLine="567"/>
        <w:jc w:val="both"/>
        <w:rPr>
          <w:sz w:val="28"/>
          <w:szCs w:val="28"/>
        </w:rPr>
      </w:pPr>
      <w:r w:rsidRPr="00571904">
        <w:rPr>
          <w:sz w:val="28"/>
          <w:szCs w:val="28"/>
        </w:rPr>
        <w:t>ГОСТ Р МЭК 61511-2</w:t>
      </w:r>
      <w:r w:rsidRPr="00571904">
        <w:rPr>
          <w:rFonts w:eastAsia="Arial,Bold"/>
          <w:sz w:val="28"/>
          <w:szCs w:val="28"/>
        </w:rPr>
        <w:t xml:space="preserve">–2018 </w:t>
      </w:r>
      <w:r w:rsidRPr="00571904">
        <w:rPr>
          <w:sz w:val="28"/>
          <w:szCs w:val="28"/>
        </w:rPr>
        <w:t>Безопасность функциональная. Системы безопасности приборные для промышленных процессов. Часть 2. Руководство по применению МЭК 61511-1</w:t>
      </w:r>
    </w:p>
    <w:p w14:paraId="16CEA855" w14:textId="77777777" w:rsidR="00056B90" w:rsidRPr="00571904" w:rsidRDefault="00056B90" w:rsidP="00932913">
      <w:pPr>
        <w:pStyle w:val="aff1"/>
        <w:ind w:right="139" w:firstLine="567"/>
        <w:jc w:val="both"/>
        <w:rPr>
          <w:sz w:val="28"/>
          <w:szCs w:val="28"/>
        </w:rPr>
      </w:pPr>
      <w:r w:rsidRPr="00571904">
        <w:rPr>
          <w:sz w:val="28"/>
          <w:szCs w:val="28"/>
        </w:rPr>
        <w:t>ГОСТ Р МЭК 61511-3</w:t>
      </w:r>
      <w:r w:rsidRPr="00571904">
        <w:rPr>
          <w:rFonts w:eastAsia="Arial,Bold"/>
          <w:sz w:val="28"/>
          <w:szCs w:val="28"/>
        </w:rPr>
        <w:t xml:space="preserve">–2018 </w:t>
      </w:r>
      <w:r w:rsidRPr="00571904">
        <w:rPr>
          <w:sz w:val="28"/>
          <w:szCs w:val="28"/>
        </w:rPr>
        <w:t>Безопасность функциональная. Системы безопасности приборные для промышленных процессов. Часть 3. Руководство по определению требуемых уровней полноты безопасности</w:t>
      </w:r>
    </w:p>
    <w:p w14:paraId="111C7D4E" w14:textId="77777777" w:rsidR="00056B90" w:rsidRPr="00571904" w:rsidRDefault="00056B90" w:rsidP="00932913">
      <w:pPr>
        <w:pStyle w:val="aff1"/>
        <w:ind w:right="139" w:firstLine="567"/>
        <w:jc w:val="both"/>
        <w:rPr>
          <w:sz w:val="28"/>
          <w:szCs w:val="28"/>
        </w:rPr>
      </w:pPr>
      <w:r w:rsidRPr="00571904">
        <w:rPr>
          <w:sz w:val="28"/>
          <w:szCs w:val="28"/>
        </w:rPr>
        <w:t xml:space="preserve">СП 1.13130.2020 Системы противопожарной защиты. Эвакуационные пути и выходы </w:t>
      </w:r>
    </w:p>
    <w:p w14:paraId="0CFFC433" w14:textId="77777777" w:rsidR="00056B90" w:rsidRPr="00571904" w:rsidRDefault="00056B90" w:rsidP="00932913">
      <w:pPr>
        <w:pStyle w:val="aff1"/>
        <w:ind w:right="139" w:firstLine="567"/>
        <w:jc w:val="both"/>
        <w:rPr>
          <w:sz w:val="28"/>
          <w:szCs w:val="28"/>
        </w:rPr>
      </w:pPr>
      <w:r w:rsidRPr="00571904">
        <w:rPr>
          <w:sz w:val="28"/>
          <w:szCs w:val="28"/>
        </w:rPr>
        <w:t xml:space="preserve">СП 2.13130.2020 Системы противопожарной защиты. Обеспечение огнестойкости объектов защиты </w:t>
      </w:r>
    </w:p>
    <w:p w14:paraId="4B16881B" w14:textId="77777777" w:rsidR="00056B90" w:rsidRPr="00571904" w:rsidRDefault="00056B90" w:rsidP="00932913">
      <w:pPr>
        <w:pStyle w:val="aff1"/>
        <w:ind w:right="139" w:firstLine="567"/>
        <w:jc w:val="both"/>
        <w:rPr>
          <w:sz w:val="28"/>
          <w:szCs w:val="28"/>
        </w:rPr>
      </w:pPr>
      <w:r w:rsidRPr="00571904">
        <w:rPr>
          <w:sz w:val="28"/>
          <w:szCs w:val="28"/>
        </w:rPr>
        <w:t>СП 3.13130.2009 Системы противопожарной защиты. Система оповещения и управления эвакуацией людей при пожаре. Требования пожарной безопасности</w:t>
      </w:r>
    </w:p>
    <w:p w14:paraId="3A705AC3" w14:textId="77777777" w:rsidR="00056B90" w:rsidRPr="00571904" w:rsidRDefault="00056B90" w:rsidP="00932913">
      <w:pPr>
        <w:pStyle w:val="aff1"/>
        <w:ind w:right="139" w:firstLine="567"/>
        <w:jc w:val="both"/>
        <w:rPr>
          <w:sz w:val="28"/>
          <w:szCs w:val="28"/>
        </w:rPr>
      </w:pPr>
      <w:r w:rsidRPr="00571904">
        <w:rPr>
          <w:sz w:val="28"/>
          <w:szCs w:val="28"/>
        </w:rPr>
        <w:t>СП 4.13130.2013 Системы противопожарной защиты. Ограничение распространения пожара на объектах защиты. Требования к объемно-планировочным и конструктивным решениям (с изменением № 1)</w:t>
      </w:r>
    </w:p>
    <w:p w14:paraId="0356B459" w14:textId="77777777" w:rsidR="00056B90" w:rsidRPr="00571904" w:rsidRDefault="00056B90" w:rsidP="00932913">
      <w:pPr>
        <w:pStyle w:val="aff1"/>
        <w:ind w:right="139" w:firstLine="567"/>
        <w:jc w:val="both"/>
        <w:rPr>
          <w:sz w:val="28"/>
          <w:szCs w:val="28"/>
        </w:rPr>
      </w:pPr>
      <w:r w:rsidRPr="00571904">
        <w:rPr>
          <w:sz w:val="28"/>
          <w:szCs w:val="28"/>
        </w:rPr>
        <w:t>СП 6.13130.2013 Системы противопожарной защиты. Электрооборудование. Требования пожарной безопасности</w:t>
      </w:r>
    </w:p>
    <w:p w14:paraId="30517514" w14:textId="77777777" w:rsidR="00056B90" w:rsidRPr="00571904" w:rsidRDefault="00056B90" w:rsidP="00932913">
      <w:pPr>
        <w:pStyle w:val="aff1"/>
        <w:ind w:right="139" w:firstLine="567"/>
        <w:jc w:val="both"/>
        <w:rPr>
          <w:sz w:val="28"/>
          <w:szCs w:val="28"/>
        </w:rPr>
      </w:pPr>
      <w:r w:rsidRPr="00571904">
        <w:rPr>
          <w:sz w:val="28"/>
          <w:szCs w:val="28"/>
        </w:rPr>
        <w:t>СП 7.13130.2013 Отопление, вентиляция и кондиционирование. Требования пожарной безопасности (с изменениями № 1, № 2)</w:t>
      </w:r>
    </w:p>
    <w:p w14:paraId="40054354" w14:textId="77777777" w:rsidR="00056B90" w:rsidRPr="00571904" w:rsidRDefault="00056B90" w:rsidP="00932913">
      <w:pPr>
        <w:pStyle w:val="aff1"/>
        <w:ind w:right="139" w:firstLine="567"/>
        <w:jc w:val="both"/>
        <w:rPr>
          <w:sz w:val="28"/>
          <w:szCs w:val="28"/>
        </w:rPr>
      </w:pPr>
      <w:r w:rsidRPr="00571904">
        <w:rPr>
          <w:sz w:val="28"/>
          <w:szCs w:val="28"/>
        </w:rPr>
        <w:t xml:space="preserve">СП 8.13130.2020 Системы противопожарной защиты. Наружное противопожарное водоснабжение. Требования пожарной безопасности </w:t>
      </w:r>
    </w:p>
    <w:p w14:paraId="24F4B6CC" w14:textId="77777777" w:rsidR="00056B90" w:rsidRPr="00571904" w:rsidRDefault="00056B90" w:rsidP="00932913">
      <w:pPr>
        <w:pStyle w:val="aff1"/>
        <w:ind w:right="139" w:firstLine="567"/>
        <w:jc w:val="both"/>
        <w:rPr>
          <w:sz w:val="28"/>
          <w:szCs w:val="28"/>
        </w:rPr>
      </w:pPr>
      <w:r w:rsidRPr="00571904">
        <w:rPr>
          <w:sz w:val="28"/>
          <w:szCs w:val="28"/>
        </w:rPr>
        <w:lastRenderedPageBreak/>
        <w:t>СП 9.13130.2009 Техника пожарная. Огнетушители. Требования к эксплуатации</w:t>
      </w:r>
    </w:p>
    <w:p w14:paraId="5B157C4F" w14:textId="77777777" w:rsidR="00056B90" w:rsidRPr="00571904" w:rsidRDefault="00056B90" w:rsidP="00932913">
      <w:pPr>
        <w:pStyle w:val="aff1"/>
        <w:ind w:right="139" w:firstLine="567"/>
        <w:jc w:val="both"/>
        <w:rPr>
          <w:sz w:val="28"/>
          <w:szCs w:val="28"/>
        </w:rPr>
      </w:pPr>
      <w:r w:rsidRPr="00571904">
        <w:rPr>
          <w:sz w:val="28"/>
          <w:szCs w:val="28"/>
        </w:rPr>
        <w:t>СП 10.13130.2020 Системы противопожарной защиты. Внутренний противопожарный водопровод. Нормы и правила проектирования</w:t>
      </w:r>
    </w:p>
    <w:p w14:paraId="624ED87C" w14:textId="77777777" w:rsidR="00056B90" w:rsidRPr="00571904" w:rsidRDefault="00056B90" w:rsidP="00932913">
      <w:pPr>
        <w:pStyle w:val="aff1"/>
        <w:ind w:right="139" w:firstLine="567"/>
        <w:jc w:val="both"/>
        <w:rPr>
          <w:sz w:val="28"/>
          <w:szCs w:val="28"/>
        </w:rPr>
      </w:pPr>
      <w:r w:rsidRPr="00571904">
        <w:rPr>
          <w:sz w:val="28"/>
          <w:szCs w:val="28"/>
        </w:rPr>
        <w:t>СП 12.13130.2009 Определение категорий помещений, зданий и наружных установок по взрывопожарной и пожарной опасности (с изменением № 1)</w:t>
      </w:r>
    </w:p>
    <w:p w14:paraId="05D3FB92" w14:textId="77777777" w:rsidR="00056B90" w:rsidRPr="00571904" w:rsidRDefault="006E2D4B" w:rsidP="00932913">
      <w:pPr>
        <w:pStyle w:val="aff1"/>
        <w:ind w:right="139" w:firstLine="567"/>
        <w:jc w:val="both"/>
        <w:rPr>
          <w:sz w:val="28"/>
          <w:szCs w:val="28"/>
        </w:rPr>
      </w:pPr>
      <w:hyperlink r:id="rId12" w:history="1">
        <w:r w:rsidR="00056B90" w:rsidRPr="00571904">
          <w:rPr>
            <w:sz w:val="28"/>
            <w:szCs w:val="28"/>
          </w:rPr>
          <w:t>СП 14.13330.2018 «СНиП II-7-81* Строительство в сейсмических районах</w:t>
        </w:r>
      </w:hyperlink>
      <w:r w:rsidR="00056B90" w:rsidRPr="00571904">
        <w:rPr>
          <w:sz w:val="28"/>
          <w:szCs w:val="28"/>
        </w:rPr>
        <w:t>» (с изменением № 1)</w:t>
      </w:r>
    </w:p>
    <w:p w14:paraId="3066C072" w14:textId="77777777" w:rsidR="00056B90" w:rsidRPr="00571904" w:rsidRDefault="00056B90" w:rsidP="00932913">
      <w:pPr>
        <w:pStyle w:val="aff1"/>
        <w:ind w:right="139" w:firstLine="567"/>
        <w:jc w:val="both"/>
        <w:rPr>
          <w:sz w:val="28"/>
          <w:szCs w:val="28"/>
        </w:rPr>
      </w:pPr>
      <w:r w:rsidRPr="00571904">
        <w:rPr>
          <w:sz w:val="28"/>
          <w:szCs w:val="28"/>
        </w:rPr>
        <w:t>СП 15.13330.2012 «СНиП II-22-81* Каменные и армокаменные конструкции» (с изменениями № 1, № 2, № 3)</w:t>
      </w:r>
    </w:p>
    <w:p w14:paraId="70F195ED" w14:textId="77777777" w:rsidR="00056B90" w:rsidRPr="00571904" w:rsidRDefault="006E2D4B" w:rsidP="00932913">
      <w:pPr>
        <w:pStyle w:val="aff1"/>
        <w:ind w:right="139" w:firstLine="567"/>
        <w:jc w:val="both"/>
        <w:rPr>
          <w:sz w:val="28"/>
          <w:szCs w:val="28"/>
        </w:rPr>
      </w:pPr>
      <w:hyperlink r:id="rId13" w:history="1">
        <w:r w:rsidR="00056B90" w:rsidRPr="00571904">
          <w:rPr>
            <w:sz w:val="28"/>
            <w:szCs w:val="28"/>
          </w:rPr>
          <w:t>СП 16.13330.2017 «СНиП II-23-81* Стальные конструкции</w:t>
        </w:r>
      </w:hyperlink>
      <w:r w:rsidR="00056B90" w:rsidRPr="00571904">
        <w:rPr>
          <w:sz w:val="28"/>
          <w:szCs w:val="28"/>
        </w:rPr>
        <w:t>» (с изменениями № 1, № 2)</w:t>
      </w:r>
    </w:p>
    <w:p w14:paraId="7F118DFE" w14:textId="77777777" w:rsidR="00056B90" w:rsidRPr="00571904" w:rsidRDefault="00056B90" w:rsidP="00932913">
      <w:pPr>
        <w:pStyle w:val="aff1"/>
        <w:ind w:right="139" w:firstLine="567"/>
        <w:jc w:val="both"/>
        <w:rPr>
          <w:sz w:val="28"/>
          <w:szCs w:val="28"/>
        </w:rPr>
      </w:pPr>
      <w:r w:rsidRPr="00571904">
        <w:rPr>
          <w:sz w:val="28"/>
          <w:szCs w:val="28"/>
        </w:rPr>
        <w:t xml:space="preserve">СП 17.13330.2017 «СНиП </w:t>
      </w:r>
      <w:r w:rsidRPr="00571904">
        <w:rPr>
          <w:sz w:val="28"/>
          <w:szCs w:val="28"/>
          <w:lang w:val="en-US"/>
        </w:rPr>
        <w:t>II</w:t>
      </w:r>
      <w:r w:rsidRPr="00571904">
        <w:rPr>
          <w:sz w:val="28"/>
          <w:szCs w:val="28"/>
        </w:rPr>
        <w:t>-26-76 Кровли» (с изменением № 1)</w:t>
      </w:r>
    </w:p>
    <w:p w14:paraId="5F8154DD" w14:textId="77777777" w:rsidR="00056B90" w:rsidRPr="00571904" w:rsidRDefault="00056B90" w:rsidP="00932913">
      <w:pPr>
        <w:pStyle w:val="aff1"/>
        <w:ind w:right="139" w:firstLine="567"/>
        <w:jc w:val="both"/>
        <w:rPr>
          <w:sz w:val="28"/>
          <w:szCs w:val="28"/>
        </w:rPr>
      </w:pPr>
      <w:r w:rsidRPr="00571904">
        <w:rPr>
          <w:sz w:val="28"/>
          <w:szCs w:val="28"/>
        </w:rPr>
        <w:t>СП 20.13330.2016 «СНиП 2.01.07-85* Нагрузки и воздействия» (с изменениями № 1, № 2)</w:t>
      </w:r>
    </w:p>
    <w:p w14:paraId="7FA18B68" w14:textId="77777777" w:rsidR="00056B90" w:rsidRPr="00571904" w:rsidRDefault="00056B90" w:rsidP="00932913">
      <w:pPr>
        <w:pStyle w:val="aff1"/>
        <w:ind w:right="139" w:firstLine="567"/>
        <w:jc w:val="both"/>
        <w:rPr>
          <w:sz w:val="28"/>
          <w:szCs w:val="28"/>
        </w:rPr>
      </w:pPr>
      <w:r w:rsidRPr="00571904">
        <w:rPr>
          <w:sz w:val="28"/>
          <w:szCs w:val="28"/>
        </w:rPr>
        <w:t>СП 22.13330.2016 «СНиП 2.02.01-83* Основания зданий и сооружений» (с изменениями № 1, № 2, № 3)</w:t>
      </w:r>
    </w:p>
    <w:p w14:paraId="736E0EE9" w14:textId="77777777" w:rsidR="00056B90" w:rsidRPr="00571904" w:rsidRDefault="00056B90" w:rsidP="00932913">
      <w:pPr>
        <w:pStyle w:val="aff1"/>
        <w:ind w:right="139" w:firstLine="567"/>
        <w:jc w:val="both"/>
        <w:rPr>
          <w:sz w:val="28"/>
          <w:szCs w:val="28"/>
        </w:rPr>
      </w:pPr>
      <w:r w:rsidRPr="00571904">
        <w:rPr>
          <w:sz w:val="28"/>
          <w:szCs w:val="28"/>
        </w:rPr>
        <w:t>СП 24.13330.2011 «СНиП 2.02.03-85 Свайные фундаменты» (с изменениями № 1, № 2, № 3)</w:t>
      </w:r>
    </w:p>
    <w:p w14:paraId="603F03D8" w14:textId="77777777" w:rsidR="00056B90" w:rsidRPr="00571904" w:rsidRDefault="006E2D4B" w:rsidP="00932913">
      <w:pPr>
        <w:pStyle w:val="aff1"/>
        <w:ind w:right="139" w:firstLine="567"/>
        <w:jc w:val="both"/>
        <w:rPr>
          <w:spacing w:val="2"/>
          <w:sz w:val="28"/>
          <w:szCs w:val="28"/>
          <w:shd w:val="clear" w:color="auto" w:fill="FFFFFF"/>
        </w:rPr>
      </w:pPr>
      <w:hyperlink r:id="rId14" w:history="1">
        <w:r w:rsidR="00056B90" w:rsidRPr="00571904">
          <w:rPr>
            <w:sz w:val="28"/>
            <w:szCs w:val="28"/>
          </w:rPr>
          <w:t>СП 28.13330.2017 «СНиП 2.03.11-85 Защита строительных конструкций от коррозии</w:t>
        </w:r>
      </w:hyperlink>
      <w:r w:rsidR="00056B90" w:rsidRPr="00571904">
        <w:rPr>
          <w:sz w:val="28"/>
          <w:szCs w:val="28"/>
        </w:rPr>
        <w:t>» (с изменениями № 1, № 2)</w:t>
      </w:r>
    </w:p>
    <w:p w14:paraId="6C835167" w14:textId="77777777" w:rsidR="00056B90" w:rsidRPr="00571904" w:rsidRDefault="00056B90" w:rsidP="00932913">
      <w:pPr>
        <w:pStyle w:val="aff1"/>
        <w:ind w:right="139" w:firstLine="567"/>
        <w:jc w:val="both"/>
        <w:rPr>
          <w:sz w:val="28"/>
          <w:szCs w:val="28"/>
        </w:rPr>
      </w:pPr>
      <w:r w:rsidRPr="00571904">
        <w:rPr>
          <w:sz w:val="28"/>
          <w:szCs w:val="28"/>
        </w:rPr>
        <w:t>СП 30.13330.2016 «СНиП 2.04.01-85* Внутренний водопровод и канализация зданий» (с изменением № 1)</w:t>
      </w:r>
    </w:p>
    <w:p w14:paraId="04D6D7C1" w14:textId="77777777" w:rsidR="00056B90" w:rsidRPr="00571904" w:rsidRDefault="00056B90" w:rsidP="00932913">
      <w:pPr>
        <w:pStyle w:val="aff1"/>
        <w:ind w:right="139" w:firstLine="567"/>
        <w:jc w:val="both"/>
        <w:rPr>
          <w:sz w:val="28"/>
          <w:szCs w:val="28"/>
        </w:rPr>
      </w:pPr>
      <w:r w:rsidRPr="00571904">
        <w:rPr>
          <w:sz w:val="28"/>
          <w:szCs w:val="28"/>
        </w:rPr>
        <w:t>СП 31.13330.2012 «СНиП 2.04.02-84* Водоснабжение. Наружные сети и сооружения» (с изменениями № 1, № 2, № 3, № 4, № 5)</w:t>
      </w:r>
    </w:p>
    <w:p w14:paraId="411FB9FD" w14:textId="77777777" w:rsidR="00056B90" w:rsidRPr="00571904" w:rsidRDefault="00056B90" w:rsidP="00932913">
      <w:pPr>
        <w:pStyle w:val="aff1"/>
        <w:ind w:right="139" w:firstLine="567"/>
        <w:jc w:val="both"/>
        <w:rPr>
          <w:sz w:val="28"/>
          <w:szCs w:val="28"/>
        </w:rPr>
      </w:pPr>
      <w:r w:rsidRPr="00571904">
        <w:rPr>
          <w:sz w:val="28"/>
          <w:szCs w:val="28"/>
        </w:rPr>
        <w:t>СП 41.13330.2012 «СНиП 2.06.08-87 Бетонные и железобетонные конструкции гидротехнических сооружений» (с изменением № 1)</w:t>
      </w:r>
    </w:p>
    <w:p w14:paraId="792F058F" w14:textId="77777777" w:rsidR="00056B90" w:rsidRPr="00571904" w:rsidRDefault="00056B90" w:rsidP="00932913">
      <w:pPr>
        <w:pStyle w:val="aff1"/>
        <w:ind w:right="139" w:firstLine="567"/>
        <w:jc w:val="both"/>
        <w:rPr>
          <w:sz w:val="28"/>
          <w:szCs w:val="28"/>
        </w:rPr>
      </w:pPr>
      <w:r w:rsidRPr="00571904">
        <w:rPr>
          <w:sz w:val="28"/>
          <w:szCs w:val="28"/>
        </w:rPr>
        <w:t>СП 42.13330.2016 «СНиП 2.07.01-89* Градостроительство. Планировка и застройка городских и сельских поселений» (с изменениями № 1, № 2)</w:t>
      </w:r>
    </w:p>
    <w:p w14:paraId="1BF5394F" w14:textId="77777777" w:rsidR="00056B90" w:rsidRPr="00571904" w:rsidRDefault="00056B90" w:rsidP="00932913">
      <w:pPr>
        <w:pStyle w:val="aff1"/>
        <w:ind w:right="139" w:firstLine="567"/>
        <w:jc w:val="both"/>
        <w:rPr>
          <w:sz w:val="28"/>
          <w:szCs w:val="28"/>
        </w:rPr>
      </w:pPr>
      <w:r w:rsidRPr="00571904">
        <w:rPr>
          <w:sz w:val="28"/>
          <w:szCs w:val="28"/>
        </w:rPr>
        <w:t>СП 45.13330.2017 «СНиП 3.02.01-87 Земляные сооружения, основания и фундаменты» (с изменениями № 1, № 2)</w:t>
      </w:r>
    </w:p>
    <w:p w14:paraId="29A45701" w14:textId="77777777" w:rsidR="00056B90" w:rsidRPr="00571904" w:rsidRDefault="00056B90" w:rsidP="00932913">
      <w:pPr>
        <w:pStyle w:val="aff1"/>
        <w:ind w:right="139" w:firstLine="567"/>
        <w:jc w:val="both"/>
        <w:rPr>
          <w:sz w:val="28"/>
          <w:szCs w:val="28"/>
        </w:rPr>
      </w:pPr>
      <w:r w:rsidRPr="00571904">
        <w:rPr>
          <w:sz w:val="28"/>
          <w:szCs w:val="28"/>
        </w:rPr>
        <w:t>СП 47.13330.2016 «СНиП 11-02-96 Инженерные изыскания для строительства. Основные положения»</w:t>
      </w:r>
    </w:p>
    <w:p w14:paraId="20AA89E5" w14:textId="77777777" w:rsidR="00056B90" w:rsidRPr="00571904" w:rsidRDefault="00056B90" w:rsidP="00932913">
      <w:pPr>
        <w:pStyle w:val="aff1"/>
        <w:ind w:right="139" w:firstLine="567"/>
        <w:jc w:val="both"/>
        <w:rPr>
          <w:sz w:val="28"/>
          <w:szCs w:val="28"/>
        </w:rPr>
      </w:pPr>
      <w:r w:rsidRPr="00571904">
        <w:rPr>
          <w:sz w:val="28"/>
          <w:szCs w:val="28"/>
        </w:rPr>
        <w:t>СП 50.13330.2012 «СНиП 23-02-2003 Тепловая защита зданий» (с изменением № 1)</w:t>
      </w:r>
    </w:p>
    <w:p w14:paraId="4978E970" w14:textId="77777777" w:rsidR="00056B90" w:rsidRPr="00571904" w:rsidRDefault="00056B90" w:rsidP="00932913">
      <w:pPr>
        <w:pStyle w:val="aff1"/>
        <w:ind w:right="139" w:firstLine="567"/>
        <w:jc w:val="both"/>
        <w:rPr>
          <w:sz w:val="28"/>
          <w:szCs w:val="28"/>
        </w:rPr>
      </w:pPr>
      <w:r w:rsidRPr="00571904">
        <w:rPr>
          <w:sz w:val="28"/>
          <w:szCs w:val="28"/>
        </w:rPr>
        <w:t>СП 51.13330.2011 «СНиП 23-03-2003 Защита от шума» (с изменением № 1)</w:t>
      </w:r>
    </w:p>
    <w:p w14:paraId="3EA03FF6" w14:textId="77777777" w:rsidR="00056B90" w:rsidRPr="00571904" w:rsidRDefault="00056B90" w:rsidP="00932913">
      <w:pPr>
        <w:pStyle w:val="aff1"/>
        <w:ind w:right="139" w:firstLine="567"/>
        <w:jc w:val="both"/>
        <w:rPr>
          <w:sz w:val="28"/>
          <w:szCs w:val="28"/>
        </w:rPr>
      </w:pPr>
      <w:r w:rsidRPr="00571904">
        <w:rPr>
          <w:sz w:val="28"/>
          <w:szCs w:val="28"/>
        </w:rPr>
        <w:t>СП 52.13330.2016 «СНиП 23-05-95* Естественное и искусственное освещение» (с изменением № 1)</w:t>
      </w:r>
    </w:p>
    <w:p w14:paraId="24C284C7" w14:textId="77777777" w:rsidR="00056B90" w:rsidRPr="00571904" w:rsidRDefault="00056B90" w:rsidP="00932913">
      <w:pPr>
        <w:pStyle w:val="aff1"/>
        <w:ind w:right="139" w:firstLine="567"/>
        <w:jc w:val="both"/>
        <w:rPr>
          <w:sz w:val="28"/>
          <w:szCs w:val="28"/>
        </w:rPr>
      </w:pPr>
      <w:r w:rsidRPr="00571904">
        <w:rPr>
          <w:sz w:val="28"/>
          <w:szCs w:val="28"/>
        </w:rPr>
        <w:lastRenderedPageBreak/>
        <w:t>СП 54.13330.2016 «СНиП 31-01-2003 Здания жилые многоквартирные» (с изменениями № 1, № 2, № 3)</w:t>
      </w:r>
    </w:p>
    <w:p w14:paraId="556C99E9" w14:textId="77777777" w:rsidR="00056B90" w:rsidRPr="00571904" w:rsidRDefault="00056B90" w:rsidP="00932913">
      <w:pPr>
        <w:pStyle w:val="aff1"/>
        <w:ind w:right="139" w:firstLine="567"/>
        <w:jc w:val="both"/>
        <w:rPr>
          <w:sz w:val="28"/>
          <w:szCs w:val="28"/>
        </w:rPr>
      </w:pPr>
      <w:r w:rsidRPr="00571904">
        <w:rPr>
          <w:sz w:val="28"/>
          <w:szCs w:val="28"/>
        </w:rPr>
        <w:t xml:space="preserve">СП 56.13330.2011 «СНиП 31-03-2001 Производственные здания» (с изменениями № 1, № 2, № 3) </w:t>
      </w:r>
    </w:p>
    <w:p w14:paraId="425974C2" w14:textId="77777777" w:rsidR="00056B90" w:rsidRPr="00571904" w:rsidRDefault="00056B90" w:rsidP="00932913">
      <w:pPr>
        <w:pStyle w:val="aff1"/>
        <w:ind w:right="139" w:firstLine="567"/>
        <w:jc w:val="both"/>
        <w:rPr>
          <w:sz w:val="28"/>
          <w:szCs w:val="28"/>
        </w:rPr>
      </w:pPr>
      <w:r w:rsidRPr="00571904">
        <w:rPr>
          <w:sz w:val="28"/>
          <w:szCs w:val="28"/>
          <w:shd w:val="clear" w:color="auto" w:fill="FFFFFF"/>
        </w:rPr>
        <w:t>СП 59.13330.2016 «СНиП 35-01-2001</w:t>
      </w:r>
      <w:r w:rsidRPr="00571904">
        <w:rPr>
          <w:sz w:val="28"/>
          <w:szCs w:val="28"/>
        </w:rPr>
        <w:t xml:space="preserve"> </w:t>
      </w:r>
      <w:r w:rsidRPr="00571904">
        <w:rPr>
          <w:sz w:val="28"/>
          <w:szCs w:val="28"/>
          <w:shd w:val="clear" w:color="auto" w:fill="FFFFFF"/>
        </w:rPr>
        <w:t xml:space="preserve">Доступность зданий и сооружений для маломобильных групп населения» </w:t>
      </w:r>
    </w:p>
    <w:p w14:paraId="7CE10CA4" w14:textId="77777777" w:rsidR="00056B90" w:rsidRPr="00571904" w:rsidRDefault="00056B90" w:rsidP="00932913">
      <w:pPr>
        <w:pStyle w:val="aff1"/>
        <w:ind w:right="139" w:firstLine="567"/>
        <w:jc w:val="both"/>
        <w:rPr>
          <w:sz w:val="28"/>
          <w:szCs w:val="28"/>
        </w:rPr>
      </w:pPr>
      <w:r w:rsidRPr="00571904">
        <w:rPr>
          <w:sz w:val="28"/>
          <w:szCs w:val="28"/>
        </w:rPr>
        <w:t>СП 60.13330.2016 «СНиП 41-01-2003 Отопление, вентиляция и кондиционирование воздуха» (с изменением № 1)</w:t>
      </w:r>
    </w:p>
    <w:p w14:paraId="60AEEB6F" w14:textId="77777777" w:rsidR="00056B90" w:rsidRPr="00571904" w:rsidRDefault="00056B90" w:rsidP="00932913">
      <w:pPr>
        <w:pStyle w:val="aff1"/>
        <w:ind w:right="139" w:firstLine="567"/>
        <w:jc w:val="both"/>
        <w:rPr>
          <w:rFonts w:eastAsia="Arial,Bold"/>
          <w:sz w:val="28"/>
          <w:szCs w:val="28"/>
        </w:rPr>
      </w:pPr>
      <w:r w:rsidRPr="00571904">
        <w:rPr>
          <w:rFonts w:eastAsia="Arial,Bold"/>
          <w:sz w:val="28"/>
          <w:szCs w:val="28"/>
        </w:rPr>
        <w:t xml:space="preserve">СП 61.13330.2012 «СНиП 41-03-2003 Тепловая изоляция оборудования и трубопроводов» </w:t>
      </w:r>
      <w:r w:rsidRPr="00571904">
        <w:rPr>
          <w:sz w:val="28"/>
          <w:szCs w:val="28"/>
        </w:rPr>
        <w:t>(с изменением № 1)</w:t>
      </w:r>
    </w:p>
    <w:p w14:paraId="318AE4E8" w14:textId="77777777" w:rsidR="00056B90" w:rsidRPr="00571904" w:rsidRDefault="00056B90" w:rsidP="00932913">
      <w:pPr>
        <w:pStyle w:val="aff1"/>
        <w:ind w:right="139" w:firstLine="567"/>
        <w:jc w:val="both"/>
        <w:rPr>
          <w:rFonts w:eastAsia="Arial,Bold"/>
          <w:sz w:val="28"/>
          <w:szCs w:val="28"/>
        </w:rPr>
      </w:pPr>
      <w:r w:rsidRPr="00571904">
        <w:rPr>
          <w:rFonts w:eastAsia="Arial,Bold"/>
          <w:sz w:val="28"/>
          <w:szCs w:val="28"/>
        </w:rPr>
        <w:t>СП 63.13330.2018 «СНиП 52-01-2003 Бетонные и железобетонные конструкции. Основные положения» (с изменением № 1)</w:t>
      </w:r>
    </w:p>
    <w:p w14:paraId="387C5B1E" w14:textId="77777777" w:rsidR="00056B90" w:rsidRPr="00571904" w:rsidRDefault="00056B90" w:rsidP="00932913">
      <w:pPr>
        <w:pStyle w:val="aff1"/>
        <w:ind w:right="139" w:firstLine="567"/>
        <w:jc w:val="both"/>
        <w:rPr>
          <w:sz w:val="28"/>
          <w:szCs w:val="28"/>
          <w:shd w:val="clear" w:color="auto" w:fill="FFFFFF"/>
        </w:rPr>
      </w:pPr>
      <w:r w:rsidRPr="00571904">
        <w:rPr>
          <w:sz w:val="28"/>
          <w:szCs w:val="28"/>
          <w:shd w:val="clear" w:color="auto" w:fill="FFFFFF"/>
        </w:rPr>
        <w:t>СП 70.13330.2012 «</w:t>
      </w:r>
      <w:r w:rsidRPr="00571904">
        <w:rPr>
          <w:sz w:val="28"/>
          <w:szCs w:val="28"/>
        </w:rPr>
        <w:t xml:space="preserve">СНиП 3.03.01-87 Несущие и ограждающие конструкции» </w:t>
      </w:r>
      <w:r w:rsidRPr="00571904">
        <w:rPr>
          <w:rFonts w:eastAsia="Arial,Bold"/>
          <w:sz w:val="28"/>
          <w:szCs w:val="28"/>
        </w:rPr>
        <w:t xml:space="preserve">(с изменениями № 1, </w:t>
      </w:r>
      <w:r w:rsidRPr="00571904">
        <w:rPr>
          <w:sz w:val="28"/>
          <w:szCs w:val="28"/>
        </w:rPr>
        <w:t xml:space="preserve">№ </w:t>
      </w:r>
      <w:r w:rsidRPr="00571904">
        <w:rPr>
          <w:rFonts w:eastAsia="Arial,Bold"/>
          <w:sz w:val="28"/>
          <w:szCs w:val="28"/>
        </w:rPr>
        <w:t>3)</w:t>
      </w:r>
    </w:p>
    <w:p w14:paraId="15C068A4" w14:textId="77777777" w:rsidR="00056B90" w:rsidRPr="00571904" w:rsidRDefault="00056B90" w:rsidP="00932913">
      <w:pPr>
        <w:pStyle w:val="aff1"/>
        <w:ind w:right="139" w:firstLine="567"/>
        <w:jc w:val="both"/>
        <w:rPr>
          <w:sz w:val="28"/>
          <w:szCs w:val="28"/>
        </w:rPr>
      </w:pPr>
      <w:r w:rsidRPr="00571904">
        <w:rPr>
          <w:sz w:val="28"/>
          <w:szCs w:val="28"/>
          <w:shd w:val="clear" w:color="auto" w:fill="FFFFFF"/>
        </w:rPr>
        <w:t>СП 72.13330.2016 «</w:t>
      </w:r>
      <w:r w:rsidRPr="00571904">
        <w:rPr>
          <w:sz w:val="28"/>
          <w:szCs w:val="28"/>
        </w:rPr>
        <w:t>СНиП 3.04.03-85 Защита строительных конструкций и сооружений от коррозии» (с изменением № 1)</w:t>
      </w:r>
    </w:p>
    <w:p w14:paraId="117B0DC9" w14:textId="77777777" w:rsidR="00056B90" w:rsidRPr="00571904" w:rsidRDefault="00056B90" w:rsidP="00932913">
      <w:pPr>
        <w:pStyle w:val="aff1"/>
        <w:ind w:right="139" w:firstLine="567"/>
        <w:jc w:val="both"/>
        <w:rPr>
          <w:sz w:val="28"/>
          <w:szCs w:val="28"/>
        </w:rPr>
      </w:pPr>
      <w:r w:rsidRPr="00571904">
        <w:rPr>
          <w:sz w:val="28"/>
          <w:szCs w:val="28"/>
          <w:shd w:val="clear" w:color="auto" w:fill="FFFFFF"/>
        </w:rPr>
        <w:t>СП 88.13330.2014 «СНиП II-11-77*</w:t>
      </w:r>
      <w:r w:rsidRPr="00571904">
        <w:rPr>
          <w:sz w:val="28"/>
          <w:szCs w:val="28"/>
        </w:rPr>
        <w:t xml:space="preserve"> </w:t>
      </w:r>
      <w:r w:rsidRPr="00571904">
        <w:rPr>
          <w:sz w:val="28"/>
          <w:szCs w:val="28"/>
          <w:shd w:val="clear" w:color="auto" w:fill="FFFFFF"/>
        </w:rPr>
        <w:t xml:space="preserve">Защитные сооружения гражданской обороны» </w:t>
      </w:r>
      <w:r w:rsidRPr="00571904">
        <w:rPr>
          <w:sz w:val="28"/>
          <w:szCs w:val="28"/>
        </w:rPr>
        <w:t>(с изменениями № 1, № 2)</w:t>
      </w:r>
    </w:p>
    <w:p w14:paraId="38CC7FF5" w14:textId="77777777" w:rsidR="00056B90" w:rsidRPr="00571904" w:rsidRDefault="00056B90" w:rsidP="00932913">
      <w:pPr>
        <w:pStyle w:val="aff1"/>
        <w:ind w:right="139" w:firstLine="567"/>
        <w:jc w:val="both"/>
        <w:rPr>
          <w:i/>
          <w:iCs/>
          <w:sz w:val="28"/>
          <w:szCs w:val="28"/>
        </w:rPr>
      </w:pPr>
      <w:r w:rsidRPr="00571904">
        <w:rPr>
          <w:sz w:val="28"/>
          <w:szCs w:val="28"/>
        </w:rPr>
        <w:t>СП 113.13330.2016 «СНиП 21-02-99* Стоянки автомобилей» (с изменением № 1)</w:t>
      </w:r>
    </w:p>
    <w:p w14:paraId="1855ACBA" w14:textId="77777777" w:rsidR="00056B90" w:rsidRPr="00571904" w:rsidRDefault="00056B90" w:rsidP="00932913">
      <w:pPr>
        <w:pStyle w:val="aff1"/>
        <w:ind w:right="139" w:firstLine="567"/>
        <w:jc w:val="both"/>
        <w:rPr>
          <w:sz w:val="28"/>
          <w:szCs w:val="28"/>
        </w:rPr>
      </w:pPr>
      <w:r w:rsidRPr="00571904">
        <w:rPr>
          <w:sz w:val="28"/>
          <w:szCs w:val="28"/>
        </w:rPr>
        <w:t>СП 118.13330.2012 «СНиП 31-06-2009 Общественные здания и сооружения» (с изменениями № 1, № 2, № 3, № 4)</w:t>
      </w:r>
    </w:p>
    <w:p w14:paraId="29D0236E" w14:textId="77777777" w:rsidR="00056B90" w:rsidRPr="00571904" w:rsidRDefault="00056B90" w:rsidP="00932913">
      <w:pPr>
        <w:pStyle w:val="aff1"/>
        <w:ind w:right="139" w:firstLine="567"/>
        <w:jc w:val="both"/>
        <w:rPr>
          <w:sz w:val="28"/>
          <w:szCs w:val="28"/>
        </w:rPr>
      </w:pPr>
      <w:r w:rsidRPr="00571904">
        <w:rPr>
          <w:sz w:val="28"/>
          <w:szCs w:val="28"/>
        </w:rPr>
        <w:t>СП 121.13330.2019 «СНиП 32-03-96 Аэродромы»</w:t>
      </w:r>
    </w:p>
    <w:p w14:paraId="30EBEDDB" w14:textId="77777777" w:rsidR="00056B90" w:rsidRPr="00571904" w:rsidRDefault="00056B90" w:rsidP="00932913">
      <w:pPr>
        <w:pStyle w:val="aff1"/>
        <w:ind w:right="139" w:firstLine="567"/>
        <w:jc w:val="both"/>
        <w:rPr>
          <w:sz w:val="28"/>
          <w:szCs w:val="28"/>
        </w:rPr>
      </w:pPr>
      <w:r w:rsidRPr="00571904">
        <w:rPr>
          <w:sz w:val="28"/>
          <w:szCs w:val="28"/>
        </w:rPr>
        <w:t>СП 124.13330.2012 «СНиП 41-02-2003 Тепловые сети» (с изменением № 1)</w:t>
      </w:r>
    </w:p>
    <w:p w14:paraId="6610BB8E" w14:textId="77777777" w:rsidR="00056B90" w:rsidRPr="00571904" w:rsidRDefault="00056B90" w:rsidP="00932913">
      <w:pPr>
        <w:pStyle w:val="aff1"/>
        <w:ind w:right="139" w:firstLine="567"/>
        <w:jc w:val="both"/>
        <w:rPr>
          <w:sz w:val="28"/>
          <w:szCs w:val="28"/>
        </w:rPr>
      </w:pPr>
      <w:r w:rsidRPr="00571904">
        <w:rPr>
          <w:sz w:val="28"/>
          <w:szCs w:val="28"/>
        </w:rPr>
        <w:t>СП 126.13330.2017 «СНиП 3.01.03-84 Геодезические работы в строительстве»</w:t>
      </w:r>
    </w:p>
    <w:p w14:paraId="2AF81DFD" w14:textId="77777777" w:rsidR="00056B90" w:rsidRPr="00571904" w:rsidRDefault="006E2D4B" w:rsidP="00932913">
      <w:pPr>
        <w:pStyle w:val="aff1"/>
        <w:ind w:right="139" w:firstLine="567"/>
        <w:jc w:val="both"/>
        <w:rPr>
          <w:sz w:val="28"/>
          <w:szCs w:val="28"/>
        </w:rPr>
      </w:pPr>
      <w:hyperlink r:id="rId15" w:history="1">
        <w:r w:rsidR="00056B90" w:rsidRPr="00571904">
          <w:rPr>
            <w:sz w:val="28"/>
            <w:szCs w:val="28"/>
          </w:rPr>
          <w:t>СП 128.13330.2016 «СНиП 2.03.06-85 Алюминиевые конструкции</w:t>
        </w:r>
      </w:hyperlink>
      <w:r w:rsidR="00056B90" w:rsidRPr="00571904">
        <w:rPr>
          <w:sz w:val="28"/>
          <w:szCs w:val="28"/>
        </w:rPr>
        <w:t>»</w:t>
      </w:r>
    </w:p>
    <w:p w14:paraId="0BA33FDD" w14:textId="77777777" w:rsidR="00056B90" w:rsidRPr="00571904" w:rsidRDefault="00056B90" w:rsidP="00932913">
      <w:pPr>
        <w:pStyle w:val="aff1"/>
        <w:ind w:right="139" w:firstLine="567"/>
        <w:jc w:val="both"/>
        <w:rPr>
          <w:sz w:val="28"/>
          <w:szCs w:val="28"/>
        </w:rPr>
      </w:pPr>
      <w:r w:rsidRPr="00571904">
        <w:rPr>
          <w:sz w:val="28"/>
          <w:szCs w:val="28"/>
        </w:rPr>
        <w:t xml:space="preserve">СП 131.13330.2018 «СНиП 23-01-99* Строительная климатология» </w:t>
      </w:r>
    </w:p>
    <w:p w14:paraId="10D5C9AB" w14:textId="77777777" w:rsidR="00056B90" w:rsidRPr="00571904" w:rsidRDefault="00056B90" w:rsidP="00932913">
      <w:pPr>
        <w:pStyle w:val="aff1"/>
        <w:ind w:right="139" w:firstLine="567"/>
        <w:jc w:val="both"/>
        <w:rPr>
          <w:sz w:val="28"/>
          <w:szCs w:val="28"/>
        </w:rPr>
      </w:pPr>
      <w:r w:rsidRPr="00571904">
        <w:rPr>
          <w:sz w:val="28"/>
          <w:szCs w:val="28"/>
        </w:rPr>
        <w:t>СП 133.13330.2012 Сети проводного радиовещания и оповещения в зданиях и сооружениях. Нормы проектирования (с изменением № 1)</w:t>
      </w:r>
    </w:p>
    <w:p w14:paraId="74A66A6D" w14:textId="77777777" w:rsidR="00056B90" w:rsidRPr="00571904" w:rsidRDefault="00056B90" w:rsidP="00932913">
      <w:pPr>
        <w:pStyle w:val="aff1"/>
        <w:ind w:right="139" w:firstLine="567"/>
        <w:jc w:val="both"/>
        <w:rPr>
          <w:sz w:val="28"/>
          <w:szCs w:val="28"/>
        </w:rPr>
      </w:pPr>
      <w:r w:rsidRPr="00571904">
        <w:rPr>
          <w:sz w:val="28"/>
          <w:szCs w:val="28"/>
        </w:rPr>
        <w:t>СП 134.13330.2012 Системы электросвязи зданий и сооружений. Основные положения проектирования (с изменениями № 1, № 2)</w:t>
      </w:r>
    </w:p>
    <w:p w14:paraId="2F4DD87A" w14:textId="77777777" w:rsidR="00056B90" w:rsidRPr="00571904" w:rsidRDefault="00056B90" w:rsidP="00932913">
      <w:pPr>
        <w:pStyle w:val="aff1"/>
        <w:ind w:right="139" w:firstLine="567"/>
        <w:jc w:val="both"/>
        <w:rPr>
          <w:sz w:val="28"/>
          <w:szCs w:val="28"/>
        </w:rPr>
      </w:pPr>
      <w:r w:rsidRPr="00571904">
        <w:rPr>
          <w:sz w:val="28"/>
          <w:szCs w:val="28"/>
        </w:rPr>
        <w:t>СП 136.13330.2012 Здания и сооружения. Общие положения проектирования с учетом доступности для маломобильных групп населения (с изменением № 1)</w:t>
      </w:r>
    </w:p>
    <w:p w14:paraId="587683FB" w14:textId="77777777" w:rsidR="00056B90" w:rsidRPr="00571904" w:rsidRDefault="00056B90" w:rsidP="00932913">
      <w:pPr>
        <w:pStyle w:val="aff1"/>
        <w:ind w:right="139" w:firstLine="567"/>
        <w:jc w:val="both"/>
        <w:rPr>
          <w:sz w:val="28"/>
          <w:szCs w:val="28"/>
        </w:rPr>
      </w:pPr>
      <w:r w:rsidRPr="00571904">
        <w:rPr>
          <w:sz w:val="28"/>
          <w:szCs w:val="28"/>
        </w:rPr>
        <w:t>СП 137.13330.2012 Жилая среда с планировочными элементами, доступными инвалидам. Правила проектирования (с изменением № 1)</w:t>
      </w:r>
    </w:p>
    <w:p w14:paraId="55B20ED9" w14:textId="77777777" w:rsidR="00056B90" w:rsidRPr="00571904" w:rsidRDefault="00056B90" w:rsidP="00932913">
      <w:pPr>
        <w:pStyle w:val="aff1"/>
        <w:ind w:right="139" w:firstLine="567"/>
        <w:jc w:val="both"/>
        <w:rPr>
          <w:sz w:val="28"/>
          <w:szCs w:val="28"/>
        </w:rPr>
      </w:pPr>
      <w:r w:rsidRPr="00571904">
        <w:rPr>
          <w:sz w:val="28"/>
          <w:szCs w:val="28"/>
        </w:rPr>
        <w:t>СП 138.13330.2012 Общественные здания и сооружения, доступные маломобильным группам населения. Правила проектирования (с изменением № 1)</w:t>
      </w:r>
    </w:p>
    <w:p w14:paraId="2AF06C6E" w14:textId="77777777" w:rsidR="00056B90" w:rsidRPr="00571904" w:rsidRDefault="00056B90" w:rsidP="00932913">
      <w:pPr>
        <w:pStyle w:val="aff1"/>
        <w:ind w:right="139" w:firstLine="567"/>
        <w:jc w:val="both"/>
        <w:rPr>
          <w:sz w:val="28"/>
          <w:szCs w:val="28"/>
        </w:rPr>
      </w:pPr>
      <w:r w:rsidRPr="00571904">
        <w:rPr>
          <w:sz w:val="28"/>
          <w:szCs w:val="28"/>
        </w:rPr>
        <w:lastRenderedPageBreak/>
        <w:t>СП 140.13330.2012 Городская среда. Правила проектирования для маломобильных групп населения (с изменением № 1)</w:t>
      </w:r>
    </w:p>
    <w:p w14:paraId="647C8A61" w14:textId="77777777" w:rsidR="00056B90" w:rsidRPr="00571904" w:rsidRDefault="00056B90" w:rsidP="00932913">
      <w:pPr>
        <w:pStyle w:val="aff1"/>
        <w:ind w:right="139" w:firstLine="567"/>
        <w:jc w:val="both"/>
        <w:rPr>
          <w:sz w:val="28"/>
          <w:szCs w:val="28"/>
        </w:rPr>
      </w:pPr>
      <w:r w:rsidRPr="00571904">
        <w:rPr>
          <w:sz w:val="28"/>
          <w:szCs w:val="28"/>
        </w:rPr>
        <w:t>СП 147.13330.2012 Здания для учреждений социального обслуживания. Правила реконструкции (с изменением № 1)</w:t>
      </w:r>
    </w:p>
    <w:p w14:paraId="18D5A3F3" w14:textId="77777777" w:rsidR="00056B90" w:rsidRPr="00571904" w:rsidRDefault="00056B90" w:rsidP="00932913">
      <w:pPr>
        <w:pStyle w:val="aff1"/>
        <w:ind w:right="139" w:firstLine="567"/>
        <w:jc w:val="both"/>
        <w:rPr>
          <w:sz w:val="28"/>
          <w:szCs w:val="28"/>
        </w:rPr>
      </w:pPr>
      <w:r w:rsidRPr="00571904">
        <w:rPr>
          <w:sz w:val="28"/>
          <w:szCs w:val="28"/>
        </w:rPr>
        <w:t>СП 160.1325800.2014 Здания и комплексы многофункциональные. Правила проектирования (с изменением № 1)</w:t>
      </w:r>
    </w:p>
    <w:p w14:paraId="56FF6CA7" w14:textId="77777777" w:rsidR="00056B90" w:rsidRPr="00571904" w:rsidRDefault="00056B90" w:rsidP="00932913">
      <w:pPr>
        <w:pStyle w:val="aff1"/>
        <w:ind w:right="139" w:firstLine="567"/>
        <w:jc w:val="both"/>
        <w:rPr>
          <w:sz w:val="28"/>
          <w:szCs w:val="28"/>
        </w:rPr>
      </w:pPr>
      <w:r w:rsidRPr="00571904">
        <w:rPr>
          <w:sz w:val="28"/>
          <w:szCs w:val="28"/>
        </w:rPr>
        <w:t>СП 253.1325800.2016 Инженерные системы высотных зданий</w:t>
      </w:r>
    </w:p>
    <w:p w14:paraId="1FF83888" w14:textId="77777777" w:rsidR="00056B90" w:rsidRPr="00571904" w:rsidRDefault="00056B90" w:rsidP="00932913">
      <w:pPr>
        <w:pStyle w:val="aff1"/>
        <w:ind w:right="139" w:firstLine="567"/>
        <w:jc w:val="both"/>
        <w:rPr>
          <w:sz w:val="28"/>
          <w:szCs w:val="28"/>
        </w:rPr>
      </w:pPr>
      <w:r w:rsidRPr="00571904">
        <w:rPr>
          <w:sz w:val="28"/>
          <w:szCs w:val="28"/>
        </w:rPr>
        <w:t>СП 256.1325800.2016 Электроустановки жилых и общественных зданий. Правила проектирования и монтажа (с изменениями № 1, № 2, № 3)</w:t>
      </w:r>
    </w:p>
    <w:p w14:paraId="109D8889" w14:textId="77777777" w:rsidR="00056B90" w:rsidRPr="00571904" w:rsidRDefault="00056B90" w:rsidP="00932913">
      <w:pPr>
        <w:pStyle w:val="aff1"/>
        <w:ind w:right="139" w:firstLine="567"/>
        <w:jc w:val="both"/>
        <w:rPr>
          <w:sz w:val="28"/>
          <w:szCs w:val="28"/>
        </w:rPr>
      </w:pPr>
      <w:r w:rsidRPr="00571904">
        <w:rPr>
          <w:sz w:val="28"/>
          <w:szCs w:val="28"/>
        </w:rPr>
        <w:t>СП 266.1325800.2016 Конструкции сталежелезобетонные. Правила проектирования (с изменением № 1)</w:t>
      </w:r>
    </w:p>
    <w:p w14:paraId="068B9C0E" w14:textId="77777777" w:rsidR="00056B90" w:rsidRPr="00571904" w:rsidRDefault="00056B90" w:rsidP="00932913">
      <w:pPr>
        <w:pStyle w:val="aff1"/>
        <w:ind w:right="139" w:firstLine="567"/>
        <w:jc w:val="both"/>
        <w:rPr>
          <w:sz w:val="28"/>
          <w:szCs w:val="28"/>
        </w:rPr>
      </w:pPr>
      <w:r w:rsidRPr="00571904">
        <w:rPr>
          <w:sz w:val="28"/>
          <w:szCs w:val="28"/>
        </w:rPr>
        <w:t>СП 345.1325800.2017 Здания жилые и общественные. Правила проектирования тепловой защиты (с изменением № 1)</w:t>
      </w:r>
    </w:p>
    <w:p w14:paraId="34EE85FA" w14:textId="77777777" w:rsidR="00056B90" w:rsidRPr="00571904" w:rsidRDefault="00056B90" w:rsidP="00932913">
      <w:pPr>
        <w:pStyle w:val="aff1"/>
        <w:ind w:right="139" w:firstLine="567"/>
        <w:jc w:val="both"/>
        <w:rPr>
          <w:sz w:val="28"/>
          <w:szCs w:val="28"/>
        </w:rPr>
      </w:pPr>
      <w:r w:rsidRPr="00571904">
        <w:rPr>
          <w:sz w:val="28"/>
          <w:szCs w:val="28"/>
          <w:lang w:val="x-none"/>
        </w:rPr>
        <w:t>СП 394.1325800.2018 Здания и комплексы высотные. Правила эксплуатации</w:t>
      </w:r>
    </w:p>
    <w:p w14:paraId="3D9686D6" w14:textId="77777777" w:rsidR="00056B90" w:rsidRPr="00571904" w:rsidRDefault="00056B90" w:rsidP="00932913">
      <w:pPr>
        <w:pStyle w:val="aff1"/>
        <w:ind w:right="139" w:firstLine="567"/>
        <w:jc w:val="both"/>
        <w:rPr>
          <w:sz w:val="28"/>
          <w:szCs w:val="28"/>
        </w:rPr>
      </w:pPr>
      <w:r w:rsidRPr="00571904">
        <w:rPr>
          <w:sz w:val="28"/>
          <w:szCs w:val="28"/>
          <w:lang w:val="x-none"/>
        </w:rPr>
        <w:t xml:space="preserve">СП 401.1325800.2018 Здания и комплексы высотные. Правила градостроительного проектирования </w:t>
      </w:r>
    </w:p>
    <w:p w14:paraId="52BF905D" w14:textId="77777777" w:rsidR="00056B90" w:rsidRPr="00571904" w:rsidRDefault="00056B90" w:rsidP="00932913">
      <w:pPr>
        <w:pStyle w:val="aff1"/>
        <w:ind w:right="139" w:firstLine="567"/>
        <w:jc w:val="both"/>
        <w:rPr>
          <w:sz w:val="28"/>
          <w:szCs w:val="28"/>
        </w:rPr>
      </w:pPr>
      <w:r w:rsidRPr="00571904">
        <w:rPr>
          <w:sz w:val="28"/>
          <w:szCs w:val="28"/>
          <w:lang w:val="x-none"/>
        </w:rPr>
        <w:t xml:space="preserve">СП 412.1325800.2018 Конструкции фундаментов высотных зданий и сооружений. Правила производства работ </w:t>
      </w:r>
    </w:p>
    <w:p w14:paraId="1A122AB6" w14:textId="77777777" w:rsidR="00056B90" w:rsidRPr="00571904" w:rsidRDefault="00056B90" w:rsidP="00932913">
      <w:pPr>
        <w:pStyle w:val="aff1"/>
        <w:ind w:right="139" w:firstLine="567"/>
        <w:jc w:val="both"/>
        <w:rPr>
          <w:sz w:val="28"/>
          <w:szCs w:val="28"/>
        </w:rPr>
      </w:pPr>
      <w:r w:rsidRPr="00571904">
        <w:rPr>
          <w:sz w:val="28"/>
          <w:szCs w:val="28"/>
          <w:lang w:val="x-none"/>
        </w:rPr>
        <w:t>СП 426.1325800.2018 Конструкции фасадные светопрозрачные зданий и сооружений. Правила проектирования</w:t>
      </w:r>
    </w:p>
    <w:p w14:paraId="45FD434F" w14:textId="77777777" w:rsidR="00056B90" w:rsidRPr="00571904" w:rsidRDefault="00056B90" w:rsidP="00932913">
      <w:pPr>
        <w:pStyle w:val="aff1"/>
        <w:ind w:right="139" w:firstLine="567"/>
        <w:jc w:val="both"/>
        <w:rPr>
          <w:sz w:val="28"/>
          <w:szCs w:val="28"/>
        </w:rPr>
      </w:pPr>
      <w:r w:rsidRPr="00571904">
        <w:rPr>
          <w:sz w:val="28"/>
          <w:szCs w:val="28"/>
        </w:rPr>
        <w:t>СП 477.1325800.2020 Здания и комплексы высотные. Требования пожарной безопасности</w:t>
      </w:r>
    </w:p>
    <w:p w14:paraId="200C1A93" w14:textId="77777777" w:rsidR="00056B90" w:rsidRPr="00571904" w:rsidRDefault="00056B90" w:rsidP="00932913">
      <w:pPr>
        <w:pStyle w:val="aff1"/>
        <w:ind w:right="139" w:firstLine="567"/>
        <w:jc w:val="both"/>
        <w:rPr>
          <w:sz w:val="28"/>
          <w:szCs w:val="28"/>
        </w:rPr>
      </w:pPr>
      <w:r w:rsidRPr="00571904">
        <w:rPr>
          <w:sz w:val="28"/>
          <w:szCs w:val="28"/>
        </w:rPr>
        <w:t>СП 484.1311500.2020 Системы противопожарной защиты. Системы пожарной сигнализации и автоматизация систем противопожарной защиты. Нормы и правила проектирования</w:t>
      </w:r>
    </w:p>
    <w:p w14:paraId="0B6429F6" w14:textId="77777777" w:rsidR="00056B90" w:rsidRPr="00571904" w:rsidRDefault="00056B90" w:rsidP="00932913">
      <w:pPr>
        <w:pStyle w:val="aff1"/>
        <w:ind w:right="139" w:firstLine="567"/>
        <w:jc w:val="both"/>
        <w:rPr>
          <w:sz w:val="28"/>
          <w:szCs w:val="28"/>
          <w:lang w:val="x-none"/>
        </w:rPr>
      </w:pPr>
      <w:r w:rsidRPr="00571904">
        <w:rPr>
          <w:sz w:val="28"/>
          <w:szCs w:val="28"/>
          <w:lang w:val="x-none"/>
        </w:rPr>
        <w:t>СанПиН 2.1.2.2645</w:t>
      </w:r>
      <w:r w:rsidRPr="00571904">
        <w:rPr>
          <w:sz w:val="28"/>
          <w:szCs w:val="28"/>
        </w:rPr>
        <w:t>–</w:t>
      </w:r>
      <w:r w:rsidRPr="00571904">
        <w:rPr>
          <w:sz w:val="28"/>
          <w:szCs w:val="28"/>
          <w:lang w:val="x-none"/>
        </w:rPr>
        <w:t>10 Санитарно-эпидемиологические требования к условиям проживания в жилых зданиях и помещениях</w:t>
      </w:r>
    </w:p>
    <w:p w14:paraId="1CAA6A75" w14:textId="77777777" w:rsidR="00056B90" w:rsidRPr="00571904" w:rsidRDefault="00056B90" w:rsidP="00932913">
      <w:pPr>
        <w:pStyle w:val="aff1"/>
        <w:ind w:right="139" w:firstLine="567"/>
        <w:jc w:val="both"/>
        <w:rPr>
          <w:sz w:val="28"/>
          <w:szCs w:val="28"/>
        </w:rPr>
      </w:pPr>
      <w:r w:rsidRPr="00571904">
        <w:rPr>
          <w:sz w:val="28"/>
          <w:szCs w:val="28"/>
        </w:rPr>
        <w:t>СанПиН 2.1.3.2630–10 Санитарно-эпидемиологические требования к организациям, осуществляющим медицинскую деятельность</w:t>
      </w:r>
    </w:p>
    <w:p w14:paraId="50C2C4CC" w14:textId="77777777" w:rsidR="00056B90" w:rsidRPr="00571904" w:rsidRDefault="00056B90" w:rsidP="00932913">
      <w:pPr>
        <w:pStyle w:val="aff1"/>
        <w:ind w:right="139" w:firstLine="567"/>
        <w:jc w:val="both"/>
        <w:rPr>
          <w:sz w:val="28"/>
          <w:szCs w:val="28"/>
          <w:lang w:val="x-none"/>
        </w:rPr>
      </w:pPr>
      <w:r w:rsidRPr="00571904">
        <w:rPr>
          <w:sz w:val="28"/>
          <w:szCs w:val="28"/>
          <w:lang w:val="x-none"/>
        </w:rPr>
        <w:t>СанПиН 2.1.6.1032</w:t>
      </w:r>
      <w:r w:rsidRPr="00571904">
        <w:rPr>
          <w:sz w:val="28"/>
          <w:szCs w:val="28"/>
        </w:rPr>
        <w:t>–</w:t>
      </w:r>
      <w:r w:rsidRPr="00571904">
        <w:rPr>
          <w:sz w:val="28"/>
          <w:szCs w:val="28"/>
          <w:lang w:val="x-none"/>
        </w:rPr>
        <w:t>01 Гигиенические требования к обеспечению качества атмосферного воздуха населенных мест</w:t>
      </w:r>
    </w:p>
    <w:p w14:paraId="5B04AC16" w14:textId="77777777" w:rsidR="00056B90" w:rsidRPr="00571904" w:rsidRDefault="00056B90" w:rsidP="00932913">
      <w:pPr>
        <w:pStyle w:val="aff1"/>
        <w:ind w:right="139" w:firstLine="567"/>
        <w:jc w:val="both"/>
        <w:rPr>
          <w:sz w:val="28"/>
          <w:szCs w:val="28"/>
          <w:lang w:val="x-none"/>
        </w:rPr>
      </w:pPr>
      <w:r w:rsidRPr="00571904">
        <w:rPr>
          <w:sz w:val="28"/>
          <w:szCs w:val="28"/>
          <w:lang w:val="x-none"/>
        </w:rPr>
        <w:t>СанПиН 2.1.7.1287</w:t>
      </w:r>
      <w:r w:rsidRPr="00571904">
        <w:rPr>
          <w:sz w:val="28"/>
          <w:szCs w:val="28"/>
        </w:rPr>
        <w:t>–</w:t>
      </w:r>
      <w:r w:rsidRPr="00571904">
        <w:rPr>
          <w:sz w:val="28"/>
          <w:szCs w:val="28"/>
          <w:lang w:val="x-none"/>
        </w:rPr>
        <w:t>03 Санитарно-эпидемиологические требования к качеству почвы</w:t>
      </w:r>
    </w:p>
    <w:p w14:paraId="5D4AA9FF" w14:textId="77777777" w:rsidR="00056B90" w:rsidRPr="00571904" w:rsidRDefault="00056B90" w:rsidP="00932913">
      <w:pPr>
        <w:pStyle w:val="aff1"/>
        <w:ind w:right="139" w:firstLine="567"/>
        <w:jc w:val="both"/>
        <w:rPr>
          <w:sz w:val="28"/>
          <w:szCs w:val="28"/>
        </w:rPr>
      </w:pPr>
      <w:r w:rsidRPr="00571904">
        <w:rPr>
          <w:sz w:val="28"/>
          <w:szCs w:val="28"/>
        </w:rPr>
        <w:t>СанПиН 2.1.7.1322–03 Гигиенические требования к размещению и обезвреживанию отходов производства и потребления</w:t>
      </w:r>
    </w:p>
    <w:p w14:paraId="14688BF5" w14:textId="77777777" w:rsidR="00056B90" w:rsidRPr="00571904" w:rsidRDefault="00056B90" w:rsidP="00932913">
      <w:pPr>
        <w:pStyle w:val="aff1"/>
        <w:ind w:right="139" w:firstLine="567"/>
        <w:jc w:val="both"/>
        <w:rPr>
          <w:sz w:val="28"/>
          <w:szCs w:val="28"/>
        </w:rPr>
      </w:pPr>
      <w:r w:rsidRPr="00571904">
        <w:rPr>
          <w:sz w:val="28"/>
          <w:szCs w:val="28"/>
        </w:rPr>
        <w:t>СанПиН 2.1.7.2790–10 Санитарно-эпидемиологические требования к обращению с медицинскими отходами</w:t>
      </w:r>
    </w:p>
    <w:p w14:paraId="09CDF433" w14:textId="77777777" w:rsidR="00056B90" w:rsidRPr="00571904" w:rsidRDefault="00056B90" w:rsidP="00932913">
      <w:pPr>
        <w:pStyle w:val="aff1"/>
        <w:ind w:right="139" w:firstLine="567"/>
        <w:jc w:val="both"/>
        <w:rPr>
          <w:sz w:val="28"/>
          <w:szCs w:val="28"/>
          <w:lang w:val="x-none"/>
        </w:rPr>
      </w:pPr>
      <w:r w:rsidRPr="00571904">
        <w:rPr>
          <w:sz w:val="28"/>
          <w:szCs w:val="28"/>
          <w:lang w:val="x-none"/>
        </w:rPr>
        <w:t>СанПиН 2.2.1/2.1.1.1076</w:t>
      </w:r>
      <w:r w:rsidRPr="00571904">
        <w:rPr>
          <w:sz w:val="28"/>
          <w:szCs w:val="28"/>
        </w:rPr>
        <w:t>–</w:t>
      </w:r>
      <w:r w:rsidRPr="00571904">
        <w:rPr>
          <w:sz w:val="28"/>
          <w:szCs w:val="28"/>
          <w:lang w:val="x-none"/>
        </w:rPr>
        <w:t>01 Гигиенические требования к инсоляции и солнцезащите помещений жилых  и общественных зданий и территорий</w:t>
      </w:r>
    </w:p>
    <w:p w14:paraId="3D1DF2DD" w14:textId="77777777" w:rsidR="00056B90" w:rsidRPr="00571904" w:rsidRDefault="00056B90" w:rsidP="00932913">
      <w:pPr>
        <w:pStyle w:val="aff1"/>
        <w:ind w:right="139" w:firstLine="567"/>
        <w:jc w:val="both"/>
        <w:rPr>
          <w:sz w:val="28"/>
          <w:szCs w:val="28"/>
          <w:lang w:val="x-none"/>
        </w:rPr>
      </w:pPr>
      <w:r w:rsidRPr="00571904">
        <w:rPr>
          <w:sz w:val="28"/>
          <w:szCs w:val="28"/>
          <w:lang w:val="x-none"/>
        </w:rPr>
        <w:lastRenderedPageBreak/>
        <w:t>СанПиН 2.2.1/2.1.1.1278</w:t>
      </w:r>
      <w:r w:rsidRPr="00571904">
        <w:rPr>
          <w:sz w:val="28"/>
          <w:szCs w:val="28"/>
        </w:rPr>
        <w:t>–</w:t>
      </w:r>
      <w:r w:rsidRPr="00571904">
        <w:rPr>
          <w:sz w:val="28"/>
          <w:szCs w:val="28"/>
          <w:lang w:val="x-none"/>
        </w:rPr>
        <w:t>03 Гигиенические требования к естественному, искусственному и совмещенному освещению жилых и общественных зданий</w:t>
      </w:r>
    </w:p>
    <w:p w14:paraId="40FAD3D0" w14:textId="77777777" w:rsidR="00056B90" w:rsidRPr="00571904" w:rsidRDefault="00056B90" w:rsidP="00932913">
      <w:pPr>
        <w:pStyle w:val="aff1"/>
        <w:ind w:right="139" w:firstLine="567"/>
        <w:jc w:val="both"/>
        <w:rPr>
          <w:sz w:val="28"/>
          <w:szCs w:val="28"/>
        </w:rPr>
      </w:pPr>
      <w:r w:rsidRPr="00571904">
        <w:rPr>
          <w:sz w:val="28"/>
          <w:szCs w:val="28"/>
          <w:lang w:val="x-none"/>
        </w:rPr>
        <w:t>СанПиН 2.2.1/2.1.1.2585</w:t>
      </w:r>
      <w:r w:rsidRPr="00571904">
        <w:rPr>
          <w:sz w:val="28"/>
          <w:szCs w:val="28"/>
        </w:rPr>
        <w:t>–</w:t>
      </w:r>
      <w:r w:rsidRPr="00571904">
        <w:rPr>
          <w:sz w:val="28"/>
          <w:szCs w:val="28"/>
          <w:lang w:val="x-none"/>
        </w:rPr>
        <w:t>10 Изменени</w:t>
      </w:r>
      <w:r w:rsidRPr="00571904">
        <w:rPr>
          <w:sz w:val="28"/>
          <w:szCs w:val="28"/>
        </w:rPr>
        <w:t>я</w:t>
      </w:r>
      <w:r w:rsidRPr="00571904">
        <w:rPr>
          <w:sz w:val="28"/>
          <w:szCs w:val="28"/>
          <w:lang w:val="x-none"/>
        </w:rPr>
        <w:t xml:space="preserve"> и дополнени</w:t>
      </w:r>
      <w:r w:rsidRPr="00571904">
        <w:rPr>
          <w:sz w:val="28"/>
          <w:szCs w:val="28"/>
        </w:rPr>
        <w:t>я</w:t>
      </w:r>
      <w:r w:rsidRPr="00571904">
        <w:rPr>
          <w:sz w:val="28"/>
          <w:szCs w:val="28"/>
          <w:lang w:val="x-none"/>
        </w:rPr>
        <w:t xml:space="preserve"> №</w:t>
      </w:r>
      <w:r w:rsidRPr="00571904">
        <w:rPr>
          <w:sz w:val="28"/>
          <w:szCs w:val="28"/>
        </w:rPr>
        <w:t xml:space="preserve"> </w:t>
      </w:r>
      <w:r w:rsidRPr="00571904">
        <w:rPr>
          <w:sz w:val="28"/>
          <w:szCs w:val="28"/>
          <w:lang w:val="x-none"/>
        </w:rPr>
        <w:t>1 к СанПиН 2.2.1/2.1.1.1278</w:t>
      </w:r>
      <w:r w:rsidRPr="00571904">
        <w:rPr>
          <w:sz w:val="28"/>
          <w:szCs w:val="28"/>
        </w:rPr>
        <w:t>–</w:t>
      </w:r>
      <w:r w:rsidRPr="00571904">
        <w:rPr>
          <w:sz w:val="28"/>
          <w:szCs w:val="28"/>
          <w:lang w:val="x-none"/>
        </w:rPr>
        <w:t>03</w:t>
      </w:r>
      <w:r w:rsidRPr="00571904">
        <w:rPr>
          <w:sz w:val="28"/>
          <w:szCs w:val="28"/>
        </w:rPr>
        <w:t xml:space="preserve"> «</w:t>
      </w:r>
      <w:r w:rsidRPr="00571904">
        <w:rPr>
          <w:sz w:val="28"/>
          <w:szCs w:val="28"/>
          <w:lang w:val="x-none"/>
        </w:rPr>
        <w:t>Гигиенические требования к естественному, искусственному и совмещенному освещению жилых и общественных зданий</w:t>
      </w:r>
      <w:r w:rsidRPr="00571904">
        <w:rPr>
          <w:sz w:val="28"/>
          <w:szCs w:val="28"/>
        </w:rPr>
        <w:t>»</w:t>
      </w:r>
    </w:p>
    <w:p w14:paraId="719CAFFF" w14:textId="77777777" w:rsidR="00056B90" w:rsidRPr="00571904" w:rsidRDefault="00056B90" w:rsidP="00932913">
      <w:pPr>
        <w:pStyle w:val="aff1"/>
        <w:ind w:right="139" w:firstLine="567"/>
        <w:jc w:val="both"/>
        <w:rPr>
          <w:sz w:val="28"/>
          <w:szCs w:val="28"/>
        </w:rPr>
      </w:pPr>
      <w:r w:rsidRPr="00571904">
        <w:rPr>
          <w:sz w:val="28"/>
          <w:szCs w:val="28"/>
        </w:rPr>
        <w:t>СанПиН 2.4.1.3049–13 Санитарно-эпидемиологические требования к устройству, содержанию и организации режима работы дошкольных образовательных организаций</w:t>
      </w:r>
    </w:p>
    <w:p w14:paraId="2318B6E2" w14:textId="77777777" w:rsidR="00056B90" w:rsidRPr="00571904" w:rsidRDefault="00056B90" w:rsidP="00932913">
      <w:pPr>
        <w:pStyle w:val="aff1"/>
        <w:ind w:right="139" w:firstLine="567"/>
        <w:jc w:val="both"/>
        <w:rPr>
          <w:sz w:val="28"/>
          <w:szCs w:val="28"/>
        </w:rPr>
      </w:pPr>
      <w:r w:rsidRPr="00571904">
        <w:rPr>
          <w:sz w:val="28"/>
          <w:szCs w:val="28"/>
          <w:lang w:val="x-none"/>
        </w:rPr>
        <w:t>СанПиН 2.6.1.2523</w:t>
      </w:r>
      <w:r w:rsidRPr="00571904">
        <w:rPr>
          <w:sz w:val="28"/>
          <w:szCs w:val="28"/>
        </w:rPr>
        <w:t>–</w:t>
      </w:r>
      <w:r w:rsidRPr="00571904">
        <w:rPr>
          <w:sz w:val="28"/>
          <w:szCs w:val="28"/>
          <w:lang w:val="x-none"/>
        </w:rPr>
        <w:t>09 Нормы радиационной безопасности</w:t>
      </w:r>
      <w:r w:rsidRPr="00571904">
        <w:rPr>
          <w:sz w:val="28"/>
          <w:szCs w:val="28"/>
        </w:rPr>
        <w:t xml:space="preserve"> (НРБ- 99/2009)</w:t>
      </w:r>
    </w:p>
    <w:p w14:paraId="062CCFA7" w14:textId="77777777" w:rsidR="00056B90" w:rsidRPr="00571904" w:rsidRDefault="00056B90" w:rsidP="00932913">
      <w:pPr>
        <w:pStyle w:val="aff1"/>
        <w:ind w:right="139" w:firstLine="567"/>
        <w:jc w:val="both"/>
        <w:rPr>
          <w:strike/>
          <w:sz w:val="28"/>
          <w:szCs w:val="28"/>
        </w:rPr>
      </w:pPr>
      <w:r w:rsidRPr="00571904">
        <w:rPr>
          <w:sz w:val="28"/>
          <w:szCs w:val="28"/>
        </w:rPr>
        <w:t xml:space="preserve">СН 2.2.4/2.1.8.562–96 </w:t>
      </w:r>
      <w:r w:rsidRPr="00571904">
        <w:rPr>
          <w:sz w:val="28"/>
          <w:szCs w:val="28"/>
          <w:lang w:val="x-none"/>
        </w:rPr>
        <w:t>Шум на рабочих местах, в помещениях жилых, общественных зданий и на территории жилой застройки</w:t>
      </w:r>
      <w:r w:rsidRPr="00571904">
        <w:rPr>
          <w:sz w:val="28"/>
          <w:szCs w:val="28"/>
        </w:rPr>
        <w:t xml:space="preserve"> </w:t>
      </w:r>
    </w:p>
    <w:p w14:paraId="0026DB17" w14:textId="77777777" w:rsidR="00056B90" w:rsidRPr="00571904" w:rsidRDefault="00056B90" w:rsidP="00932913">
      <w:pPr>
        <w:pStyle w:val="aff1"/>
        <w:ind w:right="139" w:firstLine="567"/>
        <w:jc w:val="both"/>
        <w:rPr>
          <w:strike/>
          <w:sz w:val="28"/>
          <w:szCs w:val="28"/>
        </w:rPr>
      </w:pPr>
      <w:r w:rsidRPr="00571904">
        <w:rPr>
          <w:sz w:val="28"/>
          <w:szCs w:val="28"/>
          <w:lang w:val="x-none"/>
        </w:rPr>
        <w:t>СН 2.2.4/2.1.8.566</w:t>
      </w:r>
      <w:r w:rsidRPr="00571904">
        <w:rPr>
          <w:sz w:val="28"/>
          <w:szCs w:val="28"/>
        </w:rPr>
        <w:t>–</w:t>
      </w:r>
      <w:r w:rsidRPr="00571904">
        <w:rPr>
          <w:sz w:val="28"/>
          <w:szCs w:val="28"/>
          <w:lang w:val="x-none"/>
        </w:rPr>
        <w:t>96 Производственная вибрация, вибрация в помещениях жилых и общественных зданий</w:t>
      </w:r>
      <w:r w:rsidRPr="00571904">
        <w:rPr>
          <w:sz w:val="28"/>
          <w:szCs w:val="28"/>
        </w:rPr>
        <w:t xml:space="preserve"> </w:t>
      </w:r>
    </w:p>
    <w:p w14:paraId="6DAFB547" w14:textId="77777777" w:rsidR="00056B90" w:rsidRPr="00571904" w:rsidRDefault="00056B90" w:rsidP="00932913">
      <w:pPr>
        <w:pStyle w:val="aff1"/>
        <w:ind w:right="139" w:firstLine="567"/>
        <w:jc w:val="both"/>
        <w:rPr>
          <w:sz w:val="28"/>
          <w:szCs w:val="28"/>
          <w:lang w:val="x-none"/>
        </w:rPr>
      </w:pPr>
      <w:r w:rsidRPr="00571904">
        <w:rPr>
          <w:sz w:val="28"/>
          <w:szCs w:val="28"/>
        </w:rPr>
        <w:t xml:space="preserve">СП 2.1.2.2844–11 </w:t>
      </w:r>
      <w:r w:rsidRPr="00571904">
        <w:rPr>
          <w:sz w:val="28"/>
          <w:szCs w:val="28"/>
          <w:lang w:val="x-none"/>
        </w:rPr>
        <w:t>Санитарно-эпидемиологические требования к устройству, оборудованию и содержанию общежитий для работников организаций и обучающихся образовательных учреждений</w:t>
      </w:r>
    </w:p>
    <w:p w14:paraId="08CA6048" w14:textId="77777777" w:rsidR="00056B90" w:rsidRPr="00571904" w:rsidRDefault="00056B90" w:rsidP="00932913">
      <w:pPr>
        <w:pStyle w:val="aff1"/>
        <w:ind w:right="139" w:firstLine="567"/>
        <w:jc w:val="both"/>
        <w:rPr>
          <w:sz w:val="28"/>
          <w:szCs w:val="28"/>
          <w:lang w:val="x-none"/>
        </w:rPr>
      </w:pPr>
      <w:r w:rsidRPr="00571904">
        <w:rPr>
          <w:sz w:val="28"/>
          <w:szCs w:val="28"/>
        </w:rPr>
        <w:t xml:space="preserve">СП 2.3.6.1066–01 </w:t>
      </w:r>
      <w:r w:rsidRPr="00571904">
        <w:rPr>
          <w:sz w:val="28"/>
          <w:szCs w:val="28"/>
          <w:lang w:val="x-none"/>
        </w:rPr>
        <w:t>Санитарно-эпидемиологические требования к организациям торговли и обороту в них продовольственного сырья и пищевых продуктов</w:t>
      </w:r>
    </w:p>
    <w:p w14:paraId="56DC52D7" w14:textId="77777777" w:rsidR="00056B90" w:rsidRPr="00571904" w:rsidRDefault="00056B90" w:rsidP="00932913">
      <w:pPr>
        <w:pStyle w:val="aff1"/>
        <w:ind w:right="139" w:firstLine="567"/>
        <w:jc w:val="both"/>
        <w:rPr>
          <w:sz w:val="28"/>
          <w:szCs w:val="28"/>
          <w:lang w:val="x-none"/>
        </w:rPr>
      </w:pPr>
      <w:r w:rsidRPr="00571904">
        <w:rPr>
          <w:sz w:val="28"/>
          <w:szCs w:val="28"/>
        </w:rPr>
        <w:t xml:space="preserve">СП 2.3.6.1079–01 </w:t>
      </w:r>
      <w:r w:rsidRPr="00571904">
        <w:rPr>
          <w:sz w:val="28"/>
          <w:szCs w:val="28"/>
          <w:lang w:val="x-none"/>
        </w:rPr>
        <w:t>Санитарно-эпидемиологические требования к организациям общественного питания, изготовлению и оборотоспособности в них пищевых продуктов и продовольственного сырья</w:t>
      </w:r>
    </w:p>
    <w:p w14:paraId="5D62F425" w14:textId="77777777" w:rsidR="00056B90" w:rsidRPr="00571904" w:rsidRDefault="00056B90" w:rsidP="00932913">
      <w:pPr>
        <w:pStyle w:val="aff1"/>
        <w:ind w:right="139" w:firstLine="567"/>
        <w:jc w:val="both"/>
        <w:rPr>
          <w:sz w:val="28"/>
          <w:szCs w:val="28"/>
          <w:lang w:val="x-none"/>
        </w:rPr>
      </w:pPr>
      <w:r w:rsidRPr="00571904">
        <w:rPr>
          <w:sz w:val="28"/>
          <w:szCs w:val="28"/>
        </w:rPr>
        <w:t xml:space="preserve">СП 2.6.1.2612–10 </w:t>
      </w:r>
      <w:r w:rsidRPr="00571904">
        <w:rPr>
          <w:sz w:val="28"/>
          <w:szCs w:val="28"/>
          <w:lang w:val="x-none"/>
        </w:rPr>
        <w:t>Основные санитарные правила обеспечения радиационной безопасности (ОСПОРБ-99/2010)</w:t>
      </w:r>
    </w:p>
    <w:p w14:paraId="6660FEAD" w14:textId="383D1AD0" w:rsidR="003015A8" w:rsidRPr="00056B90" w:rsidRDefault="00056B90" w:rsidP="00932913">
      <w:pPr>
        <w:ind w:firstLine="567"/>
        <w:jc w:val="both"/>
        <w:rPr>
          <w:sz w:val="20"/>
          <w:szCs w:val="20"/>
          <w:lang w:val="x-none"/>
        </w:rPr>
      </w:pPr>
      <w:r w:rsidRPr="00056B90">
        <w:rPr>
          <w:spacing w:val="60"/>
          <w:sz w:val="20"/>
          <w:szCs w:val="20"/>
          <w:lang w:val="x-none"/>
        </w:rPr>
        <w:t>Примечание</w:t>
      </w:r>
      <w:r w:rsidRPr="00056B90">
        <w:rPr>
          <w:sz w:val="20"/>
          <w:szCs w:val="20"/>
          <w:lang w:val="x-none"/>
        </w:rPr>
        <w:t xml:space="preserve"> – При пользовании настоящим сводом правил целесообразно проверить действие ссылочных </w:t>
      </w:r>
      <w:r w:rsidRPr="00056B90">
        <w:rPr>
          <w:sz w:val="20"/>
          <w:szCs w:val="20"/>
        </w:rPr>
        <w:t>документов</w:t>
      </w:r>
      <w:r w:rsidRPr="00056B90">
        <w:rPr>
          <w:sz w:val="20"/>
          <w:szCs w:val="20"/>
          <w:lang w:val="x-none"/>
        </w:rPr>
        <w:t xml:space="preserve"> в информационной системе общего пользования – на официальном сайте </w:t>
      </w:r>
      <w:r w:rsidRPr="00056B90">
        <w:rPr>
          <w:sz w:val="20"/>
          <w:szCs w:val="20"/>
        </w:rPr>
        <w:t xml:space="preserve">федерального органа исполнительной власти в области стандартизации </w:t>
      </w:r>
      <w:r w:rsidRPr="00056B90">
        <w:rPr>
          <w:sz w:val="20"/>
          <w:szCs w:val="20"/>
          <w:lang w:val="x-none"/>
        </w:rPr>
        <w:t>в сети Интернет или по ежегодному информационному указателю «Национальные стандарты», который опубликован по состоянию на 1</w:t>
      </w:r>
      <w:r w:rsidRPr="00056B90">
        <w:rPr>
          <w:sz w:val="20"/>
          <w:szCs w:val="20"/>
        </w:rPr>
        <w:t xml:space="preserve"> </w:t>
      </w:r>
      <w:r w:rsidRPr="00056B90">
        <w:rPr>
          <w:sz w:val="20"/>
          <w:szCs w:val="20"/>
          <w:lang w:val="x-none"/>
        </w:rPr>
        <w:t xml:space="preserve">января текущего года, и по выпускам ежемесячного информационного указателя «Национальные стандарты» за текущий год. Если заменен ссылочный документ, на который дана недатированная ссылка, то рекомендуется использовать действующую версию этого документа с учетом всех внесенных в данную версию изменений. Если заменен ссылочный документ, на который дана датированная ссылка, то рекомендуется использовать версию этого документа с указанным выше годом утверждения (принятия). Если после утверждения настоящего </w:t>
      </w:r>
      <w:r w:rsidRPr="00056B90">
        <w:rPr>
          <w:sz w:val="20"/>
          <w:szCs w:val="20"/>
        </w:rPr>
        <w:t>свода правил</w:t>
      </w:r>
      <w:r w:rsidRPr="00056B90">
        <w:rPr>
          <w:sz w:val="20"/>
          <w:szCs w:val="20"/>
          <w:lang w:val="x-none"/>
        </w:rPr>
        <w:t xml:space="preserve"> в ссылочный документ, на который дана датированная ссылка, внесено изменение, затрагивающее положение, на которое дана ссылка, то это положение рекомендуется применять без учета данного изменения. Если ссылочный документ отменен без замены, то положение, в котором дана ссылка на него, рекомендуется применять в части, не затрагивающей эту ссылку. Сведения о действии сводов правил </w:t>
      </w:r>
      <w:r w:rsidRPr="00056B90">
        <w:rPr>
          <w:sz w:val="20"/>
          <w:szCs w:val="20"/>
        </w:rPr>
        <w:t>целесообразно</w:t>
      </w:r>
      <w:r w:rsidRPr="00056B90">
        <w:rPr>
          <w:sz w:val="20"/>
          <w:szCs w:val="20"/>
          <w:lang w:val="x-none"/>
        </w:rPr>
        <w:t xml:space="preserve"> проверить в Федеральном информационном фонде стандартов.</w:t>
      </w:r>
      <w:bookmarkEnd w:id="10"/>
    </w:p>
    <w:p w14:paraId="7813C2D9" w14:textId="46A16CFE" w:rsidR="00056B90" w:rsidRPr="00056B90" w:rsidRDefault="00056B90" w:rsidP="00932913">
      <w:pPr>
        <w:pStyle w:val="aff1"/>
        <w:ind w:firstLine="567"/>
        <w:jc w:val="both"/>
        <w:rPr>
          <w:b/>
          <w:sz w:val="28"/>
          <w:szCs w:val="28"/>
        </w:rPr>
      </w:pPr>
      <w:r>
        <w:rPr>
          <w:b/>
          <w:sz w:val="28"/>
          <w:szCs w:val="28"/>
        </w:rPr>
        <w:t xml:space="preserve">Раздел 2 </w:t>
      </w:r>
      <w:r w:rsidRPr="00056B90">
        <w:rPr>
          <w:b/>
          <w:sz w:val="28"/>
          <w:szCs w:val="28"/>
        </w:rPr>
        <w:t>(Измененная редакция, Изм. № 1).</w:t>
      </w:r>
    </w:p>
    <w:p w14:paraId="574B06F7" w14:textId="77777777" w:rsidR="00056B90" w:rsidRDefault="00056B90" w:rsidP="00932913">
      <w:pPr>
        <w:pStyle w:val="aff1"/>
        <w:ind w:firstLine="567"/>
        <w:jc w:val="both"/>
        <w:rPr>
          <w:b/>
          <w:sz w:val="28"/>
          <w:szCs w:val="28"/>
        </w:rPr>
      </w:pPr>
    </w:p>
    <w:p w14:paraId="321722A4" w14:textId="2926F9D4" w:rsidR="00E45695" w:rsidRPr="003015A8" w:rsidRDefault="003015A8" w:rsidP="00932913">
      <w:pPr>
        <w:pStyle w:val="aff1"/>
        <w:ind w:firstLine="567"/>
        <w:jc w:val="both"/>
        <w:rPr>
          <w:b/>
          <w:sz w:val="28"/>
          <w:szCs w:val="28"/>
        </w:rPr>
      </w:pPr>
      <w:r w:rsidRPr="003015A8">
        <w:rPr>
          <w:b/>
          <w:sz w:val="28"/>
          <w:szCs w:val="28"/>
        </w:rPr>
        <w:t xml:space="preserve">3 </w:t>
      </w:r>
      <w:r w:rsidR="00E45695" w:rsidRPr="003015A8">
        <w:rPr>
          <w:b/>
          <w:sz w:val="28"/>
          <w:szCs w:val="28"/>
        </w:rPr>
        <w:t>Термины и определения</w:t>
      </w:r>
      <w:bookmarkEnd w:id="11"/>
    </w:p>
    <w:p w14:paraId="3C98C7B8" w14:textId="77777777" w:rsidR="00883670" w:rsidRPr="003015A8" w:rsidRDefault="00883670" w:rsidP="00932913">
      <w:pPr>
        <w:pStyle w:val="aff1"/>
        <w:ind w:firstLine="567"/>
        <w:jc w:val="both"/>
        <w:rPr>
          <w:sz w:val="28"/>
          <w:szCs w:val="28"/>
        </w:rPr>
      </w:pPr>
      <w:r w:rsidRPr="003015A8">
        <w:rPr>
          <w:sz w:val="28"/>
          <w:szCs w:val="28"/>
        </w:rPr>
        <w:t>В настоящем своде правил применены следующие термины с соответствующими определениями:</w:t>
      </w:r>
    </w:p>
    <w:p w14:paraId="4C32A506" w14:textId="77777777" w:rsidR="005E0C5F" w:rsidRPr="003015A8" w:rsidRDefault="003015A8" w:rsidP="00932913">
      <w:pPr>
        <w:ind w:firstLine="567"/>
        <w:jc w:val="both"/>
        <w:rPr>
          <w:sz w:val="28"/>
          <w:szCs w:val="28"/>
        </w:rPr>
      </w:pPr>
      <w:r>
        <w:rPr>
          <w:sz w:val="28"/>
          <w:szCs w:val="28"/>
        </w:rPr>
        <w:lastRenderedPageBreak/>
        <w:t xml:space="preserve">3.1 </w:t>
      </w:r>
      <w:r w:rsidR="005E0C5F" w:rsidRPr="003015A8">
        <w:rPr>
          <w:b/>
          <w:sz w:val="28"/>
          <w:szCs w:val="28"/>
        </w:rPr>
        <w:t>аварийн</w:t>
      </w:r>
      <w:r w:rsidR="00FB2E6B" w:rsidRPr="003015A8">
        <w:rPr>
          <w:b/>
          <w:sz w:val="28"/>
          <w:szCs w:val="28"/>
        </w:rPr>
        <w:t>ое</w:t>
      </w:r>
      <w:r w:rsidR="005E0C5F" w:rsidRPr="003015A8">
        <w:rPr>
          <w:b/>
          <w:sz w:val="28"/>
          <w:szCs w:val="28"/>
        </w:rPr>
        <w:t xml:space="preserve"> воздействи</w:t>
      </w:r>
      <w:r w:rsidR="00FB2E6B" w:rsidRPr="003015A8">
        <w:rPr>
          <w:b/>
          <w:sz w:val="28"/>
          <w:szCs w:val="28"/>
        </w:rPr>
        <w:t>е</w:t>
      </w:r>
      <w:r w:rsidR="005E0C5F" w:rsidRPr="003015A8">
        <w:rPr>
          <w:b/>
          <w:sz w:val="28"/>
          <w:szCs w:val="28"/>
        </w:rPr>
        <w:t>:</w:t>
      </w:r>
      <w:r w:rsidR="005E0C5F" w:rsidRPr="003015A8">
        <w:rPr>
          <w:sz w:val="28"/>
          <w:szCs w:val="28"/>
        </w:rPr>
        <w:t xml:space="preserve"> Воздействи</w:t>
      </w:r>
      <w:r w:rsidR="00FB2E6B" w:rsidRPr="003015A8">
        <w:rPr>
          <w:sz w:val="28"/>
          <w:szCs w:val="28"/>
        </w:rPr>
        <w:t>е</w:t>
      </w:r>
      <w:r w:rsidR="005E0C5F" w:rsidRPr="003015A8">
        <w:rPr>
          <w:sz w:val="28"/>
          <w:szCs w:val="28"/>
        </w:rPr>
        <w:t>, вызывающ</w:t>
      </w:r>
      <w:r w:rsidR="00FB2E6B" w:rsidRPr="003015A8">
        <w:rPr>
          <w:sz w:val="28"/>
          <w:szCs w:val="28"/>
        </w:rPr>
        <w:t>е</w:t>
      </w:r>
      <w:r w:rsidR="005E0C5F" w:rsidRPr="003015A8">
        <w:rPr>
          <w:sz w:val="28"/>
          <w:szCs w:val="28"/>
        </w:rPr>
        <w:t>е разрушение несущих конструкций здания, сопровождаемое потерей опор</w:t>
      </w:r>
      <w:r w:rsidR="00580F6B" w:rsidRPr="003015A8">
        <w:rPr>
          <w:sz w:val="28"/>
          <w:szCs w:val="28"/>
        </w:rPr>
        <w:t>, поломку или выход из строя инженерных сетей или инженерных систем</w:t>
      </w:r>
      <w:r w:rsidR="005E0C5F" w:rsidRPr="003015A8">
        <w:rPr>
          <w:sz w:val="28"/>
          <w:szCs w:val="28"/>
        </w:rPr>
        <w:t>.</w:t>
      </w:r>
    </w:p>
    <w:p w14:paraId="4DF1C673" w14:textId="77777777" w:rsidR="003015A8" w:rsidRPr="003015A8" w:rsidRDefault="00453DFA" w:rsidP="00932913">
      <w:pPr>
        <w:ind w:firstLine="567"/>
        <w:jc w:val="both"/>
        <w:rPr>
          <w:sz w:val="28"/>
          <w:szCs w:val="28"/>
        </w:rPr>
      </w:pPr>
      <w:r>
        <w:rPr>
          <w:sz w:val="28"/>
          <w:szCs w:val="28"/>
        </w:rPr>
        <w:t>3.2</w:t>
      </w:r>
    </w:p>
    <w:p w14:paraId="4F56F980" w14:textId="77777777" w:rsidR="00255F4D" w:rsidRPr="003015A8" w:rsidRDefault="009D1324" w:rsidP="00932913">
      <w:pPr>
        <w:pBdr>
          <w:top w:val="single" w:sz="4" w:space="1" w:color="auto"/>
          <w:left w:val="single" w:sz="4" w:space="4" w:color="auto"/>
          <w:bottom w:val="single" w:sz="4" w:space="1" w:color="auto"/>
          <w:right w:val="single" w:sz="4" w:space="4" w:color="auto"/>
        </w:pBdr>
        <w:ind w:firstLine="567"/>
        <w:jc w:val="both"/>
        <w:rPr>
          <w:sz w:val="28"/>
          <w:szCs w:val="28"/>
        </w:rPr>
      </w:pPr>
      <w:r w:rsidRPr="00453DFA">
        <w:rPr>
          <w:b/>
          <w:sz w:val="28"/>
          <w:szCs w:val="28"/>
        </w:rPr>
        <w:t>а</w:t>
      </w:r>
      <w:r w:rsidR="00255F4D" w:rsidRPr="00453DFA">
        <w:rPr>
          <w:b/>
          <w:sz w:val="28"/>
          <w:szCs w:val="28"/>
        </w:rPr>
        <w:t>нтитеррор</w:t>
      </w:r>
      <w:r w:rsidR="00465826" w:rsidRPr="00453DFA">
        <w:rPr>
          <w:b/>
          <w:sz w:val="28"/>
          <w:szCs w:val="28"/>
        </w:rPr>
        <w:t>истическая защищенность объекта</w:t>
      </w:r>
      <w:r w:rsidR="00255F4D" w:rsidRPr="00453DFA">
        <w:rPr>
          <w:b/>
          <w:sz w:val="28"/>
          <w:szCs w:val="28"/>
        </w:rPr>
        <w:t xml:space="preserve"> </w:t>
      </w:r>
      <w:r w:rsidR="00465826" w:rsidRPr="00453DFA">
        <w:rPr>
          <w:b/>
          <w:sz w:val="28"/>
          <w:szCs w:val="28"/>
        </w:rPr>
        <w:t>(территории):</w:t>
      </w:r>
      <w:r w:rsidR="00465826" w:rsidRPr="003015A8">
        <w:rPr>
          <w:sz w:val="28"/>
          <w:szCs w:val="28"/>
        </w:rPr>
        <w:t xml:space="preserve"> Состояние защищенности здания, строения, сооружения, иного объекта, места массового пребывания людей, препятствующее совершению террористического акта. При этом под местом массового пребывания людей понимается территория общего пользования поселения или городского округа, либо специально отведенная территория за их пределами, либо место общего пользования в здании, строении, сооружении, на ином объекте, на которых при определенных условиях может одновременно находиться более пятидесяти человек.</w:t>
      </w:r>
    </w:p>
    <w:p w14:paraId="56AE8787" w14:textId="77777777" w:rsidR="00465826" w:rsidRPr="003015A8" w:rsidRDefault="00465826" w:rsidP="00932913">
      <w:pPr>
        <w:pBdr>
          <w:top w:val="single" w:sz="4" w:space="1" w:color="auto"/>
          <w:left w:val="single" w:sz="4" w:space="4" w:color="auto"/>
          <w:bottom w:val="single" w:sz="4" w:space="1" w:color="auto"/>
          <w:right w:val="single" w:sz="4" w:space="4" w:color="auto"/>
        </w:pBdr>
        <w:ind w:firstLine="567"/>
        <w:jc w:val="both"/>
        <w:rPr>
          <w:sz w:val="28"/>
          <w:szCs w:val="28"/>
        </w:rPr>
      </w:pPr>
      <w:r w:rsidRPr="003015A8">
        <w:rPr>
          <w:sz w:val="28"/>
          <w:szCs w:val="28"/>
        </w:rPr>
        <w:t>[</w:t>
      </w:r>
      <w:r w:rsidR="00453DFA">
        <w:rPr>
          <w:sz w:val="28"/>
          <w:szCs w:val="28"/>
        </w:rPr>
        <w:t>10, статья 3, пункт 6</w:t>
      </w:r>
      <w:r w:rsidRPr="003015A8">
        <w:rPr>
          <w:sz w:val="28"/>
          <w:szCs w:val="28"/>
        </w:rPr>
        <w:t>]</w:t>
      </w:r>
    </w:p>
    <w:p w14:paraId="009232B1" w14:textId="77777777" w:rsidR="00BB4B86" w:rsidRDefault="00453DFA" w:rsidP="00932913">
      <w:pPr>
        <w:ind w:firstLine="567"/>
        <w:jc w:val="both"/>
        <w:rPr>
          <w:sz w:val="28"/>
          <w:szCs w:val="28"/>
        </w:rPr>
      </w:pPr>
      <w:r>
        <w:rPr>
          <w:sz w:val="28"/>
          <w:szCs w:val="28"/>
        </w:rPr>
        <w:t>3.3</w:t>
      </w:r>
    </w:p>
    <w:p w14:paraId="03AF7251" w14:textId="77777777" w:rsidR="00453DFA" w:rsidRPr="003015A8" w:rsidRDefault="00453DFA" w:rsidP="00932913">
      <w:pPr>
        <w:pBdr>
          <w:top w:val="single" w:sz="4" w:space="1" w:color="auto"/>
          <w:left w:val="single" w:sz="4" w:space="4" w:color="auto"/>
          <w:bottom w:val="single" w:sz="4" w:space="1" w:color="auto"/>
          <w:right w:val="single" w:sz="4" w:space="4" w:color="auto"/>
        </w:pBdr>
        <w:ind w:firstLine="567"/>
        <w:jc w:val="both"/>
        <w:rPr>
          <w:sz w:val="28"/>
          <w:szCs w:val="28"/>
        </w:rPr>
      </w:pPr>
      <w:r w:rsidRPr="00453DFA">
        <w:rPr>
          <w:b/>
          <w:sz w:val="28"/>
          <w:szCs w:val="28"/>
        </w:rPr>
        <w:t>атриум:</w:t>
      </w:r>
      <w:r w:rsidRPr="003015A8">
        <w:rPr>
          <w:sz w:val="28"/>
          <w:szCs w:val="28"/>
        </w:rPr>
        <w:t xml:space="preserve"> Часть здания в виде многосветного пространства (три и более этажей), развитого по вертикали, смежного с поэтажными частями здания (галереями, ограждающими конструкциями помещений и т.</w:t>
      </w:r>
      <w:r>
        <w:rPr>
          <w:sz w:val="28"/>
          <w:szCs w:val="28"/>
        </w:rPr>
        <w:t xml:space="preserve"> </w:t>
      </w:r>
      <w:r w:rsidRPr="003015A8">
        <w:rPr>
          <w:sz w:val="28"/>
          <w:szCs w:val="28"/>
        </w:rPr>
        <w:t>п.), как правило, имеет верхнее освещени</w:t>
      </w:r>
      <w:r>
        <w:rPr>
          <w:sz w:val="28"/>
          <w:szCs w:val="28"/>
        </w:rPr>
        <w:t>е</w:t>
      </w:r>
      <w:r w:rsidRPr="003015A8">
        <w:rPr>
          <w:sz w:val="28"/>
          <w:szCs w:val="28"/>
        </w:rPr>
        <w:t>.</w:t>
      </w:r>
    </w:p>
    <w:p w14:paraId="7CC141E0" w14:textId="77777777" w:rsidR="00453DFA" w:rsidRPr="003015A8" w:rsidRDefault="00453DFA" w:rsidP="00932913">
      <w:pPr>
        <w:pBdr>
          <w:top w:val="single" w:sz="4" w:space="1" w:color="auto"/>
          <w:left w:val="single" w:sz="4" w:space="4" w:color="auto"/>
          <w:bottom w:val="single" w:sz="4" w:space="1" w:color="auto"/>
          <w:right w:val="single" w:sz="4" w:space="4" w:color="auto"/>
        </w:pBdr>
        <w:ind w:firstLine="567"/>
        <w:jc w:val="both"/>
        <w:rPr>
          <w:sz w:val="28"/>
          <w:szCs w:val="28"/>
        </w:rPr>
      </w:pPr>
      <w:r w:rsidRPr="003015A8">
        <w:rPr>
          <w:sz w:val="28"/>
          <w:szCs w:val="28"/>
        </w:rPr>
        <w:t>Атриум, развитый по горизонтали в виде многосветного прохода (при длине более высоты), называется</w:t>
      </w:r>
      <w:r w:rsidR="00DE4C18">
        <w:rPr>
          <w:sz w:val="28"/>
          <w:szCs w:val="28"/>
        </w:rPr>
        <w:t xml:space="preserve"> </w:t>
      </w:r>
      <w:r w:rsidRPr="003015A8">
        <w:rPr>
          <w:sz w:val="28"/>
          <w:szCs w:val="28"/>
        </w:rPr>
        <w:t>пассажем.</w:t>
      </w:r>
    </w:p>
    <w:p w14:paraId="1D091968" w14:textId="77777777" w:rsidR="00453DFA" w:rsidRPr="003015A8" w:rsidRDefault="00453DFA" w:rsidP="00932913">
      <w:pPr>
        <w:pBdr>
          <w:top w:val="single" w:sz="4" w:space="1" w:color="auto"/>
          <w:left w:val="single" w:sz="4" w:space="4" w:color="auto"/>
          <w:bottom w:val="single" w:sz="4" w:space="1" w:color="auto"/>
          <w:right w:val="single" w:sz="4" w:space="4" w:color="auto"/>
        </w:pBdr>
        <w:ind w:firstLine="567"/>
        <w:jc w:val="both"/>
        <w:rPr>
          <w:sz w:val="28"/>
          <w:szCs w:val="28"/>
        </w:rPr>
      </w:pPr>
      <w:r w:rsidRPr="003015A8">
        <w:rPr>
          <w:sz w:val="28"/>
          <w:szCs w:val="28"/>
        </w:rPr>
        <w:t>[СП 118.13330</w:t>
      </w:r>
      <w:r w:rsidR="00DE4C18">
        <w:rPr>
          <w:sz w:val="28"/>
          <w:szCs w:val="28"/>
        </w:rPr>
        <w:t xml:space="preserve">.2012, </w:t>
      </w:r>
      <w:r w:rsidR="00F053D6">
        <w:rPr>
          <w:sz w:val="28"/>
          <w:szCs w:val="28"/>
        </w:rPr>
        <w:t>п</w:t>
      </w:r>
      <w:r w:rsidR="00DE4C18">
        <w:rPr>
          <w:sz w:val="28"/>
          <w:szCs w:val="28"/>
        </w:rPr>
        <w:t>риложение Б, пункт Б.4]</w:t>
      </w:r>
    </w:p>
    <w:p w14:paraId="01207C15" w14:textId="77777777" w:rsidR="00453DFA" w:rsidRPr="003015A8" w:rsidRDefault="00DE4C18" w:rsidP="00932913">
      <w:pPr>
        <w:ind w:firstLine="567"/>
        <w:jc w:val="both"/>
        <w:rPr>
          <w:sz w:val="28"/>
          <w:szCs w:val="28"/>
        </w:rPr>
      </w:pPr>
      <w:r>
        <w:rPr>
          <w:sz w:val="28"/>
          <w:szCs w:val="28"/>
        </w:rPr>
        <w:t>3.4</w:t>
      </w:r>
    </w:p>
    <w:p w14:paraId="5644E82D" w14:textId="77777777" w:rsidR="00BB4B86" w:rsidRPr="003015A8" w:rsidRDefault="005E0C5F" w:rsidP="00932913">
      <w:pPr>
        <w:pBdr>
          <w:top w:val="single" w:sz="4" w:space="1" w:color="auto"/>
          <w:left w:val="single" w:sz="4" w:space="4" w:color="auto"/>
          <w:bottom w:val="single" w:sz="4" w:space="1" w:color="auto"/>
          <w:right w:val="single" w:sz="4" w:space="4" w:color="auto"/>
        </w:pBdr>
        <w:ind w:firstLine="567"/>
        <w:jc w:val="both"/>
        <w:rPr>
          <w:sz w:val="28"/>
          <w:szCs w:val="28"/>
        </w:rPr>
      </w:pPr>
      <w:r w:rsidRPr="00DE4C18">
        <w:rPr>
          <w:b/>
          <w:sz w:val="28"/>
          <w:szCs w:val="28"/>
        </w:rPr>
        <w:t>внутренний двор:</w:t>
      </w:r>
      <w:r w:rsidRPr="003015A8">
        <w:rPr>
          <w:sz w:val="28"/>
          <w:szCs w:val="28"/>
        </w:rPr>
        <w:t xml:space="preserve"> </w:t>
      </w:r>
      <w:r w:rsidR="00BB4B86" w:rsidRPr="003015A8">
        <w:rPr>
          <w:sz w:val="28"/>
          <w:szCs w:val="28"/>
        </w:rPr>
        <w:t>Замкнутое по периметру неотапливаемое пространство, в которое обращены наружные стены здания (или зданий), имеющее въезд или проход, также может иметь покрытие для защиты от осадков.</w:t>
      </w:r>
    </w:p>
    <w:p w14:paraId="2C8BE92E" w14:textId="77777777" w:rsidR="005E0C5F" w:rsidRPr="003015A8" w:rsidRDefault="00BB4B86" w:rsidP="00932913">
      <w:pPr>
        <w:pBdr>
          <w:top w:val="single" w:sz="4" w:space="1" w:color="auto"/>
          <w:left w:val="single" w:sz="4" w:space="4" w:color="auto"/>
          <w:bottom w:val="single" w:sz="4" w:space="1" w:color="auto"/>
          <w:right w:val="single" w:sz="4" w:space="4" w:color="auto"/>
        </w:pBdr>
        <w:ind w:firstLine="567"/>
        <w:jc w:val="both"/>
        <w:rPr>
          <w:sz w:val="28"/>
          <w:szCs w:val="28"/>
        </w:rPr>
      </w:pPr>
      <w:r w:rsidRPr="003015A8">
        <w:rPr>
          <w:sz w:val="28"/>
          <w:szCs w:val="28"/>
        </w:rPr>
        <w:t>[</w:t>
      </w:r>
      <w:r w:rsidR="00DE4C18">
        <w:rPr>
          <w:sz w:val="28"/>
          <w:szCs w:val="28"/>
        </w:rPr>
        <w:t>СП 160.1325800.2014, статья 3.2</w:t>
      </w:r>
      <w:r w:rsidRPr="003015A8">
        <w:rPr>
          <w:sz w:val="28"/>
          <w:szCs w:val="28"/>
        </w:rPr>
        <w:t>]</w:t>
      </w:r>
    </w:p>
    <w:p w14:paraId="0E7D5F0F" w14:textId="77777777" w:rsidR="005E0C5F" w:rsidRPr="003015A8" w:rsidRDefault="009C6904" w:rsidP="00932913">
      <w:pPr>
        <w:ind w:firstLine="567"/>
        <w:jc w:val="both"/>
        <w:rPr>
          <w:sz w:val="28"/>
          <w:szCs w:val="28"/>
        </w:rPr>
      </w:pPr>
      <w:r>
        <w:rPr>
          <w:sz w:val="28"/>
          <w:szCs w:val="28"/>
        </w:rPr>
        <w:t xml:space="preserve">3.5 </w:t>
      </w:r>
      <w:r w:rsidR="005E0C5F" w:rsidRPr="009C6904">
        <w:rPr>
          <w:b/>
          <w:sz w:val="28"/>
          <w:szCs w:val="28"/>
        </w:rPr>
        <w:t>высотное здание:</w:t>
      </w:r>
      <w:r w:rsidR="005E0C5F" w:rsidRPr="003015A8">
        <w:rPr>
          <w:sz w:val="28"/>
          <w:szCs w:val="28"/>
        </w:rPr>
        <w:t xml:space="preserve"> Здание, имею</w:t>
      </w:r>
      <w:r w:rsidR="00C367DE" w:rsidRPr="003015A8">
        <w:rPr>
          <w:sz w:val="28"/>
          <w:szCs w:val="28"/>
        </w:rPr>
        <w:t>щее высоту</w:t>
      </w:r>
      <w:r w:rsidR="003B403E" w:rsidRPr="003015A8">
        <w:rPr>
          <w:sz w:val="28"/>
          <w:szCs w:val="28"/>
        </w:rPr>
        <w:t>, определяемую в</w:t>
      </w:r>
      <w:r>
        <w:rPr>
          <w:sz w:val="28"/>
          <w:szCs w:val="28"/>
        </w:rPr>
        <w:t xml:space="preserve"> соответствии с СП 1.13130.2009</w:t>
      </w:r>
      <w:r w:rsidR="003B403E" w:rsidRPr="003015A8">
        <w:rPr>
          <w:sz w:val="28"/>
          <w:szCs w:val="28"/>
        </w:rPr>
        <w:t>,</w:t>
      </w:r>
      <w:r w:rsidR="00C367DE" w:rsidRPr="003015A8">
        <w:rPr>
          <w:sz w:val="28"/>
          <w:szCs w:val="28"/>
        </w:rPr>
        <w:t xml:space="preserve"> </w:t>
      </w:r>
      <w:r w:rsidR="005E0C5F" w:rsidRPr="003015A8">
        <w:rPr>
          <w:sz w:val="28"/>
          <w:szCs w:val="28"/>
        </w:rPr>
        <w:t>более 75</w:t>
      </w:r>
      <w:r>
        <w:rPr>
          <w:sz w:val="28"/>
          <w:szCs w:val="28"/>
        </w:rPr>
        <w:t xml:space="preserve"> </w:t>
      </w:r>
      <w:r w:rsidR="005E0C5F" w:rsidRPr="003015A8">
        <w:rPr>
          <w:sz w:val="28"/>
          <w:szCs w:val="28"/>
        </w:rPr>
        <w:t>м.</w:t>
      </w:r>
    </w:p>
    <w:p w14:paraId="7AB471A7" w14:textId="77777777" w:rsidR="005E0C5F" w:rsidRPr="003015A8" w:rsidRDefault="009C6904" w:rsidP="00932913">
      <w:pPr>
        <w:ind w:firstLine="567"/>
        <w:jc w:val="both"/>
        <w:rPr>
          <w:sz w:val="28"/>
          <w:szCs w:val="28"/>
        </w:rPr>
      </w:pPr>
      <w:r>
        <w:rPr>
          <w:sz w:val="28"/>
          <w:szCs w:val="28"/>
        </w:rPr>
        <w:t xml:space="preserve">3.6 </w:t>
      </w:r>
      <w:r w:rsidR="005E0C5F" w:rsidRPr="009C6904">
        <w:rPr>
          <w:b/>
          <w:sz w:val="28"/>
          <w:szCs w:val="28"/>
        </w:rPr>
        <w:t>высотный комплекс:</w:t>
      </w:r>
      <w:r w:rsidR="005E0C5F" w:rsidRPr="003015A8">
        <w:rPr>
          <w:sz w:val="28"/>
          <w:szCs w:val="28"/>
        </w:rPr>
        <w:t xml:space="preserve"> Группа из двух и более зданий различной высоты (включающая </w:t>
      </w:r>
      <w:r>
        <w:rPr>
          <w:sz w:val="28"/>
          <w:szCs w:val="28"/>
        </w:rPr>
        <w:t xml:space="preserve">в себя </w:t>
      </w:r>
      <w:r w:rsidR="005E0C5F" w:rsidRPr="003015A8">
        <w:rPr>
          <w:sz w:val="28"/>
          <w:szCs w:val="28"/>
        </w:rPr>
        <w:t xml:space="preserve">не менее одного высотного здания), взаимосвязанных друг с другом с помощью архитектурно-планировочных приемов (могут иметь общую подземную или стилобатную часть, объединяющие переходы и </w:t>
      </w:r>
      <w:r>
        <w:rPr>
          <w:sz w:val="28"/>
          <w:szCs w:val="28"/>
        </w:rPr>
        <w:t>т. п.</w:t>
      </w:r>
      <w:r w:rsidR="005E0C5F" w:rsidRPr="003015A8">
        <w:rPr>
          <w:sz w:val="28"/>
          <w:szCs w:val="28"/>
        </w:rPr>
        <w:t>).</w:t>
      </w:r>
    </w:p>
    <w:p w14:paraId="7778FE23" w14:textId="77777777" w:rsidR="005E0C5F" w:rsidRPr="003015A8" w:rsidRDefault="009C6904" w:rsidP="00932913">
      <w:pPr>
        <w:ind w:firstLine="567"/>
        <w:jc w:val="both"/>
        <w:rPr>
          <w:sz w:val="28"/>
          <w:szCs w:val="28"/>
        </w:rPr>
      </w:pPr>
      <w:r>
        <w:rPr>
          <w:sz w:val="28"/>
          <w:szCs w:val="28"/>
        </w:rPr>
        <w:t xml:space="preserve">3.7 </w:t>
      </w:r>
      <w:r w:rsidR="005E0C5F" w:rsidRPr="009C6904">
        <w:rPr>
          <w:b/>
          <w:sz w:val="28"/>
          <w:szCs w:val="28"/>
        </w:rPr>
        <w:t>геотехнические работы:</w:t>
      </w:r>
      <w:r w:rsidR="005E0C5F" w:rsidRPr="003015A8">
        <w:rPr>
          <w:sz w:val="28"/>
          <w:szCs w:val="28"/>
        </w:rPr>
        <w:t xml:space="preserve"> Проектно-изыскательские и строительные работы, включающие </w:t>
      </w:r>
      <w:r>
        <w:rPr>
          <w:sz w:val="28"/>
          <w:szCs w:val="28"/>
        </w:rPr>
        <w:t xml:space="preserve">в себя </w:t>
      </w:r>
      <w:r w:rsidR="00245AE8" w:rsidRPr="003015A8">
        <w:rPr>
          <w:sz w:val="28"/>
          <w:szCs w:val="28"/>
        </w:rPr>
        <w:t xml:space="preserve">изыскания, </w:t>
      </w:r>
      <w:r w:rsidR="005E0C5F" w:rsidRPr="003015A8">
        <w:rPr>
          <w:sz w:val="28"/>
          <w:szCs w:val="28"/>
        </w:rPr>
        <w:t>проектирование и устройство фундаментов, конструкций нулевого цикла, ограждение строительного котлована и мероприятия по защите территории строительства здания, а также оценку его влияния на рядом расположенные здания и сооружения.</w:t>
      </w:r>
    </w:p>
    <w:p w14:paraId="77BA8943" w14:textId="77777777" w:rsidR="00D967D1" w:rsidRPr="003015A8" w:rsidRDefault="009C6904" w:rsidP="00932913">
      <w:pPr>
        <w:ind w:firstLine="567"/>
        <w:jc w:val="both"/>
        <w:rPr>
          <w:sz w:val="28"/>
          <w:szCs w:val="28"/>
        </w:rPr>
      </w:pPr>
      <w:r>
        <w:rPr>
          <w:sz w:val="28"/>
          <w:szCs w:val="28"/>
        </w:rPr>
        <w:lastRenderedPageBreak/>
        <w:t xml:space="preserve">3.8 </w:t>
      </w:r>
      <w:r w:rsidR="00D967D1" w:rsidRPr="009C6904">
        <w:rPr>
          <w:b/>
          <w:sz w:val="28"/>
          <w:szCs w:val="28"/>
        </w:rPr>
        <w:t>деформационны</w:t>
      </w:r>
      <w:r w:rsidR="00245AE8" w:rsidRPr="009C6904">
        <w:rPr>
          <w:b/>
          <w:sz w:val="28"/>
          <w:szCs w:val="28"/>
        </w:rPr>
        <w:t>й знак</w:t>
      </w:r>
      <w:r w:rsidR="00D967D1" w:rsidRPr="009C6904">
        <w:rPr>
          <w:b/>
          <w:sz w:val="28"/>
          <w:szCs w:val="28"/>
        </w:rPr>
        <w:t>:</w:t>
      </w:r>
      <w:r w:rsidR="00D967D1" w:rsidRPr="003015A8">
        <w:rPr>
          <w:sz w:val="28"/>
          <w:szCs w:val="28"/>
        </w:rPr>
        <w:t xml:space="preserve"> </w:t>
      </w:r>
      <w:r w:rsidR="00375A38" w:rsidRPr="003015A8">
        <w:rPr>
          <w:sz w:val="28"/>
          <w:szCs w:val="28"/>
        </w:rPr>
        <w:t>Д</w:t>
      </w:r>
      <w:r w:rsidR="00D967D1" w:rsidRPr="003015A8">
        <w:rPr>
          <w:sz w:val="28"/>
          <w:szCs w:val="28"/>
        </w:rPr>
        <w:t>юбел</w:t>
      </w:r>
      <w:r w:rsidR="00245AE8" w:rsidRPr="003015A8">
        <w:rPr>
          <w:sz w:val="28"/>
          <w:szCs w:val="28"/>
        </w:rPr>
        <w:t>ь</w:t>
      </w:r>
      <w:r w:rsidR="00D967D1" w:rsidRPr="003015A8">
        <w:rPr>
          <w:sz w:val="28"/>
          <w:szCs w:val="28"/>
        </w:rPr>
        <w:t xml:space="preserve"> или риск</w:t>
      </w:r>
      <w:r w:rsidR="00245AE8" w:rsidRPr="003015A8">
        <w:rPr>
          <w:sz w:val="28"/>
          <w:szCs w:val="28"/>
        </w:rPr>
        <w:t>а</w:t>
      </w:r>
      <w:r w:rsidR="00755BB9" w:rsidRPr="003015A8">
        <w:rPr>
          <w:sz w:val="28"/>
          <w:szCs w:val="28"/>
        </w:rPr>
        <w:t>,</w:t>
      </w:r>
      <w:r w:rsidR="00D967D1" w:rsidRPr="003015A8">
        <w:rPr>
          <w:sz w:val="28"/>
          <w:szCs w:val="28"/>
        </w:rPr>
        <w:t xml:space="preserve"> окрашенные на установленных и закрепленных в проектно</w:t>
      </w:r>
      <w:r w:rsidR="00534571">
        <w:rPr>
          <w:sz w:val="28"/>
          <w:szCs w:val="28"/>
        </w:rPr>
        <w:t>м</w:t>
      </w:r>
      <w:r w:rsidR="00D967D1" w:rsidRPr="003015A8">
        <w:rPr>
          <w:sz w:val="28"/>
          <w:szCs w:val="28"/>
        </w:rPr>
        <w:t xml:space="preserve"> положени</w:t>
      </w:r>
      <w:r w:rsidR="00534571">
        <w:rPr>
          <w:sz w:val="28"/>
          <w:szCs w:val="28"/>
        </w:rPr>
        <w:t>и</w:t>
      </w:r>
      <w:r w:rsidR="00665486" w:rsidRPr="003015A8">
        <w:rPr>
          <w:sz w:val="28"/>
          <w:szCs w:val="28"/>
        </w:rPr>
        <w:t xml:space="preserve"> конструкциях</w:t>
      </w:r>
      <w:r w:rsidR="00D967D1" w:rsidRPr="003015A8">
        <w:rPr>
          <w:sz w:val="28"/>
          <w:szCs w:val="28"/>
        </w:rPr>
        <w:t xml:space="preserve">. </w:t>
      </w:r>
    </w:p>
    <w:p w14:paraId="4A30B59E" w14:textId="77777777" w:rsidR="00D967D1" w:rsidRPr="003015A8" w:rsidRDefault="009C6904" w:rsidP="00932913">
      <w:pPr>
        <w:ind w:firstLine="567"/>
        <w:jc w:val="both"/>
        <w:rPr>
          <w:sz w:val="28"/>
          <w:szCs w:val="28"/>
        </w:rPr>
      </w:pPr>
      <w:r>
        <w:rPr>
          <w:sz w:val="28"/>
          <w:szCs w:val="28"/>
        </w:rPr>
        <w:t xml:space="preserve">3.9 </w:t>
      </w:r>
      <w:r w:rsidR="00D967D1" w:rsidRPr="009C6904">
        <w:rPr>
          <w:b/>
          <w:sz w:val="28"/>
          <w:szCs w:val="28"/>
        </w:rPr>
        <w:t>знак разбивочной основы:</w:t>
      </w:r>
      <w:r w:rsidR="00D967D1" w:rsidRPr="003015A8">
        <w:rPr>
          <w:sz w:val="28"/>
          <w:szCs w:val="28"/>
        </w:rPr>
        <w:t xml:space="preserve"> </w:t>
      </w:r>
      <w:r w:rsidR="00755BB9" w:rsidRPr="003015A8">
        <w:rPr>
          <w:sz w:val="28"/>
          <w:szCs w:val="28"/>
        </w:rPr>
        <w:t>З</w:t>
      </w:r>
      <w:r w:rsidR="00D967D1" w:rsidRPr="003015A8">
        <w:rPr>
          <w:sz w:val="28"/>
          <w:szCs w:val="28"/>
        </w:rPr>
        <w:t>наки</w:t>
      </w:r>
      <w:r w:rsidR="00755BB9" w:rsidRPr="003015A8">
        <w:rPr>
          <w:sz w:val="28"/>
          <w:szCs w:val="28"/>
        </w:rPr>
        <w:t>,</w:t>
      </w:r>
      <w:r w:rsidR="00D967D1" w:rsidRPr="003015A8">
        <w:rPr>
          <w:sz w:val="28"/>
          <w:szCs w:val="28"/>
        </w:rPr>
        <w:t xml:space="preserve"> закрепляемые в створах продольных, попер</w:t>
      </w:r>
      <w:r>
        <w:rPr>
          <w:sz w:val="28"/>
          <w:szCs w:val="28"/>
        </w:rPr>
        <w:t xml:space="preserve">ечных и иных осей вне контуров </w:t>
      </w:r>
      <w:r w:rsidR="00D967D1" w:rsidRPr="003015A8">
        <w:rPr>
          <w:sz w:val="28"/>
          <w:szCs w:val="28"/>
        </w:rPr>
        <w:t>возводимых зданий и сооружений в грунте.</w:t>
      </w:r>
    </w:p>
    <w:p w14:paraId="49B445FD" w14:textId="77777777" w:rsidR="005E0C5F" w:rsidRDefault="009C6904" w:rsidP="00932913">
      <w:pPr>
        <w:ind w:firstLine="567"/>
        <w:jc w:val="both"/>
        <w:rPr>
          <w:sz w:val="28"/>
          <w:szCs w:val="28"/>
        </w:rPr>
      </w:pPr>
      <w:r>
        <w:rPr>
          <w:sz w:val="28"/>
          <w:szCs w:val="28"/>
        </w:rPr>
        <w:t xml:space="preserve">3.10 </w:t>
      </w:r>
      <w:r w:rsidR="005E0C5F" w:rsidRPr="009C6904">
        <w:rPr>
          <w:b/>
          <w:sz w:val="28"/>
          <w:szCs w:val="28"/>
        </w:rPr>
        <w:t>зона доступа:</w:t>
      </w:r>
      <w:r w:rsidR="005E0C5F" w:rsidRPr="003015A8">
        <w:rPr>
          <w:sz w:val="28"/>
          <w:szCs w:val="28"/>
        </w:rPr>
        <w:t xml:space="preserve"> </w:t>
      </w:r>
      <w:r w:rsidR="00131FEC" w:rsidRPr="003015A8">
        <w:rPr>
          <w:sz w:val="28"/>
          <w:szCs w:val="28"/>
        </w:rPr>
        <w:t>Ч</w:t>
      </w:r>
      <w:r w:rsidR="00690085" w:rsidRPr="003015A8">
        <w:rPr>
          <w:sz w:val="28"/>
          <w:szCs w:val="28"/>
        </w:rPr>
        <w:t>асть участка территории высотного здания, группа помещений (этажей), оборудованная физическими барьерами, контролируемая и/или охраняемая с помощью технических средств, проход в которую осуществляется в соответствии с требованиями пропускного режима через контрольно-пропускные пункты (посты охраны) и/или точки доступа, оборудованные средствами контроля и управления доступом</w:t>
      </w:r>
      <w:r w:rsidR="005E0C5F" w:rsidRPr="003015A8">
        <w:rPr>
          <w:sz w:val="28"/>
          <w:szCs w:val="28"/>
        </w:rPr>
        <w:t>.</w:t>
      </w:r>
    </w:p>
    <w:p w14:paraId="23EDE1B7" w14:textId="77777777" w:rsidR="009C6904" w:rsidRPr="003015A8" w:rsidRDefault="009C6904" w:rsidP="00932913">
      <w:pPr>
        <w:ind w:firstLine="567"/>
        <w:jc w:val="both"/>
        <w:rPr>
          <w:sz w:val="28"/>
          <w:szCs w:val="28"/>
        </w:rPr>
      </w:pPr>
      <w:r>
        <w:rPr>
          <w:sz w:val="28"/>
          <w:szCs w:val="28"/>
        </w:rPr>
        <w:t xml:space="preserve">3.11 </w:t>
      </w:r>
      <w:r w:rsidRPr="009C6904">
        <w:rPr>
          <w:b/>
          <w:sz w:val="28"/>
          <w:szCs w:val="28"/>
        </w:rPr>
        <w:t>избирательная схема управления лифтами:</w:t>
      </w:r>
      <w:r w:rsidRPr="003015A8">
        <w:rPr>
          <w:sz w:val="28"/>
          <w:szCs w:val="28"/>
        </w:rPr>
        <w:t xml:space="preserve"> Выполнение запросов пользователей с учетом заранее заявленного ими этажа назначения на основе автоматической оптимизации последовательности действий, направления движения и остановок кабины.</w:t>
      </w:r>
    </w:p>
    <w:p w14:paraId="77F8E50C" w14:textId="77777777" w:rsidR="005E0C5F" w:rsidRPr="003015A8" w:rsidRDefault="009C6904" w:rsidP="00932913">
      <w:pPr>
        <w:ind w:firstLine="567"/>
        <w:jc w:val="both"/>
        <w:rPr>
          <w:sz w:val="28"/>
          <w:szCs w:val="28"/>
        </w:rPr>
      </w:pPr>
      <w:r>
        <w:rPr>
          <w:sz w:val="28"/>
          <w:szCs w:val="28"/>
        </w:rPr>
        <w:t xml:space="preserve">3.12 </w:t>
      </w:r>
      <w:r w:rsidR="005E0C5F" w:rsidRPr="009C6904">
        <w:rPr>
          <w:b/>
          <w:sz w:val="28"/>
          <w:szCs w:val="28"/>
        </w:rPr>
        <w:t>инфильтрация:</w:t>
      </w:r>
      <w:r w:rsidR="005E0C5F" w:rsidRPr="003015A8">
        <w:rPr>
          <w:sz w:val="28"/>
          <w:szCs w:val="28"/>
        </w:rPr>
        <w:t xml:space="preserve"> Проникание наружного воздуха в помещение под влиянием избыточного давления снаружи.</w:t>
      </w:r>
    </w:p>
    <w:p w14:paraId="2277E6B6" w14:textId="77777777" w:rsidR="00255F4D" w:rsidRPr="003015A8" w:rsidRDefault="009C6904" w:rsidP="00932913">
      <w:pPr>
        <w:ind w:firstLine="567"/>
        <w:jc w:val="both"/>
        <w:rPr>
          <w:sz w:val="28"/>
          <w:szCs w:val="28"/>
        </w:rPr>
      </w:pPr>
      <w:r>
        <w:rPr>
          <w:sz w:val="28"/>
          <w:szCs w:val="28"/>
        </w:rPr>
        <w:t xml:space="preserve">3.13 </w:t>
      </w:r>
      <w:r w:rsidR="00231E99" w:rsidRPr="009C6904">
        <w:rPr>
          <w:b/>
          <w:sz w:val="28"/>
          <w:szCs w:val="28"/>
        </w:rPr>
        <w:t>и</w:t>
      </w:r>
      <w:r w:rsidR="00255F4D" w:rsidRPr="009C6904">
        <w:rPr>
          <w:b/>
          <w:sz w:val="28"/>
          <w:szCs w:val="28"/>
        </w:rPr>
        <w:t>нженерно-техническая укрепл</w:t>
      </w:r>
      <w:r w:rsidRPr="009C6904">
        <w:rPr>
          <w:b/>
          <w:sz w:val="28"/>
          <w:szCs w:val="28"/>
        </w:rPr>
        <w:t>е</w:t>
      </w:r>
      <w:r w:rsidR="00255F4D" w:rsidRPr="009C6904">
        <w:rPr>
          <w:b/>
          <w:sz w:val="28"/>
          <w:szCs w:val="28"/>
        </w:rPr>
        <w:t>нность объекта:</w:t>
      </w:r>
      <w:r w:rsidR="00255F4D" w:rsidRPr="003015A8">
        <w:rPr>
          <w:sz w:val="28"/>
          <w:szCs w:val="28"/>
        </w:rPr>
        <w:t xml:space="preserve"> </w:t>
      </w:r>
      <w:r w:rsidR="00375A38" w:rsidRPr="003015A8">
        <w:rPr>
          <w:sz w:val="28"/>
          <w:szCs w:val="28"/>
        </w:rPr>
        <w:t>С</w:t>
      </w:r>
      <w:r w:rsidR="00255F4D" w:rsidRPr="003015A8">
        <w:rPr>
          <w:sz w:val="28"/>
          <w:szCs w:val="28"/>
        </w:rPr>
        <w:t>овокупность мероприятий, направленных на усиление конструктивных элементов зданий, помещений и охраняемых территорий, обеспечивающих необходимое противодействие несанкционированному проникновению в охраняемую зону, взлому и другим преступным посягательствам.</w:t>
      </w:r>
    </w:p>
    <w:p w14:paraId="6CDA9694" w14:textId="77777777" w:rsidR="008D7529" w:rsidRPr="003015A8" w:rsidRDefault="009C6904" w:rsidP="00932913">
      <w:pPr>
        <w:ind w:firstLine="567"/>
        <w:jc w:val="both"/>
        <w:rPr>
          <w:sz w:val="28"/>
          <w:szCs w:val="28"/>
        </w:rPr>
      </w:pPr>
      <w:r>
        <w:rPr>
          <w:sz w:val="28"/>
          <w:szCs w:val="28"/>
        </w:rPr>
        <w:t xml:space="preserve">3.14 </w:t>
      </w:r>
      <w:r w:rsidR="008D7529" w:rsidRPr="0092792B">
        <w:rPr>
          <w:b/>
          <w:sz w:val="28"/>
          <w:szCs w:val="28"/>
        </w:rPr>
        <w:t>контрольно-пропускной пункт:</w:t>
      </w:r>
      <w:r w:rsidR="008D7529" w:rsidRPr="003015A8">
        <w:rPr>
          <w:sz w:val="28"/>
          <w:szCs w:val="28"/>
        </w:rPr>
        <w:t xml:space="preserve"> </w:t>
      </w:r>
      <w:r w:rsidR="00375A38" w:rsidRPr="003015A8">
        <w:rPr>
          <w:sz w:val="28"/>
          <w:szCs w:val="28"/>
        </w:rPr>
        <w:t>С</w:t>
      </w:r>
      <w:r w:rsidR="008D7529" w:rsidRPr="003015A8">
        <w:rPr>
          <w:sz w:val="28"/>
          <w:szCs w:val="28"/>
        </w:rPr>
        <w:t>пециально оборудованное место на объекте для осуществления контроля в установленном порядке за проходом людей и проездом транспортных средств на территорию объекта.</w:t>
      </w:r>
    </w:p>
    <w:p w14:paraId="18CF8A07" w14:textId="77777777" w:rsidR="005E0C5F" w:rsidRPr="003015A8" w:rsidRDefault="00EF0F58" w:rsidP="00932913">
      <w:pPr>
        <w:ind w:firstLine="567"/>
        <w:jc w:val="both"/>
        <w:rPr>
          <w:sz w:val="28"/>
          <w:szCs w:val="28"/>
        </w:rPr>
      </w:pPr>
      <w:r>
        <w:rPr>
          <w:sz w:val="28"/>
          <w:szCs w:val="28"/>
        </w:rPr>
        <w:t xml:space="preserve">3.15 </w:t>
      </w:r>
      <w:r w:rsidR="005E0C5F" w:rsidRPr="00EF0F58">
        <w:rPr>
          <w:b/>
          <w:sz w:val="28"/>
          <w:szCs w:val="28"/>
        </w:rPr>
        <w:t>коэффициент фильтрационного теплообмена:</w:t>
      </w:r>
      <w:r w:rsidR="005E0C5F" w:rsidRPr="003015A8">
        <w:rPr>
          <w:sz w:val="28"/>
          <w:szCs w:val="28"/>
        </w:rPr>
        <w:t xml:space="preserve"> Безразмерная величина, характеризующая теплоемкость воздушного потока, фильтрующегося через элементы наружного ограждения.</w:t>
      </w:r>
    </w:p>
    <w:p w14:paraId="6CEEF57F" w14:textId="77777777" w:rsidR="00255F4D" w:rsidRPr="003015A8" w:rsidRDefault="00EF0F58" w:rsidP="00932913">
      <w:pPr>
        <w:ind w:firstLine="567"/>
        <w:jc w:val="both"/>
        <w:rPr>
          <w:sz w:val="28"/>
          <w:szCs w:val="28"/>
        </w:rPr>
      </w:pPr>
      <w:r>
        <w:rPr>
          <w:sz w:val="28"/>
          <w:szCs w:val="28"/>
        </w:rPr>
        <w:t xml:space="preserve">3.16 </w:t>
      </w:r>
      <w:r w:rsidR="00255F4D" w:rsidRPr="00EF0F58">
        <w:rPr>
          <w:b/>
          <w:sz w:val="28"/>
          <w:szCs w:val="28"/>
        </w:rPr>
        <w:t>критически важн</w:t>
      </w:r>
      <w:r w:rsidR="00DB7D39" w:rsidRPr="00EF0F58">
        <w:rPr>
          <w:b/>
          <w:sz w:val="28"/>
          <w:szCs w:val="28"/>
        </w:rPr>
        <w:t>ая</w:t>
      </w:r>
      <w:r w:rsidR="00255F4D" w:rsidRPr="00EF0F58">
        <w:rPr>
          <w:b/>
          <w:sz w:val="28"/>
          <w:szCs w:val="28"/>
        </w:rPr>
        <w:t xml:space="preserve"> точк</w:t>
      </w:r>
      <w:r w:rsidR="00DB7D39" w:rsidRPr="00EF0F58">
        <w:rPr>
          <w:b/>
          <w:sz w:val="28"/>
          <w:szCs w:val="28"/>
        </w:rPr>
        <w:t>а</w:t>
      </w:r>
      <w:r w:rsidR="00255F4D" w:rsidRPr="00EF0F58">
        <w:rPr>
          <w:b/>
          <w:sz w:val="28"/>
          <w:szCs w:val="28"/>
        </w:rPr>
        <w:t>:</w:t>
      </w:r>
      <w:r w:rsidR="00255F4D" w:rsidRPr="003015A8">
        <w:rPr>
          <w:sz w:val="28"/>
          <w:szCs w:val="28"/>
        </w:rPr>
        <w:t xml:space="preserve"> </w:t>
      </w:r>
      <w:r w:rsidR="008C30BB" w:rsidRPr="003015A8">
        <w:rPr>
          <w:sz w:val="28"/>
          <w:szCs w:val="28"/>
        </w:rPr>
        <w:t>Локальный у</w:t>
      </w:r>
      <w:r w:rsidR="00255F4D" w:rsidRPr="003015A8">
        <w:rPr>
          <w:sz w:val="28"/>
          <w:szCs w:val="28"/>
        </w:rPr>
        <w:t>част</w:t>
      </w:r>
      <w:r w:rsidR="008C30BB" w:rsidRPr="003015A8">
        <w:rPr>
          <w:sz w:val="28"/>
          <w:szCs w:val="28"/>
        </w:rPr>
        <w:t>о</w:t>
      </w:r>
      <w:r w:rsidR="00255F4D" w:rsidRPr="003015A8">
        <w:rPr>
          <w:sz w:val="28"/>
          <w:szCs w:val="28"/>
        </w:rPr>
        <w:t xml:space="preserve">к как на прилегающей к </w:t>
      </w:r>
      <w:r w:rsidR="008C30BB" w:rsidRPr="003015A8">
        <w:rPr>
          <w:sz w:val="28"/>
          <w:szCs w:val="28"/>
        </w:rPr>
        <w:t>высотному зданию или комплексу</w:t>
      </w:r>
      <w:r w:rsidR="00255F4D" w:rsidRPr="003015A8">
        <w:rPr>
          <w:sz w:val="28"/>
          <w:szCs w:val="28"/>
        </w:rPr>
        <w:t xml:space="preserve"> территории, так и в самом</w:t>
      </w:r>
      <w:r w:rsidR="008C30BB" w:rsidRPr="003015A8">
        <w:rPr>
          <w:sz w:val="28"/>
          <w:szCs w:val="28"/>
        </w:rPr>
        <w:t xml:space="preserve"> здании</w:t>
      </w:r>
      <w:r w:rsidR="00255F4D" w:rsidRPr="003015A8">
        <w:rPr>
          <w:sz w:val="28"/>
          <w:szCs w:val="28"/>
        </w:rPr>
        <w:t>, на которых могут возникнуть ситуации, способствующие реализации угроз террористического или криминального характера.</w:t>
      </w:r>
    </w:p>
    <w:p w14:paraId="264D09DE" w14:textId="77777777" w:rsidR="005E0C5F" w:rsidRPr="003015A8" w:rsidRDefault="00EF0F58" w:rsidP="00932913">
      <w:pPr>
        <w:ind w:firstLine="567"/>
        <w:jc w:val="both"/>
        <w:rPr>
          <w:sz w:val="28"/>
          <w:szCs w:val="28"/>
        </w:rPr>
      </w:pPr>
      <w:r>
        <w:rPr>
          <w:sz w:val="28"/>
          <w:szCs w:val="28"/>
        </w:rPr>
        <w:t xml:space="preserve">3.17 </w:t>
      </w:r>
      <w:r w:rsidRPr="00EF0F58">
        <w:rPr>
          <w:b/>
          <w:sz w:val="28"/>
          <w:szCs w:val="28"/>
        </w:rPr>
        <w:t xml:space="preserve">критически </w:t>
      </w:r>
      <w:r w:rsidR="005E0C5F" w:rsidRPr="00EF0F58">
        <w:rPr>
          <w:b/>
          <w:sz w:val="28"/>
          <w:szCs w:val="28"/>
        </w:rPr>
        <w:t>важны</w:t>
      </w:r>
      <w:r w:rsidR="00492D1A" w:rsidRPr="00EF0F58">
        <w:rPr>
          <w:b/>
          <w:sz w:val="28"/>
          <w:szCs w:val="28"/>
        </w:rPr>
        <w:t>й</w:t>
      </w:r>
      <w:r w:rsidR="005E0C5F" w:rsidRPr="00EF0F58">
        <w:rPr>
          <w:b/>
          <w:sz w:val="28"/>
          <w:szCs w:val="28"/>
        </w:rPr>
        <w:t xml:space="preserve"> </w:t>
      </w:r>
      <w:r w:rsidR="00255F4D" w:rsidRPr="00EF0F58">
        <w:rPr>
          <w:b/>
          <w:sz w:val="28"/>
          <w:szCs w:val="28"/>
        </w:rPr>
        <w:t>элемент</w:t>
      </w:r>
      <w:r w:rsidRPr="00EF0F58">
        <w:rPr>
          <w:b/>
          <w:sz w:val="28"/>
          <w:szCs w:val="28"/>
        </w:rPr>
        <w:t xml:space="preserve"> </w:t>
      </w:r>
      <w:r w:rsidR="005E0C5F" w:rsidRPr="00EF0F58">
        <w:rPr>
          <w:b/>
          <w:sz w:val="28"/>
          <w:szCs w:val="28"/>
        </w:rPr>
        <w:t>здания:</w:t>
      </w:r>
      <w:r w:rsidR="005E0C5F" w:rsidRPr="003015A8">
        <w:rPr>
          <w:sz w:val="28"/>
          <w:szCs w:val="28"/>
        </w:rPr>
        <w:t xml:space="preserve"> </w:t>
      </w:r>
      <w:r w:rsidR="00DB7D39" w:rsidRPr="003015A8">
        <w:rPr>
          <w:sz w:val="28"/>
          <w:szCs w:val="28"/>
        </w:rPr>
        <w:t xml:space="preserve">Строительная конструкция здания, ее часть или узел, помещение (группа помещений), инженерная система здания или ее часть, </w:t>
      </w:r>
      <w:r w:rsidR="005E0C5F" w:rsidRPr="003015A8">
        <w:rPr>
          <w:sz w:val="28"/>
          <w:szCs w:val="28"/>
        </w:rPr>
        <w:t>вы</w:t>
      </w:r>
      <w:r w:rsidR="00492D1A" w:rsidRPr="003015A8">
        <w:rPr>
          <w:sz w:val="28"/>
          <w:szCs w:val="28"/>
        </w:rPr>
        <w:t>в</w:t>
      </w:r>
      <w:r>
        <w:rPr>
          <w:sz w:val="28"/>
          <w:szCs w:val="28"/>
        </w:rPr>
        <w:t xml:space="preserve">од из строя </w:t>
      </w:r>
      <w:r w:rsidR="005E0C5F" w:rsidRPr="003015A8">
        <w:rPr>
          <w:sz w:val="28"/>
          <w:szCs w:val="28"/>
        </w:rPr>
        <w:t>котор</w:t>
      </w:r>
      <w:r w:rsidR="00DB7D39" w:rsidRPr="003015A8">
        <w:rPr>
          <w:sz w:val="28"/>
          <w:szCs w:val="28"/>
        </w:rPr>
        <w:t>ой</w:t>
      </w:r>
      <w:r>
        <w:rPr>
          <w:sz w:val="28"/>
          <w:szCs w:val="28"/>
        </w:rPr>
        <w:t xml:space="preserve"> </w:t>
      </w:r>
      <w:r w:rsidR="00492D1A" w:rsidRPr="003015A8">
        <w:rPr>
          <w:sz w:val="28"/>
          <w:szCs w:val="28"/>
        </w:rPr>
        <w:t xml:space="preserve">или воздействие на которую </w:t>
      </w:r>
      <w:r>
        <w:rPr>
          <w:sz w:val="28"/>
          <w:szCs w:val="28"/>
        </w:rPr>
        <w:t xml:space="preserve">может </w:t>
      </w:r>
      <w:r w:rsidR="005E0C5F" w:rsidRPr="003015A8">
        <w:rPr>
          <w:sz w:val="28"/>
          <w:szCs w:val="28"/>
        </w:rPr>
        <w:t>привести</w:t>
      </w:r>
      <w:r>
        <w:rPr>
          <w:sz w:val="28"/>
          <w:szCs w:val="28"/>
        </w:rPr>
        <w:t xml:space="preserve"> к возникновению чрезвычайных </w:t>
      </w:r>
      <w:r w:rsidR="005E0C5F" w:rsidRPr="003015A8">
        <w:rPr>
          <w:sz w:val="28"/>
          <w:szCs w:val="28"/>
        </w:rPr>
        <w:t>ситуаций.</w:t>
      </w:r>
    </w:p>
    <w:p w14:paraId="74803F85" w14:textId="77777777" w:rsidR="00255F4D" w:rsidRPr="003015A8" w:rsidRDefault="00EF0F58" w:rsidP="00932913">
      <w:pPr>
        <w:ind w:firstLine="567"/>
        <w:jc w:val="both"/>
        <w:rPr>
          <w:sz w:val="28"/>
          <w:szCs w:val="28"/>
        </w:rPr>
      </w:pPr>
      <w:r>
        <w:rPr>
          <w:sz w:val="28"/>
          <w:szCs w:val="28"/>
        </w:rPr>
        <w:t xml:space="preserve">3.18 </w:t>
      </w:r>
      <w:r w:rsidR="00231E99" w:rsidRPr="00EF0F58">
        <w:rPr>
          <w:b/>
          <w:sz w:val="28"/>
          <w:szCs w:val="28"/>
        </w:rPr>
        <w:t>к</w:t>
      </w:r>
      <w:r w:rsidR="00255F4D" w:rsidRPr="00EF0F58">
        <w:rPr>
          <w:b/>
          <w:sz w:val="28"/>
          <w:szCs w:val="28"/>
        </w:rPr>
        <w:t>ризисная ситуация:</w:t>
      </w:r>
      <w:r w:rsidR="00255F4D" w:rsidRPr="003015A8">
        <w:rPr>
          <w:sz w:val="28"/>
          <w:szCs w:val="28"/>
        </w:rPr>
        <w:t xml:space="preserve"> </w:t>
      </w:r>
      <w:r w:rsidR="00375A38" w:rsidRPr="003015A8">
        <w:rPr>
          <w:sz w:val="28"/>
          <w:szCs w:val="28"/>
        </w:rPr>
        <w:t>С</w:t>
      </w:r>
      <w:r w:rsidR="00255F4D" w:rsidRPr="003015A8">
        <w:rPr>
          <w:sz w:val="28"/>
          <w:szCs w:val="28"/>
        </w:rPr>
        <w:t>итуация, возникающая в высотном здании вследствие отказов одной (нескольких) инженерно-технической системы или энергоснабжения и невозможностью восстановления их работоспособности в заданное время.</w:t>
      </w:r>
    </w:p>
    <w:p w14:paraId="7711C228" w14:textId="77777777" w:rsidR="004A32A0" w:rsidRPr="003015A8" w:rsidRDefault="00EF0F58" w:rsidP="00932913">
      <w:pPr>
        <w:ind w:firstLine="567"/>
        <w:jc w:val="both"/>
        <w:rPr>
          <w:sz w:val="28"/>
          <w:szCs w:val="28"/>
        </w:rPr>
      </w:pPr>
      <w:r>
        <w:rPr>
          <w:sz w:val="28"/>
          <w:szCs w:val="28"/>
        </w:rPr>
        <w:t xml:space="preserve">3.19 </w:t>
      </w:r>
      <w:r w:rsidR="00533602" w:rsidRPr="00EF0F58">
        <w:rPr>
          <w:b/>
          <w:sz w:val="28"/>
          <w:szCs w:val="28"/>
        </w:rPr>
        <w:t>к</w:t>
      </w:r>
      <w:r w:rsidR="004A32A0" w:rsidRPr="00EF0F58">
        <w:rPr>
          <w:b/>
          <w:sz w:val="28"/>
          <w:szCs w:val="28"/>
        </w:rPr>
        <w:t>уст реперов</w:t>
      </w:r>
      <w:r w:rsidRPr="00EF0F58">
        <w:rPr>
          <w:b/>
          <w:sz w:val="28"/>
          <w:szCs w:val="28"/>
        </w:rPr>
        <w:t>:</w:t>
      </w:r>
      <w:r w:rsidR="004A32A0" w:rsidRPr="003015A8">
        <w:rPr>
          <w:sz w:val="28"/>
          <w:szCs w:val="28"/>
        </w:rPr>
        <w:t xml:space="preserve"> </w:t>
      </w:r>
      <w:r>
        <w:rPr>
          <w:sz w:val="28"/>
          <w:szCs w:val="28"/>
        </w:rPr>
        <w:t>Три</w:t>
      </w:r>
      <w:r w:rsidR="004A32A0" w:rsidRPr="003015A8">
        <w:rPr>
          <w:sz w:val="28"/>
          <w:szCs w:val="28"/>
        </w:rPr>
        <w:t xml:space="preserve"> и более реперов</w:t>
      </w:r>
      <w:r>
        <w:rPr>
          <w:sz w:val="28"/>
          <w:szCs w:val="28"/>
        </w:rPr>
        <w:t>,</w:t>
      </w:r>
      <w:r w:rsidR="004A32A0" w:rsidRPr="003015A8">
        <w:rPr>
          <w:sz w:val="28"/>
          <w:szCs w:val="28"/>
        </w:rPr>
        <w:t xml:space="preserve"> размещенны</w:t>
      </w:r>
      <w:r w:rsidR="00D546E6" w:rsidRPr="003015A8">
        <w:rPr>
          <w:sz w:val="28"/>
          <w:szCs w:val="28"/>
        </w:rPr>
        <w:t>х</w:t>
      </w:r>
      <w:r w:rsidR="004A32A0" w:rsidRPr="003015A8">
        <w:rPr>
          <w:sz w:val="28"/>
          <w:szCs w:val="28"/>
        </w:rPr>
        <w:t xml:space="preserve"> </w:t>
      </w:r>
      <w:r>
        <w:rPr>
          <w:sz w:val="28"/>
          <w:szCs w:val="28"/>
        </w:rPr>
        <w:t>на</w:t>
      </w:r>
      <w:r w:rsidR="004A32A0" w:rsidRPr="003015A8">
        <w:rPr>
          <w:sz w:val="28"/>
          <w:szCs w:val="28"/>
        </w:rPr>
        <w:t xml:space="preserve"> расстояни</w:t>
      </w:r>
      <w:r>
        <w:rPr>
          <w:sz w:val="28"/>
          <w:szCs w:val="28"/>
        </w:rPr>
        <w:t>и</w:t>
      </w:r>
      <w:r w:rsidR="004A32A0" w:rsidRPr="003015A8">
        <w:rPr>
          <w:sz w:val="28"/>
          <w:szCs w:val="28"/>
        </w:rPr>
        <w:t xml:space="preserve"> до </w:t>
      </w:r>
      <w:smartTag w:uri="urn:schemas-microsoft-com:office:smarttags" w:element="metricconverter">
        <w:smartTagPr>
          <w:attr w:name="ProductID" w:val="50 м"/>
        </w:smartTagPr>
        <w:r w:rsidR="004A32A0" w:rsidRPr="003015A8">
          <w:rPr>
            <w:sz w:val="28"/>
            <w:szCs w:val="28"/>
          </w:rPr>
          <w:t>50 м</w:t>
        </w:r>
        <w:r>
          <w:rPr>
            <w:sz w:val="28"/>
            <w:szCs w:val="28"/>
          </w:rPr>
          <w:t xml:space="preserve"> друг от друга</w:t>
        </w:r>
      </w:smartTag>
      <w:r w:rsidR="004A32A0" w:rsidRPr="003015A8">
        <w:rPr>
          <w:sz w:val="28"/>
          <w:szCs w:val="28"/>
        </w:rPr>
        <w:t>.</w:t>
      </w:r>
    </w:p>
    <w:p w14:paraId="7F5267A5" w14:textId="77777777" w:rsidR="00D97E75" w:rsidRPr="003015A8" w:rsidRDefault="00EF0F58" w:rsidP="00932913">
      <w:pPr>
        <w:ind w:firstLine="567"/>
        <w:jc w:val="both"/>
        <w:rPr>
          <w:sz w:val="28"/>
          <w:szCs w:val="28"/>
        </w:rPr>
      </w:pPr>
      <w:r>
        <w:rPr>
          <w:sz w:val="28"/>
          <w:szCs w:val="28"/>
        </w:rPr>
        <w:lastRenderedPageBreak/>
        <w:t xml:space="preserve">3.20 </w:t>
      </w:r>
      <w:r w:rsidR="005E0C5F" w:rsidRPr="00EF0F58">
        <w:rPr>
          <w:b/>
          <w:sz w:val="28"/>
          <w:szCs w:val="28"/>
        </w:rPr>
        <w:t>локальное разрушение:</w:t>
      </w:r>
      <w:r w:rsidR="005E0C5F" w:rsidRPr="003015A8">
        <w:rPr>
          <w:sz w:val="28"/>
          <w:szCs w:val="28"/>
        </w:rPr>
        <w:t xml:space="preserve"> Разрушение одной колонны (пилона) </w:t>
      </w:r>
      <w:r>
        <w:rPr>
          <w:sz w:val="28"/>
          <w:szCs w:val="28"/>
        </w:rPr>
        <w:t xml:space="preserve">или </w:t>
      </w:r>
      <w:r w:rsidR="005E0C5F" w:rsidRPr="003015A8">
        <w:rPr>
          <w:sz w:val="28"/>
          <w:szCs w:val="28"/>
        </w:rPr>
        <w:t>одной колонны (пилона) с примыкающими к ней стенами</w:t>
      </w:r>
      <w:r w:rsidR="00E73BDF" w:rsidRPr="003015A8">
        <w:rPr>
          <w:sz w:val="28"/>
          <w:szCs w:val="28"/>
        </w:rPr>
        <w:t>,</w:t>
      </w:r>
      <w:r w:rsidR="0086175C" w:rsidRPr="003015A8">
        <w:rPr>
          <w:sz w:val="28"/>
          <w:szCs w:val="28"/>
        </w:rPr>
        <w:t xml:space="preserve"> </w:t>
      </w:r>
      <w:r>
        <w:rPr>
          <w:sz w:val="28"/>
          <w:szCs w:val="28"/>
        </w:rPr>
        <w:t xml:space="preserve">или </w:t>
      </w:r>
      <w:r w:rsidR="0086175C" w:rsidRPr="003015A8">
        <w:rPr>
          <w:sz w:val="28"/>
          <w:szCs w:val="28"/>
        </w:rPr>
        <w:t>двух пересекающихся стен от их пересечения до ближайших проемов или при отсутствии проемов до пересечения со стеной другого направления</w:t>
      </w:r>
      <w:r>
        <w:rPr>
          <w:sz w:val="28"/>
          <w:szCs w:val="28"/>
        </w:rPr>
        <w:t>, или разрушение</w:t>
      </w:r>
      <w:r w:rsidR="0086175C" w:rsidRPr="003015A8">
        <w:rPr>
          <w:sz w:val="28"/>
          <w:szCs w:val="28"/>
        </w:rPr>
        <w:t xml:space="preserve"> на одном (любом) этаже с площадью разрушения, равной свободн</w:t>
      </w:r>
      <w:r w:rsidR="00FB77BD">
        <w:rPr>
          <w:sz w:val="28"/>
          <w:szCs w:val="28"/>
        </w:rPr>
        <w:t>ой площади между оставшимися не</w:t>
      </w:r>
      <w:r w:rsidR="0086175C" w:rsidRPr="003015A8">
        <w:rPr>
          <w:sz w:val="28"/>
          <w:szCs w:val="28"/>
        </w:rPr>
        <w:t>разрушенными соседними вертикальными несущими конструкциями</w:t>
      </w:r>
      <w:r w:rsidR="00E73BDF" w:rsidRPr="003015A8">
        <w:rPr>
          <w:sz w:val="28"/>
          <w:szCs w:val="28"/>
        </w:rPr>
        <w:t>.</w:t>
      </w:r>
    </w:p>
    <w:p w14:paraId="175F3388" w14:textId="77777777" w:rsidR="00BA1DC8" w:rsidRPr="003015A8" w:rsidRDefault="00EF0F58" w:rsidP="00932913">
      <w:pPr>
        <w:ind w:firstLine="567"/>
        <w:jc w:val="both"/>
        <w:rPr>
          <w:sz w:val="28"/>
          <w:szCs w:val="28"/>
        </w:rPr>
      </w:pPr>
      <w:r>
        <w:rPr>
          <w:sz w:val="28"/>
          <w:szCs w:val="28"/>
        </w:rPr>
        <w:t xml:space="preserve">3.21 </w:t>
      </w:r>
      <w:r w:rsidR="00BA1DC8" w:rsidRPr="00EF0F58">
        <w:rPr>
          <w:b/>
          <w:sz w:val="28"/>
          <w:szCs w:val="28"/>
        </w:rPr>
        <w:t>навесная фасадная система:</w:t>
      </w:r>
      <w:r w:rsidR="00BA1DC8" w:rsidRPr="003015A8">
        <w:rPr>
          <w:sz w:val="28"/>
          <w:szCs w:val="28"/>
        </w:rPr>
        <w:t xml:space="preserve"> Фасадная система, включающая </w:t>
      </w:r>
      <w:r>
        <w:rPr>
          <w:sz w:val="28"/>
          <w:szCs w:val="28"/>
        </w:rPr>
        <w:t xml:space="preserve">в себя </w:t>
      </w:r>
      <w:r w:rsidR="00BA1DC8" w:rsidRPr="003015A8">
        <w:rPr>
          <w:sz w:val="28"/>
          <w:szCs w:val="28"/>
        </w:rPr>
        <w:t xml:space="preserve">внешний облицовочный, внутренний и утепляющий слой (при необходимости), прикрепленные к несущим конструкциям здания (стенам, колоннам </w:t>
      </w:r>
      <w:r w:rsidR="00BC7EBE">
        <w:rPr>
          <w:sz w:val="28"/>
          <w:szCs w:val="28"/>
        </w:rPr>
        <w:t>и/или</w:t>
      </w:r>
      <w:r w:rsidR="00BA1DC8" w:rsidRPr="003015A8">
        <w:rPr>
          <w:sz w:val="28"/>
          <w:szCs w:val="28"/>
        </w:rPr>
        <w:t xml:space="preserve"> перекрыти</w:t>
      </w:r>
      <w:r>
        <w:rPr>
          <w:sz w:val="28"/>
          <w:szCs w:val="28"/>
        </w:rPr>
        <w:t>ям).</w:t>
      </w:r>
    </w:p>
    <w:p w14:paraId="3A48B55C" w14:textId="77777777" w:rsidR="00BA1DC8" w:rsidRPr="003015A8" w:rsidRDefault="00170269" w:rsidP="00932913">
      <w:pPr>
        <w:ind w:firstLine="567"/>
        <w:jc w:val="both"/>
        <w:rPr>
          <w:sz w:val="28"/>
          <w:szCs w:val="28"/>
        </w:rPr>
      </w:pPr>
      <w:r>
        <w:rPr>
          <w:sz w:val="28"/>
          <w:szCs w:val="28"/>
        </w:rPr>
        <w:t xml:space="preserve">3.22 </w:t>
      </w:r>
      <w:r w:rsidR="00BA1DC8" w:rsidRPr="00170269">
        <w:rPr>
          <w:b/>
          <w:sz w:val="28"/>
          <w:szCs w:val="28"/>
        </w:rPr>
        <w:t>навесная фасадная система с воздушным зазором:</w:t>
      </w:r>
      <w:r w:rsidR="00BA1DC8" w:rsidRPr="003015A8">
        <w:rPr>
          <w:sz w:val="28"/>
          <w:szCs w:val="28"/>
        </w:rPr>
        <w:t xml:space="preserve"> Навесная фасадная система, включающая </w:t>
      </w:r>
      <w:r>
        <w:rPr>
          <w:sz w:val="28"/>
          <w:szCs w:val="28"/>
        </w:rPr>
        <w:t xml:space="preserve">в себя </w:t>
      </w:r>
      <w:r w:rsidR="00BA1DC8" w:rsidRPr="003015A8">
        <w:rPr>
          <w:sz w:val="28"/>
          <w:szCs w:val="28"/>
        </w:rPr>
        <w:t>внутренний слой (при отсутствии основания в виде стены), теплоизоляционный слой (при необходимости), ветрогидрозащитную мембрану (при ее наличии) и облицовочный слой в виде защитно-декоративного экрана с воздушным зазором относительно предыдущего слоя.</w:t>
      </w:r>
    </w:p>
    <w:p w14:paraId="126252CE" w14:textId="77777777" w:rsidR="00BA1DC8" w:rsidRDefault="00170269" w:rsidP="00932913">
      <w:pPr>
        <w:ind w:firstLine="567"/>
        <w:jc w:val="both"/>
        <w:rPr>
          <w:sz w:val="28"/>
          <w:szCs w:val="28"/>
        </w:rPr>
      </w:pPr>
      <w:r>
        <w:rPr>
          <w:sz w:val="28"/>
          <w:szCs w:val="28"/>
        </w:rPr>
        <w:t xml:space="preserve">3.23 </w:t>
      </w:r>
      <w:r w:rsidR="00BA1DC8" w:rsidRPr="00170269">
        <w:rPr>
          <w:b/>
          <w:sz w:val="28"/>
          <w:szCs w:val="28"/>
        </w:rPr>
        <w:t>н</w:t>
      </w:r>
      <w:r w:rsidR="00CE3EFA">
        <w:rPr>
          <w:b/>
          <w:sz w:val="28"/>
          <w:szCs w:val="28"/>
        </w:rPr>
        <w:t>аучно-техническое сопровождение</w:t>
      </w:r>
      <w:r>
        <w:rPr>
          <w:b/>
          <w:sz w:val="28"/>
          <w:szCs w:val="28"/>
        </w:rPr>
        <w:t xml:space="preserve">; </w:t>
      </w:r>
      <w:r w:rsidRPr="006E6352">
        <w:rPr>
          <w:sz w:val="28"/>
          <w:szCs w:val="28"/>
        </w:rPr>
        <w:t>НТС</w:t>
      </w:r>
      <w:r w:rsidR="00BA1DC8" w:rsidRPr="006E6352">
        <w:rPr>
          <w:sz w:val="28"/>
          <w:szCs w:val="28"/>
        </w:rPr>
        <w:t>:</w:t>
      </w:r>
      <w:r w:rsidR="00BA1DC8" w:rsidRPr="003015A8">
        <w:rPr>
          <w:sz w:val="28"/>
          <w:szCs w:val="28"/>
        </w:rPr>
        <w:t xml:space="preserve"> Комплекс мероприятий, включающий </w:t>
      </w:r>
      <w:r>
        <w:rPr>
          <w:sz w:val="28"/>
          <w:szCs w:val="28"/>
        </w:rPr>
        <w:t xml:space="preserve">в себя </w:t>
      </w:r>
      <w:r w:rsidR="00BA1DC8" w:rsidRPr="003015A8">
        <w:rPr>
          <w:sz w:val="28"/>
          <w:szCs w:val="28"/>
        </w:rPr>
        <w:t>научные, методические, контрольные, аналитические работы, выполняющиеся для обеспечения безопасности строительства и эксплуатации высотного здания и выполнения им всех предусмотренных проектом функций.</w:t>
      </w:r>
    </w:p>
    <w:p w14:paraId="610F6E25" w14:textId="77777777" w:rsidR="00CE3EFA" w:rsidRPr="00056B90" w:rsidRDefault="00CE3EFA" w:rsidP="00932913">
      <w:pPr>
        <w:ind w:firstLine="567"/>
        <w:jc w:val="both"/>
        <w:rPr>
          <w:sz w:val="20"/>
          <w:szCs w:val="20"/>
        </w:rPr>
      </w:pPr>
      <w:r w:rsidRPr="00056B90">
        <w:rPr>
          <w:spacing w:val="60"/>
          <w:sz w:val="20"/>
          <w:szCs w:val="20"/>
        </w:rPr>
        <w:t>Примечание</w:t>
      </w:r>
      <w:r w:rsidRPr="00056B90">
        <w:rPr>
          <w:sz w:val="20"/>
          <w:szCs w:val="20"/>
        </w:rPr>
        <w:t xml:space="preserve"> – </w:t>
      </w:r>
      <w:r w:rsidR="0026218D" w:rsidRPr="00056B90">
        <w:rPr>
          <w:sz w:val="20"/>
          <w:szCs w:val="20"/>
        </w:rPr>
        <w:t>В зависимости от стадии, на которой возникает необходимость проведения НТС, выделяют НТС проектно-изыскательских работ, НТС проектирования, НТС строительства, НТС эксплуатации и др.</w:t>
      </w:r>
    </w:p>
    <w:p w14:paraId="28015BF5" w14:textId="77777777" w:rsidR="00231E99" w:rsidRPr="003015A8" w:rsidRDefault="00170269" w:rsidP="00932913">
      <w:pPr>
        <w:ind w:firstLine="567"/>
        <w:jc w:val="both"/>
        <w:rPr>
          <w:sz w:val="28"/>
          <w:szCs w:val="28"/>
        </w:rPr>
      </w:pPr>
      <w:r>
        <w:rPr>
          <w:sz w:val="28"/>
          <w:szCs w:val="28"/>
        </w:rPr>
        <w:t xml:space="preserve">3.24 </w:t>
      </w:r>
      <w:r w:rsidR="00231E99" w:rsidRPr="00170269">
        <w:rPr>
          <w:b/>
          <w:sz w:val="28"/>
          <w:szCs w:val="28"/>
        </w:rPr>
        <w:t>охранное освещение:</w:t>
      </w:r>
      <w:r w:rsidR="00231E99" w:rsidRPr="003015A8">
        <w:rPr>
          <w:sz w:val="28"/>
          <w:szCs w:val="28"/>
        </w:rPr>
        <w:t xml:space="preserve"> </w:t>
      </w:r>
      <w:r w:rsidR="00375A38" w:rsidRPr="003015A8">
        <w:rPr>
          <w:sz w:val="28"/>
          <w:szCs w:val="28"/>
        </w:rPr>
        <w:t>С</w:t>
      </w:r>
      <w:r w:rsidR="00231E99" w:rsidRPr="003015A8">
        <w:rPr>
          <w:sz w:val="28"/>
          <w:szCs w:val="28"/>
        </w:rPr>
        <w:t xml:space="preserve">овокупность средств освещения, позволяющих обеспечить </w:t>
      </w:r>
      <w:r>
        <w:rPr>
          <w:sz w:val="28"/>
          <w:szCs w:val="28"/>
        </w:rPr>
        <w:t>различимость</w:t>
      </w:r>
      <w:r w:rsidR="00231E99" w:rsidRPr="003015A8">
        <w:rPr>
          <w:sz w:val="28"/>
          <w:szCs w:val="28"/>
        </w:rPr>
        <w:t xml:space="preserve"> нарушителя и необходимый уровень освещенности для системы охранного телевидения в ночное время.</w:t>
      </w:r>
    </w:p>
    <w:p w14:paraId="573189AA" w14:textId="77777777" w:rsidR="00CC3C26" w:rsidRPr="003015A8" w:rsidRDefault="00D96AC3" w:rsidP="00932913">
      <w:pPr>
        <w:ind w:firstLine="567"/>
        <w:jc w:val="both"/>
        <w:rPr>
          <w:sz w:val="28"/>
          <w:szCs w:val="28"/>
        </w:rPr>
      </w:pPr>
      <w:r>
        <w:rPr>
          <w:sz w:val="28"/>
          <w:szCs w:val="28"/>
        </w:rPr>
        <w:t>3.25</w:t>
      </w:r>
    </w:p>
    <w:p w14:paraId="227B196C" w14:textId="77777777" w:rsidR="00CC3C26" w:rsidRPr="003015A8" w:rsidRDefault="00CC3C26" w:rsidP="00932913">
      <w:pPr>
        <w:pBdr>
          <w:top w:val="single" w:sz="4" w:space="1" w:color="auto"/>
          <w:left w:val="single" w:sz="4" w:space="4" w:color="auto"/>
          <w:bottom w:val="single" w:sz="4" w:space="1" w:color="auto"/>
          <w:right w:val="single" w:sz="4" w:space="4" w:color="auto"/>
        </w:pBdr>
        <w:ind w:firstLine="567"/>
        <w:jc w:val="both"/>
        <w:rPr>
          <w:sz w:val="28"/>
          <w:szCs w:val="28"/>
        </w:rPr>
      </w:pPr>
      <w:r w:rsidRPr="00D96AC3">
        <w:rPr>
          <w:b/>
          <w:sz w:val="28"/>
          <w:szCs w:val="28"/>
        </w:rPr>
        <w:t>пентхаус:</w:t>
      </w:r>
      <w:r w:rsidRPr="003015A8">
        <w:rPr>
          <w:sz w:val="28"/>
          <w:szCs w:val="28"/>
        </w:rPr>
        <w:t xml:space="preserve"> Квартира, устроенная на верхнем этаже здания, имеющая выходы на эксплуатируемую крышу, предназначенную для пользо</w:t>
      </w:r>
      <w:r w:rsidR="00D96AC3">
        <w:rPr>
          <w:sz w:val="28"/>
          <w:szCs w:val="28"/>
        </w:rPr>
        <w:t>вания жителями данной квартиры.</w:t>
      </w:r>
    </w:p>
    <w:p w14:paraId="678B15D4" w14:textId="77777777" w:rsidR="005E0C5F" w:rsidRPr="003015A8" w:rsidRDefault="00CC3C26" w:rsidP="00932913">
      <w:pPr>
        <w:pBdr>
          <w:top w:val="single" w:sz="4" w:space="1" w:color="auto"/>
          <w:left w:val="single" w:sz="4" w:space="4" w:color="auto"/>
          <w:bottom w:val="single" w:sz="4" w:space="1" w:color="auto"/>
          <w:right w:val="single" w:sz="4" w:space="4" w:color="auto"/>
        </w:pBdr>
        <w:ind w:firstLine="567"/>
        <w:jc w:val="both"/>
        <w:rPr>
          <w:sz w:val="28"/>
          <w:szCs w:val="28"/>
        </w:rPr>
      </w:pPr>
      <w:r w:rsidRPr="003015A8">
        <w:rPr>
          <w:sz w:val="28"/>
          <w:szCs w:val="28"/>
        </w:rPr>
        <w:t>[</w:t>
      </w:r>
      <w:r w:rsidR="00D96AC3">
        <w:rPr>
          <w:sz w:val="28"/>
          <w:szCs w:val="28"/>
        </w:rPr>
        <w:t>СП 160.1325800.2014, статья</w:t>
      </w:r>
      <w:r w:rsidRPr="003015A8">
        <w:rPr>
          <w:sz w:val="28"/>
          <w:szCs w:val="28"/>
        </w:rPr>
        <w:t xml:space="preserve"> 3.6]</w:t>
      </w:r>
    </w:p>
    <w:p w14:paraId="5DD15ECC" w14:textId="77777777" w:rsidR="00D96AC3" w:rsidRPr="003015A8" w:rsidRDefault="00D96AC3" w:rsidP="00932913">
      <w:pPr>
        <w:ind w:firstLine="567"/>
        <w:jc w:val="both"/>
        <w:rPr>
          <w:sz w:val="28"/>
          <w:szCs w:val="28"/>
        </w:rPr>
      </w:pPr>
      <w:r>
        <w:rPr>
          <w:sz w:val="28"/>
          <w:szCs w:val="28"/>
        </w:rPr>
        <w:t xml:space="preserve">3.26 </w:t>
      </w:r>
      <w:r w:rsidRPr="00D96AC3">
        <w:rPr>
          <w:b/>
          <w:sz w:val="28"/>
          <w:szCs w:val="28"/>
        </w:rPr>
        <w:t>последовательная схема управления лифтами:</w:t>
      </w:r>
      <w:r w:rsidRPr="003015A8">
        <w:rPr>
          <w:sz w:val="28"/>
          <w:szCs w:val="28"/>
        </w:rPr>
        <w:t xml:space="preserve"> Последовательное выполнение запросов пользователей с приоритетом запросов пользователей из кабины.</w:t>
      </w:r>
    </w:p>
    <w:p w14:paraId="442EB0D2" w14:textId="77777777" w:rsidR="00CC3C26" w:rsidRPr="003015A8" w:rsidRDefault="000971F7" w:rsidP="00932913">
      <w:pPr>
        <w:ind w:firstLine="567"/>
        <w:jc w:val="both"/>
        <w:rPr>
          <w:sz w:val="28"/>
          <w:szCs w:val="28"/>
        </w:rPr>
      </w:pPr>
      <w:r>
        <w:rPr>
          <w:sz w:val="28"/>
          <w:szCs w:val="28"/>
        </w:rPr>
        <w:t xml:space="preserve">3.27 </w:t>
      </w:r>
      <w:r w:rsidRPr="000971F7">
        <w:rPr>
          <w:b/>
          <w:sz w:val="28"/>
          <w:szCs w:val="28"/>
        </w:rPr>
        <w:t xml:space="preserve">прогрессирующее </w:t>
      </w:r>
      <w:r w:rsidR="005E0C5F" w:rsidRPr="000971F7">
        <w:rPr>
          <w:b/>
          <w:sz w:val="28"/>
          <w:szCs w:val="28"/>
        </w:rPr>
        <w:t>обрушение</w:t>
      </w:r>
      <w:r>
        <w:rPr>
          <w:b/>
          <w:sz w:val="28"/>
          <w:szCs w:val="28"/>
        </w:rPr>
        <w:t xml:space="preserve"> </w:t>
      </w:r>
      <w:r w:rsidRPr="006E6352">
        <w:rPr>
          <w:i/>
          <w:sz w:val="28"/>
          <w:szCs w:val="28"/>
        </w:rPr>
        <w:t>(здесь)</w:t>
      </w:r>
      <w:r w:rsidR="005E0C5F" w:rsidRPr="006E6352">
        <w:rPr>
          <w:sz w:val="28"/>
          <w:szCs w:val="28"/>
        </w:rPr>
        <w:t>:</w:t>
      </w:r>
      <w:r w:rsidR="005E0C5F" w:rsidRPr="003015A8">
        <w:rPr>
          <w:sz w:val="28"/>
          <w:szCs w:val="28"/>
        </w:rPr>
        <w:t xml:space="preserve"> </w:t>
      </w:r>
      <w:r w:rsidR="00CC3C26" w:rsidRPr="003015A8">
        <w:rPr>
          <w:sz w:val="28"/>
          <w:szCs w:val="28"/>
        </w:rPr>
        <w:t>Последовательное (цепное) разрушение несущих строительных конструкций, приводящее к обрушению всего здания или его частей вследствие начального локального повреждения.</w:t>
      </w:r>
    </w:p>
    <w:p w14:paraId="4E4233AB" w14:textId="77777777" w:rsidR="005E0C5F" w:rsidRPr="003015A8" w:rsidRDefault="000971F7" w:rsidP="00932913">
      <w:pPr>
        <w:ind w:firstLine="567"/>
        <w:jc w:val="both"/>
        <w:rPr>
          <w:sz w:val="28"/>
          <w:szCs w:val="28"/>
        </w:rPr>
      </w:pPr>
      <w:r>
        <w:rPr>
          <w:sz w:val="28"/>
          <w:szCs w:val="28"/>
        </w:rPr>
        <w:t xml:space="preserve">3.28 </w:t>
      </w:r>
      <w:r w:rsidRPr="000971F7">
        <w:rPr>
          <w:b/>
          <w:sz w:val="28"/>
          <w:szCs w:val="28"/>
        </w:rPr>
        <w:t xml:space="preserve">проектная </w:t>
      </w:r>
      <w:r w:rsidR="005E0C5F" w:rsidRPr="000971F7">
        <w:rPr>
          <w:b/>
          <w:sz w:val="28"/>
          <w:szCs w:val="28"/>
        </w:rPr>
        <w:t>угроза:</w:t>
      </w:r>
      <w:r w:rsidR="005E0C5F" w:rsidRPr="003015A8">
        <w:rPr>
          <w:sz w:val="28"/>
          <w:szCs w:val="28"/>
        </w:rPr>
        <w:t xml:space="preserve"> </w:t>
      </w:r>
      <w:r w:rsidR="0009299B" w:rsidRPr="003015A8">
        <w:rPr>
          <w:sz w:val="28"/>
          <w:szCs w:val="28"/>
        </w:rPr>
        <w:t>Предусмотренная проектом с</w:t>
      </w:r>
      <w:r>
        <w:rPr>
          <w:sz w:val="28"/>
          <w:szCs w:val="28"/>
        </w:rPr>
        <w:t xml:space="preserve">овокупность условий и факторов, определяемых в </w:t>
      </w:r>
      <w:r w:rsidR="005E0C5F" w:rsidRPr="003015A8">
        <w:rPr>
          <w:sz w:val="28"/>
          <w:szCs w:val="28"/>
        </w:rPr>
        <w:t>процес</w:t>
      </w:r>
      <w:r>
        <w:rPr>
          <w:sz w:val="28"/>
          <w:szCs w:val="28"/>
        </w:rPr>
        <w:t xml:space="preserve">се проведения анализа уязвимости </w:t>
      </w:r>
      <w:r>
        <w:rPr>
          <w:sz w:val="28"/>
          <w:szCs w:val="28"/>
        </w:rPr>
        <w:lastRenderedPageBreak/>
        <w:t xml:space="preserve">высотного здания, </w:t>
      </w:r>
      <w:r w:rsidR="005E0C5F" w:rsidRPr="003015A8">
        <w:rPr>
          <w:sz w:val="28"/>
          <w:szCs w:val="28"/>
        </w:rPr>
        <w:t>способных нарушить его нормальную эксплуатацию и пр</w:t>
      </w:r>
      <w:r>
        <w:rPr>
          <w:sz w:val="28"/>
          <w:szCs w:val="28"/>
        </w:rPr>
        <w:t>ивести к чрезвычайной ситуации.</w:t>
      </w:r>
    </w:p>
    <w:p w14:paraId="5CC4F69E" w14:textId="77777777" w:rsidR="005E0C5F" w:rsidRPr="003015A8" w:rsidRDefault="000971F7" w:rsidP="00932913">
      <w:pPr>
        <w:ind w:firstLine="567"/>
        <w:jc w:val="both"/>
        <w:rPr>
          <w:sz w:val="28"/>
          <w:szCs w:val="28"/>
        </w:rPr>
      </w:pPr>
      <w:r>
        <w:rPr>
          <w:sz w:val="28"/>
          <w:szCs w:val="28"/>
        </w:rPr>
        <w:t xml:space="preserve">3.29 </w:t>
      </w:r>
      <w:r w:rsidRPr="000971F7">
        <w:rPr>
          <w:b/>
          <w:sz w:val="28"/>
          <w:szCs w:val="28"/>
        </w:rPr>
        <w:t xml:space="preserve">расчетная динамическая </w:t>
      </w:r>
      <w:r w:rsidR="005E0C5F" w:rsidRPr="000971F7">
        <w:rPr>
          <w:b/>
          <w:sz w:val="28"/>
          <w:szCs w:val="28"/>
        </w:rPr>
        <w:t>модель</w:t>
      </w:r>
      <w:r w:rsidRPr="000971F7">
        <w:rPr>
          <w:b/>
          <w:sz w:val="28"/>
          <w:szCs w:val="28"/>
        </w:rPr>
        <w:t>;</w:t>
      </w:r>
      <w:r>
        <w:rPr>
          <w:sz w:val="28"/>
          <w:szCs w:val="28"/>
        </w:rPr>
        <w:t xml:space="preserve"> </w:t>
      </w:r>
      <w:r w:rsidR="005E0C5F" w:rsidRPr="003015A8">
        <w:rPr>
          <w:sz w:val="28"/>
          <w:szCs w:val="28"/>
        </w:rPr>
        <w:t>РДМ: Упругая (линейная или нелинейная) модель системы, содержащая инерционные элем</w:t>
      </w:r>
      <w:r w:rsidR="006E6352">
        <w:rPr>
          <w:sz w:val="28"/>
          <w:szCs w:val="28"/>
        </w:rPr>
        <w:t>енты.</w:t>
      </w:r>
    </w:p>
    <w:p w14:paraId="0B3600E4" w14:textId="77777777" w:rsidR="005E0C5F" w:rsidRPr="003015A8" w:rsidRDefault="006E6352" w:rsidP="00932913">
      <w:pPr>
        <w:ind w:firstLine="567"/>
        <w:jc w:val="both"/>
        <w:rPr>
          <w:sz w:val="28"/>
          <w:szCs w:val="28"/>
        </w:rPr>
      </w:pPr>
      <w:r>
        <w:rPr>
          <w:sz w:val="28"/>
          <w:szCs w:val="28"/>
        </w:rPr>
        <w:t xml:space="preserve">3.30 </w:t>
      </w:r>
      <w:r w:rsidR="005E0C5F" w:rsidRPr="006E6352">
        <w:rPr>
          <w:b/>
          <w:sz w:val="28"/>
          <w:szCs w:val="28"/>
        </w:rPr>
        <w:t>резервный источник теплоснабжения:</w:t>
      </w:r>
      <w:r w:rsidR="005E0C5F" w:rsidRPr="003015A8">
        <w:rPr>
          <w:sz w:val="28"/>
          <w:szCs w:val="28"/>
        </w:rPr>
        <w:t xml:space="preserve"> Источник теплоснабжения, обеспечивающий подачу тепла в случае аварии основной теплосети, поддерживающий нормируемую температуру в помещениях в течение ремонтно-восстановительного периода.</w:t>
      </w:r>
    </w:p>
    <w:p w14:paraId="31CCD71D" w14:textId="77777777" w:rsidR="005E0C5F" w:rsidRPr="003015A8" w:rsidRDefault="006E6352" w:rsidP="00932913">
      <w:pPr>
        <w:ind w:firstLine="567"/>
        <w:jc w:val="both"/>
        <w:rPr>
          <w:sz w:val="28"/>
          <w:szCs w:val="28"/>
        </w:rPr>
      </w:pPr>
      <w:r>
        <w:rPr>
          <w:sz w:val="28"/>
          <w:szCs w:val="28"/>
        </w:rPr>
        <w:t xml:space="preserve">3.31 </w:t>
      </w:r>
      <w:r w:rsidR="005E0C5F" w:rsidRPr="006E6352">
        <w:rPr>
          <w:b/>
          <w:sz w:val="28"/>
          <w:szCs w:val="28"/>
        </w:rPr>
        <w:t>рекреаци</w:t>
      </w:r>
      <w:r w:rsidR="006A10C4" w:rsidRPr="006E6352">
        <w:rPr>
          <w:b/>
          <w:sz w:val="28"/>
          <w:szCs w:val="28"/>
        </w:rPr>
        <w:t>онное помещение</w:t>
      </w:r>
      <w:r w:rsidR="005E0C5F" w:rsidRPr="006E6352">
        <w:rPr>
          <w:b/>
          <w:sz w:val="28"/>
          <w:szCs w:val="28"/>
        </w:rPr>
        <w:t>:</w:t>
      </w:r>
      <w:r w:rsidR="005E0C5F" w:rsidRPr="003015A8">
        <w:rPr>
          <w:sz w:val="28"/>
          <w:szCs w:val="28"/>
        </w:rPr>
        <w:t xml:space="preserve"> Помещение с естественным освещением, предназначенн</w:t>
      </w:r>
      <w:r w:rsidR="00CB156D" w:rsidRPr="003015A8">
        <w:rPr>
          <w:sz w:val="28"/>
          <w:szCs w:val="28"/>
        </w:rPr>
        <w:t>о</w:t>
      </w:r>
      <w:r w:rsidR="005E0C5F" w:rsidRPr="003015A8">
        <w:rPr>
          <w:sz w:val="28"/>
          <w:szCs w:val="28"/>
        </w:rPr>
        <w:t>е для отдыха</w:t>
      </w:r>
      <w:r w:rsidR="00E10EBD" w:rsidRPr="003015A8">
        <w:rPr>
          <w:sz w:val="28"/>
          <w:szCs w:val="28"/>
        </w:rPr>
        <w:t>.</w:t>
      </w:r>
    </w:p>
    <w:p w14:paraId="1A65346D" w14:textId="77777777" w:rsidR="004A32A0" w:rsidRDefault="006E6352" w:rsidP="00932913">
      <w:pPr>
        <w:ind w:firstLine="567"/>
        <w:jc w:val="both"/>
        <w:rPr>
          <w:sz w:val="28"/>
          <w:szCs w:val="28"/>
        </w:rPr>
      </w:pPr>
      <w:r>
        <w:rPr>
          <w:sz w:val="28"/>
          <w:szCs w:val="28"/>
        </w:rPr>
        <w:t xml:space="preserve">3.32 </w:t>
      </w:r>
      <w:r w:rsidR="00D967D1" w:rsidRPr="006E6352">
        <w:rPr>
          <w:b/>
          <w:sz w:val="28"/>
          <w:szCs w:val="28"/>
        </w:rPr>
        <w:t>репер:</w:t>
      </w:r>
      <w:r w:rsidR="00D967D1" w:rsidRPr="003015A8">
        <w:rPr>
          <w:sz w:val="28"/>
          <w:szCs w:val="28"/>
        </w:rPr>
        <w:t xml:space="preserve"> Геодезический знак</w:t>
      </w:r>
      <w:r w:rsidR="00170269">
        <w:rPr>
          <w:sz w:val="28"/>
          <w:szCs w:val="28"/>
        </w:rPr>
        <w:t xml:space="preserve"> с известной высотной отметкой.</w:t>
      </w:r>
    </w:p>
    <w:p w14:paraId="3798F89D" w14:textId="77777777" w:rsidR="00170269" w:rsidRPr="003015A8" w:rsidRDefault="00170269" w:rsidP="00932913">
      <w:pPr>
        <w:ind w:firstLine="567"/>
        <w:jc w:val="both"/>
        <w:rPr>
          <w:sz w:val="28"/>
          <w:szCs w:val="28"/>
        </w:rPr>
      </w:pPr>
      <w:r>
        <w:rPr>
          <w:sz w:val="28"/>
          <w:szCs w:val="28"/>
        </w:rPr>
        <w:t xml:space="preserve">3.33 </w:t>
      </w:r>
      <w:r w:rsidRPr="00170269">
        <w:rPr>
          <w:b/>
          <w:sz w:val="28"/>
          <w:szCs w:val="28"/>
        </w:rPr>
        <w:t>светопрозрачная навесная фасадная система:</w:t>
      </w:r>
      <w:r w:rsidRPr="003015A8">
        <w:rPr>
          <w:sz w:val="28"/>
          <w:szCs w:val="28"/>
        </w:rPr>
        <w:t xml:space="preserve"> Навесная фасадная система, включающая </w:t>
      </w:r>
      <w:r>
        <w:rPr>
          <w:sz w:val="28"/>
          <w:szCs w:val="28"/>
        </w:rPr>
        <w:t xml:space="preserve">в себя </w:t>
      </w:r>
      <w:r w:rsidRPr="003015A8">
        <w:rPr>
          <w:sz w:val="28"/>
          <w:szCs w:val="28"/>
        </w:rPr>
        <w:t>наружный и внутренний слои из светопрозрачного материала, как правило</w:t>
      </w:r>
      <w:r w:rsidR="00534571">
        <w:rPr>
          <w:sz w:val="28"/>
          <w:szCs w:val="28"/>
        </w:rPr>
        <w:t>,</w:t>
      </w:r>
      <w:r w:rsidRPr="003015A8">
        <w:rPr>
          <w:sz w:val="28"/>
          <w:szCs w:val="28"/>
        </w:rPr>
        <w:t xml:space="preserve"> стекла, обеспечивающая пропускание света по всей своей площади.</w:t>
      </w:r>
    </w:p>
    <w:p w14:paraId="02866FA9" w14:textId="77777777" w:rsidR="0010547D" w:rsidRPr="003015A8" w:rsidRDefault="006E6352" w:rsidP="00932913">
      <w:pPr>
        <w:ind w:firstLine="567"/>
        <w:jc w:val="both"/>
        <w:rPr>
          <w:sz w:val="28"/>
          <w:szCs w:val="28"/>
        </w:rPr>
      </w:pPr>
      <w:r>
        <w:rPr>
          <w:sz w:val="28"/>
          <w:szCs w:val="28"/>
        </w:rPr>
        <w:t xml:space="preserve">3.34 </w:t>
      </w:r>
      <w:r w:rsidR="00DA2AFC" w:rsidRPr="006E6352">
        <w:rPr>
          <w:b/>
          <w:sz w:val="28"/>
          <w:szCs w:val="28"/>
        </w:rPr>
        <w:t>систем</w:t>
      </w:r>
      <w:r w:rsidR="0010547D" w:rsidRPr="006E6352">
        <w:rPr>
          <w:b/>
          <w:sz w:val="28"/>
          <w:szCs w:val="28"/>
        </w:rPr>
        <w:t>а</w:t>
      </w:r>
      <w:r w:rsidR="00DA2AFC" w:rsidRPr="006E6352">
        <w:rPr>
          <w:b/>
          <w:sz w:val="28"/>
          <w:szCs w:val="28"/>
        </w:rPr>
        <w:t xml:space="preserve"> автоматизации:</w:t>
      </w:r>
      <w:r>
        <w:rPr>
          <w:sz w:val="28"/>
          <w:szCs w:val="28"/>
        </w:rPr>
        <w:t xml:space="preserve"> </w:t>
      </w:r>
      <w:r w:rsidR="0010547D" w:rsidRPr="003015A8">
        <w:rPr>
          <w:sz w:val="28"/>
          <w:szCs w:val="28"/>
        </w:rPr>
        <w:t>Система, обеспечивающая автоматический или автоматизированный контроль и управление технологическими и инженерными системами и оборудованием.</w:t>
      </w:r>
    </w:p>
    <w:p w14:paraId="7A766AF3" w14:textId="77777777" w:rsidR="006D1AEB" w:rsidRPr="003015A8" w:rsidRDefault="006E6352" w:rsidP="00932913">
      <w:pPr>
        <w:ind w:firstLine="567"/>
        <w:jc w:val="both"/>
        <w:rPr>
          <w:sz w:val="28"/>
          <w:szCs w:val="28"/>
        </w:rPr>
      </w:pPr>
      <w:r>
        <w:rPr>
          <w:sz w:val="28"/>
          <w:szCs w:val="28"/>
        </w:rPr>
        <w:t xml:space="preserve">3.35 </w:t>
      </w:r>
      <w:r w:rsidR="006D1AEB" w:rsidRPr="006E6352">
        <w:rPr>
          <w:b/>
          <w:sz w:val="28"/>
          <w:szCs w:val="28"/>
        </w:rPr>
        <w:t>система выявления диверсионно-террористических средств (запрещенных веществ и предметов):</w:t>
      </w:r>
      <w:r w:rsidR="006D1AEB" w:rsidRPr="003015A8">
        <w:rPr>
          <w:sz w:val="28"/>
          <w:szCs w:val="28"/>
        </w:rPr>
        <w:t xml:space="preserve"> Совокупность совместно действующих технических средств, позволяющих автоматически или вручную обнаруживать наличие запрещенных к проносу (провозу) веществ и предметов.</w:t>
      </w:r>
    </w:p>
    <w:p w14:paraId="2BF1F433" w14:textId="77777777" w:rsidR="0012467B" w:rsidRPr="003015A8" w:rsidRDefault="006E6352" w:rsidP="00932913">
      <w:pPr>
        <w:ind w:firstLine="567"/>
        <w:jc w:val="both"/>
        <w:rPr>
          <w:sz w:val="28"/>
          <w:szCs w:val="28"/>
        </w:rPr>
      </w:pPr>
      <w:r>
        <w:rPr>
          <w:sz w:val="28"/>
          <w:szCs w:val="28"/>
        </w:rPr>
        <w:t xml:space="preserve">3.36 </w:t>
      </w:r>
      <w:r w:rsidR="0012467B" w:rsidRPr="006E6352">
        <w:rPr>
          <w:b/>
          <w:sz w:val="28"/>
          <w:szCs w:val="28"/>
        </w:rPr>
        <w:t>система комплексного обеспечения безопасности и антитеррористической защищенности</w:t>
      </w:r>
      <w:r w:rsidR="00C347EA" w:rsidRPr="006E6352">
        <w:rPr>
          <w:b/>
          <w:sz w:val="28"/>
          <w:szCs w:val="28"/>
        </w:rPr>
        <w:t>:</w:t>
      </w:r>
      <w:r w:rsidR="00C347EA" w:rsidRPr="003015A8">
        <w:rPr>
          <w:sz w:val="28"/>
          <w:szCs w:val="28"/>
        </w:rPr>
        <w:t xml:space="preserve"> Совокупность инженерно-технических средств и систем, направленная на обеспечение безопасных условий функционирования </w:t>
      </w:r>
      <w:r>
        <w:rPr>
          <w:sz w:val="28"/>
          <w:szCs w:val="28"/>
        </w:rPr>
        <w:t>о</w:t>
      </w:r>
      <w:r w:rsidR="00C347EA" w:rsidRPr="003015A8">
        <w:rPr>
          <w:sz w:val="28"/>
          <w:szCs w:val="28"/>
        </w:rPr>
        <w:t>бъекта, на предотвращение несанкционированных действий, нейтрализацию угроз различного характера (природных, техногенных, террористических, криминальных и т.</w:t>
      </w:r>
      <w:r>
        <w:rPr>
          <w:sz w:val="28"/>
          <w:szCs w:val="28"/>
        </w:rPr>
        <w:t xml:space="preserve"> </w:t>
      </w:r>
      <w:r w:rsidR="00C347EA" w:rsidRPr="003015A8">
        <w:rPr>
          <w:sz w:val="28"/>
          <w:szCs w:val="28"/>
        </w:rPr>
        <w:t>д.), способных привести к чрезвычайной ситуации, и минимизацию их последствий.</w:t>
      </w:r>
    </w:p>
    <w:p w14:paraId="7C32261C" w14:textId="77777777" w:rsidR="006E6352" w:rsidRDefault="006E6352" w:rsidP="00932913">
      <w:pPr>
        <w:ind w:firstLine="567"/>
        <w:jc w:val="both"/>
        <w:rPr>
          <w:sz w:val="28"/>
          <w:szCs w:val="28"/>
        </w:rPr>
      </w:pPr>
      <w:r>
        <w:rPr>
          <w:sz w:val="28"/>
          <w:szCs w:val="28"/>
        </w:rPr>
        <w:t>3.37</w:t>
      </w:r>
    </w:p>
    <w:p w14:paraId="2AECFB5B" w14:textId="77777777" w:rsidR="0012467B" w:rsidRPr="003015A8" w:rsidRDefault="0012467B" w:rsidP="00932913">
      <w:pPr>
        <w:pBdr>
          <w:top w:val="single" w:sz="4" w:space="1" w:color="auto"/>
          <w:left w:val="single" w:sz="4" w:space="4" w:color="auto"/>
          <w:bottom w:val="single" w:sz="4" w:space="1" w:color="auto"/>
          <w:right w:val="single" w:sz="4" w:space="4" w:color="auto"/>
        </w:pBdr>
        <w:ind w:firstLine="567"/>
        <w:jc w:val="both"/>
        <w:rPr>
          <w:sz w:val="28"/>
          <w:szCs w:val="28"/>
        </w:rPr>
      </w:pPr>
      <w:r w:rsidRPr="006E6352">
        <w:rPr>
          <w:b/>
          <w:sz w:val="28"/>
          <w:szCs w:val="28"/>
        </w:rPr>
        <w:t>система контроля и управления доступом</w:t>
      </w:r>
      <w:r w:rsidR="006E6352" w:rsidRPr="006E6352">
        <w:rPr>
          <w:b/>
          <w:sz w:val="28"/>
          <w:szCs w:val="28"/>
        </w:rPr>
        <w:t>;</w:t>
      </w:r>
      <w:r w:rsidR="006E6352">
        <w:rPr>
          <w:sz w:val="28"/>
          <w:szCs w:val="28"/>
        </w:rPr>
        <w:t xml:space="preserve"> </w:t>
      </w:r>
      <w:r w:rsidRPr="003015A8">
        <w:rPr>
          <w:sz w:val="28"/>
          <w:szCs w:val="28"/>
        </w:rPr>
        <w:t>СКУД: Совокупность средств контроля и управления доступом, обладающих технической, информационной, программной и эксплуатационной совместимостью.</w:t>
      </w:r>
    </w:p>
    <w:p w14:paraId="60739D36" w14:textId="77777777" w:rsidR="0012467B" w:rsidRPr="003015A8" w:rsidRDefault="00534571" w:rsidP="00932913">
      <w:pPr>
        <w:pBdr>
          <w:top w:val="single" w:sz="4" w:space="1" w:color="auto"/>
          <w:left w:val="single" w:sz="4" w:space="4" w:color="auto"/>
          <w:bottom w:val="single" w:sz="4" w:space="1" w:color="auto"/>
          <w:right w:val="single" w:sz="4" w:space="4" w:color="auto"/>
        </w:pBdr>
        <w:ind w:firstLine="567"/>
        <w:jc w:val="both"/>
        <w:rPr>
          <w:sz w:val="28"/>
          <w:szCs w:val="28"/>
        </w:rPr>
      </w:pPr>
      <w:r>
        <w:rPr>
          <w:sz w:val="28"/>
          <w:szCs w:val="28"/>
        </w:rPr>
        <w:t>[ГОСТ Р 51241–</w:t>
      </w:r>
      <w:r w:rsidR="006E6352">
        <w:rPr>
          <w:sz w:val="28"/>
          <w:szCs w:val="28"/>
        </w:rPr>
        <w:t xml:space="preserve">2008, </w:t>
      </w:r>
      <w:r>
        <w:rPr>
          <w:sz w:val="28"/>
          <w:szCs w:val="28"/>
        </w:rPr>
        <w:t>статья</w:t>
      </w:r>
      <w:r w:rsidR="006E6352">
        <w:rPr>
          <w:sz w:val="28"/>
          <w:szCs w:val="28"/>
        </w:rPr>
        <w:t xml:space="preserve"> 3.28]</w:t>
      </w:r>
    </w:p>
    <w:p w14:paraId="4E630193" w14:textId="77777777" w:rsidR="0012467B" w:rsidRPr="003015A8" w:rsidRDefault="006E6352" w:rsidP="00932913">
      <w:pPr>
        <w:ind w:firstLine="567"/>
        <w:jc w:val="both"/>
        <w:rPr>
          <w:sz w:val="28"/>
          <w:szCs w:val="28"/>
        </w:rPr>
      </w:pPr>
      <w:r>
        <w:rPr>
          <w:sz w:val="28"/>
          <w:szCs w:val="28"/>
        </w:rPr>
        <w:t xml:space="preserve">3.38 </w:t>
      </w:r>
      <w:r w:rsidR="0012467B" w:rsidRPr="006E6352">
        <w:rPr>
          <w:b/>
          <w:sz w:val="28"/>
          <w:szCs w:val="28"/>
        </w:rPr>
        <w:t>система охранной сигнализации</w:t>
      </w:r>
      <w:r w:rsidRPr="006E6352">
        <w:rPr>
          <w:b/>
          <w:sz w:val="28"/>
          <w:szCs w:val="28"/>
        </w:rPr>
        <w:t>;</w:t>
      </w:r>
      <w:r>
        <w:rPr>
          <w:sz w:val="28"/>
          <w:szCs w:val="28"/>
        </w:rPr>
        <w:t xml:space="preserve"> СОС</w:t>
      </w:r>
      <w:r w:rsidR="0012467B" w:rsidRPr="003015A8">
        <w:rPr>
          <w:sz w:val="28"/>
          <w:szCs w:val="28"/>
        </w:rPr>
        <w:t>: Совокупность совместно действующих технических средств обнаружения проникновения (попытки проникновения) на охраняемый объект, сбора, обработки, передачи и представления в заданном виде информации о проникновении (попытки проникновения) и другой служебной информации.</w:t>
      </w:r>
    </w:p>
    <w:p w14:paraId="47403FE4" w14:textId="77777777" w:rsidR="005E0C5F" w:rsidRPr="003015A8" w:rsidRDefault="006E6352" w:rsidP="00932913">
      <w:pPr>
        <w:ind w:firstLine="567"/>
        <w:jc w:val="both"/>
        <w:rPr>
          <w:sz w:val="28"/>
          <w:szCs w:val="28"/>
        </w:rPr>
      </w:pPr>
      <w:r>
        <w:rPr>
          <w:sz w:val="28"/>
          <w:szCs w:val="28"/>
        </w:rPr>
        <w:lastRenderedPageBreak/>
        <w:t xml:space="preserve">3.39 </w:t>
      </w:r>
      <w:r w:rsidR="005E0C5F" w:rsidRPr="006E6352">
        <w:rPr>
          <w:b/>
          <w:sz w:val="28"/>
          <w:szCs w:val="28"/>
        </w:rPr>
        <w:t>система телевизионного наблюдения:</w:t>
      </w:r>
      <w:r w:rsidR="005E0C5F" w:rsidRPr="003015A8">
        <w:rPr>
          <w:sz w:val="28"/>
          <w:szCs w:val="28"/>
        </w:rPr>
        <w:t xml:space="preserve"> Совокупность совместно действующих технических средств, предназначенных для получения, обработки, передачи, регистрации и хранения телевизионных изображений и служебной информации из контролируемых зон.</w:t>
      </w:r>
    </w:p>
    <w:p w14:paraId="06DFDF5B" w14:textId="77777777" w:rsidR="00231E99" w:rsidRPr="003015A8" w:rsidRDefault="006E6352" w:rsidP="00932913">
      <w:pPr>
        <w:ind w:firstLine="567"/>
        <w:jc w:val="both"/>
        <w:rPr>
          <w:sz w:val="28"/>
          <w:szCs w:val="28"/>
        </w:rPr>
      </w:pPr>
      <w:r>
        <w:rPr>
          <w:sz w:val="28"/>
          <w:szCs w:val="28"/>
        </w:rPr>
        <w:t xml:space="preserve">3.40 </w:t>
      </w:r>
      <w:r w:rsidR="008D7529" w:rsidRPr="006E6352">
        <w:rPr>
          <w:b/>
          <w:sz w:val="28"/>
          <w:szCs w:val="28"/>
        </w:rPr>
        <w:t>с</w:t>
      </w:r>
      <w:r w:rsidR="00231E99" w:rsidRPr="006E6352">
        <w:rPr>
          <w:b/>
          <w:sz w:val="28"/>
          <w:szCs w:val="28"/>
        </w:rPr>
        <w:t>истема тревожной сигнализации</w:t>
      </w:r>
      <w:r w:rsidRPr="006E6352">
        <w:rPr>
          <w:b/>
          <w:sz w:val="28"/>
          <w:szCs w:val="28"/>
        </w:rPr>
        <w:t>;</w:t>
      </w:r>
      <w:r>
        <w:rPr>
          <w:sz w:val="28"/>
          <w:szCs w:val="28"/>
        </w:rPr>
        <w:t xml:space="preserve"> СТС</w:t>
      </w:r>
      <w:r w:rsidR="00231E99" w:rsidRPr="003015A8">
        <w:rPr>
          <w:sz w:val="28"/>
          <w:szCs w:val="28"/>
        </w:rPr>
        <w:t xml:space="preserve">: </w:t>
      </w:r>
      <w:r w:rsidR="00375A38" w:rsidRPr="003015A8">
        <w:rPr>
          <w:sz w:val="28"/>
          <w:szCs w:val="28"/>
        </w:rPr>
        <w:t>С</w:t>
      </w:r>
      <w:r w:rsidR="00231E99" w:rsidRPr="003015A8">
        <w:rPr>
          <w:sz w:val="28"/>
          <w:szCs w:val="28"/>
        </w:rPr>
        <w:t>овокупность совместно действующих технических средств, позв</w:t>
      </w:r>
      <w:r>
        <w:rPr>
          <w:sz w:val="28"/>
          <w:szCs w:val="28"/>
        </w:rPr>
        <w:t>оляющих автоматически или в</w:t>
      </w:r>
      <w:r w:rsidR="00231E99" w:rsidRPr="003015A8">
        <w:rPr>
          <w:sz w:val="28"/>
          <w:szCs w:val="28"/>
        </w:rPr>
        <w:t xml:space="preserve">ручную выдавать сигналы тревоги на </w:t>
      </w:r>
      <w:r>
        <w:rPr>
          <w:sz w:val="28"/>
          <w:szCs w:val="28"/>
        </w:rPr>
        <w:t>пульт централизованной охраны</w:t>
      </w:r>
      <w:r w:rsidR="00231E99" w:rsidRPr="003015A8">
        <w:rPr>
          <w:sz w:val="28"/>
          <w:szCs w:val="28"/>
        </w:rPr>
        <w:t xml:space="preserve"> (в дежурную часть органов внутренних дел) при разбойном нападении на объект.</w:t>
      </w:r>
    </w:p>
    <w:p w14:paraId="55884B26" w14:textId="77777777" w:rsidR="00231E99" w:rsidRDefault="00CC447A" w:rsidP="00932913">
      <w:pPr>
        <w:ind w:firstLine="567"/>
        <w:jc w:val="both"/>
        <w:rPr>
          <w:sz w:val="28"/>
          <w:szCs w:val="28"/>
        </w:rPr>
      </w:pPr>
      <w:r>
        <w:rPr>
          <w:sz w:val="28"/>
          <w:szCs w:val="28"/>
        </w:rPr>
        <w:t xml:space="preserve">3.41 </w:t>
      </w:r>
      <w:r w:rsidR="008D7529" w:rsidRPr="00CC447A">
        <w:rPr>
          <w:b/>
          <w:sz w:val="28"/>
          <w:szCs w:val="28"/>
        </w:rPr>
        <w:t>с</w:t>
      </w:r>
      <w:r w:rsidR="00231E99" w:rsidRPr="00CC447A">
        <w:rPr>
          <w:b/>
          <w:sz w:val="28"/>
          <w:szCs w:val="28"/>
        </w:rPr>
        <w:t>истема экстренной (оперативной) связи</w:t>
      </w:r>
      <w:r w:rsidRPr="00CC447A">
        <w:rPr>
          <w:b/>
          <w:sz w:val="28"/>
          <w:szCs w:val="28"/>
        </w:rPr>
        <w:t>;</w:t>
      </w:r>
      <w:r w:rsidR="00231E99" w:rsidRPr="003015A8">
        <w:rPr>
          <w:sz w:val="28"/>
          <w:szCs w:val="28"/>
        </w:rPr>
        <w:t xml:space="preserve"> С</w:t>
      </w:r>
      <w:r w:rsidR="0062332F" w:rsidRPr="003015A8">
        <w:rPr>
          <w:sz w:val="28"/>
          <w:szCs w:val="28"/>
        </w:rPr>
        <w:t>Э</w:t>
      </w:r>
      <w:r w:rsidR="00231E99" w:rsidRPr="003015A8">
        <w:rPr>
          <w:sz w:val="28"/>
          <w:szCs w:val="28"/>
        </w:rPr>
        <w:t xml:space="preserve">С: </w:t>
      </w:r>
      <w:r w:rsidR="007742FC" w:rsidRPr="003015A8">
        <w:rPr>
          <w:sz w:val="28"/>
          <w:szCs w:val="28"/>
        </w:rPr>
        <w:t>С</w:t>
      </w:r>
      <w:r w:rsidR="00231E99" w:rsidRPr="003015A8">
        <w:rPr>
          <w:sz w:val="28"/>
          <w:szCs w:val="28"/>
        </w:rPr>
        <w:t>истема связи, предназначенная для организации экстренной связи людей со специальными службами (службой спасения МЧС, полицией, скорой помощью и др</w:t>
      </w:r>
      <w:r w:rsidR="003B7534">
        <w:rPr>
          <w:sz w:val="28"/>
          <w:szCs w:val="28"/>
        </w:rPr>
        <w:t>.</w:t>
      </w:r>
      <w:r w:rsidR="00231E99" w:rsidRPr="003015A8">
        <w:rPr>
          <w:sz w:val="28"/>
          <w:szCs w:val="28"/>
        </w:rPr>
        <w:t>).</w:t>
      </w:r>
    </w:p>
    <w:p w14:paraId="68B7C745" w14:textId="77777777" w:rsidR="00CC447A" w:rsidRPr="003015A8" w:rsidRDefault="00CC447A" w:rsidP="00932913">
      <w:pPr>
        <w:ind w:firstLine="567"/>
        <w:jc w:val="both"/>
        <w:rPr>
          <w:sz w:val="28"/>
          <w:szCs w:val="28"/>
        </w:rPr>
      </w:pPr>
      <w:r>
        <w:rPr>
          <w:sz w:val="28"/>
          <w:szCs w:val="28"/>
        </w:rPr>
        <w:t xml:space="preserve">3.42 </w:t>
      </w:r>
      <w:r w:rsidRPr="00E13C47">
        <w:rPr>
          <w:b/>
          <w:sz w:val="28"/>
          <w:szCs w:val="28"/>
        </w:rPr>
        <w:t>собирательная двухсторонняя схема управления лифтами:</w:t>
      </w:r>
      <w:r w:rsidRPr="003015A8">
        <w:rPr>
          <w:sz w:val="28"/>
          <w:szCs w:val="28"/>
        </w:rPr>
        <w:t xml:space="preserve"> Последовательное выполнение запросов и сбор пользователей с этажей при движении лифта как вниз, так и вверх, с учетом направления, заявленного пользователем при вызове.</w:t>
      </w:r>
    </w:p>
    <w:p w14:paraId="6D64936E" w14:textId="77777777" w:rsidR="00E13C47" w:rsidRPr="003015A8" w:rsidRDefault="003843D1" w:rsidP="00932913">
      <w:pPr>
        <w:ind w:firstLine="567"/>
        <w:jc w:val="both"/>
        <w:rPr>
          <w:sz w:val="28"/>
          <w:szCs w:val="28"/>
        </w:rPr>
      </w:pPr>
      <w:r>
        <w:rPr>
          <w:sz w:val="28"/>
          <w:szCs w:val="28"/>
        </w:rPr>
        <w:t>3.43</w:t>
      </w:r>
      <w:r w:rsidR="00E13C47">
        <w:rPr>
          <w:sz w:val="28"/>
          <w:szCs w:val="28"/>
        </w:rPr>
        <w:t xml:space="preserve"> </w:t>
      </w:r>
      <w:r w:rsidR="003B7534" w:rsidRPr="00E13C47">
        <w:rPr>
          <w:b/>
          <w:sz w:val="28"/>
          <w:szCs w:val="28"/>
        </w:rPr>
        <w:t xml:space="preserve">собирательная </w:t>
      </w:r>
      <w:r w:rsidR="00E13C47" w:rsidRPr="00E13C47">
        <w:rPr>
          <w:b/>
          <w:sz w:val="28"/>
          <w:szCs w:val="28"/>
        </w:rPr>
        <w:t>схема управления лифтами:</w:t>
      </w:r>
      <w:r w:rsidR="00E13C47" w:rsidRPr="003015A8">
        <w:rPr>
          <w:sz w:val="28"/>
          <w:szCs w:val="28"/>
        </w:rPr>
        <w:t xml:space="preserve"> Последовательное выполнение запросов и сбор пользователей с этажей при движении лифта вниз.</w:t>
      </w:r>
    </w:p>
    <w:p w14:paraId="4678DC58" w14:textId="77777777" w:rsidR="003843D1" w:rsidRPr="003015A8" w:rsidRDefault="00E13C47" w:rsidP="00932913">
      <w:pPr>
        <w:ind w:firstLine="567"/>
        <w:jc w:val="both"/>
        <w:rPr>
          <w:sz w:val="28"/>
          <w:szCs w:val="28"/>
        </w:rPr>
      </w:pPr>
      <w:r>
        <w:rPr>
          <w:sz w:val="28"/>
          <w:szCs w:val="28"/>
        </w:rPr>
        <w:t>3.44</w:t>
      </w:r>
      <w:r w:rsidR="003843D1">
        <w:rPr>
          <w:sz w:val="28"/>
          <w:szCs w:val="28"/>
        </w:rPr>
        <w:t xml:space="preserve"> </w:t>
      </w:r>
      <w:r w:rsidR="003843D1" w:rsidRPr="003843D1">
        <w:rPr>
          <w:b/>
          <w:sz w:val="28"/>
          <w:szCs w:val="28"/>
        </w:rPr>
        <w:t>специализированная организация для осуществления научно-технического сопровождения:</w:t>
      </w:r>
      <w:r w:rsidR="003843D1" w:rsidRPr="003015A8">
        <w:rPr>
          <w:sz w:val="28"/>
          <w:szCs w:val="28"/>
        </w:rPr>
        <w:t xml:space="preserve"> Организация, одним из основных направлений деятельности которой является выполнение функций научно-технического сопровождения, комплексных изысканий для строительства, проектирования несущих и ограждающих конструкций, фундаментов и подземных частей сооружений, располагающая квалифицированным и опытным персоналом, в т</w:t>
      </w:r>
      <w:r w:rsidR="00325837">
        <w:rPr>
          <w:sz w:val="28"/>
          <w:szCs w:val="28"/>
        </w:rPr>
        <w:t>.</w:t>
      </w:r>
      <w:r w:rsidR="003843D1" w:rsidRPr="003015A8">
        <w:rPr>
          <w:sz w:val="28"/>
          <w:szCs w:val="28"/>
        </w:rPr>
        <w:t xml:space="preserve"> ч</w:t>
      </w:r>
      <w:r w:rsidR="00325837">
        <w:rPr>
          <w:sz w:val="28"/>
          <w:szCs w:val="28"/>
        </w:rPr>
        <w:t>.</w:t>
      </w:r>
      <w:r w:rsidR="003843D1" w:rsidRPr="003015A8">
        <w:rPr>
          <w:sz w:val="28"/>
          <w:szCs w:val="28"/>
        </w:rPr>
        <w:t xml:space="preserve"> с обязательным привлечением научных кадров, соответствующим оборудованием и программным обеспечением.</w:t>
      </w:r>
    </w:p>
    <w:p w14:paraId="25A9FFB3" w14:textId="77777777" w:rsidR="00EF0F58" w:rsidRPr="003015A8" w:rsidRDefault="00CC447A" w:rsidP="00932913">
      <w:pPr>
        <w:ind w:firstLine="567"/>
        <w:jc w:val="both"/>
        <w:rPr>
          <w:sz w:val="28"/>
          <w:szCs w:val="28"/>
        </w:rPr>
      </w:pPr>
      <w:r>
        <w:rPr>
          <w:sz w:val="28"/>
          <w:szCs w:val="28"/>
        </w:rPr>
        <w:t xml:space="preserve">3.45 </w:t>
      </w:r>
      <w:r w:rsidR="00EF0F58" w:rsidRPr="00CC447A">
        <w:rPr>
          <w:b/>
          <w:sz w:val="28"/>
          <w:szCs w:val="28"/>
        </w:rPr>
        <w:t>сталежелезобетонная</w:t>
      </w:r>
      <w:r w:rsidRPr="00CC447A">
        <w:rPr>
          <w:b/>
          <w:sz w:val="28"/>
          <w:szCs w:val="28"/>
        </w:rPr>
        <w:t xml:space="preserve"> конструкция</w:t>
      </w:r>
      <w:r w:rsidR="00EF0F58" w:rsidRPr="00CC447A">
        <w:rPr>
          <w:b/>
          <w:sz w:val="28"/>
          <w:szCs w:val="28"/>
        </w:rPr>
        <w:t>:</w:t>
      </w:r>
      <w:r w:rsidR="00EF0F58" w:rsidRPr="003015A8">
        <w:rPr>
          <w:sz w:val="28"/>
          <w:szCs w:val="28"/>
        </w:rPr>
        <w:t xml:space="preserve"> Железобетонная конструкция, в которой</w:t>
      </w:r>
      <w:r>
        <w:rPr>
          <w:sz w:val="28"/>
          <w:szCs w:val="28"/>
        </w:rPr>
        <w:t xml:space="preserve"> применена</w:t>
      </w:r>
      <w:r w:rsidR="00EF0F58" w:rsidRPr="003015A8">
        <w:rPr>
          <w:sz w:val="28"/>
          <w:szCs w:val="28"/>
        </w:rPr>
        <w:t xml:space="preserve"> помимо гибкой жесткая стальная арматура в виде</w:t>
      </w:r>
      <w:r>
        <w:rPr>
          <w:sz w:val="28"/>
          <w:szCs w:val="28"/>
        </w:rPr>
        <w:t xml:space="preserve"> прокатных или гнутых профилей.</w:t>
      </w:r>
    </w:p>
    <w:p w14:paraId="05C346CE" w14:textId="77777777" w:rsidR="005E0C5F" w:rsidRPr="003015A8" w:rsidRDefault="00E13C47" w:rsidP="00932913">
      <w:pPr>
        <w:ind w:firstLine="567"/>
        <w:jc w:val="both"/>
        <w:rPr>
          <w:sz w:val="28"/>
          <w:szCs w:val="28"/>
        </w:rPr>
      </w:pPr>
      <w:r>
        <w:rPr>
          <w:sz w:val="28"/>
          <w:szCs w:val="28"/>
        </w:rPr>
        <w:t xml:space="preserve">3.46 </w:t>
      </w:r>
      <w:r w:rsidR="005E0C5F" w:rsidRPr="00E13C47">
        <w:rPr>
          <w:b/>
          <w:sz w:val="28"/>
          <w:szCs w:val="28"/>
        </w:rPr>
        <w:t>структурированная кабельная система:</w:t>
      </w:r>
      <w:r w:rsidR="005E0C5F" w:rsidRPr="003015A8">
        <w:rPr>
          <w:sz w:val="28"/>
          <w:szCs w:val="28"/>
        </w:rPr>
        <w:t xml:space="preserve"> Телекоммуникационная кабельная система, имеющая стандартизованные структуру, топологию, </w:t>
      </w:r>
      <w:r w:rsidR="009C6904">
        <w:rPr>
          <w:sz w:val="28"/>
          <w:szCs w:val="28"/>
        </w:rPr>
        <w:t xml:space="preserve">компоненты, </w:t>
      </w:r>
      <w:r w:rsidR="005E0C5F" w:rsidRPr="003015A8">
        <w:rPr>
          <w:sz w:val="28"/>
          <w:szCs w:val="28"/>
        </w:rPr>
        <w:t>характеристики линий и каналов связи, методы управления и способная поддерживать широкий диапазон приложений.</w:t>
      </w:r>
    </w:p>
    <w:p w14:paraId="2F7FF8F8" w14:textId="77777777" w:rsidR="00DB197D" w:rsidRPr="003015A8" w:rsidRDefault="00E13C47" w:rsidP="00932913">
      <w:pPr>
        <w:ind w:firstLine="567"/>
        <w:jc w:val="both"/>
        <w:rPr>
          <w:sz w:val="28"/>
          <w:szCs w:val="28"/>
        </w:rPr>
      </w:pPr>
      <w:r>
        <w:rPr>
          <w:sz w:val="28"/>
          <w:szCs w:val="28"/>
        </w:rPr>
        <w:t xml:space="preserve">3.47 </w:t>
      </w:r>
      <w:r w:rsidR="00DB197D" w:rsidRPr="00E13C47">
        <w:rPr>
          <w:b/>
          <w:sz w:val="28"/>
          <w:szCs w:val="28"/>
        </w:rPr>
        <w:t>схема организации работы лифтов с высотным зонированием:</w:t>
      </w:r>
      <w:r w:rsidR="00DB197D" w:rsidRPr="003015A8">
        <w:rPr>
          <w:sz w:val="28"/>
          <w:szCs w:val="28"/>
        </w:rPr>
        <w:t xml:space="preserve"> Объединение лифтов в группы, каждая из которых обслуживает определенные этажи, при этом все лифты останавливаются на общем основном посадочном этаже.</w:t>
      </w:r>
    </w:p>
    <w:p w14:paraId="5B7F1B68" w14:textId="77777777" w:rsidR="00DB197D" w:rsidRPr="003015A8" w:rsidRDefault="00E13C47" w:rsidP="00932913">
      <w:pPr>
        <w:ind w:firstLine="567"/>
        <w:jc w:val="both"/>
        <w:rPr>
          <w:sz w:val="28"/>
          <w:szCs w:val="28"/>
        </w:rPr>
      </w:pPr>
      <w:r>
        <w:rPr>
          <w:sz w:val="28"/>
          <w:szCs w:val="28"/>
        </w:rPr>
        <w:t xml:space="preserve">3.48 </w:t>
      </w:r>
      <w:r w:rsidR="00DB197D" w:rsidRPr="00E13C47">
        <w:rPr>
          <w:b/>
          <w:sz w:val="28"/>
          <w:szCs w:val="28"/>
        </w:rPr>
        <w:t>схема организации работы лифтов с высотным зонированием с пересадкой:</w:t>
      </w:r>
      <w:r w:rsidR="00DB197D" w:rsidRPr="003015A8">
        <w:rPr>
          <w:sz w:val="28"/>
          <w:szCs w:val="28"/>
        </w:rPr>
        <w:t xml:space="preserve"> Объединение лифтов в группы, каждая из которых обслуживает определенные этажи и имеет свой собственный посадочный (пересадочный) </w:t>
      </w:r>
      <w:r w:rsidR="00DB197D" w:rsidRPr="003015A8">
        <w:rPr>
          <w:sz w:val="28"/>
          <w:szCs w:val="28"/>
        </w:rPr>
        <w:lastRenderedPageBreak/>
        <w:t xml:space="preserve">этаж, который соединяется с основным посадочным этажом посредством </w:t>
      </w:r>
      <w:r>
        <w:rPr>
          <w:sz w:val="28"/>
          <w:szCs w:val="28"/>
        </w:rPr>
        <w:t>специальных скоростных лифтов.</w:t>
      </w:r>
    </w:p>
    <w:p w14:paraId="364B5267" w14:textId="77777777" w:rsidR="005E0C5F" w:rsidRPr="003015A8" w:rsidRDefault="00E13C47" w:rsidP="00932913">
      <w:pPr>
        <w:ind w:firstLine="567"/>
        <w:jc w:val="both"/>
        <w:rPr>
          <w:sz w:val="28"/>
          <w:szCs w:val="28"/>
        </w:rPr>
      </w:pPr>
      <w:r>
        <w:rPr>
          <w:sz w:val="28"/>
          <w:szCs w:val="28"/>
        </w:rPr>
        <w:t xml:space="preserve">3.49 </w:t>
      </w:r>
      <w:r w:rsidR="005E0C5F" w:rsidRPr="00E13C47">
        <w:rPr>
          <w:b/>
          <w:sz w:val="28"/>
          <w:szCs w:val="28"/>
        </w:rPr>
        <w:t>точка доступа:</w:t>
      </w:r>
      <w:r w:rsidR="005E0C5F" w:rsidRPr="003015A8">
        <w:rPr>
          <w:sz w:val="28"/>
          <w:szCs w:val="28"/>
        </w:rPr>
        <w:t xml:space="preserve"> Место осуществления контроля доступа (дверь, турникет, кабина прохода), оборудованное считывателем, исполнительным механизмом, электромеханическим замком и другими необходимыми средствами.</w:t>
      </w:r>
    </w:p>
    <w:p w14:paraId="02A5094C" w14:textId="77777777" w:rsidR="005E0C5F" w:rsidRPr="003015A8" w:rsidRDefault="00E13C47" w:rsidP="00932913">
      <w:pPr>
        <w:ind w:firstLine="567"/>
        <w:jc w:val="both"/>
        <w:rPr>
          <w:sz w:val="28"/>
          <w:szCs w:val="28"/>
        </w:rPr>
      </w:pPr>
      <w:r>
        <w:rPr>
          <w:sz w:val="28"/>
          <w:szCs w:val="28"/>
        </w:rPr>
        <w:t xml:space="preserve">3.50 </w:t>
      </w:r>
      <w:r w:rsidRPr="00E13C47">
        <w:rPr>
          <w:b/>
          <w:sz w:val="28"/>
          <w:szCs w:val="28"/>
        </w:rPr>
        <w:t xml:space="preserve">физический </w:t>
      </w:r>
      <w:r w:rsidR="005E0C5F" w:rsidRPr="00E13C47">
        <w:rPr>
          <w:b/>
          <w:sz w:val="28"/>
          <w:szCs w:val="28"/>
        </w:rPr>
        <w:t>барьер:</w:t>
      </w:r>
      <w:r w:rsidR="005E0C5F" w:rsidRPr="003015A8">
        <w:rPr>
          <w:sz w:val="28"/>
          <w:szCs w:val="28"/>
        </w:rPr>
        <w:t xml:space="preserve"> Преграды и техниче</w:t>
      </w:r>
      <w:r>
        <w:rPr>
          <w:sz w:val="28"/>
          <w:szCs w:val="28"/>
        </w:rPr>
        <w:t xml:space="preserve">ские средства, препятствующие проникновению нарушителя в охраняемые зоны или к уязвимым </w:t>
      </w:r>
      <w:r w:rsidR="005E0C5F" w:rsidRPr="003015A8">
        <w:rPr>
          <w:sz w:val="28"/>
          <w:szCs w:val="28"/>
        </w:rPr>
        <w:t>местам высотного здания.</w:t>
      </w:r>
    </w:p>
    <w:p w14:paraId="10624DDA" w14:textId="77777777" w:rsidR="00E13C47" w:rsidRDefault="00E13C47" w:rsidP="00932913">
      <w:pPr>
        <w:ind w:firstLine="567"/>
        <w:jc w:val="both"/>
        <w:rPr>
          <w:sz w:val="28"/>
          <w:szCs w:val="28"/>
        </w:rPr>
      </w:pPr>
      <w:r>
        <w:rPr>
          <w:sz w:val="28"/>
          <w:szCs w:val="28"/>
        </w:rPr>
        <w:t>3.51</w:t>
      </w:r>
    </w:p>
    <w:p w14:paraId="2651623D" w14:textId="77777777" w:rsidR="00076F8E" w:rsidRPr="003015A8" w:rsidRDefault="00076F8E" w:rsidP="00932913">
      <w:pPr>
        <w:pBdr>
          <w:top w:val="single" w:sz="4" w:space="1" w:color="auto"/>
          <w:left w:val="single" w:sz="4" w:space="4" w:color="auto"/>
          <w:bottom w:val="single" w:sz="4" w:space="1" w:color="auto"/>
          <w:right w:val="single" w:sz="4" w:space="4" w:color="auto"/>
        </w:pBdr>
        <w:ind w:firstLine="567"/>
        <w:jc w:val="both"/>
        <w:rPr>
          <w:sz w:val="28"/>
          <w:szCs w:val="28"/>
        </w:rPr>
      </w:pPr>
      <w:r w:rsidRPr="00E13C47">
        <w:rPr>
          <w:b/>
          <w:sz w:val="28"/>
          <w:szCs w:val="28"/>
        </w:rPr>
        <w:t>функционально-планировочный компонент здания:</w:t>
      </w:r>
      <w:r w:rsidRPr="003015A8">
        <w:rPr>
          <w:sz w:val="28"/>
          <w:szCs w:val="28"/>
        </w:rPr>
        <w:t xml:space="preserve"> Группа помещений, обеспечивающих выполнение определенного процесса (проживания, сервисного обслуживания, досуга и др.).</w:t>
      </w:r>
    </w:p>
    <w:p w14:paraId="1B3297ED" w14:textId="77777777" w:rsidR="00076F8E" w:rsidRPr="003015A8" w:rsidRDefault="00076F8E" w:rsidP="00932913">
      <w:pPr>
        <w:pBdr>
          <w:top w:val="single" w:sz="4" w:space="1" w:color="auto"/>
          <w:left w:val="single" w:sz="4" w:space="4" w:color="auto"/>
          <w:bottom w:val="single" w:sz="4" w:space="1" w:color="auto"/>
          <w:right w:val="single" w:sz="4" w:space="4" w:color="auto"/>
        </w:pBdr>
        <w:ind w:firstLine="567"/>
        <w:jc w:val="both"/>
        <w:rPr>
          <w:sz w:val="28"/>
          <w:szCs w:val="28"/>
        </w:rPr>
      </w:pPr>
      <w:r w:rsidRPr="003015A8">
        <w:rPr>
          <w:sz w:val="28"/>
          <w:szCs w:val="28"/>
        </w:rPr>
        <w:t>[</w:t>
      </w:r>
      <w:r w:rsidR="00E13C47">
        <w:rPr>
          <w:sz w:val="28"/>
          <w:szCs w:val="28"/>
        </w:rPr>
        <w:t>СП 160.1325800.2014, статья 3.7]</w:t>
      </w:r>
    </w:p>
    <w:p w14:paraId="7EFB29CC" w14:textId="77777777" w:rsidR="009A15DF" w:rsidRPr="003015A8" w:rsidRDefault="00E13C47" w:rsidP="00932913">
      <w:pPr>
        <w:ind w:firstLine="567"/>
        <w:jc w:val="both"/>
        <w:rPr>
          <w:sz w:val="28"/>
          <w:szCs w:val="28"/>
        </w:rPr>
      </w:pPr>
      <w:r>
        <w:rPr>
          <w:sz w:val="28"/>
          <w:szCs w:val="28"/>
        </w:rPr>
        <w:t xml:space="preserve">3.52 </w:t>
      </w:r>
      <w:r w:rsidR="009A15DF" w:rsidRPr="00E13C47">
        <w:rPr>
          <w:b/>
          <w:sz w:val="28"/>
          <w:szCs w:val="28"/>
        </w:rPr>
        <w:t>центральный пункт управления:</w:t>
      </w:r>
      <w:r w:rsidR="009A15DF" w:rsidRPr="003015A8">
        <w:rPr>
          <w:sz w:val="28"/>
          <w:szCs w:val="28"/>
        </w:rPr>
        <w:t xml:space="preserve"> Помещение (группа помещений)</w:t>
      </w:r>
      <w:r w:rsidR="00E55ECB">
        <w:rPr>
          <w:sz w:val="28"/>
          <w:szCs w:val="28"/>
        </w:rPr>
        <w:t>,</w:t>
      </w:r>
      <w:r w:rsidR="009A15DF" w:rsidRPr="003015A8">
        <w:rPr>
          <w:sz w:val="28"/>
          <w:szCs w:val="28"/>
        </w:rPr>
        <w:t xml:space="preserve"> оборудованное техническими средствами связи, мониторинга и управления системами обеспечения безопасности, специализированной</w:t>
      </w:r>
      <w:r w:rsidR="00E55ECB">
        <w:rPr>
          <w:sz w:val="28"/>
          <w:szCs w:val="28"/>
        </w:rPr>
        <w:t xml:space="preserve"> мебелью, </w:t>
      </w:r>
      <w:r w:rsidR="009A15DF" w:rsidRPr="003015A8">
        <w:rPr>
          <w:sz w:val="28"/>
          <w:szCs w:val="28"/>
        </w:rPr>
        <w:t>системами жизнеобеспечения и</w:t>
      </w:r>
      <w:r w:rsidR="00E55ECB">
        <w:rPr>
          <w:sz w:val="28"/>
          <w:szCs w:val="28"/>
        </w:rPr>
        <w:t>,</w:t>
      </w:r>
      <w:r w:rsidR="009A15DF" w:rsidRPr="003015A8">
        <w:rPr>
          <w:sz w:val="28"/>
          <w:szCs w:val="28"/>
        </w:rPr>
        <w:t xml:space="preserve"> </w:t>
      </w:r>
      <w:r w:rsidR="00C042DD" w:rsidRPr="003015A8">
        <w:rPr>
          <w:sz w:val="28"/>
          <w:szCs w:val="28"/>
        </w:rPr>
        <w:t>при необходимости</w:t>
      </w:r>
      <w:r w:rsidR="00E55ECB">
        <w:rPr>
          <w:sz w:val="28"/>
          <w:szCs w:val="28"/>
        </w:rPr>
        <w:t>,</w:t>
      </w:r>
      <w:r w:rsidR="00C042DD" w:rsidRPr="003015A8">
        <w:rPr>
          <w:sz w:val="28"/>
          <w:szCs w:val="28"/>
        </w:rPr>
        <w:t xml:space="preserve"> </w:t>
      </w:r>
      <w:r w:rsidR="009A15DF" w:rsidRPr="003015A8">
        <w:rPr>
          <w:sz w:val="28"/>
          <w:szCs w:val="28"/>
        </w:rPr>
        <w:t>предназначенное для круг</w:t>
      </w:r>
      <w:r w:rsidR="008920E8" w:rsidRPr="003015A8">
        <w:rPr>
          <w:sz w:val="28"/>
          <w:szCs w:val="28"/>
        </w:rPr>
        <w:t>лосуточного дежурства персонала</w:t>
      </w:r>
      <w:r w:rsidR="009A15DF" w:rsidRPr="003015A8">
        <w:rPr>
          <w:sz w:val="28"/>
          <w:szCs w:val="28"/>
        </w:rPr>
        <w:t>.</w:t>
      </w:r>
    </w:p>
    <w:p w14:paraId="047F7AFD" w14:textId="77777777" w:rsidR="004A4C77" w:rsidRPr="003015A8" w:rsidRDefault="00E55ECB" w:rsidP="00932913">
      <w:pPr>
        <w:ind w:firstLine="567"/>
        <w:jc w:val="both"/>
        <w:rPr>
          <w:sz w:val="28"/>
          <w:szCs w:val="28"/>
        </w:rPr>
      </w:pPr>
      <w:r>
        <w:rPr>
          <w:sz w:val="28"/>
          <w:szCs w:val="28"/>
        </w:rPr>
        <w:t xml:space="preserve">3.53 </w:t>
      </w:r>
      <w:r w:rsidR="004A4C77" w:rsidRPr="00E55ECB">
        <w:rPr>
          <w:b/>
          <w:sz w:val="28"/>
          <w:szCs w:val="28"/>
        </w:rPr>
        <w:t>Центр управления здания</w:t>
      </w:r>
      <w:r w:rsidRPr="00E55ECB">
        <w:rPr>
          <w:b/>
          <w:sz w:val="28"/>
          <w:szCs w:val="28"/>
        </w:rPr>
        <w:t>;</w:t>
      </w:r>
      <w:r w:rsidR="004A4C77" w:rsidRPr="003015A8">
        <w:rPr>
          <w:sz w:val="28"/>
          <w:szCs w:val="28"/>
        </w:rPr>
        <w:t xml:space="preserve"> ЦУЗ: Помещение (группа помещений)</w:t>
      </w:r>
      <w:r>
        <w:rPr>
          <w:sz w:val="28"/>
          <w:szCs w:val="28"/>
        </w:rPr>
        <w:t>,</w:t>
      </w:r>
      <w:r w:rsidR="004A4C77" w:rsidRPr="003015A8">
        <w:rPr>
          <w:sz w:val="28"/>
          <w:szCs w:val="28"/>
        </w:rPr>
        <w:t xml:space="preserve"> оборудованное техническими средствами связи, мониторинга и управления системами диспетчеризации высотного здания, специализированной мебелью, системами жизнеобеспечения и</w:t>
      </w:r>
      <w:r>
        <w:rPr>
          <w:sz w:val="28"/>
          <w:szCs w:val="28"/>
        </w:rPr>
        <w:t>,</w:t>
      </w:r>
      <w:r w:rsidR="004A4C77" w:rsidRPr="003015A8">
        <w:rPr>
          <w:sz w:val="28"/>
          <w:szCs w:val="28"/>
        </w:rPr>
        <w:t xml:space="preserve"> при необходимости</w:t>
      </w:r>
      <w:r>
        <w:rPr>
          <w:sz w:val="28"/>
          <w:szCs w:val="28"/>
        </w:rPr>
        <w:t>,</w:t>
      </w:r>
      <w:r w:rsidR="004A4C77" w:rsidRPr="003015A8">
        <w:rPr>
          <w:sz w:val="28"/>
          <w:szCs w:val="28"/>
        </w:rPr>
        <w:t xml:space="preserve"> предназначенное для круглосуточного дежурства персонала.</w:t>
      </w:r>
    </w:p>
    <w:p w14:paraId="299DE366" w14:textId="77777777" w:rsidR="008A375C" w:rsidRPr="003015A8" w:rsidRDefault="00E55ECB" w:rsidP="00932913">
      <w:pPr>
        <w:ind w:firstLine="567"/>
        <w:jc w:val="both"/>
        <w:rPr>
          <w:sz w:val="28"/>
          <w:szCs w:val="28"/>
        </w:rPr>
      </w:pPr>
      <w:r>
        <w:rPr>
          <w:sz w:val="28"/>
          <w:szCs w:val="28"/>
        </w:rPr>
        <w:t xml:space="preserve">3.54 </w:t>
      </w:r>
      <w:r w:rsidR="004A4C77" w:rsidRPr="00E55ECB">
        <w:rPr>
          <w:b/>
          <w:sz w:val="28"/>
          <w:szCs w:val="28"/>
        </w:rPr>
        <w:t>эксфильтрация:</w:t>
      </w:r>
      <w:r w:rsidR="004A4C77" w:rsidRPr="003015A8">
        <w:rPr>
          <w:sz w:val="28"/>
          <w:szCs w:val="28"/>
        </w:rPr>
        <w:t xml:space="preserve"> Проникновение воздуха наружу под влиянием избыточного давления в помещении.</w:t>
      </w:r>
    </w:p>
    <w:p w14:paraId="29298F55" w14:textId="77777777" w:rsidR="00933B84" w:rsidRPr="002F3A29" w:rsidRDefault="00933B84" w:rsidP="00932913">
      <w:pPr>
        <w:pStyle w:val="aff1"/>
        <w:ind w:firstLine="567"/>
        <w:jc w:val="both"/>
        <w:rPr>
          <w:sz w:val="28"/>
          <w:szCs w:val="28"/>
        </w:rPr>
      </w:pPr>
    </w:p>
    <w:p w14:paraId="3A6C6A19" w14:textId="77777777" w:rsidR="00195B7B" w:rsidRPr="002F3A29" w:rsidRDefault="002F3A29" w:rsidP="00932913">
      <w:pPr>
        <w:pStyle w:val="aff1"/>
        <w:ind w:firstLine="567"/>
        <w:jc w:val="both"/>
        <w:rPr>
          <w:b/>
          <w:sz w:val="28"/>
          <w:szCs w:val="28"/>
        </w:rPr>
      </w:pPr>
      <w:bookmarkStart w:id="12" w:name="_Toc460856892"/>
      <w:r w:rsidRPr="002F3A29">
        <w:rPr>
          <w:b/>
          <w:sz w:val="28"/>
          <w:szCs w:val="28"/>
        </w:rPr>
        <w:t>4 С</w:t>
      </w:r>
      <w:r w:rsidR="00195B7B" w:rsidRPr="002F3A29">
        <w:rPr>
          <w:b/>
          <w:sz w:val="28"/>
          <w:szCs w:val="28"/>
        </w:rPr>
        <w:t>окращения</w:t>
      </w:r>
      <w:bookmarkEnd w:id="12"/>
    </w:p>
    <w:p w14:paraId="6C2F2017" w14:textId="77777777" w:rsidR="00FA0226" w:rsidRPr="002F3A29" w:rsidRDefault="00FA0226" w:rsidP="00932913">
      <w:pPr>
        <w:pStyle w:val="aff1"/>
        <w:ind w:firstLine="567"/>
        <w:jc w:val="both"/>
        <w:rPr>
          <w:sz w:val="28"/>
          <w:szCs w:val="28"/>
        </w:rPr>
      </w:pPr>
      <w:r w:rsidRPr="002F3A29">
        <w:rPr>
          <w:sz w:val="28"/>
          <w:szCs w:val="28"/>
        </w:rPr>
        <w:t>В настоящем своде правил применены следующие сокращения:</w:t>
      </w:r>
    </w:p>
    <w:p w14:paraId="66EEF87B" w14:textId="77777777" w:rsidR="00FA0226" w:rsidRPr="002F3A29" w:rsidRDefault="00FA0226" w:rsidP="00932913">
      <w:pPr>
        <w:pStyle w:val="aff1"/>
        <w:ind w:firstLine="567"/>
        <w:jc w:val="both"/>
        <w:rPr>
          <w:sz w:val="28"/>
          <w:szCs w:val="28"/>
        </w:rPr>
      </w:pPr>
      <w:r w:rsidRPr="002F3A29">
        <w:rPr>
          <w:sz w:val="28"/>
          <w:szCs w:val="28"/>
        </w:rPr>
        <w:t xml:space="preserve">АВР </w:t>
      </w:r>
      <w:r w:rsidR="002F3A29">
        <w:rPr>
          <w:sz w:val="28"/>
          <w:szCs w:val="28"/>
        </w:rPr>
        <w:t>–</w:t>
      </w:r>
      <w:r w:rsidRPr="002F3A29">
        <w:rPr>
          <w:sz w:val="28"/>
          <w:szCs w:val="28"/>
        </w:rPr>
        <w:t xml:space="preserve"> автоматическое включение резерва</w:t>
      </w:r>
      <w:r w:rsidR="002F3A29">
        <w:rPr>
          <w:sz w:val="28"/>
          <w:szCs w:val="28"/>
        </w:rPr>
        <w:t>;</w:t>
      </w:r>
    </w:p>
    <w:p w14:paraId="78BF76B3" w14:textId="77777777" w:rsidR="00FA0226" w:rsidRPr="002F3A29" w:rsidRDefault="00FA0226" w:rsidP="00932913">
      <w:pPr>
        <w:pStyle w:val="aff1"/>
        <w:ind w:firstLine="567"/>
        <w:jc w:val="both"/>
        <w:rPr>
          <w:sz w:val="28"/>
          <w:szCs w:val="28"/>
        </w:rPr>
      </w:pPr>
      <w:r w:rsidRPr="002F3A29">
        <w:rPr>
          <w:sz w:val="28"/>
          <w:szCs w:val="28"/>
        </w:rPr>
        <w:t>АИТ</w:t>
      </w:r>
      <w:r w:rsidR="002F3A29" w:rsidRPr="002F3A29">
        <w:rPr>
          <w:sz w:val="28"/>
          <w:szCs w:val="28"/>
        </w:rPr>
        <w:t xml:space="preserve"> </w:t>
      </w:r>
      <w:r w:rsidR="002F3A29">
        <w:rPr>
          <w:sz w:val="28"/>
          <w:szCs w:val="28"/>
        </w:rPr>
        <w:t>–</w:t>
      </w:r>
      <w:r w:rsidR="002F3A29" w:rsidRPr="002F3A29">
        <w:rPr>
          <w:sz w:val="28"/>
          <w:szCs w:val="28"/>
        </w:rPr>
        <w:t xml:space="preserve"> </w:t>
      </w:r>
      <w:r w:rsidRPr="002F3A29">
        <w:rPr>
          <w:sz w:val="28"/>
          <w:szCs w:val="28"/>
        </w:rPr>
        <w:t>автономный источник тепла</w:t>
      </w:r>
      <w:r w:rsidR="002F3A29">
        <w:rPr>
          <w:sz w:val="28"/>
          <w:szCs w:val="28"/>
        </w:rPr>
        <w:t>;</w:t>
      </w:r>
    </w:p>
    <w:p w14:paraId="6439A012" w14:textId="77777777" w:rsidR="00271903" w:rsidRPr="002F3A29" w:rsidRDefault="00271903" w:rsidP="00932913">
      <w:pPr>
        <w:pStyle w:val="aff1"/>
        <w:ind w:firstLine="567"/>
        <w:jc w:val="both"/>
        <w:rPr>
          <w:sz w:val="28"/>
          <w:szCs w:val="28"/>
        </w:rPr>
      </w:pPr>
      <w:r w:rsidRPr="002F3A29">
        <w:rPr>
          <w:sz w:val="28"/>
          <w:szCs w:val="28"/>
        </w:rPr>
        <w:t>АПС</w:t>
      </w:r>
      <w:r w:rsidR="002F3A29" w:rsidRPr="002F3A29">
        <w:rPr>
          <w:sz w:val="28"/>
          <w:szCs w:val="28"/>
        </w:rPr>
        <w:t xml:space="preserve"> </w:t>
      </w:r>
      <w:r w:rsidR="002F3A29">
        <w:rPr>
          <w:sz w:val="28"/>
          <w:szCs w:val="28"/>
        </w:rPr>
        <w:t>–</w:t>
      </w:r>
      <w:r w:rsidR="002F3A29" w:rsidRPr="002F3A29">
        <w:rPr>
          <w:sz w:val="28"/>
          <w:szCs w:val="28"/>
        </w:rPr>
        <w:t xml:space="preserve"> </w:t>
      </w:r>
      <w:r w:rsidRPr="002F3A29">
        <w:rPr>
          <w:sz w:val="28"/>
          <w:szCs w:val="28"/>
        </w:rPr>
        <w:t>автоматическая пожарная сигнализация;</w:t>
      </w:r>
    </w:p>
    <w:p w14:paraId="11BEB3E0" w14:textId="77777777" w:rsidR="00A47E7B" w:rsidRPr="002F3A29" w:rsidRDefault="00A47E7B" w:rsidP="00932913">
      <w:pPr>
        <w:pStyle w:val="aff1"/>
        <w:ind w:firstLine="567"/>
        <w:jc w:val="both"/>
        <w:rPr>
          <w:sz w:val="28"/>
          <w:szCs w:val="28"/>
        </w:rPr>
      </w:pPr>
      <w:r w:rsidRPr="002F3A29">
        <w:rPr>
          <w:sz w:val="28"/>
          <w:szCs w:val="28"/>
        </w:rPr>
        <w:t>АТС – автоматическая телефонная станция</w:t>
      </w:r>
      <w:r w:rsidR="002F3A29">
        <w:rPr>
          <w:sz w:val="28"/>
          <w:szCs w:val="28"/>
        </w:rPr>
        <w:t>;</w:t>
      </w:r>
    </w:p>
    <w:p w14:paraId="5C0749FA" w14:textId="77777777" w:rsidR="00FA0226" w:rsidRPr="002F3A29" w:rsidRDefault="0013190E" w:rsidP="00932913">
      <w:pPr>
        <w:pStyle w:val="aff1"/>
        <w:ind w:firstLine="567"/>
        <w:jc w:val="both"/>
        <w:rPr>
          <w:sz w:val="28"/>
          <w:szCs w:val="28"/>
        </w:rPr>
      </w:pPr>
      <w:r w:rsidRPr="002F3A29">
        <w:rPr>
          <w:sz w:val="28"/>
          <w:szCs w:val="28"/>
        </w:rPr>
        <w:t>АУПТ</w:t>
      </w:r>
      <w:r w:rsidR="002F3A29" w:rsidRPr="002F3A29">
        <w:rPr>
          <w:sz w:val="28"/>
          <w:szCs w:val="28"/>
        </w:rPr>
        <w:t xml:space="preserve"> </w:t>
      </w:r>
      <w:r w:rsidR="002F3A29">
        <w:rPr>
          <w:sz w:val="28"/>
          <w:szCs w:val="28"/>
        </w:rPr>
        <w:t>–</w:t>
      </w:r>
      <w:r w:rsidR="002F3A29" w:rsidRPr="002F3A29">
        <w:rPr>
          <w:sz w:val="28"/>
          <w:szCs w:val="28"/>
        </w:rPr>
        <w:t xml:space="preserve"> </w:t>
      </w:r>
      <w:r w:rsidR="00FA0226" w:rsidRPr="002F3A29">
        <w:rPr>
          <w:sz w:val="28"/>
          <w:szCs w:val="28"/>
        </w:rPr>
        <w:t>автоматическая установка пожаротушения</w:t>
      </w:r>
      <w:r w:rsidR="002F3A29">
        <w:rPr>
          <w:sz w:val="28"/>
          <w:szCs w:val="28"/>
        </w:rPr>
        <w:t>;</w:t>
      </w:r>
    </w:p>
    <w:p w14:paraId="1EADDF1A" w14:textId="77777777" w:rsidR="002F3A29" w:rsidRDefault="002F3A29" w:rsidP="00932913">
      <w:pPr>
        <w:pStyle w:val="aff1"/>
        <w:ind w:firstLine="567"/>
        <w:jc w:val="both"/>
        <w:rPr>
          <w:sz w:val="28"/>
          <w:szCs w:val="28"/>
        </w:rPr>
      </w:pPr>
      <w:r w:rsidRPr="002F3A29">
        <w:rPr>
          <w:sz w:val="28"/>
          <w:szCs w:val="28"/>
        </w:rPr>
        <w:t>ВПВ – внутренний противопожарный водопровод</w:t>
      </w:r>
      <w:r>
        <w:rPr>
          <w:sz w:val="28"/>
          <w:szCs w:val="28"/>
        </w:rPr>
        <w:t>;</w:t>
      </w:r>
    </w:p>
    <w:p w14:paraId="0F54B5C6" w14:textId="77777777" w:rsidR="002F3A29" w:rsidRPr="002F3A29" w:rsidRDefault="002F3A29" w:rsidP="00932913">
      <w:pPr>
        <w:pStyle w:val="aff1"/>
        <w:ind w:firstLine="567"/>
        <w:jc w:val="both"/>
        <w:rPr>
          <w:sz w:val="28"/>
          <w:szCs w:val="28"/>
        </w:rPr>
      </w:pPr>
      <w:r>
        <w:rPr>
          <w:sz w:val="28"/>
          <w:szCs w:val="28"/>
        </w:rPr>
        <w:t>ВПУ – водоподготовительная установка;</w:t>
      </w:r>
    </w:p>
    <w:p w14:paraId="3FCE31CA" w14:textId="77777777" w:rsidR="00FA0226" w:rsidRPr="002F3A29" w:rsidRDefault="00FA0226" w:rsidP="00932913">
      <w:pPr>
        <w:pStyle w:val="aff1"/>
        <w:ind w:firstLine="567"/>
        <w:jc w:val="both"/>
        <w:rPr>
          <w:sz w:val="28"/>
          <w:szCs w:val="28"/>
        </w:rPr>
      </w:pPr>
      <w:r w:rsidRPr="002F3A29">
        <w:rPr>
          <w:sz w:val="28"/>
          <w:szCs w:val="28"/>
        </w:rPr>
        <w:t>ВРУ</w:t>
      </w:r>
      <w:r w:rsidR="002F3A29" w:rsidRPr="002F3A29">
        <w:rPr>
          <w:sz w:val="28"/>
          <w:szCs w:val="28"/>
        </w:rPr>
        <w:t xml:space="preserve"> </w:t>
      </w:r>
      <w:r w:rsidR="002F3A29">
        <w:rPr>
          <w:sz w:val="28"/>
          <w:szCs w:val="28"/>
        </w:rPr>
        <w:t>–</w:t>
      </w:r>
      <w:r w:rsidR="002F3A29" w:rsidRPr="002F3A29">
        <w:rPr>
          <w:sz w:val="28"/>
          <w:szCs w:val="28"/>
        </w:rPr>
        <w:t xml:space="preserve"> </w:t>
      </w:r>
      <w:r w:rsidRPr="002F3A29">
        <w:rPr>
          <w:sz w:val="28"/>
          <w:szCs w:val="28"/>
        </w:rPr>
        <w:t>вводно-распределительное устройство</w:t>
      </w:r>
      <w:r w:rsidR="002F3A29">
        <w:rPr>
          <w:sz w:val="28"/>
          <w:szCs w:val="28"/>
        </w:rPr>
        <w:t>;</w:t>
      </w:r>
    </w:p>
    <w:p w14:paraId="6458E973" w14:textId="77777777" w:rsidR="00FA0226" w:rsidRDefault="00FA0226" w:rsidP="00932913">
      <w:pPr>
        <w:pStyle w:val="aff1"/>
        <w:ind w:firstLine="567"/>
        <w:jc w:val="both"/>
        <w:rPr>
          <w:sz w:val="28"/>
          <w:szCs w:val="28"/>
        </w:rPr>
      </w:pPr>
      <w:r w:rsidRPr="002F3A29">
        <w:rPr>
          <w:sz w:val="28"/>
          <w:szCs w:val="28"/>
        </w:rPr>
        <w:t>ГВС</w:t>
      </w:r>
      <w:r w:rsidR="002F3A29" w:rsidRPr="002F3A29">
        <w:rPr>
          <w:sz w:val="28"/>
          <w:szCs w:val="28"/>
        </w:rPr>
        <w:t xml:space="preserve"> </w:t>
      </w:r>
      <w:r w:rsidR="002F3A29">
        <w:rPr>
          <w:sz w:val="28"/>
          <w:szCs w:val="28"/>
        </w:rPr>
        <w:t>–</w:t>
      </w:r>
      <w:r w:rsidR="002F3A29" w:rsidRPr="002F3A29">
        <w:rPr>
          <w:sz w:val="28"/>
          <w:szCs w:val="28"/>
        </w:rPr>
        <w:t xml:space="preserve"> </w:t>
      </w:r>
      <w:r w:rsidRPr="002F3A29">
        <w:rPr>
          <w:sz w:val="28"/>
          <w:szCs w:val="28"/>
        </w:rPr>
        <w:t>горячее водоснабжение</w:t>
      </w:r>
      <w:r w:rsidR="002F3A29">
        <w:rPr>
          <w:sz w:val="28"/>
          <w:szCs w:val="28"/>
        </w:rPr>
        <w:t>;</w:t>
      </w:r>
    </w:p>
    <w:p w14:paraId="4200BD2A" w14:textId="77777777" w:rsidR="002F3A29" w:rsidRPr="002F3A29" w:rsidRDefault="002F3A29" w:rsidP="00932913">
      <w:pPr>
        <w:pStyle w:val="aff1"/>
        <w:ind w:firstLine="567"/>
        <w:jc w:val="both"/>
        <w:rPr>
          <w:sz w:val="28"/>
          <w:szCs w:val="28"/>
        </w:rPr>
      </w:pPr>
      <w:r>
        <w:rPr>
          <w:sz w:val="28"/>
          <w:szCs w:val="28"/>
        </w:rPr>
        <w:t>ГЛОНАСС – Глобальная навигационная спутниковая система;</w:t>
      </w:r>
    </w:p>
    <w:p w14:paraId="3165CCAD" w14:textId="77777777" w:rsidR="009F2080" w:rsidRPr="002F3A29" w:rsidRDefault="009F2080" w:rsidP="00932913">
      <w:pPr>
        <w:pStyle w:val="aff1"/>
        <w:ind w:firstLine="567"/>
        <w:jc w:val="both"/>
        <w:rPr>
          <w:sz w:val="28"/>
          <w:szCs w:val="28"/>
        </w:rPr>
      </w:pPr>
      <w:r w:rsidRPr="002F3A29">
        <w:rPr>
          <w:sz w:val="28"/>
          <w:szCs w:val="28"/>
        </w:rPr>
        <w:t>ГРПШ</w:t>
      </w:r>
      <w:r w:rsidR="002F3A29">
        <w:rPr>
          <w:sz w:val="28"/>
          <w:szCs w:val="28"/>
        </w:rPr>
        <w:t xml:space="preserve"> –</w:t>
      </w:r>
      <w:r w:rsidRPr="002F3A29">
        <w:rPr>
          <w:sz w:val="28"/>
          <w:szCs w:val="28"/>
        </w:rPr>
        <w:t xml:space="preserve"> шкафные</w:t>
      </w:r>
      <w:r w:rsidR="002F3A29">
        <w:rPr>
          <w:sz w:val="28"/>
          <w:szCs w:val="28"/>
        </w:rPr>
        <w:t xml:space="preserve"> </w:t>
      </w:r>
      <w:r w:rsidRPr="002F3A29">
        <w:rPr>
          <w:sz w:val="28"/>
          <w:szCs w:val="28"/>
        </w:rPr>
        <w:t>пункты</w:t>
      </w:r>
      <w:r w:rsidR="002F3A29">
        <w:rPr>
          <w:sz w:val="28"/>
          <w:szCs w:val="28"/>
        </w:rPr>
        <w:t xml:space="preserve"> </w:t>
      </w:r>
      <w:r w:rsidRPr="002F3A29">
        <w:rPr>
          <w:sz w:val="28"/>
          <w:szCs w:val="28"/>
        </w:rPr>
        <w:t>редуцирования газа</w:t>
      </w:r>
      <w:r w:rsidR="002F3A29">
        <w:rPr>
          <w:sz w:val="28"/>
          <w:szCs w:val="28"/>
        </w:rPr>
        <w:t>;</w:t>
      </w:r>
    </w:p>
    <w:p w14:paraId="2969C936" w14:textId="77777777" w:rsidR="00FA0226" w:rsidRPr="002F3A29" w:rsidRDefault="00FA0226" w:rsidP="00932913">
      <w:pPr>
        <w:pStyle w:val="aff1"/>
        <w:ind w:firstLine="567"/>
        <w:jc w:val="both"/>
        <w:rPr>
          <w:sz w:val="28"/>
          <w:szCs w:val="28"/>
        </w:rPr>
      </w:pPr>
      <w:r w:rsidRPr="002F3A29">
        <w:rPr>
          <w:sz w:val="28"/>
          <w:szCs w:val="28"/>
        </w:rPr>
        <w:t xml:space="preserve">ГРЩ </w:t>
      </w:r>
      <w:r w:rsidR="002F3A29">
        <w:rPr>
          <w:sz w:val="28"/>
          <w:szCs w:val="28"/>
        </w:rPr>
        <w:t>–</w:t>
      </w:r>
      <w:r w:rsidRPr="002F3A29">
        <w:rPr>
          <w:sz w:val="28"/>
          <w:szCs w:val="28"/>
        </w:rPr>
        <w:t xml:space="preserve"> генеральный распределительный щит</w:t>
      </w:r>
      <w:r w:rsidR="002F3A29">
        <w:rPr>
          <w:sz w:val="28"/>
          <w:szCs w:val="28"/>
        </w:rPr>
        <w:t>;</w:t>
      </w:r>
    </w:p>
    <w:p w14:paraId="5A58F794" w14:textId="77777777" w:rsidR="009F39C5" w:rsidRPr="002F3A29" w:rsidRDefault="009F39C5" w:rsidP="00932913">
      <w:pPr>
        <w:pStyle w:val="aff1"/>
        <w:ind w:firstLine="567"/>
        <w:jc w:val="both"/>
        <w:rPr>
          <w:sz w:val="28"/>
          <w:szCs w:val="28"/>
        </w:rPr>
      </w:pPr>
      <w:r w:rsidRPr="002F3A29">
        <w:rPr>
          <w:sz w:val="28"/>
          <w:szCs w:val="28"/>
        </w:rPr>
        <w:t>ГСОП – градусо-сутки отопительного периода</w:t>
      </w:r>
      <w:r w:rsidR="00E16836">
        <w:rPr>
          <w:sz w:val="28"/>
          <w:szCs w:val="28"/>
        </w:rPr>
        <w:t>;</w:t>
      </w:r>
    </w:p>
    <w:p w14:paraId="221ED63D" w14:textId="77777777" w:rsidR="00271903" w:rsidRPr="002F3A29" w:rsidRDefault="00271903" w:rsidP="00932913">
      <w:pPr>
        <w:pStyle w:val="aff1"/>
        <w:ind w:firstLine="567"/>
        <w:jc w:val="both"/>
        <w:rPr>
          <w:sz w:val="28"/>
          <w:szCs w:val="28"/>
        </w:rPr>
      </w:pPr>
      <w:r w:rsidRPr="002F3A29">
        <w:rPr>
          <w:sz w:val="28"/>
          <w:szCs w:val="28"/>
        </w:rPr>
        <w:lastRenderedPageBreak/>
        <w:t xml:space="preserve">ДСР </w:t>
      </w:r>
      <w:r w:rsidR="002F3A29">
        <w:rPr>
          <w:sz w:val="28"/>
          <w:szCs w:val="28"/>
        </w:rPr>
        <w:t xml:space="preserve">– </w:t>
      </w:r>
      <w:r w:rsidRPr="002F3A29">
        <w:rPr>
          <w:sz w:val="28"/>
          <w:szCs w:val="28"/>
        </w:rPr>
        <w:t>детальное сейсмическое районирование</w:t>
      </w:r>
      <w:r w:rsidR="00E16836">
        <w:rPr>
          <w:sz w:val="28"/>
          <w:szCs w:val="28"/>
        </w:rPr>
        <w:t>;</w:t>
      </w:r>
    </w:p>
    <w:p w14:paraId="140DA41A" w14:textId="77777777" w:rsidR="001B37FB" w:rsidRPr="002F3A29" w:rsidRDefault="001B37FB" w:rsidP="00932913">
      <w:pPr>
        <w:pStyle w:val="aff1"/>
        <w:ind w:firstLine="567"/>
        <w:jc w:val="both"/>
        <w:rPr>
          <w:sz w:val="28"/>
          <w:szCs w:val="28"/>
        </w:rPr>
      </w:pPr>
      <w:r w:rsidRPr="002F3A29">
        <w:rPr>
          <w:sz w:val="28"/>
          <w:szCs w:val="28"/>
        </w:rPr>
        <w:t>ДЭС – автономные дизельные электростанции</w:t>
      </w:r>
      <w:r w:rsidR="00E16836">
        <w:rPr>
          <w:sz w:val="28"/>
          <w:szCs w:val="28"/>
        </w:rPr>
        <w:t>;</w:t>
      </w:r>
    </w:p>
    <w:p w14:paraId="6A5D26ED" w14:textId="77777777" w:rsidR="00FA0226" w:rsidRPr="002F3A29" w:rsidRDefault="00FA0226" w:rsidP="00932913">
      <w:pPr>
        <w:pStyle w:val="aff1"/>
        <w:ind w:firstLine="567"/>
        <w:jc w:val="both"/>
        <w:rPr>
          <w:sz w:val="28"/>
          <w:szCs w:val="28"/>
        </w:rPr>
      </w:pPr>
      <w:r w:rsidRPr="002F3A29">
        <w:rPr>
          <w:sz w:val="28"/>
          <w:szCs w:val="28"/>
        </w:rPr>
        <w:t xml:space="preserve">ИБП </w:t>
      </w:r>
      <w:r w:rsidR="002F3A29">
        <w:rPr>
          <w:sz w:val="28"/>
          <w:szCs w:val="28"/>
        </w:rPr>
        <w:t>–</w:t>
      </w:r>
      <w:r w:rsidRPr="002F3A29">
        <w:rPr>
          <w:sz w:val="28"/>
          <w:szCs w:val="28"/>
        </w:rPr>
        <w:t xml:space="preserve"> источник бесперебойного питания</w:t>
      </w:r>
      <w:r w:rsidR="00EC0FC2">
        <w:rPr>
          <w:sz w:val="28"/>
          <w:szCs w:val="28"/>
        </w:rPr>
        <w:t>;</w:t>
      </w:r>
    </w:p>
    <w:p w14:paraId="12AB35C1" w14:textId="77777777" w:rsidR="00FA0226" w:rsidRDefault="00FA0226" w:rsidP="00932913">
      <w:pPr>
        <w:pStyle w:val="aff1"/>
        <w:ind w:firstLine="567"/>
        <w:jc w:val="both"/>
        <w:rPr>
          <w:sz w:val="28"/>
          <w:szCs w:val="28"/>
        </w:rPr>
      </w:pPr>
      <w:r w:rsidRPr="002F3A29">
        <w:rPr>
          <w:sz w:val="28"/>
          <w:szCs w:val="28"/>
        </w:rPr>
        <w:t xml:space="preserve">ИТП </w:t>
      </w:r>
      <w:r w:rsidR="00EC0FC2">
        <w:rPr>
          <w:sz w:val="28"/>
          <w:szCs w:val="28"/>
        </w:rPr>
        <w:t>–</w:t>
      </w:r>
      <w:r w:rsidRPr="002F3A29">
        <w:rPr>
          <w:sz w:val="28"/>
          <w:szCs w:val="28"/>
        </w:rPr>
        <w:t xml:space="preserve"> </w:t>
      </w:r>
      <w:r w:rsidR="00EC0FC2">
        <w:rPr>
          <w:sz w:val="28"/>
          <w:szCs w:val="28"/>
        </w:rPr>
        <w:t>индивидуальный тепловой пункт;</w:t>
      </w:r>
    </w:p>
    <w:p w14:paraId="4D39F6EB" w14:textId="77777777" w:rsidR="00EC0FC2" w:rsidRDefault="00EC0FC2" w:rsidP="00932913">
      <w:pPr>
        <w:pStyle w:val="aff1"/>
        <w:ind w:firstLine="567"/>
        <w:jc w:val="both"/>
        <w:rPr>
          <w:sz w:val="28"/>
          <w:szCs w:val="28"/>
        </w:rPr>
      </w:pPr>
      <w:r>
        <w:rPr>
          <w:sz w:val="28"/>
          <w:szCs w:val="28"/>
        </w:rPr>
        <w:t>КЕО – коэффициент естественного освещения;</w:t>
      </w:r>
    </w:p>
    <w:p w14:paraId="43C26BFD" w14:textId="77777777" w:rsidR="00EC0FC2" w:rsidRDefault="00EC0FC2" w:rsidP="00932913">
      <w:pPr>
        <w:pStyle w:val="aff1"/>
        <w:ind w:firstLine="567"/>
        <w:jc w:val="both"/>
        <w:rPr>
          <w:sz w:val="28"/>
          <w:szCs w:val="28"/>
        </w:rPr>
      </w:pPr>
      <w:r>
        <w:rPr>
          <w:sz w:val="28"/>
          <w:szCs w:val="28"/>
        </w:rPr>
        <w:t>КПД – коэффициент полезного действия;</w:t>
      </w:r>
    </w:p>
    <w:p w14:paraId="14B5A1DA" w14:textId="77777777" w:rsidR="00EC0FC2" w:rsidRDefault="00EC0FC2" w:rsidP="00932913">
      <w:pPr>
        <w:pStyle w:val="aff1"/>
        <w:ind w:firstLine="567"/>
        <w:jc w:val="both"/>
        <w:rPr>
          <w:sz w:val="28"/>
          <w:szCs w:val="28"/>
        </w:rPr>
      </w:pPr>
      <w:r>
        <w:rPr>
          <w:sz w:val="28"/>
          <w:szCs w:val="28"/>
        </w:rPr>
        <w:t>ЛОС – летучие органические соединения;</w:t>
      </w:r>
    </w:p>
    <w:p w14:paraId="170EF2FA" w14:textId="77777777" w:rsidR="00EC0FC2" w:rsidRDefault="00EC0FC2" w:rsidP="00932913">
      <w:pPr>
        <w:pStyle w:val="aff1"/>
        <w:ind w:firstLine="567"/>
        <w:jc w:val="both"/>
        <w:rPr>
          <w:sz w:val="28"/>
          <w:szCs w:val="28"/>
        </w:rPr>
      </w:pPr>
      <w:r>
        <w:rPr>
          <w:sz w:val="28"/>
          <w:szCs w:val="28"/>
        </w:rPr>
        <w:t>МГН – маломобильные группы населения;</w:t>
      </w:r>
    </w:p>
    <w:p w14:paraId="338C1EF0" w14:textId="77777777" w:rsidR="00EC0FC2" w:rsidRPr="002F3A29" w:rsidRDefault="00EC0FC2" w:rsidP="00932913">
      <w:pPr>
        <w:pStyle w:val="aff1"/>
        <w:ind w:firstLine="567"/>
        <w:jc w:val="both"/>
        <w:rPr>
          <w:sz w:val="28"/>
          <w:szCs w:val="28"/>
        </w:rPr>
      </w:pPr>
      <w:r>
        <w:rPr>
          <w:sz w:val="28"/>
          <w:szCs w:val="28"/>
        </w:rPr>
        <w:t>МКЭ – метод конечных элементов;</w:t>
      </w:r>
    </w:p>
    <w:p w14:paraId="218BA6EB" w14:textId="77777777" w:rsidR="004C4397" w:rsidRPr="002F3A29" w:rsidRDefault="004C4397" w:rsidP="00932913">
      <w:pPr>
        <w:pStyle w:val="aff1"/>
        <w:ind w:firstLine="567"/>
        <w:jc w:val="both"/>
        <w:rPr>
          <w:sz w:val="28"/>
          <w:szCs w:val="28"/>
        </w:rPr>
      </w:pPr>
      <w:r w:rsidRPr="002F3A29">
        <w:rPr>
          <w:sz w:val="28"/>
          <w:szCs w:val="28"/>
        </w:rPr>
        <w:t>ПДК – предельно допустимая концентрация</w:t>
      </w:r>
      <w:r w:rsidR="00EC0FC2">
        <w:rPr>
          <w:sz w:val="28"/>
          <w:szCs w:val="28"/>
        </w:rPr>
        <w:t>;</w:t>
      </w:r>
    </w:p>
    <w:p w14:paraId="058F5506" w14:textId="77777777" w:rsidR="00601DDD" w:rsidRPr="002F3A29" w:rsidRDefault="00601DDD" w:rsidP="00932913">
      <w:pPr>
        <w:pStyle w:val="aff1"/>
        <w:ind w:firstLine="567"/>
        <w:jc w:val="both"/>
        <w:rPr>
          <w:sz w:val="28"/>
          <w:szCs w:val="28"/>
        </w:rPr>
      </w:pPr>
      <w:r w:rsidRPr="002F3A29">
        <w:rPr>
          <w:sz w:val="28"/>
          <w:szCs w:val="28"/>
        </w:rPr>
        <w:t xml:space="preserve">ПОГР </w:t>
      </w:r>
      <w:r w:rsidR="00EC0FC2">
        <w:rPr>
          <w:sz w:val="28"/>
          <w:szCs w:val="28"/>
        </w:rPr>
        <w:t>–</w:t>
      </w:r>
      <w:r w:rsidRPr="002F3A29">
        <w:rPr>
          <w:sz w:val="28"/>
          <w:szCs w:val="28"/>
        </w:rPr>
        <w:t xml:space="preserve"> проект организации геодезических работ</w:t>
      </w:r>
      <w:r w:rsidR="00EC0FC2">
        <w:rPr>
          <w:sz w:val="28"/>
          <w:szCs w:val="28"/>
        </w:rPr>
        <w:t>;</w:t>
      </w:r>
    </w:p>
    <w:p w14:paraId="66BD7DE0" w14:textId="77777777" w:rsidR="00601DDD" w:rsidRPr="002F3A29" w:rsidRDefault="00601DDD" w:rsidP="00932913">
      <w:pPr>
        <w:pStyle w:val="aff1"/>
        <w:ind w:firstLine="567"/>
        <w:jc w:val="both"/>
        <w:rPr>
          <w:sz w:val="28"/>
          <w:szCs w:val="28"/>
        </w:rPr>
      </w:pPr>
      <w:r w:rsidRPr="002F3A29">
        <w:rPr>
          <w:sz w:val="28"/>
          <w:szCs w:val="28"/>
        </w:rPr>
        <w:t>ПОС – проект организации строительства</w:t>
      </w:r>
      <w:r w:rsidR="00EC0FC2">
        <w:rPr>
          <w:sz w:val="28"/>
          <w:szCs w:val="28"/>
        </w:rPr>
        <w:t>;</w:t>
      </w:r>
    </w:p>
    <w:p w14:paraId="0E92EB25" w14:textId="77777777" w:rsidR="00046705" w:rsidRPr="002F3A29" w:rsidRDefault="00046705" w:rsidP="00932913">
      <w:pPr>
        <w:pStyle w:val="aff1"/>
        <w:ind w:firstLine="567"/>
        <w:jc w:val="both"/>
        <w:rPr>
          <w:sz w:val="28"/>
          <w:szCs w:val="28"/>
        </w:rPr>
      </w:pPr>
      <w:r w:rsidRPr="002F3A29">
        <w:rPr>
          <w:sz w:val="28"/>
          <w:szCs w:val="28"/>
        </w:rPr>
        <w:t>ППГР – проект производства геодезических работ</w:t>
      </w:r>
      <w:r w:rsidR="00EC0FC2">
        <w:rPr>
          <w:sz w:val="28"/>
          <w:szCs w:val="28"/>
        </w:rPr>
        <w:t>;</w:t>
      </w:r>
    </w:p>
    <w:p w14:paraId="3553AC14" w14:textId="77777777" w:rsidR="00FA0226" w:rsidRPr="002F3A29" w:rsidRDefault="00EC0FC2" w:rsidP="00932913">
      <w:pPr>
        <w:pStyle w:val="aff1"/>
        <w:ind w:firstLine="567"/>
        <w:jc w:val="both"/>
        <w:rPr>
          <w:sz w:val="28"/>
          <w:szCs w:val="28"/>
        </w:rPr>
      </w:pPr>
      <w:r>
        <w:rPr>
          <w:sz w:val="28"/>
          <w:szCs w:val="28"/>
        </w:rPr>
        <w:t>ППР – проект производства работ;</w:t>
      </w:r>
    </w:p>
    <w:p w14:paraId="65FD5999" w14:textId="77777777" w:rsidR="00123A6C" w:rsidRPr="002F3A29" w:rsidRDefault="00123A6C" w:rsidP="00932913">
      <w:pPr>
        <w:pStyle w:val="aff1"/>
        <w:ind w:firstLine="567"/>
        <w:jc w:val="both"/>
        <w:rPr>
          <w:sz w:val="28"/>
          <w:szCs w:val="28"/>
        </w:rPr>
      </w:pPr>
      <w:r w:rsidRPr="002F3A29">
        <w:rPr>
          <w:sz w:val="28"/>
          <w:szCs w:val="28"/>
        </w:rPr>
        <w:t xml:space="preserve">РТП </w:t>
      </w:r>
      <w:r w:rsidR="00A023C2" w:rsidRPr="002F3A29">
        <w:rPr>
          <w:sz w:val="28"/>
          <w:szCs w:val="28"/>
        </w:rPr>
        <w:t>–</w:t>
      </w:r>
      <w:r w:rsidRPr="002F3A29">
        <w:rPr>
          <w:sz w:val="28"/>
          <w:szCs w:val="28"/>
        </w:rPr>
        <w:t xml:space="preserve"> </w:t>
      </w:r>
      <w:r w:rsidR="00A023C2" w:rsidRPr="002F3A29">
        <w:rPr>
          <w:sz w:val="28"/>
          <w:szCs w:val="28"/>
        </w:rPr>
        <w:t>распределительная трансформаторная подстанция</w:t>
      </w:r>
      <w:r w:rsidR="00EC0FC2">
        <w:rPr>
          <w:sz w:val="28"/>
          <w:szCs w:val="28"/>
        </w:rPr>
        <w:t>;</w:t>
      </w:r>
    </w:p>
    <w:p w14:paraId="436336B9" w14:textId="77777777" w:rsidR="00FA0226" w:rsidRPr="002F3A29" w:rsidRDefault="00130EA9" w:rsidP="00932913">
      <w:pPr>
        <w:pStyle w:val="aff1"/>
        <w:ind w:firstLine="567"/>
        <w:jc w:val="both"/>
        <w:rPr>
          <w:sz w:val="28"/>
          <w:szCs w:val="28"/>
        </w:rPr>
      </w:pPr>
      <w:r w:rsidRPr="002F3A29">
        <w:rPr>
          <w:sz w:val="28"/>
          <w:szCs w:val="28"/>
        </w:rPr>
        <w:t xml:space="preserve">СБЗС </w:t>
      </w:r>
      <w:r w:rsidR="00EC0FC2">
        <w:rPr>
          <w:sz w:val="28"/>
          <w:szCs w:val="28"/>
        </w:rPr>
        <w:t>–</w:t>
      </w:r>
      <w:r w:rsidRPr="002F3A29">
        <w:rPr>
          <w:sz w:val="28"/>
          <w:szCs w:val="28"/>
        </w:rPr>
        <w:t xml:space="preserve"> связанные с безопасностью высотных зданий (сооружений) системы</w:t>
      </w:r>
      <w:r w:rsidR="00EC0FC2">
        <w:rPr>
          <w:sz w:val="28"/>
          <w:szCs w:val="28"/>
        </w:rPr>
        <w:t>;</w:t>
      </w:r>
    </w:p>
    <w:p w14:paraId="50371F83" w14:textId="77777777" w:rsidR="00046705" w:rsidRPr="002F3A29" w:rsidRDefault="00046705" w:rsidP="00932913">
      <w:pPr>
        <w:pStyle w:val="aff1"/>
        <w:ind w:firstLine="567"/>
        <w:jc w:val="both"/>
        <w:rPr>
          <w:sz w:val="28"/>
          <w:szCs w:val="28"/>
        </w:rPr>
      </w:pPr>
      <w:r w:rsidRPr="002F3A29">
        <w:rPr>
          <w:sz w:val="28"/>
          <w:szCs w:val="28"/>
        </w:rPr>
        <w:t>СКП – средн</w:t>
      </w:r>
      <w:r w:rsidR="00EC0FC2">
        <w:rPr>
          <w:sz w:val="28"/>
          <w:szCs w:val="28"/>
        </w:rPr>
        <w:t>е</w:t>
      </w:r>
      <w:r w:rsidRPr="002F3A29">
        <w:rPr>
          <w:sz w:val="28"/>
          <w:szCs w:val="28"/>
        </w:rPr>
        <w:t>квадратичная погрешность</w:t>
      </w:r>
      <w:r w:rsidR="00EC0FC2">
        <w:rPr>
          <w:sz w:val="28"/>
          <w:szCs w:val="28"/>
        </w:rPr>
        <w:t>;</w:t>
      </w:r>
    </w:p>
    <w:p w14:paraId="6DC0C94A" w14:textId="77777777" w:rsidR="00EC0FC2" w:rsidRDefault="0052448C" w:rsidP="00932913">
      <w:pPr>
        <w:pStyle w:val="aff1"/>
        <w:ind w:firstLine="567"/>
        <w:jc w:val="both"/>
        <w:rPr>
          <w:sz w:val="28"/>
          <w:szCs w:val="28"/>
        </w:rPr>
      </w:pPr>
      <w:r w:rsidRPr="002F3A29">
        <w:rPr>
          <w:sz w:val="28"/>
          <w:szCs w:val="28"/>
        </w:rPr>
        <w:t xml:space="preserve">СМИК </w:t>
      </w:r>
      <w:r w:rsidR="00EC0FC2">
        <w:rPr>
          <w:sz w:val="28"/>
          <w:szCs w:val="28"/>
        </w:rPr>
        <w:t>–</w:t>
      </w:r>
      <w:r w:rsidRPr="002F3A29">
        <w:rPr>
          <w:sz w:val="28"/>
          <w:szCs w:val="28"/>
        </w:rPr>
        <w:t xml:space="preserve"> </w:t>
      </w:r>
      <w:r w:rsidR="00D8604B" w:rsidRPr="002F3A29">
        <w:rPr>
          <w:sz w:val="28"/>
          <w:szCs w:val="28"/>
        </w:rPr>
        <w:t>система мониторинга инженерных (несущих) конструкций, опасных природных процессов и явлений</w:t>
      </w:r>
      <w:r w:rsidR="00EC0FC2">
        <w:rPr>
          <w:sz w:val="28"/>
          <w:szCs w:val="28"/>
        </w:rPr>
        <w:t>;</w:t>
      </w:r>
    </w:p>
    <w:p w14:paraId="17F720E2" w14:textId="77777777" w:rsidR="00EC0FC2" w:rsidRDefault="00FA0226" w:rsidP="00932913">
      <w:pPr>
        <w:pStyle w:val="aff1"/>
        <w:ind w:firstLine="567"/>
        <w:jc w:val="both"/>
        <w:rPr>
          <w:sz w:val="28"/>
          <w:szCs w:val="28"/>
        </w:rPr>
      </w:pPr>
      <w:r w:rsidRPr="002F3A29">
        <w:rPr>
          <w:sz w:val="28"/>
          <w:szCs w:val="28"/>
        </w:rPr>
        <w:t xml:space="preserve">СМИС </w:t>
      </w:r>
      <w:r w:rsidR="00D8604B" w:rsidRPr="002F3A29">
        <w:rPr>
          <w:sz w:val="28"/>
          <w:szCs w:val="28"/>
        </w:rPr>
        <w:t>–</w:t>
      </w:r>
      <w:r w:rsidRPr="002F3A29">
        <w:rPr>
          <w:sz w:val="28"/>
          <w:szCs w:val="28"/>
        </w:rPr>
        <w:t xml:space="preserve"> </w:t>
      </w:r>
      <w:r w:rsidR="00D8604B" w:rsidRPr="002F3A29">
        <w:rPr>
          <w:sz w:val="28"/>
          <w:szCs w:val="28"/>
        </w:rPr>
        <w:t xml:space="preserve">структурированная </w:t>
      </w:r>
      <w:r w:rsidRPr="002F3A29">
        <w:rPr>
          <w:sz w:val="28"/>
          <w:szCs w:val="28"/>
        </w:rPr>
        <w:t>система мониторинга и управления инженерными системами зданий и сооружений</w:t>
      </w:r>
      <w:r w:rsidR="00EC0FC2">
        <w:rPr>
          <w:sz w:val="28"/>
          <w:szCs w:val="28"/>
        </w:rPr>
        <w:t>;</w:t>
      </w:r>
    </w:p>
    <w:p w14:paraId="7EB54175" w14:textId="77777777" w:rsidR="00271903" w:rsidRPr="002F3A29" w:rsidRDefault="00271903" w:rsidP="00932913">
      <w:pPr>
        <w:pStyle w:val="aff1"/>
        <w:ind w:firstLine="567"/>
        <w:jc w:val="both"/>
        <w:rPr>
          <w:sz w:val="28"/>
          <w:szCs w:val="28"/>
        </w:rPr>
      </w:pPr>
      <w:r w:rsidRPr="002F3A29">
        <w:rPr>
          <w:sz w:val="28"/>
          <w:szCs w:val="28"/>
        </w:rPr>
        <w:t xml:space="preserve">СМР </w:t>
      </w:r>
      <w:r w:rsidR="00EC0FC2">
        <w:rPr>
          <w:sz w:val="28"/>
          <w:szCs w:val="28"/>
        </w:rPr>
        <w:t xml:space="preserve">– </w:t>
      </w:r>
      <w:r w:rsidRPr="002F3A29">
        <w:rPr>
          <w:sz w:val="28"/>
          <w:szCs w:val="28"/>
        </w:rPr>
        <w:t>сейсмическое микрорайонирование</w:t>
      </w:r>
      <w:r w:rsidR="00EC0FC2">
        <w:rPr>
          <w:sz w:val="28"/>
          <w:szCs w:val="28"/>
        </w:rPr>
        <w:t>;</w:t>
      </w:r>
    </w:p>
    <w:p w14:paraId="0A9D3106" w14:textId="77777777" w:rsidR="00EC0FC2" w:rsidRDefault="00EC0FC2" w:rsidP="00932913">
      <w:pPr>
        <w:pStyle w:val="aff1"/>
        <w:ind w:firstLine="567"/>
        <w:jc w:val="both"/>
        <w:rPr>
          <w:sz w:val="28"/>
          <w:szCs w:val="28"/>
        </w:rPr>
      </w:pPr>
      <w:r>
        <w:rPr>
          <w:sz w:val="28"/>
          <w:szCs w:val="28"/>
        </w:rPr>
        <w:t>СОУЭ – система оповещения и управления эвакуацией;</w:t>
      </w:r>
    </w:p>
    <w:p w14:paraId="4B6E6F0C" w14:textId="77777777" w:rsidR="00FA0226" w:rsidRPr="002F3A29" w:rsidRDefault="00FA0226" w:rsidP="00932913">
      <w:pPr>
        <w:pStyle w:val="aff1"/>
        <w:ind w:firstLine="567"/>
        <w:jc w:val="both"/>
        <w:rPr>
          <w:sz w:val="28"/>
          <w:szCs w:val="28"/>
        </w:rPr>
      </w:pPr>
      <w:r w:rsidRPr="002F3A29">
        <w:rPr>
          <w:sz w:val="28"/>
          <w:szCs w:val="28"/>
        </w:rPr>
        <w:t xml:space="preserve">СПЗ </w:t>
      </w:r>
      <w:r w:rsidR="00AC337C">
        <w:rPr>
          <w:sz w:val="28"/>
          <w:szCs w:val="28"/>
        </w:rPr>
        <w:t>–</w:t>
      </w:r>
      <w:r w:rsidRPr="002F3A29">
        <w:rPr>
          <w:sz w:val="28"/>
          <w:szCs w:val="28"/>
        </w:rPr>
        <w:t xml:space="preserve"> система противопожарной защиты</w:t>
      </w:r>
      <w:r w:rsidR="00AC337C">
        <w:rPr>
          <w:sz w:val="28"/>
          <w:szCs w:val="28"/>
        </w:rPr>
        <w:t>;</w:t>
      </w:r>
    </w:p>
    <w:p w14:paraId="66A6FE37" w14:textId="2CA202DF" w:rsidR="00A47E7B" w:rsidRDefault="00A47E7B" w:rsidP="00932913">
      <w:pPr>
        <w:pStyle w:val="aff1"/>
        <w:ind w:firstLine="567"/>
        <w:jc w:val="both"/>
        <w:rPr>
          <w:sz w:val="28"/>
          <w:szCs w:val="28"/>
        </w:rPr>
      </w:pPr>
      <w:r w:rsidRPr="002F3A29">
        <w:rPr>
          <w:sz w:val="28"/>
          <w:szCs w:val="28"/>
        </w:rPr>
        <w:t>СУКС – система связи и управления в кризисных ситуациях</w:t>
      </w:r>
      <w:r w:rsidR="00AC337C">
        <w:rPr>
          <w:sz w:val="28"/>
          <w:szCs w:val="28"/>
        </w:rPr>
        <w:t>;</w:t>
      </w:r>
    </w:p>
    <w:p w14:paraId="5E54E8AC" w14:textId="7A6EE925" w:rsidR="00056B90" w:rsidRPr="002F3A29" w:rsidRDefault="00056B90" w:rsidP="00932913">
      <w:pPr>
        <w:pStyle w:val="aff1"/>
        <w:ind w:firstLine="567"/>
        <w:jc w:val="both"/>
        <w:rPr>
          <w:sz w:val="28"/>
          <w:szCs w:val="28"/>
        </w:rPr>
      </w:pPr>
      <w:r w:rsidRPr="001F2135">
        <w:rPr>
          <w:bCs/>
          <w:kern w:val="36"/>
          <w:sz w:val="28"/>
          <w:szCs w:val="28"/>
        </w:rPr>
        <w:t>ТКО – твердые коммунальные отходы;</w:t>
      </w:r>
    </w:p>
    <w:p w14:paraId="2F738289" w14:textId="77777777" w:rsidR="00EC0FC2" w:rsidRPr="002F3A29" w:rsidRDefault="00EC0FC2" w:rsidP="00932913">
      <w:pPr>
        <w:pStyle w:val="aff1"/>
        <w:ind w:firstLine="567"/>
        <w:jc w:val="both"/>
        <w:rPr>
          <w:sz w:val="28"/>
          <w:szCs w:val="28"/>
        </w:rPr>
      </w:pPr>
      <w:r w:rsidRPr="002F3A29">
        <w:rPr>
          <w:sz w:val="28"/>
          <w:szCs w:val="28"/>
        </w:rPr>
        <w:t>ТП – трансформаторная подстанция</w:t>
      </w:r>
      <w:r w:rsidR="00AC337C">
        <w:rPr>
          <w:sz w:val="28"/>
          <w:szCs w:val="28"/>
        </w:rPr>
        <w:t>;</w:t>
      </w:r>
    </w:p>
    <w:p w14:paraId="7D639396" w14:textId="77777777" w:rsidR="003B7534" w:rsidRDefault="003B7534" w:rsidP="00932913">
      <w:pPr>
        <w:pStyle w:val="aff1"/>
        <w:ind w:firstLine="567"/>
        <w:jc w:val="both"/>
        <w:rPr>
          <w:sz w:val="28"/>
          <w:szCs w:val="28"/>
        </w:rPr>
      </w:pPr>
      <w:r>
        <w:rPr>
          <w:sz w:val="28"/>
          <w:szCs w:val="28"/>
        </w:rPr>
        <w:t>ТР – технологический регламент;</w:t>
      </w:r>
    </w:p>
    <w:p w14:paraId="7021EF2E" w14:textId="77777777" w:rsidR="00FA0226" w:rsidRPr="002F3A29" w:rsidRDefault="00FA0226" w:rsidP="00932913">
      <w:pPr>
        <w:pStyle w:val="aff1"/>
        <w:ind w:firstLine="567"/>
        <w:jc w:val="both"/>
        <w:rPr>
          <w:sz w:val="28"/>
          <w:szCs w:val="28"/>
        </w:rPr>
      </w:pPr>
      <w:r w:rsidRPr="002F3A29">
        <w:rPr>
          <w:sz w:val="28"/>
          <w:szCs w:val="28"/>
        </w:rPr>
        <w:t xml:space="preserve">УЗО </w:t>
      </w:r>
      <w:r w:rsidR="00AC337C">
        <w:rPr>
          <w:sz w:val="28"/>
          <w:szCs w:val="28"/>
        </w:rPr>
        <w:t>–</w:t>
      </w:r>
      <w:r w:rsidRPr="002F3A29">
        <w:rPr>
          <w:sz w:val="28"/>
          <w:szCs w:val="28"/>
        </w:rPr>
        <w:t xml:space="preserve"> устройство защитного отключения</w:t>
      </w:r>
      <w:r w:rsidR="00AC337C">
        <w:rPr>
          <w:sz w:val="28"/>
          <w:szCs w:val="28"/>
        </w:rPr>
        <w:t>;</w:t>
      </w:r>
    </w:p>
    <w:p w14:paraId="60E1A421" w14:textId="77777777" w:rsidR="00271903" w:rsidRPr="002F3A29" w:rsidRDefault="00271903" w:rsidP="00932913">
      <w:pPr>
        <w:pStyle w:val="aff1"/>
        <w:ind w:firstLine="567"/>
        <w:jc w:val="both"/>
        <w:rPr>
          <w:sz w:val="28"/>
          <w:szCs w:val="28"/>
        </w:rPr>
      </w:pPr>
      <w:r w:rsidRPr="002F3A29">
        <w:rPr>
          <w:sz w:val="28"/>
          <w:szCs w:val="28"/>
        </w:rPr>
        <w:t>УКВ ЧМ</w:t>
      </w:r>
      <w:r w:rsidR="00AC337C">
        <w:rPr>
          <w:sz w:val="28"/>
          <w:szCs w:val="28"/>
        </w:rPr>
        <w:t xml:space="preserve"> – </w:t>
      </w:r>
      <w:r w:rsidRPr="002F3A29">
        <w:rPr>
          <w:sz w:val="28"/>
          <w:szCs w:val="28"/>
        </w:rPr>
        <w:t>ультракороткие волны с частотной модуляцией;</w:t>
      </w:r>
    </w:p>
    <w:p w14:paraId="4B627FE5" w14:textId="77777777" w:rsidR="00271903" w:rsidRPr="002F3A29" w:rsidRDefault="00271903" w:rsidP="00932913">
      <w:pPr>
        <w:pStyle w:val="aff1"/>
        <w:ind w:firstLine="567"/>
        <w:jc w:val="both"/>
        <w:rPr>
          <w:sz w:val="28"/>
          <w:szCs w:val="28"/>
        </w:rPr>
      </w:pPr>
      <w:r w:rsidRPr="002F3A29">
        <w:rPr>
          <w:sz w:val="28"/>
          <w:szCs w:val="28"/>
        </w:rPr>
        <w:t>УПАТС</w:t>
      </w:r>
      <w:r w:rsidR="00AC337C">
        <w:rPr>
          <w:sz w:val="28"/>
          <w:szCs w:val="28"/>
        </w:rPr>
        <w:t xml:space="preserve"> – у</w:t>
      </w:r>
      <w:r w:rsidRPr="002F3A29">
        <w:rPr>
          <w:sz w:val="28"/>
          <w:szCs w:val="28"/>
        </w:rPr>
        <w:t>чрежденческо-производственная автоматическая телефонная станция;</w:t>
      </w:r>
    </w:p>
    <w:p w14:paraId="1CD16257" w14:textId="77777777" w:rsidR="002D2186" w:rsidRPr="002F3A29" w:rsidRDefault="002D2186" w:rsidP="00932913">
      <w:pPr>
        <w:pStyle w:val="aff1"/>
        <w:ind w:firstLine="567"/>
        <w:jc w:val="both"/>
        <w:rPr>
          <w:sz w:val="28"/>
          <w:szCs w:val="28"/>
        </w:rPr>
      </w:pPr>
      <w:r w:rsidRPr="002F3A29">
        <w:rPr>
          <w:sz w:val="28"/>
          <w:szCs w:val="28"/>
        </w:rPr>
        <w:t xml:space="preserve">ХС </w:t>
      </w:r>
      <w:r w:rsidR="00AC337C">
        <w:rPr>
          <w:sz w:val="28"/>
          <w:szCs w:val="28"/>
        </w:rPr>
        <w:t>–</w:t>
      </w:r>
      <w:r w:rsidRPr="002F3A29">
        <w:rPr>
          <w:sz w:val="28"/>
          <w:szCs w:val="28"/>
        </w:rPr>
        <w:t xml:space="preserve"> холодоснабжение</w:t>
      </w:r>
      <w:r w:rsidR="00AC337C">
        <w:rPr>
          <w:sz w:val="28"/>
          <w:szCs w:val="28"/>
        </w:rPr>
        <w:t>;</w:t>
      </w:r>
    </w:p>
    <w:p w14:paraId="27B65788" w14:textId="77777777" w:rsidR="0052448C" w:rsidRPr="002F3A29" w:rsidRDefault="0052448C" w:rsidP="00932913">
      <w:pPr>
        <w:pStyle w:val="aff1"/>
        <w:ind w:firstLine="567"/>
        <w:jc w:val="both"/>
        <w:rPr>
          <w:sz w:val="28"/>
          <w:szCs w:val="28"/>
        </w:rPr>
      </w:pPr>
      <w:r w:rsidRPr="002F3A29">
        <w:rPr>
          <w:sz w:val="28"/>
          <w:szCs w:val="28"/>
        </w:rPr>
        <w:t xml:space="preserve">ЦПУ ИС </w:t>
      </w:r>
      <w:r w:rsidR="00AC337C">
        <w:rPr>
          <w:sz w:val="28"/>
          <w:szCs w:val="28"/>
        </w:rPr>
        <w:t>–</w:t>
      </w:r>
      <w:r w:rsidRPr="002F3A29">
        <w:rPr>
          <w:sz w:val="28"/>
          <w:szCs w:val="28"/>
        </w:rPr>
        <w:t xml:space="preserve"> центральный пункт управления инженерными системами</w:t>
      </w:r>
      <w:r w:rsidR="00AC337C">
        <w:rPr>
          <w:sz w:val="28"/>
          <w:szCs w:val="28"/>
        </w:rPr>
        <w:t>;</w:t>
      </w:r>
    </w:p>
    <w:p w14:paraId="1948D187" w14:textId="77777777" w:rsidR="00FA0226" w:rsidRDefault="00FA0226" w:rsidP="00932913">
      <w:pPr>
        <w:pStyle w:val="aff1"/>
        <w:ind w:firstLine="567"/>
        <w:jc w:val="both"/>
        <w:rPr>
          <w:sz w:val="28"/>
          <w:szCs w:val="28"/>
        </w:rPr>
      </w:pPr>
      <w:r w:rsidRPr="002F3A29">
        <w:rPr>
          <w:sz w:val="28"/>
          <w:szCs w:val="28"/>
        </w:rPr>
        <w:t xml:space="preserve">ЦПУ СБ </w:t>
      </w:r>
      <w:r w:rsidR="00AC337C">
        <w:rPr>
          <w:sz w:val="28"/>
          <w:szCs w:val="28"/>
        </w:rPr>
        <w:t>–</w:t>
      </w:r>
      <w:r w:rsidRPr="002F3A29">
        <w:rPr>
          <w:sz w:val="28"/>
          <w:szCs w:val="28"/>
        </w:rPr>
        <w:t xml:space="preserve"> центральный пункт управления </w:t>
      </w:r>
      <w:r w:rsidR="0099041F" w:rsidRPr="002F3A29">
        <w:rPr>
          <w:sz w:val="28"/>
          <w:szCs w:val="28"/>
        </w:rPr>
        <w:t>службы безопасности</w:t>
      </w:r>
      <w:r w:rsidR="00AC337C">
        <w:rPr>
          <w:sz w:val="28"/>
          <w:szCs w:val="28"/>
        </w:rPr>
        <w:t>;</w:t>
      </w:r>
    </w:p>
    <w:p w14:paraId="199AE8B5" w14:textId="77777777" w:rsidR="00AC337C" w:rsidRPr="002F3A29" w:rsidRDefault="00AC337C" w:rsidP="00932913">
      <w:pPr>
        <w:pStyle w:val="aff1"/>
        <w:ind w:firstLine="567"/>
        <w:jc w:val="both"/>
        <w:rPr>
          <w:sz w:val="28"/>
          <w:szCs w:val="28"/>
        </w:rPr>
      </w:pPr>
      <w:r>
        <w:rPr>
          <w:sz w:val="28"/>
          <w:szCs w:val="28"/>
        </w:rPr>
        <w:t xml:space="preserve">ЦПУ СПЗ – </w:t>
      </w:r>
      <w:r w:rsidRPr="002F3A29">
        <w:rPr>
          <w:sz w:val="28"/>
          <w:szCs w:val="28"/>
        </w:rPr>
        <w:t>центральный пункт управления</w:t>
      </w:r>
      <w:r>
        <w:rPr>
          <w:sz w:val="28"/>
          <w:szCs w:val="28"/>
        </w:rPr>
        <w:t xml:space="preserve"> системой противопожарной защиты;</w:t>
      </w:r>
    </w:p>
    <w:p w14:paraId="66DE383A" w14:textId="77777777" w:rsidR="00FA0226" w:rsidRPr="002F3A29" w:rsidRDefault="00FA0226" w:rsidP="00932913">
      <w:pPr>
        <w:pStyle w:val="aff1"/>
        <w:ind w:firstLine="567"/>
        <w:jc w:val="both"/>
        <w:rPr>
          <w:sz w:val="28"/>
          <w:szCs w:val="28"/>
        </w:rPr>
      </w:pPr>
      <w:r w:rsidRPr="002F3A29">
        <w:rPr>
          <w:sz w:val="28"/>
          <w:szCs w:val="28"/>
        </w:rPr>
        <w:t xml:space="preserve">ЦТП </w:t>
      </w:r>
      <w:r w:rsidR="00AC337C">
        <w:rPr>
          <w:sz w:val="28"/>
          <w:szCs w:val="28"/>
        </w:rPr>
        <w:t>–</w:t>
      </w:r>
      <w:r w:rsidRPr="002F3A29">
        <w:rPr>
          <w:sz w:val="28"/>
          <w:szCs w:val="28"/>
        </w:rPr>
        <w:t xml:space="preserve"> </w:t>
      </w:r>
      <w:r w:rsidR="00AC337C">
        <w:rPr>
          <w:sz w:val="28"/>
          <w:szCs w:val="28"/>
        </w:rPr>
        <w:t xml:space="preserve">центральный тепловой </w:t>
      </w:r>
      <w:r w:rsidRPr="002F3A29">
        <w:rPr>
          <w:sz w:val="28"/>
          <w:szCs w:val="28"/>
        </w:rPr>
        <w:t>пункт</w:t>
      </w:r>
      <w:r w:rsidR="00AC337C">
        <w:rPr>
          <w:sz w:val="28"/>
          <w:szCs w:val="28"/>
        </w:rPr>
        <w:t>;</w:t>
      </w:r>
    </w:p>
    <w:p w14:paraId="761FE60E" w14:textId="43C12E05" w:rsidR="00FA0226" w:rsidRDefault="00FA0226" w:rsidP="00932913">
      <w:pPr>
        <w:pStyle w:val="aff1"/>
        <w:ind w:firstLine="567"/>
        <w:jc w:val="both"/>
        <w:rPr>
          <w:sz w:val="28"/>
          <w:szCs w:val="28"/>
        </w:rPr>
      </w:pPr>
      <w:r w:rsidRPr="002F3A29">
        <w:rPr>
          <w:sz w:val="28"/>
          <w:szCs w:val="28"/>
        </w:rPr>
        <w:t xml:space="preserve">ЧС </w:t>
      </w:r>
      <w:r w:rsidR="00AC337C">
        <w:rPr>
          <w:sz w:val="28"/>
          <w:szCs w:val="28"/>
        </w:rPr>
        <w:t>–</w:t>
      </w:r>
      <w:r w:rsidRPr="002F3A29">
        <w:rPr>
          <w:sz w:val="28"/>
          <w:szCs w:val="28"/>
        </w:rPr>
        <w:t xml:space="preserve"> чрезвычайная ситуация</w:t>
      </w:r>
      <w:r w:rsidR="00AC337C">
        <w:rPr>
          <w:sz w:val="28"/>
          <w:szCs w:val="28"/>
        </w:rPr>
        <w:t>;</w:t>
      </w:r>
    </w:p>
    <w:p w14:paraId="650F416B" w14:textId="688116BE" w:rsidR="00056B90" w:rsidRDefault="00056B90" w:rsidP="00932913">
      <w:pPr>
        <w:pStyle w:val="aff1"/>
        <w:ind w:firstLine="567"/>
        <w:jc w:val="both"/>
        <w:rPr>
          <w:sz w:val="28"/>
          <w:szCs w:val="28"/>
        </w:rPr>
      </w:pPr>
      <w:r w:rsidRPr="001F2135">
        <w:rPr>
          <w:bCs/>
          <w:kern w:val="36"/>
          <w:sz w:val="28"/>
          <w:szCs w:val="28"/>
        </w:rPr>
        <w:t>ЭЦ – энергоцентр</w:t>
      </w:r>
      <w:r>
        <w:rPr>
          <w:bCs/>
          <w:kern w:val="36"/>
          <w:sz w:val="28"/>
          <w:szCs w:val="28"/>
        </w:rPr>
        <w:t>;</w:t>
      </w:r>
    </w:p>
    <w:p w14:paraId="40C990E3" w14:textId="77777777" w:rsidR="00AC337C" w:rsidRPr="00AC337C" w:rsidRDefault="00AC337C" w:rsidP="00932913">
      <w:pPr>
        <w:pStyle w:val="aff1"/>
        <w:ind w:firstLine="567"/>
        <w:jc w:val="both"/>
        <w:rPr>
          <w:sz w:val="28"/>
          <w:szCs w:val="28"/>
        </w:rPr>
      </w:pPr>
      <w:r>
        <w:rPr>
          <w:sz w:val="28"/>
          <w:szCs w:val="28"/>
          <w:lang w:val="en-US"/>
        </w:rPr>
        <w:lastRenderedPageBreak/>
        <w:t>GPS</w:t>
      </w:r>
      <w:r>
        <w:rPr>
          <w:sz w:val="28"/>
          <w:szCs w:val="28"/>
        </w:rPr>
        <w:t xml:space="preserve"> – </w:t>
      </w:r>
      <w:r w:rsidR="005E7AF6">
        <w:rPr>
          <w:sz w:val="28"/>
          <w:szCs w:val="28"/>
        </w:rPr>
        <w:t>система глобального позиционирования.</w:t>
      </w:r>
    </w:p>
    <w:p w14:paraId="642436CC" w14:textId="25F23BD6" w:rsidR="00056B90" w:rsidRPr="00E04F66" w:rsidRDefault="00056B90" w:rsidP="00932913">
      <w:pPr>
        <w:pStyle w:val="aff1"/>
        <w:ind w:firstLine="567"/>
        <w:jc w:val="both"/>
        <w:rPr>
          <w:b/>
          <w:sz w:val="28"/>
          <w:szCs w:val="28"/>
        </w:rPr>
      </w:pPr>
      <w:bookmarkStart w:id="13" w:name="_Hlk37953168"/>
      <w:r>
        <w:rPr>
          <w:b/>
          <w:sz w:val="28"/>
          <w:szCs w:val="28"/>
        </w:rPr>
        <w:t xml:space="preserve">Раздел 4 </w:t>
      </w:r>
      <w:r w:rsidRPr="00E04F66">
        <w:rPr>
          <w:b/>
          <w:sz w:val="28"/>
          <w:szCs w:val="28"/>
        </w:rPr>
        <w:t>(Измененная редакция, Изм. № 1).</w:t>
      </w:r>
    </w:p>
    <w:bookmarkEnd w:id="13"/>
    <w:p w14:paraId="0FC81A3A" w14:textId="77777777" w:rsidR="009F2080" w:rsidRPr="005E7AF6" w:rsidRDefault="009F2080" w:rsidP="00932913">
      <w:pPr>
        <w:pStyle w:val="aff1"/>
        <w:ind w:firstLine="567"/>
        <w:jc w:val="both"/>
        <w:rPr>
          <w:sz w:val="28"/>
          <w:szCs w:val="28"/>
        </w:rPr>
      </w:pPr>
    </w:p>
    <w:p w14:paraId="0AA2DAAC" w14:textId="77777777" w:rsidR="00A1166C" w:rsidRPr="005E7AF6" w:rsidRDefault="005E7AF6" w:rsidP="00932913">
      <w:pPr>
        <w:pStyle w:val="aff1"/>
        <w:ind w:firstLine="567"/>
        <w:jc w:val="both"/>
        <w:rPr>
          <w:b/>
          <w:sz w:val="28"/>
          <w:szCs w:val="28"/>
        </w:rPr>
      </w:pPr>
      <w:bookmarkStart w:id="14" w:name="_Toc460856893"/>
      <w:r w:rsidRPr="005E7AF6">
        <w:rPr>
          <w:b/>
          <w:sz w:val="28"/>
          <w:szCs w:val="28"/>
        </w:rPr>
        <w:t xml:space="preserve">5 </w:t>
      </w:r>
      <w:r w:rsidR="00A1166C" w:rsidRPr="005E7AF6">
        <w:rPr>
          <w:b/>
          <w:sz w:val="28"/>
          <w:szCs w:val="28"/>
        </w:rPr>
        <w:t>Общие положения</w:t>
      </w:r>
      <w:bookmarkEnd w:id="14"/>
    </w:p>
    <w:p w14:paraId="24ABA36C" w14:textId="77777777" w:rsidR="006F2AF4" w:rsidRPr="005E7AF6" w:rsidRDefault="005E7AF6" w:rsidP="00932913">
      <w:pPr>
        <w:pStyle w:val="aff1"/>
        <w:ind w:firstLine="567"/>
        <w:jc w:val="both"/>
        <w:rPr>
          <w:sz w:val="28"/>
          <w:szCs w:val="28"/>
        </w:rPr>
      </w:pPr>
      <w:r>
        <w:rPr>
          <w:sz w:val="28"/>
          <w:szCs w:val="28"/>
        </w:rPr>
        <w:t xml:space="preserve">5.1 </w:t>
      </w:r>
      <w:r w:rsidR="006F2AF4" w:rsidRPr="005E7AF6">
        <w:rPr>
          <w:sz w:val="28"/>
          <w:szCs w:val="28"/>
        </w:rPr>
        <w:t xml:space="preserve">Правила определения площади, строительного объема, площади застройки, этажности, высоты и заглубления </w:t>
      </w:r>
      <w:r w:rsidR="00CB1F46" w:rsidRPr="005E7AF6">
        <w:rPr>
          <w:sz w:val="28"/>
          <w:szCs w:val="28"/>
        </w:rPr>
        <w:t xml:space="preserve">высотных </w:t>
      </w:r>
      <w:r w:rsidR="00EA4DFA" w:rsidRPr="005E7AF6">
        <w:rPr>
          <w:sz w:val="28"/>
          <w:szCs w:val="28"/>
        </w:rPr>
        <w:t xml:space="preserve">зданий приведены в </w:t>
      </w:r>
      <w:r>
        <w:rPr>
          <w:sz w:val="28"/>
          <w:szCs w:val="28"/>
        </w:rPr>
        <w:t>п</w:t>
      </w:r>
      <w:r w:rsidR="006F2AF4" w:rsidRPr="005E7AF6">
        <w:rPr>
          <w:sz w:val="28"/>
          <w:szCs w:val="28"/>
        </w:rPr>
        <w:t>риложении А.</w:t>
      </w:r>
    </w:p>
    <w:p w14:paraId="67A91CC8" w14:textId="77777777" w:rsidR="006F2AF4" w:rsidRPr="005E7AF6" w:rsidRDefault="005E7AF6" w:rsidP="00932913">
      <w:pPr>
        <w:pStyle w:val="aff1"/>
        <w:ind w:firstLine="567"/>
        <w:jc w:val="both"/>
        <w:rPr>
          <w:sz w:val="28"/>
          <w:szCs w:val="28"/>
        </w:rPr>
      </w:pPr>
      <w:r>
        <w:rPr>
          <w:sz w:val="28"/>
          <w:szCs w:val="28"/>
        </w:rPr>
        <w:t xml:space="preserve">5.2 </w:t>
      </w:r>
      <w:r w:rsidR="006F2AF4" w:rsidRPr="005E7AF6">
        <w:rPr>
          <w:sz w:val="28"/>
          <w:szCs w:val="28"/>
        </w:rPr>
        <w:t>Проектирование зданий, имеющих объемно-планировочные параметры по заглублению</w:t>
      </w:r>
      <w:r w:rsidR="00004A87" w:rsidRPr="005E7AF6">
        <w:rPr>
          <w:sz w:val="28"/>
          <w:szCs w:val="28"/>
        </w:rPr>
        <w:t xml:space="preserve"> более </w:t>
      </w:r>
      <w:smartTag w:uri="urn:schemas-microsoft-com:office:smarttags" w:element="metricconverter">
        <w:smartTagPr>
          <w:attr w:name="ProductID" w:val="15 м"/>
        </w:smartTagPr>
        <w:r w:rsidR="00004A87" w:rsidRPr="005E7AF6">
          <w:rPr>
            <w:sz w:val="28"/>
            <w:szCs w:val="28"/>
          </w:rPr>
          <w:t>15</w:t>
        </w:r>
        <w:r w:rsidR="008D3EE0" w:rsidRPr="005E7AF6">
          <w:rPr>
            <w:sz w:val="28"/>
            <w:szCs w:val="28"/>
          </w:rPr>
          <w:t xml:space="preserve"> </w:t>
        </w:r>
        <w:r w:rsidR="00004A87" w:rsidRPr="005E7AF6">
          <w:rPr>
            <w:sz w:val="28"/>
            <w:szCs w:val="28"/>
          </w:rPr>
          <w:t>м</w:t>
        </w:r>
      </w:smartTag>
      <w:r w:rsidR="00004A87" w:rsidRPr="005E7AF6">
        <w:rPr>
          <w:sz w:val="28"/>
          <w:szCs w:val="28"/>
        </w:rPr>
        <w:t xml:space="preserve"> или высоте более </w:t>
      </w:r>
      <w:smartTag w:uri="urn:schemas-microsoft-com:office:smarttags" w:element="metricconverter">
        <w:smartTagPr>
          <w:attr w:name="ProductID" w:val="100 м"/>
        </w:smartTagPr>
        <w:r w:rsidR="00004A87" w:rsidRPr="005E7AF6">
          <w:rPr>
            <w:sz w:val="28"/>
            <w:szCs w:val="28"/>
          </w:rPr>
          <w:t>100</w:t>
        </w:r>
        <w:r w:rsidR="008D3EE0" w:rsidRPr="005E7AF6">
          <w:rPr>
            <w:sz w:val="28"/>
            <w:szCs w:val="28"/>
          </w:rPr>
          <w:t xml:space="preserve"> </w:t>
        </w:r>
        <w:r w:rsidR="00004A87" w:rsidRPr="005E7AF6">
          <w:rPr>
            <w:sz w:val="28"/>
            <w:szCs w:val="28"/>
          </w:rPr>
          <w:t>м</w:t>
        </w:r>
        <w:r w:rsidR="003B7534">
          <w:rPr>
            <w:sz w:val="28"/>
            <w:szCs w:val="28"/>
          </w:rPr>
          <w:t>,</w:t>
        </w:r>
      </w:smartTag>
      <w:r w:rsidR="006F2AF4" w:rsidRPr="005E7AF6">
        <w:rPr>
          <w:sz w:val="28"/>
          <w:szCs w:val="28"/>
        </w:rPr>
        <w:t xml:space="preserve"> проводят с учетом положений [</w:t>
      </w:r>
      <w:r>
        <w:rPr>
          <w:sz w:val="28"/>
          <w:szCs w:val="28"/>
        </w:rPr>
        <w:t>4</w:t>
      </w:r>
      <w:r w:rsidR="006F2AF4" w:rsidRPr="005E7AF6">
        <w:rPr>
          <w:sz w:val="28"/>
          <w:szCs w:val="28"/>
        </w:rPr>
        <w:t>].</w:t>
      </w:r>
    </w:p>
    <w:p w14:paraId="5DC2077C" w14:textId="77777777" w:rsidR="009A601B" w:rsidRPr="005E7AF6" w:rsidRDefault="005E7AF6" w:rsidP="00932913">
      <w:pPr>
        <w:pStyle w:val="aff1"/>
        <w:ind w:firstLine="567"/>
        <w:jc w:val="both"/>
        <w:rPr>
          <w:sz w:val="28"/>
          <w:szCs w:val="28"/>
        </w:rPr>
      </w:pPr>
      <w:r>
        <w:rPr>
          <w:sz w:val="28"/>
          <w:szCs w:val="28"/>
        </w:rPr>
        <w:t xml:space="preserve">5.3 </w:t>
      </w:r>
      <w:r w:rsidR="009A601B" w:rsidRPr="005E7AF6">
        <w:rPr>
          <w:sz w:val="28"/>
          <w:szCs w:val="28"/>
        </w:rPr>
        <w:t>Градостроительные требования, предъявляемые к высотным зданиям, следует принимать в соответствии с СП 42.13330</w:t>
      </w:r>
      <w:r w:rsidR="005E14C8" w:rsidRPr="005E7AF6">
        <w:rPr>
          <w:sz w:val="28"/>
          <w:szCs w:val="28"/>
        </w:rPr>
        <w:t xml:space="preserve">, а также </w:t>
      </w:r>
      <w:r>
        <w:rPr>
          <w:sz w:val="28"/>
          <w:szCs w:val="28"/>
        </w:rPr>
        <w:t xml:space="preserve">с </w:t>
      </w:r>
      <w:r w:rsidR="005E14C8" w:rsidRPr="005E7AF6">
        <w:rPr>
          <w:sz w:val="28"/>
          <w:szCs w:val="28"/>
        </w:rPr>
        <w:t>региональными градостроительными нормативами и иными нормативными документами по проектированию участков высотных зданий</w:t>
      </w:r>
      <w:r w:rsidR="009A601B" w:rsidRPr="005E7AF6">
        <w:rPr>
          <w:sz w:val="28"/>
          <w:szCs w:val="28"/>
        </w:rPr>
        <w:t>.</w:t>
      </w:r>
    </w:p>
    <w:p w14:paraId="77A61049" w14:textId="77777777" w:rsidR="009A601B" w:rsidRPr="005E7AF6" w:rsidRDefault="005E7AF6" w:rsidP="00932913">
      <w:pPr>
        <w:pStyle w:val="aff1"/>
        <w:ind w:firstLine="567"/>
        <w:jc w:val="both"/>
        <w:rPr>
          <w:sz w:val="28"/>
          <w:szCs w:val="28"/>
        </w:rPr>
      </w:pPr>
      <w:r>
        <w:rPr>
          <w:sz w:val="28"/>
          <w:szCs w:val="28"/>
        </w:rPr>
        <w:t xml:space="preserve">5.4 </w:t>
      </w:r>
      <w:r w:rsidR="009A601B" w:rsidRPr="005E7AF6">
        <w:rPr>
          <w:sz w:val="28"/>
          <w:szCs w:val="28"/>
        </w:rPr>
        <w:t xml:space="preserve">Экологические требования </w:t>
      </w:r>
      <w:r>
        <w:rPr>
          <w:sz w:val="28"/>
          <w:szCs w:val="28"/>
        </w:rPr>
        <w:t xml:space="preserve">следует </w:t>
      </w:r>
      <w:r w:rsidR="009A601B" w:rsidRPr="005E7AF6">
        <w:rPr>
          <w:sz w:val="28"/>
          <w:szCs w:val="28"/>
        </w:rPr>
        <w:t>принима</w:t>
      </w:r>
      <w:r w:rsidR="00755BB9" w:rsidRPr="005E7AF6">
        <w:rPr>
          <w:sz w:val="28"/>
          <w:szCs w:val="28"/>
        </w:rPr>
        <w:t>ть в соответствии с действующими</w:t>
      </w:r>
      <w:r w:rsidR="009A601B" w:rsidRPr="005E7AF6">
        <w:rPr>
          <w:sz w:val="28"/>
          <w:szCs w:val="28"/>
        </w:rPr>
        <w:t xml:space="preserve"> санитарно-эпидемиологическим</w:t>
      </w:r>
      <w:r w:rsidR="00755BB9" w:rsidRPr="005E7AF6">
        <w:rPr>
          <w:sz w:val="28"/>
          <w:szCs w:val="28"/>
        </w:rPr>
        <w:t>и</w:t>
      </w:r>
      <w:r w:rsidR="009A601B" w:rsidRPr="005E7AF6">
        <w:rPr>
          <w:sz w:val="28"/>
          <w:szCs w:val="28"/>
        </w:rPr>
        <w:t xml:space="preserve"> нормам</w:t>
      </w:r>
      <w:r w:rsidR="00755BB9" w:rsidRPr="005E7AF6">
        <w:rPr>
          <w:sz w:val="28"/>
          <w:szCs w:val="28"/>
        </w:rPr>
        <w:t>и</w:t>
      </w:r>
      <w:r w:rsidR="009A601B" w:rsidRPr="005E7AF6">
        <w:rPr>
          <w:sz w:val="28"/>
          <w:szCs w:val="28"/>
        </w:rPr>
        <w:t>.</w:t>
      </w:r>
    </w:p>
    <w:p w14:paraId="38CBC478" w14:textId="77777777" w:rsidR="00AB5F46" w:rsidRPr="005E7AF6" w:rsidRDefault="005E7AF6" w:rsidP="00932913">
      <w:pPr>
        <w:pStyle w:val="aff1"/>
        <w:ind w:firstLine="567"/>
        <w:jc w:val="both"/>
        <w:rPr>
          <w:sz w:val="28"/>
          <w:szCs w:val="28"/>
        </w:rPr>
      </w:pPr>
      <w:r>
        <w:rPr>
          <w:sz w:val="28"/>
          <w:szCs w:val="28"/>
        </w:rPr>
        <w:t xml:space="preserve">5.5 </w:t>
      </w:r>
      <w:r w:rsidR="00AB5F46" w:rsidRPr="005E7AF6">
        <w:rPr>
          <w:sz w:val="28"/>
          <w:szCs w:val="28"/>
        </w:rPr>
        <w:t>Безопасность при пользовании высотными зданиями и комплексами обеспечивают в соответствии с [1].</w:t>
      </w:r>
    </w:p>
    <w:p w14:paraId="750FF5BF" w14:textId="77777777" w:rsidR="00F273A2" w:rsidRPr="001F2135" w:rsidRDefault="00F273A2" w:rsidP="00932913">
      <w:pPr>
        <w:ind w:firstLine="567"/>
        <w:jc w:val="both"/>
        <w:rPr>
          <w:bCs/>
          <w:kern w:val="36"/>
          <w:sz w:val="28"/>
          <w:szCs w:val="28"/>
        </w:rPr>
      </w:pPr>
      <w:r w:rsidRPr="001F2135">
        <w:rPr>
          <w:bCs/>
          <w:kern w:val="36"/>
          <w:sz w:val="28"/>
          <w:szCs w:val="28"/>
        </w:rPr>
        <w:t>5.6 Срок службы высотного здания (комплекса), в т. ч. несущих конструкций, оснований и фундаментов, определяется в задании на проектирование в соответствии с положениями ГОСТ 27751 (не менее 100 лет).</w:t>
      </w:r>
    </w:p>
    <w:p w14:paraId="00538A57" w14:textId="77777777" w:rsidR="00F273A2" w:rsidRPr="00075890" w:rsidRDefault="00F273A2" w:rsidP="00932913">
      <w:pPr>
        <w:ind w:firstLine="567"/>
        <w:jc w:val="both"/>
        <w:rPr>
          <w:bCs/>
          <w:kern w:val="36"/>
        </w:rPr>
      </w:pPr>
      <w:r w:rsidRPr="00075890">
        <w:rPr>
          <w:bCs/>
          <w:spacing w:val="40"/>
          <w:kern w:val="36"/>
        </w:rPr>
        <w:t>Примечание</w:t>
      </w:r>
      <w:r w:rsidRPr="00075890">
        <w:rPr>
          <w:bCs/>
          <w:kern w:val="36"/>
        </w:rPr>
        <w:t xml:space="preserve"> – По заданию на проектирование допускается увеличивать срок службы с учетом высоты зданий:</w:t>
      </w:r>
    </w:p>
    <w:p w14:paraId="1FEED917" w14:textId="77777777" w:rsidR="00F273A2" w:rsidRPr="00075890" w:rsidRDefault="00F273A2" w:rsidP="00932913">
      <w:pPr>
        <w:widowControl w:val="0"/>
        <w:autoSpaceDE w:val="0"/>
        <w:autoSpaceDN w:val="0"/>
        <w:adjustRightInd w:val="0"/>
        <w:ind w:firstLine="567"/>
        <w:jc w:val="both"/>
        <w:rPr>
          <w:bCs/>
          <w:kern w:val="36"/>
        </w:rPr>
      </w:pPr>
      <w:r w:rsidRPr="00075890">
        <w:rPr>
          <w:bCs/>
          <w:kern w:val="36"/>
        </w:rPr>
        <w:t>- до 100 м – 100 лет и более;</w:t>
      </w:r>
    </w:p>
    <w:p w14:paraId="290B04A6" w14:textId="77777777" w:rsidR="00F273A2" w:rsidRPr="00075890" w:rsidRDefault="00F273A2" w:rsidP="00932913">
      <w:pPr>
        <w:widowControl w:val="0"/>
        <w:autoSpaceDE w:val="0"/>
        <w:autoSpaceDN w:val="0"/>
        <w:adjustRightInd w:val="0"/>
        <w:ind w:firstLine="567"/>
        <w:jc w:val="both"/>
        <w:rPr>
          <w:bCs/>
          <w:kern w:val="36"/>
        </w:rPr>
      </w:pPr>
      <w:r w:rsidRPr="00075890">
        <w:rPr>
          <w:bCs/>
          <w:kern w:val="36"/>
        </w:rPr>
        <w:t>- от 100 до 250 м – 150 лет и более;</w:t>
      </w:r>
    </w:p>
    <w:p w14:paraId="7C3D047C" w14:textId="26BE2C7F" w:rsidR="00F752E7" w:rsidRPr="005E7AF6" w:rsidRDefault="00F273A2" w:rsidP="00932913">
      <w:pPr>
        <w:pStyle w:val="aff1"/>
        <w:ind w:firstLine="567"/>
        <w:jc w:val="both"/>
        <w:rPr>
          <w:sz w:val="28"/>
          <w:szCs w:val="28"/>
        </w:rPr>
      </w:pPr>
      <w:r w:rsidRPr="00075890">
        <w:rPr>
          <w:bCs/>
          <w:kern w:val="36"/>
          <w:sz w:val="24"/>
          <w:szCs w:val="24"/>
        </w:rPr>
        <w:t>- свыше 250 м – 175 лет и более.</w:t>
      </w:r>
    </w:p>
    <w:p w14:paraId="71CB7CF4" w14:textId="77777777" w:rsidR="00F273A2" w:rsidRPr="00E04F66" w:rsidRDefault="00F273A2" w:rsidP="00932913">
      <w:pPr>
        <w:pStyle w:val="aff1"/>
        <w:ind w:firstLine="567"/>
        <w:jc w:val="both"/>
        <w:rPr>
          <w:b/>
          <w:sz w:val="28"/>
          <w:szCs w:val="28"/>
        </w:rPr>
      </w:pPr>
      <w:r w:rsidRPr="00E04F66">
        <w:rPr>
          <w:b/>
          <w:sz w:val="28"/>
          <w:szCs w:val="28"/>
        </w:rPr>
        <w:t>(Измененная редакция, Изм. № 1).</w:t>
      </w:r>
    </w:p>
    <w:p w14:paraId="4BE20188" w14:textId="77777777" w:rsidR="00F752E7" w:rsidRPr="005E7AF6" w:rsidRDefault="005E7AF6" w:rsidP="00932913">
      <w:pPr>
        <w:pStyle w:val="aff1"/>
        <w:ind w:firstLine="567"/>
        <w:jc w:val="both"/>
        <w:rPr>
          <w:sz w:val="28"/>
          <w:szCs w:val="28"/>
        </w:rPr>
      </w:pPr>
      <w:r>
        <w:rPr>
          <w:sz w:val="28"/>
          <w:szCs w:val="28"/>
        </w:rPr>
        <w:t xml:space="preserve">5.7 </w:t>
      </w:r>
      <w:r w:rsidR="00F752E7" w:rsidRPr="005E7AF6">
        <w:rPr>
          <w:sz w:val="28"/>
          <w:szCs w:val="28"/>
        </w:rPr>
        <w:t>До начала строительств</w:t>
      </w:r>
      <w:r>
        <w:rPr>
          <w:sz w:val="28"/>
          <w:szCs w:val="28"/>
        </w:rPr>
        <w:t xml:space="preserve">а высотных зданий и комплексов </w:t>
      </w:r>
      <w:r w:rsidR="00CA0446" w:rsidRPr="005E7AF6">
        <w:rPr>
          <w:sz w:val="28"/>
          <w:szCs w:val="28"/>
        </w:rPr>
        <w:t xml:space="preserve">следует </w:t>
      </w:r>
      <w:r w:rsidR="00F752E7" w:rsidRPr="005E7AF6">
        <w:rPr>
          <w:sz w:val="28"/>
          <w:szCs w:val="28"/>
        </w:rPr>
        <w:t>выполн</w:t>
      </w:r>
      <w:r w:rsidR="00CA0446" w:rsidRPr="005E7AF6">
        <w:rPr>
          <w:sz w:val="28"/>
          <w:szCs w:val="28"/>
        </w:rPr>
        <w:t>ить</w:t>
      </w:r>
      <w:r w:rsidR="00F752E7" w:rsidRPr="005E7AF6">
        <w:rPr>
          <w:sz w:val="28"/>
          <w:szCs w:val="28"/>
        </w:rPr>
        <w:t xml:space="preserve"> следующие этапы: подготовительный, градостроительное обоснование</w:t>
      </w:r>
      <w:r>
        <w:rPr>
          <w:sz w:val="28"/>
          <w:szCs w:val="28"/>
        </w:rPr>
        <w:t>,</w:t>
      </w:r>
      <w:r w:rsidR="00F752E7" w:rsidRPr="005E7AF6">
        <w:rPr>
          <w:sz w:val="28"/>
          <w:szCs w:val="28"/>
        </w:rPr>
        <w:t xml:space="preserve"> </w:t>
      </w:r>
      <w:r w:rsidR="00CA0446" w:rsidRPr="005E7AF6">
        <w:rPr>
          <w:sz w:val="28"/>
          <w:szCs w:val="28"/>
        </w:rPr>
        <w:t>инженерные изыскания и проектные работы</w:t>
      </w:r>
      <w:r w:rsidR="00F752E7" w:rsidRPr="005E7AF6">
        <w:rPr>
          <w:sz w:val="28"/>
          <w:szCs w:val="28"/>
        </w:rPr>
        <w:t>.</w:t>
      </w:r>
    </w:p>
    <w:p w14:paraId="38619B3E" w14:textId="77777777" w:rsidR="00F752E7" w:rsidRPr="005E7AF6" w:rsidRDefault="00F752E7" w:rsidP="00932913">
      <w:pPr>
        <w:pStyle w:val="aff1"/>
        <w:ind w:firstLine="567"/>
        <w:jc w:val="both"/>
        <w:rPr>
          <w:sz w:val="28"/>
          <w:szCs w:val="28"/>
        </w:rPr>
      </w:pPr>
      <w:r w:rsidRPr="005E7AF6">
        <w:rPr>
          <w:sz w:val="28"/>
          <w:szCs w:val="28"/>
        </w:rPr>
        <w:t>На подготовительн</w:t>
      </w:r>
      <w:r w:rsidR="005E7AF6">
        <w:rPr>
          <w:sz w:val="28"/>
          <w:szCs w:val="28"/>
        </w:rPr>
        <w:t xml:space="preserve">ом этапе строительства объекта </w:t>
      </w:r>
      <w:r w:rsidRPr="005E7AF6">
        <w:rPr>
          <w:sz w:val="28"/>
          <w:szCs w:val="28"/>
        </w:rPr>
        <w:t>осуществля</w:t>
      </w:r>
      <w:r w:rsidR="00DF1945" w:rsidRPr="005E7AF6">
        <w:rPr>
          <w:sz w:val="28"/>
          <w:szCs w:val="28"/>
        </w:rPr>
        <w:t>ют</w:t>
      </w:r>
      <w:r w:rsidR="005E7AF6">
        <w:rPr>
          <w:sz w:val="28"/>
          <w:szCs w:val="28"/>
        </w:rPr>
        <w:t xml:space="preserve"> </w:t>
      </w:r>
      <w:r w:rsidRPr="005E7AF6">
        <w:rPr>
          <w:sz w:val="28"/>
          <w:szCs w:val="28"/>
        </w:rPr>
        <w:t xml:space="preserve">геотехническую оценку площадки </w:t>
      </w:r>
      <w:r w:rsidR="00DF1945" w:rsidRPr="005E7AF6">
        <w:rPr>
          <w:sz w:val="28"/>
          <w:szCs w:val="28"/>
        </w:rPr>
        <w:t xml:space="preserve">предполагаемого </w:t>
      </w:r>
      <w:r w:rsidRPr="005E7AF6">
        <w:rPr>
          <w:sz w:val="28"/>
          <w:szCs w:val="28"/>
        </w:rPr>
        <w:t xml:space="preserve">строительства </w:t>
      </w:r>
      <w:r w:rsidR="00DF1945" w:rsidRPr="005E7AF6">
        <w:rPr>
          <w:sz w:val="28"/>
          <w:szCs w:val="28"/>
        </w:rPr>
        <w:t>(</w:t>
      </w:r>
      <w:r w:rsidRPr="005E7AF6">
        <w:rPr>
          <w:sz w:val="28"/>
          <w:szCs w:val="28"/>
        </w:rPr>
        <w:t>в соответствии с 8.1.1.3</w:t>
      </w:r>
      <w:r w:rsidR="00DF1945" w:rsidRPr="005E7AF6">
        <w:rPr>
          <w:sz w:val="28"/>
          <w:szCs w:val="28"/>
        </w:rPr>
        <w:t>)</w:t>
      </w:r>
      <w:r w:rsidRPr="005E7AF6">
        <w:rPr>
          <w:sz w:val="28"/>
          <w:szCs w:val="28"/>
        </w:rPr>
        <w:t>.</w:t>
      </w:r>
    </w:p>
    <w:p w14:paraId="138D7563" w14:textId="77777777" w:rsidR="00DF1945" w:rsidRPr="005E7AF6" w:rsidRDefault="00DF1945" w:rsidP="00932913">
      <w:pPr>
        <w:pStyle w:val="aff1"/>
        <w:ind w:firstLine="567"/>
        <w:jc w:val="both"/>
        <w:rPr>
          <w:sz w:val="28"/>
          <w:szCs w:val="28"/>
        </w:rPr>
      </w:pPr>
      <w:r w:rsidRPr="005E7AF6">
        <w:rPr>
          <w:sz w:val="28"/>
          <w:szCs w:val="28"/>
        </w:rPr>
        <w:t>В градостроительном обосновании приводятся градостроительные, экологические и архитектурно-строительные условия размещения и проектировани</w:t>
      </w:r>
      <w:r w:rsidR="005E7AF6">
        <w:rPr>
          <w:sz w:val="28"/>
          <w:szCs w:val="28"/>
        </w:rPr>
        <w:t>я высотного здания (комплекса).</w:t>
      </w:r>
    </w:p>
    <w:p w14:paraId="34DD24F7" w14:textId="77777777" w:rsidR="005E7AF6" w:rsidRDefault="005E7AF6" w:rsidP="00932913">
      <w:pPr>
        <w:pStyle w:val="aff1"/>
        <w:ind w:firstLine="567"/>
        <w:jc w:val="both"/>
        <w:rPr>
          <w:sz w:val="28"/>
          <w:szCs w:val="28"/>
        </w:rPr>
      </w:pPr>
      <w:r>
        <w:rPr>
          <w:sz w:val="28"/>
          <w:szCs w:val="28"/>
        </w:rPr>
        <w:t xml:space="preserve">5.8 </w:t>
      </w:r>
      <w:r w:rsidR="0065413E" w:rsidRPr="005E7AF6">
        <w:rPr>
          <w:sz w:val="28"/>
          <w:szCs w:val="28"/>
        </w:rPr>
        <w:t xml:space="preserve">Доступность </w:t>
      </w:r>
      <w:r w:rsidR="00A14D51" w:rsidRPr="005E7AF6">
        <w:rPr>
          <w:sz w:val="28"/>
          <w:szCs w:val="28"/>
        </w:rPr>
        <w:t>высотных</w:t>
      </w:r>
      <w:r w:rsidR="0065413E" w:rsidRPr="005E7AF6">
        <w:rPr>
          <w:sz w:val="28"/>
          <w:szCs w:val="28"/>
        </w:rPr>
        <w:t xml:space="preserve"> зданий и комплексов для МГН, планировка участка, помещений, предназначенных для пребывания или проживания МГН, и их оборудование должны соответствовать требованиям СП 59.13330, </w:t>
      </w:r>
      <w:r>
        <w:rPr>
          <w:sz w:val="28"/>
          <w:szCs w:val="28"/>
        </w:rPr>
        <w:t>СП 136.13330, СП 137.13330, СП 138.13330, СП 140.13330, СП 147.13330.</w:t>
      </w:r>
    </w:p>
    <w:p w14:paraId="22DFF4F2" w14:textId="77777777" w:rsidR="00562F5A" w:rsidRPr="005E7AF6" w:rsidRDefault="005E7AF6" w:rsidP="00932913">
      <w:pPr>
        <w:pStyle w:val="aff1"/>
        <w:ind w:firstLine="567"/>
        <w:jc w:val="both"/>
        <w:rPr>
          <w:sz w:val="28"/>
          <w:szCs w:val="28"/>
        </w:rPr>
      </w:pPr>
      <w:r>
        <w:rPr>
          <w:sz w:val="28"/>
          <w:szCs w:val="28"/>
        </w:rPr>
        <w:t xml:space="preserve">5.9 </w:t>
      </w:r>
      <w:r w:rsidR="00562F5A" w:rsidRPr="005E7AF6">
        <w:rPr>
          <w:sz w:val="28"/>
          <w:szCs w:val="28"/>
        </w:rPr>
        <w:t xml:space="preserve">Защиту зданий установками </w:t>
      </w:r>
      <w:r>
        <w:rPr>
          <w:sz w:val="28"/>
          <w:szCs w:val="28"/>
        </w:rPr>
        <w:t>АУПТ и АПС</w:t>
      </w:r>
      <w:r w:rsidR="00562F5A" w:rsidRPr="005E7AF6">
        <w:rPr>
          <w:sz w:val="28"/>
          <w:szCs w:val="28"/>
        </w:rPr>
        <w:t xml:space="preserve"> следует выполнять с учетом требований [</w:t>
      </w:r>
      <w:r>
        <w:rPr>
          <w:sz w:val="28"/>
          <w:szCs w:val="28"/>
        </w:rPr>
        <w:t>4</w:t>
      </w:r>
      <w:r w:rsidR="00562F5A" w:rsidRPr="005E7AF6">
        <w:rPr>
          <w:sz w:val="28"/>
          <w:szCs w:val="28"/>
        </w:rPr>
        <w:t>].</w:t>
      </w:r>
    </w:p>
    <w:p w14:paraId="04C499E5" w14:textId="77777777" w:rsidR="00562F5A" w:rsidRPr="005E7AF6" w:rsidRDefault="005E7AF6" w:rsidP="00932913">
      <w:pPr>
        <w:pStyle w:val="aff1"/>
        <w:ind w:firstLine="567"/>
        <w:jc w:val="both"/>
        <w:rPr>
          <w:sz w:val="28"/>
          <w:szCs w:val="28"/>
        </w:rPr>
      </w:pPr>
      <w:r>
        <w:rPr>
          <w:sz w:val="28"/>
          <w:szCs w:val="28"/>
        </w:rPr>
        <w:lastRenderedPageBreak/>
        <w:t xml:space="preserve">5.10 </w:t>
      </w:r>
      <w:r w:rsidR="00562F5A" w:rsidRPr="005E7AF6">
        <w:rPr>
          <w:sz w:val="28"/>
          <w:szCs w:val="28"/>
        </w:rPr>
        <w:t>Устройство атриумов, фонарей верхнего света, помещений</w:t>
      </w:r>
      <w:r w:rsidR="0092792B">
        <w:rPr>
          <w:sz w:val="28"/>
          <w:szCs w:val="28"/>
        </w:rPr>
        <w:t>,</w:t>
      </w:r>
      <w:r w:rsidR="00562F5A" w:rsidRPr="005E7AF6">
        <w:rPr>
          <w:sz w:val="28"/>
          <w:szCs w:val="28"/>
        </w:rPr>
        <w:t xml:space="preserve"> ориентированных во внутренние дворы со светопропускающим покрытием и условия их проектирования изложены в </w:t>
      </w:r>
      <w:r>
        <w:rPr>
          <w:sz w:val="28"/>
          <w:szCs w:val="28"/>
        </w:rPr>
        <w:t>СП 160.1325800</w:t>
      </w:r>
      <w:r w:rsidR="00DC2814" w:rsidRPr="005E7AF6">
        <w:rPr>
          <w:sz w:val="28"/>
          <w:szCs w:val="28"/>
        </w:rPr>
        <w:t>.</w:t>
      </w:r>
    </w:p>
    <w:p w14:paraId="05509F97" w14:textId="77777777" w:rsidR="00562F5A" w:rsidRPr="005E7AF6" w:rsidRDefault="005E7AF6" w:rsidP="00932913">
      <w:pPr>
        <w:pStyle w:val="aff1"/>
        <w:ind w:firstLine="567"/>
        <w:jc w:val="both"/>
        <w:rPr>
          <w:sz w:val="28"/>
          <w:szCs w:val="28"/>
        </w:rPr>
      </w:pPr>
      <w:r>
        <w:rPr>
          <w:sz w:val="28"/>
          <w:szCs w:val="28"/>
        </w:rPr>
        <w:t xml:space="preserve">5.11 </w:t>
      </w:r>
      <w:r w:rsidR="00562F5A" w:rsidRPr="005E7AF6">
        <w:rPr>
          <w:sz w:val="28"/>
          <w:szCs w:val="28"/>
        </w:rPr>
        <w:t xml:space="preserve">Устройство лестничных клеток и лифтовых шахт, обеспечивающих технологическую (функциональную) связь подземных и надземных этажей, изложены в </w:t>
      </w:r>
      <w:r>
        <w:rPr>
          <w:sz w:val="28"/>
          <w:szCs w:val="28"/>
        </w:rPr>
        <w:t>СП 160.1325800</w:t>
      </w:r>
      <w:r w:rsidR="00562F5A" w:rsidRPr="005E7AF6">
        <w:rPr>
          <w:sz w:val="28"/>
          <w:szCs w:val="28"/>
        </w:rPr>
        <w:t>.</w:t>
      </w:r>
    </w:p>
    <w:p w14:paraId="01071C95" w14:textId="64B497A5" w:rsidR="00562F5A" w:rsidRPr="005E7AF6" w:rsidRDefault="00A83EC0" w:rsidP="00932913">
      <w:pPr>
        <w:pStyle w:val="aff1"/>
        <w:ind w:firstLine="567"/>
        <w:jc w:val="both"/>
        <w:rPr>
          <w:sz w:val="28"/>
          <w:szCs w:val="28"/>
        </w:rPr>
      </w:pPr>
      <w:r w:rsidRPr="001F2135">
        <w:rPr>
          <w:bCs/>
          <w:kern w:val="36"/>
          <w:sz w:val="28"/>
          <w:szCs w:val="28"/>
        </w:rPr>
        <w:t>5.12 Правила проектирования помещений саун приведены в СП 4.13130, СП 147.13330, СП 160.1325800.</w:t>
      </w:r>
    </w:p>
    <w:p w14:paraId="4557DBE4" w14:textId="77777777" w:rsidR="00A83EC0" w:rsidRPr="00E04F66" w:rsidRDefault="00A83EC0" w:rsidP="00932913">
      <w:pPr>
        <w:pStyle w:val="aff1"/>
        <w:ind w:firstLine="567"/>
        <w:jc w:val="both"/>
        <w:rPr>
          <w:b/>
          <w:sz w:val="28"/>
          <w:szCs w:val="28"/>
        </w:rPr>
      </w:pPr>
      <w:r w:rsidRPr="00E04F66">
        <w:rPr>
          <w:b/>
          <w:sz w:val="28"/>
          <w:szCs w:val="28"/>
        </w:rPr>
        <w:t>(Измененная редакция, Изм. № 1).</w:t>
      </w:r>
    </w:p>
    <w:p w14:paraId="08E02080" w14:textId="77777777" w:rsidR="00BD4672" w:rsidRPr="005E7AF6" w:rsidRDefault="005E7AF6" w:rsidP="00932913">
      <w:pPr>
        <w:pStyle w:val="aff1"/>
        <w:ind w:firstLine="567"/>
        <w:jc w:val="both"/>
        <w:rPr>
          <w:sz w:val="28"/>
          <w:szCs w:val="28"/>
        </w:rPr>
      </w:pPr>
      <w:r>
        <w:rPr>
          <w:sz w:val="28"/>
          <w:szCs w:val="28"/>
        </w:rPr>
        <w:t xml:space="preserve">5.13 </w:t>
      </w:r>
      <w:r w:rsidR="00BD4672" w:rsidRPr="005E7AF6">
        <w:rPr>
          <w:sz w:val="28"/>
          <w:szCs w:val="28"/>
        </w:rPr>
        <w:t xml:space="preserve">При устройстве в зданиях встроенных или встроенно-пристроенных стоянок </w:t>
      </w:r>
      <w:r>
        <w:rPr>
          <w:sz w:val="28"/>
          <w:szCs w:val="28"/>
        </w:rPr>
        <w:t xml:space="preserve">автомобилей </w:t>
      </w:r>
      <w:r w:rsidR="00BD4672" w:rsidRPr="005E7AF6">
        <w:rPr>
          <w:sz w:val="28"/>
          <w:szCs w:val="28"/>
        </w:rPr>
        <w:t xml:space="preserve">следует соблюдать </w:t>
      </w:r>
      <w:r>
        <w:rPr>
          <w:sz w:val="28"/>
          <w:szCs w:val="28"/>
        </w:rPr>
        <w:t>требования</w:t>
      </w:r>
      <w:r w:rsidR="00BD4672" w:rsidRPr="005E7AF6">
        <w:rPr>
          <w:sz w:val="28"/>
          <w:szCs w:val="28"/>
        </w:rPr>
        <w:t xml:space="preserve"> СП</w:t>
      </w:r>
      <w:r>
        <w:rPr>
          <w:sz w:val="28"/>
          <w:szCs w:val="28"/>
        </w:rPr>
        <w:t xml:space="preserve"> </w:t>
      </w:r>
      <w:r w:rsidR="00BD4672" w:rsidRPr="005E7AF6">
        <w:rPr>
          <w:sz w:val="28"/>
          <w:szCs w:val="28"/>
        </w:rPr>
        <w:t>113.13330.</w:t>
      </w:r>
    </w:p>
    <w:p w14:paraId="194B93F6" w14:textId="77777777" w:rsidR="006C18C3" w:rsidRPr="005E7AF6" w:rsidRDefault="005E7AF6" w:rsidP="00932913">
      <w:pPr>
        <w:pStyle w:val="aff1"/>
        <w:ind w:firstLine="567"/>
        <w:jc w:val="both"/>
        <w:rPr>
          <w:sz w:val="28"/>
          <w:szCs w:val="28"/>
        </w:rPr>
      </w:pPr>
      <w:r>
        <w:rPr>
          <w:sz w:val="28"/>
          <w:szCs w:val="28"/>
        </w:rPr>
        <w:t xml:space="preserve">5.14 </w:t>
      </w:r>
      <w:r w:rsidR="006C18C3" w:rsidRPr="005E7AF6">
        <w:rPr>
          <w:sz w:val="28"/>
          <w:szCs w:val="28"/>
        </w:rPr>
        <w:t xml:space="preserve">При высотных зданиях и комплексах </w:t>
      </w:r>
      <w:r>
        <w:rPr>
          <w:sz w:val="28"/>
          <w:szCs w:val="28"/>
        </w:rPr>
        <w:t>в</w:t>
      </w:r>
      <w:r w:rsidR="008756D0" w:rsidRPr="005E7AF6">
        <w:rPr>
          <w:sz w:val="28"/>
          <w:szCs w:val="28"/>
        </w:rPr>
        <w:t xml:space="preserve"> задани</w:t>
      </w:r>
      <w:r>
        <w:rPr>
          <w:sz w:val="28"/>
          <w:szCs w:val="28"/>
        </w:rPr>
        <w:t>и</w:t>
      </w:r>
      <w:r w:rsidR="008756D0" w:rsidRPr="005E7AF6">
        <w:rPr>
          <w:sz w:val="28"/>
          <w:szCs w:val="28"/>
        </w:rPr>
        <w:t xml:space="preserve"> на проектирование могут</w:t>
      </w:r>
      <w:r w:rsidR="006C18C3" w:rsidRPr="005E7AF6">
        <w:rPr>
          <w:sz w:val="28"/>
          <w:szCs w:val="28"/>
        </w:rPr>
        <w:t xml:space="preserve"> предусматривать</w:t>
      </w:r>
      <w:r w:rsidR="008756D0" w:rsidRPr="005E7AF6">
        <w:rPr>
          <w:sz w:val="28"/>
          <w:szCs w:val="28"/>
        </w:rPr>
        <w:t>ся</w:t>
      </w:r>
      <w:r w:rsidR="006C18C3" w:rsidRPr="005E7AF6">
        <w:rPr>
          <w:sz w:val="28"/>
          <w:szCs w:val="28"/>
        </w:rPr>
        <w:t xml:space="preserve"> велопарковки с навесом для долговременного и кратковременного хранения велосипедов. На участке, прилегающем к зданию, необходимо предусмотреть велосипедные дорожки. Расстояние от велопарковки до центрального входа в здание следует принимать не более 200</w:t>
      </w:r>
      <w:r>
        <w:rPr>
          <w:sz w:val="28"/>
          <w:szCs w:val="28"/>
        </w:rPr>
        <w:t xml:space="preserve"> </w:t>
      </w:r>
      <w:r w:rsidR="006C18C3" w:rsidRPr="005E7AF6">
        <w:rPr>
          <w:sz w:val="28"/>
          <w:szCs w:val="28"/>
        </w:rPr>
        <w:t>м. Вместимость парковок – не менее 3</w:t>
      </w:r>
      <w:r>
        <w:rPr>
          <w:sz w:val="28"/>
          <w:szCs w:val="28"/>
        </w:rPr>
        <w:t xml:space="preserve"> </w:t>
      </w:r>
      <w:r w:rsidR="006C18C3" w:rsidRPr="005E7AF6">
        <w:rPr>
          <w:sz w:val="28"/>
          <w:szCs w:val="28"/>
        </w:rPr>
        <w:t>% расчетного числа жителей/работников здани</w:t>
      </w:r>
      <w:r>
        <w:rPr>
          <w:sz w:val="28"/>
          <w:szCs w:val="28"/>
        </w:rPr>
        <w:t>я</w:t>
      </w:r>
      <w:r w:rsidR="006C18C3" w:rsidRPr="005E7AF6">
        <w:rPr>
          <w:sz w:val="28"/>
          <w:szCs w:val="28"/>
        </w:rPr>
        <w:t>.</w:t>
      </w:r>
    </w:p>
    <w:p w14:paraId="037811F6" w14:textId="77777777" w:rsidR="00D8563E" w:rsidRPr="005E7AF6" w:rsidRDefault="005E7AF6" w:rsidP="00932913">
      <w:pPr>
        <w:pStyle w:val="aff1"/>
        <w:ind w:firstLine="567"/>
        <w:jc w:val="both"/>
        <w:rPr>
          <w:sz w:val="28"/>
          <w:szCs w:val="28"/>
        </w:rPr>
      </w:pPr>
      <w:r>
        <w:rPr>
          <w:rFonts w:eastAsia="Calibri"/>
          <w:sz w:val="28"/>
          <w:szCs w:val="28"/>
        </w:rPr>
        <w:t xml:space="preserve">5.15 </w:t>
      </w:r>
      <w:r w:rsidR="00D8563E" w:rsidRPr="005E7AF6">
        <w:rPr>
          <w:rFonts w:eastAsia="Calibri"/>
          <w:sz w:val="28"/>
          <w:szCs w:val="28"/>
        </w:rPr>
        <w:t xml:space="preserve">На </w:t>
      </w:r>
      <w:r w:rsidRPr="005E7AF6">
        <w:rPr>
          <w:rFonts w:eastAsia="Calibri"/>
          <w:sz w:val="28"/>
          <w:szCs w:val="28"/>
        </w:rPr>
        <w:t xml:space="preserve">высотных </w:t>
      </w:r>
      <w:r w:rsidR="00D8563E" w:rsidRPr="005E7AF6">
        <w:rPr>
          <w:rFonts w:eastAsia="Calibri"/>
          <w:sz w:val="28"/>
          <w:szCs w:val="28"/>
        </w:rPr>
        <w:t>зданиях и комплексах следует проектировать и устанавливать автоматизированные стационарные станции мониторинга их технического состояния в соответствии с ГОСТ 31937</w:t>
      </w:r>
      <w:r>
        <w:rPr>
          <w:rFonts w:eastAsia="Calibri"/>
          <w:sz w:val="28"/>
          <w:szCs w:val="28"/>
        </w:rPr>
        <w:t xml:space="preserve"> </w:t>
      </w:r>
      <w:r w:rsidR="00D8563E" w:rsidRPr="005E7AF6">
        <w:rPr>
          <w:rFonts w:eastAsia="Calibri"/>
          <w:sz w:val="28"/>
          <w:szCs w:val="28"/>
        </w:rPr>
        <w:t>и ГОСТ 32019.</w:t>
      </w:r>
    </w:p>
    <w:p w14:paraId="3055AE12" w14:textId="77777777" w:rsidR="00DC2814" w:rsidRDefault="005E7AF6" w:rsidP="00932913">
      <w:pPr>
        <w:pStyle w:val="aff1"/>
        <w:ind w:firstLine="567"/>
        <w:jc w:val="both"/>
        <w:rPr>
          <w:sz w:val="28"/>
          <w:szCs w:val="28"/>
        </w:rPr>
      </w:pPr>
      <w:r>
        <w:rPr>
          <w:rFonts w:eastAsia="Calibri"/>
          <w:sz w:val="28"/>
          <w:szCs w:val="28"/>
        </w:rPr>
        <w:t xml:space="preserve">5.16 </w:t>
      </w:r>
      <w:r w:rsidR="00DC2814" w:rsidRPr="005E7AF6">
        <w:rPr>
          <w:rFonts w:eastAsia="Calibri"/>
          <w:sz w:val="28"/>
          <w:szCs w:val="28"/>
        </w:rPr>
        <w:t xml:space="preserve">При выполнении </w:t>
      </w:r>
      <w:r>
        <w:rPr>
          <w:rFonts w:eastAsia="Calibri"/>
          <w:sz w:val="28"/>
          <w:szCs w:val="28"/>
        </w:rPr>
        <w:t>требований</w:t>
      </w:r>
      <w:r w:rsidR="00DC2814" w:rsidRPr="005E7AF6">
        <w:rPr>
          <w:rFonts w:eastAsia="Calibri"/>
          <w:sz w:val="28"/>
          <w:szCs w:val="28"/>
        </w:rPr>
        <w:t xml:space="preserve"> 5.9–5.13 </w:t>
      </w:r>
      <w:r w:rsidR="00DC2814" w:rsidRPr="005E7AF6">
        <w:rPr>
          <w:sz w:val="28"/>
          <w:szCs w:val="28"/>
        </w:rPr>
        <w:t xml:space="preserve">в части обеспечения пожарной безопасности необходимо руководствоваться </w:t>
      </w:r>
      <w:r w:rsidR="00220BEA">
        <w:rPr>
          <w:sz w:val="28"/>
          <w:szCs w:val="28"/>
        </w:rPr>
        <w:t xml:space="preserve">требованиями </w:t>
      </w:r>
      <w:r w:rsidR="00DC2814" w:rsidRPr="005E7AF6">
        <w:rPr>
          <w:sz w:val="28"/>
          <w:szCs w:val="28"/>
        </w:rPr>
        <w:t>раздел</w:t>
      </w:r>
      <w:r w:rsidR="00220BEA">
        <w:rPr>
          <w:sz w:val="28"/>
          <w:szCs w:val="28"/>
        </w:rPr>
        <w:t>а</w:t>
      </w:r>
      <w:r w:rsidR="00DC2814" w:rsidRPr="005E7AF6">
        <w:rPr>
          <w:sz w:val="28"/>
          <w:szCs w:val="28"/>
        </w:rPr>
        <w:t xml:space="preserve"> 9.</w:t>
      </w:r>
    </w:p>
    <w:p w14:paraId="6203C45D" w14:textId="77777777" w:rsidR="00220BEA" w:rsidRPr="00220BEA" w:rsidRDefault="00220BEA" w:rsidP="00932913">
      <w:pPr>
        <w:ind w:firstLine="567"/>
        <w:jc w:val="both"/>
        <w:rPr>
          <w:sz w:val="28"/>
          <w:szCs w:val="28"/>
        </w:rPr>
      </w:pPr>
    </w:p>
    <w:p w14:paraId="4591017C" w14:textId="77777777" w:rsidR="00C755E0" w:rsidRPr="00220BEA" w:rsidRDefault="00220BEA" w:rsidP="00932913">
      <w:pPr>
        <w:ind w:left="567"/>
        <w:jc w:val="both"/>
        <w:rPr>
          <w:b/>
          <w:sz w:val="28"/>
          <w:szCs w:val="28"/>
        </w:rPr>
      </w:pPr>
      <w:bookmarkStart w:id="15" w:name="_Toc460856894"/>
      <w:r w:rsidRPr="00220BEA">
        <w:rPr>
          <w:b/>
          <w:sz w:val="28"/>
          <w:szCs w:val="28"/>
        </w:rPr>
        <w:t xml:space="preserve">6 </w:t>
      </w:r>
      <w:r w:rsidR="00195B7B" w:rsidRPr="00220BEA">
        <w:rPr>
          <w:b/>
          <w:sz w:val="28"/>
          <w:szCs w:val="28"/>
        </w:rPr>
        <w:t>Архитектурно-планировочные решения высотных зданий и комплексов</w:t>
      </w:r>
      <w:bookmarkEnd w:id="15"/>
    </w:p>
    <w:p w14:paraId="66F2BE2C" w14:textId="77777777" w:rsidR="00F752E7" w:rsidRPr="00220BEA" w:rsidRDefault="00220BEA" w:rsidP="00932913">
      <w:pPr>
        <w:ind w:firstLine="567"/>
        <w:jc w:val="both"/>
        <w:rPr>
          <w:sz w:val="28"/>
          <w:szCs w:val="28"/>
        </w:rPr>
      </w:pPr>
      <w:r>
        <w:rPr>
          <w:sz w:val="28"/>
          <w:szCs w:val="28"/>
        </w:rPr>
        <w:t xml:space="preserve">6.1 </w:t>
      </w:r>
      <w:r w:rsidR="00BD4672" w:rsidRPr="00220BEA">
        <w:rPr>
          <w:sz w:val="28"/>
          <w:szCs w:val="28"/>
        </w:rPr>
        <w:t xml:space="preserve">При разработке архитектурно-планировочных решений высотных зданий и комплексов следует учитывать результаты геотехнической оценки площадки строительства, описанной в </w:t>
      </w:r>
      <w:r w:rsidR="00F752E7" w:rsidRPr="00220BEA">
        <w:rPr>
          <w:sz w:val="28"/>
          <w:szCs w:val="28"/>
        </w:rPr>
        <w:t>8.1.1.6</w:t>
      </w:r>
      <w:r>
        <w:rPr>
          <w:sz w:val="28"/>
          <w:szCs w:val="28"/>
        </w:rPr>
        <w:t xml:space="preserve"> и</w:t>
      </w:r>
      <w:r w:rsidR="00F752E7" w:rsidRPr="00220BEA">
        <w:rPr>
          <w:sz w:val="28"/>
          <w:szCs w:val="28"/>
        </w:rPr>
        <w:t xml:space="preserve"> 8.1.1.7.</w:t>
      </w:r>
    </w:p>
    <w:p w14:paraId="09768CCF" w14:textId="77777777" w:rsidR="00415D06" w:rsidRPr="00220BEA" w:rsidRDefault="00220BEA" w:rsidP="00932913">
      <w:pPr>
        <w:ind w:firstLine="567"/>
        <w:jc w:val="both"/>
        <w:rPr>
          <w:sz w:val="28"/>
          <w:szCs w:val="28"/>
        </w:rPr>
      </w:pPr>
      <w:r>
        <w:rPr>
          <w:sz w:val="28"/>
          <w:szCs w:val="28"/>
        </w:rPr>
        <w:t xml:space="preserve">6.2 </w:t>
      </w:r>
      <w:r w:rsidR="00415D06" w:rsidRPr="00220BEA">
        <w:rPr>
          <w:sz w:val="28"/>
          <w:szCs w:val="28"/>
        </w:rPr>
        <w:t>Состав, площади и взаимное расположение функционально-планировочных компонентов высотных зданий и комплексов определяются заданием на проектирование.</w:t>
      </w:r>
    </w:p>
    <w:p w14:paraId="2404871D" w14:textId="77777777" w:rsidR="00415D06" w:rsidRPr="00220BEA" w:rsidRDefault="00220BEA" w:rsidP="00932913">
      <w:pPr>
        <w:ind w:firstLine="567"/>
        <w:jc w:val="both"/>
        <w:rPr>
          <w:sz w:val="28"/>
          <w:szCs w:val="28"/>
        </w:rPr>
      </w:pPr>
      <w:r>
        <w:rPr>
          <w:sz w:val="28"/>
          <w:szCs w:val="28"/>
        </w:rPr>
        <w:t xml:space="preserve">6.3 </w:t>
      </w:r>
      <w:r w:rsidR="00415D06" w:rsidRPr="00220BEA">
        <w:rPr>
          <w:sz w:val="28"/>
          <w:szCs w:val="28"/>
        </w:rPr>
        <w:t>Требования к объемно-планировочным решениям функциональн</w:t>
      </w:r>
      <w:r w:rsidR="00586AF9" w:rsidRPr="00220BEA">
        <w:rPr>
          <w:sz w:val="28"/>
          <w:szCs w:val="28"/>
        </w:rPr>
        <w:t>о-планировочных</w:t>
      </w:r>
      <w:r w:rsidR="00415D06" w:rsidRPr="00220BEA">
        <w:rPr>
          <w:sz w:val="28"/>
          <w:szCs w:val="28"/>
        </w:rPr>
        <w:t xml:space="preserve"> компонентов</w:t>
      </w:r>
      <w:r>
        <w:rPr>
          <w:sz w:val="28"/>
          <w:szCs w:val="28"/>
        </w:rPr>
        <w:t xml:space="preserve"> здания</w:t>
      </w:r>
      <w:r w:rsidR="00415D06" w:rsidRPr="00220BEA">
        <w:rPr>
          <w:sz w:val="28"/>
          <w:szCs w:val="28"/>
        </w:rPr>
        <w:t>, не противоречащие противопожарным, санитарно-эпидемиологическим, природоохранным и дру</w:t>
      </w:r>
      <w:r>
        <w:rPr>
          <w:sz w:val="28"/>
          <w:szCs w:val="28"/>
        </w:rPr>
        <w:t xml:space="preserve">гим нормативным требованиям, к высотным </w:t>
      </w:r>
      <w:r w:rsidR="00415D06" w:rsidRPr="00220BEA">
        <w:rPr>
          <w:sz w:val="28"/>
          <w:szCs w:val="28"/>
        </w:rPr>
        <w:t xml:space="preserve">зданиям </w:t>
      </w:r>
      <w:r>
        <w:rPr>
          <w:sz w:val="28"/>
          <w:szCs w:val="28"/>
        </w:rPr>
        <w:t xml:space="preserve">следует </w:t>
      </w:r>
      <w:r w:rsidR="00415D06" w:rsidRPr="00220BEA">
        <w:rPr>
          <w:sz w:val="28"/>
          <w:szCs w:val="28"/>
        </w:rPr>
        <w:t>принимать в соответствии с СП 54.13330, СП 118.1330.</w:t>
      </w:r>
      <w:r w:rsidR="00950254" w:rsidRPr="00220BEA">
        <w:rPr>
          <w:sz w:val="28"/>
          <w:szCs w:val="28"/>
        </w:rPr>
        <w:t xml:space="preserve"> </w:t>
      </w:r>
      <w:r w:rsidR="000362B7" w:rsidRPr="00220BEA">
        <w:rPr>
          <w:sz w:val="28"/>
          <w:szCs w:val="28"/>
        </w:rPr>
        <w:t>Кроме того, правила проектирования жилых помещений изложены в [</w:t>
      </w:r>
      <w:r>
        <w:rPr>
          <w:sz w:val="28"/>
          <w:szCs w:val="28"/>
        </w:rPr>
        <w:t>16</w:t>
      </w:r>
      <w:r w:rsidR="000362B7" w:rsidRPr="00220BEA">
        <w:rPr>
          <w:sz w:val="28"/>
          <w:szCs w:val="28"/>
        </w:rPr>
        <w:t>]</w:t>
      </w:r>
      <w:r w:rsidR="00D463FE" w:rsidRPr="00220BEA">
        <w:rPr>
          <w:sz w:val="28"/>
          <w:szCs w:val="28"/>
        </w:rPr>
        <w:t xml:space="preserve">, производственных помещений – в </w:t>
      </w:r>
      <w:r w:rsidR="00CC0A07" w:rsidRPr="00220BEA">
        <w:rPr>
          <w:sz w:val="28"/>
          <w:szCs w:val="28"/>
        </w:rPr>
        <w:t>СП 56.13330</w:t>
      </w:r>
      <w:r w:rsidR="000362B7" w:rsidRPr="00220BEA">
        <w:rPr>
          <w:sz w:val="28"/>
          <w:szCs w:val="28"/>
        </w:rPr>
        <w:t>.</w:t>
      </w:r>
    </w:p>
    <w:p w14:paraId="5CC039ED" w14:textId="77777777" w:rsidR="00415D06" w:rsidRPr="00220BEA" w:rsidRDefault="00220BEA" w:rsidP="00932913">
      <w:pPr>
        <w:ind w:firstLine="567"/>
        <w:jc w:val="both"/>
        <w:rPr>
          <w:sz w:val="28"/>
          <w:szCs w:val="28"/>
        </w:rPr>
      </w:pPr>
      <w:r>
        <w:rPr>
          <w:sz w:val="28"/>
          <w:szCs w:val="28"/>
        </w:rPr>
        <w:t>6.4 П</w:t>
      </w:r>
      <w:r w:rsidRPr="00220BEA">
        <w:rPr>
          <w:sz w:val="28"/>
          <w:szCs w:val="28"/>
        </w:rPr>
        <w:t>еречень основных групп помещений, включаемых в</w:t>
      </w:r>
      <w:r w:rsidR="00415D06" w:rsidRPr="00220BEA">
        <w:rPr>
          <w:sz w:val="28"/>
          <w:szCs w:val="28"/>
        </w:rPr>
        <w:t xml:space="preserve"> </w:t>
      </w:r>
      <w:r>
        <w:rPr>
          <w:sz w:val="28"/>
          <w:szCs w:val="28"/>
        </w:rPr>
        <w:t>состав</w:t>
      </w:r>
      <w:r w:rsidR="00415D06" w:rsidRPr="00220BEA">
        <w:rPr>
          <w:sz w:val="28"/>
          <w:szCs w:val="28"/>
        </w:rPr>
        <w:t xml:space="preserve"> многофункциональных высотных зданий</w:t>
      </w:r>
      <w:r w:rsidR="00950254" w:rsidRPr="00220BEA">
        <w:rPr>
          <w:sz w:val="28"/>
          <w:szCs w:val="28"/>
        </w:rPr>
        <w:t xml:space="preserve">, </w:t>
      </w:r>
      <w:r w:rsidR="0056122E">
        <w:rPr>
          <w:sz w:val="28"/>
          <w:szCs w:val="28"/>
        </w:rPr>
        <w:t xml:space="preserve">при проектировании, </w:t>
      </w:r>
      <w:r w:rsidR="00950254" w:rsidRPr="00220BEA">
        <w:rPr>
          <w:sz w:val="28"/>
          <w:szCs w:val="28"/>
        </w:rPr>
        <w:t xml:space="preserve">а также </w:t>
      </w:r>
      <w:r w:rsidR="00987AFA" w:rsidRPr="00220BEA">
        <w:rPr>
          <w:sz w:val="28"/>
          <w:szCs w:val="28"/>
        </w:rPr>
        <w:lastRenderedPageBreak/>
        <w:t>правила по</w:t>
      </w:r>
      <w:r w:rsidR="00415D06" w:rsidRPr="00220BEA">
        <w:rPr>
          <w:sz w:val="28"/>
          <w:szCs w:val="28"/>
        </w:rPr>
        <w:t xml:space="preserve"> взаимному размещению функциональн</w:t>
      </w:r>
      <w:r w:rsidR="001E7E1A" w:rsidRPr="00220BEA">
        <w:rPr>
          <w:sz w:val="28"/>
          <w:szCs w:val="28"/>
        </w:rPr>
        <w:t>о-планировочных</w:t>
      </w:r>
      <w:r w:rsidR="00415D06" w:rsidRPr="00220BEA">
        <w:rPr>
          <w:sz w:val="28"/>
          <w:szCs w:val="28"/>
        </w:rPr>
        <w:t xml:space="preserve"> компонентов </w:t>
      </w:r>
      <w:r w:rsidR="00987AFA" w:rsidRPr="00220BEA">
        <w:rPr>
          <w:sz w:val="28"/>
          <w:szCs w:val="28"/>
        </w:rPr>
        <w:t xml:space="preserve">изложены в </w:t>
      </w:r>
      <w:r w:rsidR="0056122E">
        <w:rPr>
          <w:sz w:val="28"/>
          <w:szCs w:val="28"/>
        </w:rPr>
        <w:t>СП 160.1325800</w:t>
      </w:r>
      <w:r w:rsidR="00415D06" w:rsidRPr="00220BEA">
        <w:rPr>
          <w:sz w:val="28"/>
          <w:szCs w:val="28"/>
        </w:rPr>
        <w:t>.</w:t>
      </w:r>
    </w:p>
    <w:p w14:paraId="557B237F" w14:textId="77777777" w:rsidR="00F54664" w:rsidRPr="00220BEA" w:rsidRDefault="0056122E" w:rsidP="00932913">
      <w:pPr>
        <w:ind w:firstLine="567"/>
        <w:jc w:val="both"/>
        <w:rPr>
          <w:sz w:val="28"/>
          <w:szCs w:val="28"/>
        </w:rPr>
      </w:pPr>
      <w:r>
        <w:rPr>
          <w:sz w:val="28"/>
          <w:szCs w:val="28"/>
        </w:rPr>
        <w:t xml:space="preserve">6.5 </w:t>
      </w:r>
      <w:r w:rsidR="00415D06" w:rsidRPr="00220BEA">
        <w:rPr>
          <w:sz w:val="28"/>
          <w:szCs w:val="28"/>
        </w:rPr>
        <w:t xml:space="preserve">Размещение дошкольных </w:t>
      </w:r>
      <w:r w:rsidR="00C058FA">
        <w:rPr>
          <w:sz w:val="28"/>
          <w:szCs w:val="28"/>
        </w:rPr>
        <w:t xml:space="preserve">образовательных </w:t>
      </w:r>
      <w:r w:rsidR="008756D0" w:rsidRPr="00220BEA">
        <w:rPr>
          <w:sz w:val="28"/>
          <w:szCs w:val="28"/>
        </w:rPr>
        <w:t xml:space="preserve">организаций </w:t>
      </w:r>
      <w:r w:rsidR="00415D06" w:rsidRPr="00220BEA">
        <w:rPr>
          <w:sz w:val="28"/>
          <w:szCs w:val="28"/>
        </w:rPr>
        <w:t xml:space="preserve">и общеобразовательных </w:t>
      </w:r>
      <w:r>
        <w:rPr>
          <w:sz w:val="28"/>
          <w:szCs w:val="28"/>
        </w:rPr>
        <w:t>организаций</w:t>
      </w:r>
      <w:r w:rsidR="00415D06" w:rsidRPr="00220BEA">
        <w:rPr>
          <w:sz w:val="28"/>
          <w:szCs w:val="28"/>
        </w:rPr>
        <w:t xml:space="preserve"> в</w:t>
      </w:r>
      <w:r>
        <w:rPr>
          <w:sz w:val="28"/>
          <w:szCs w:val="28"/>
        </w:rPr>
        <w:t>о</w:t>
      </w:r>
      <w:r w:rsidR="00415D06" w:rsidRPr="00220BEA">
        <w:rPr>
          <w:sz w:val="28"/>
          <w:szCs w:val="28"/>
        </w:rPr>
        <w:t xml:space="preserve"> встроенных в </w:t>
      </w:r>
      <w:r w:rsidR="002F1999" w:rsidRPr="00220BEA">
        <w:rPr>
          <w:sz w:val="28"/>
          <w:szCs w:val="28"/>
        </w:rPr>
        <w:t>высотные здания</w:t>
      </w:r>
      <w:r w:rsidR="00415D06" w:rsidRPr="00220BEA">
        <w:rPr>
          <w:sz w:val="28"/>
          <w:szCs w:val="28"/>
        </w:rPr>
        <w:t xml:space="preserve"> помещениях, а также над подземными и пристроенными стоянками</w:t>
      </w:r>
      <w:r>
        <w:rPr>
          <w:sz w:val="28"/>
          <w:szCs w:val="28"/>
        </w:rPr>
        <w:t xml:space="preserve"> автомобилей</w:t>
      </w:r>
      <w:r w:rsidR="00415D06" w:rsidRPr="00220BEA">
        <w:rPr>
          <w:sz w:val="28"/>
          <w:szCs w:val="28"/>
        </w:rPr>
        <w:t xml:space="preserve"> не допускается.</w:t>
      </w:r>
    </w:p>
    <w:p w14:paraId="700D9647" w14:textId="77777777" w:rsidR="00415D06" w:rsidRPr="00220BEA" w:rsidRDefault="008756D0" w:rsidP="00932913">
      <w:pPr>
        <w:ind w:firstLine="567"/>
        <w:jc w:val="both"/>
        <w:rPr>
          <w:sz w:val="28"/>
          <w:szCs w:val="28"/>
        </w:rPr>
      </w:pPr>
      <w:r w:rsidRPr="00220BEA">
        <w:rPr>
          <w:sz w:val="28"/>
          <w:szCs w:val="28"/>
        </w:rPr>
        <w:t xml:space="preserve">Размещение данных </w:t>
      </w:r>
      <w:r w:rsidR="00F54664" w:rsidRPr="00220BEA">
        <w:rPr>
          <w:sz w:val="28"/>
          <w:szCs w:val="28"/>
        </w:rPr>
        <w:t xml:space="preserve">организаций </w:t>
      </w:r>
      <w:r w:rsidRPr="00220BEA">
        <w:rPr>
          <w:sz w:val="28"/>
          <w:szCs w:val="28"/>
        </w:rPr>
        <w:t>возможно в помещениях</w:t>
      </w:r>
      <w:r w:rsidR="0056122E">
        <w:rPr>
          <w:sz w:val="28"/>
          <w:szCs w:val="28"/>
        </w:rPr>
        <w:t>,</w:t>
      </w:r>
      <w:r w:rsidRPr="00220BEA">
        <w:rPr>
          <w:sz w:val="28"/>
          <w:szCs w:val="28"/>
        </w:rPr>
        <w:t xml:space="preserve"> </w:t>
      </w:r>
      <w:r w:rsidR="00F54664" w:rsidRPr="00220BEA">
        <w:rPr>
          <w:sz w:val="28"/>
          <w:szCs w:val="28"/>
        </w:rPr>
        <w:t xml:space="preserve">пристроенных к высотным зданиям, а также </w:t>
      </w:r>
      <w:r w:rsidRPr="00220BEA">
        <w:rPr>
          <w:sz w:val="28"/>
          <w:szCs w:val="28"/>
        </w:rPr>
        <w:t>в невысотных зданиях высотного комплекса</w:t>
      </w:r>
      <w:r w:rsidR="00F54664" w:rsidRPr="00220BEA">
        <w:rPr>
          <w:sz w:val="28"/>
          <w:szCs w:val="28"/>
        </w:rPr>
        <w:t>.</w:t>
      </w:r>
    </w:p>
    <w:p w14:paraId="544B0526" w14:textId="77777777" w:rsidR="00415D06" w:rsidRPr="00220BEA" w:rsidRDefault="0056122E" w:rsidP="00932913">
      <w:pPr>
        <w:ind w:firstLine="567"/>
        <w:jc w:val="both"/>
        <w:rPr>
          <w:sz w:val="28"/>
          <w:szCs w:val="28"/>
        </w:rPr>
      </w:pPr>
      <w:r>
        <w:rPr>
          <w:sz w:val="28"/>
          <w:szCs w:val="28"/>
        </w:rPr>
        <w:t xml:space="preserve">6.6 </w:t>
      </w:r>
      <w:r w:rsidR="00415D06" w:rsidRPr="00220BEA">
        <w:rPr>
          <w:sz w:val="28"/>
          <w:szCs w:val="28"/>
        </w:rPr>
        <w:t xml:space="preserve">Высота помещений различного назначения в высотном здании определяется в соответствии с СП </w:t>
      </w:r>
      <w:r w:rsidR="00CC0A07" w:rsidRPr="00220BEA">
        <w:rPr>
          <w:sz w:val="28"/>
          <w:szCs w:val="28"/>
        </w:rPr>
        <w:t>54.13330</w:t>
      </w:r>
      <w:r w:rsidR="0094334D" w:rsidRPr="00220BEA">
        <w:rPr>
          <w:sz w:val="28"/>
          <w:szCs w:val="28"/>
        </w:rPr>
        <w:t>, СП 118.13</w:t>
      </w:r>
      <w:r w:rsidR="00CC0A07" w:rsidRPr="00220BEA">
        <w:rPr>
          <w:sz w:val="28"/>
          <w:szCs w:val="28"/>
        </w:rPr>
        <w:t>3</w:t>
      </w:r>
      <w:r w:rsidR="0094334D" w:rsidRPr="00220BEA">
        <w:rPr>
          <w:sz w:val="28"/>
          <w:szCs w:val="28"/>
        </w:rPr>
        <w:t>30. Условия определения высоты жилых помещений приведены в</w:t>
      </w:r>
      <w:r w:rsidR="00415D06" w:rsidRPr="00220BEA">
        <w:rPr>
          <w:sz w:val="28"/>
          <w:szCs w:val="28"/>
        </w:rPr>
        <w:t xml:space="preserve"> </w:t>
      </w:r>
      <w:r w:rsidR="0094334D" w:rsidRPr="00220BEA">
        <w:rPr>
          <w:sz w:val="28"/>
          <w:szCs w:val="28"/>
        </w:rPr>
        <w:t>[</w:t>
      </w:r>
      <w:r>
        <w:rPr>
          <w:sz w:val="28"/>
          <w:szCs w:val="28"/>
        </w:rPr>
        <w:t>16</w:t>
      </w:r>
      <w:r w:rsidR="0094334D" w:rsidRPr="00220BEA">
        <w:rPr>
          <w:sz w:val="28"/>
          <w:szCs w:val="28"/>
        </w:rPr>
        <w:t>]</w:t>
      </w:r>
      <w:r w:rsidR="00415D06" w:rsidRPr="00220BEA">
        <w:rPr>
          <w:sz w:val="28"/>
          <w:szCs w:val="28"/>
        </w:rPr>
        <w:t xml:space="preserve">. В жилых помещениях высота от пола до потолка </w:t>
      </w:r>
      <w:r>
        <w:rPr>
          <w:sz w:val="28"/>
          <w:szCs w:val="28"/>
        </w:rPr>
        <w:t xml:space="preserve">в чистоте </w:t>
      </w:r>
      <w:r w:rsidR="00415D06" w:rsidRPr="00220BEA">
        <w:rPr>
          <w:sz w:val="28"/>
          <w:szCs w:val="28"/>
        </w:rPr>
        <w:t xml:space="preserve">должна быть не менее </w:t>
      </w:r>
      <w:smartTag w:uri="urn:schemas-microsoft-com:office:smarttags" w:element="metricconverter">
        <w:smartTagPr>
          <w:attr w:name="ProductID" w:val="2,7 м"/>
        </w:smartTagPr>
        <w:r w:rsidR="00415D06" w:rsidRPr="00220BEA">
          <w:rPr>
            <w:sz w:val="28"/>
            <w:szCs w:val="28"/>
          </w:rPr>
          <w:t>2,7</w:t>
        </w:r>
        <w:r w:rsidR="00092BB7" w:rsidRPr="00220BEA">
          <w:rPr>
            <w:sz w:val="28"/>
            <w:szCs w:val="28"/>
          </w:rPr>
          <w:t xml:space="preserve"> </w:t>
        </w:r>
        <w:r w:rsidR="00415D06" w:rsidRPr="00220BEA">
          <w:rPr>
            <w:sz w:val="28"/>
            <w:szCs w:val="28"/>
          </w:rPr>
          <w:t>м</w:t>
        </w:r>
      </w:smartTag>
      <w:r>
        <w:rPr>
          <w:sz w:val="28"/>
          <w:szCs w:val="28"/>
        </w:rPr>
        <w:t>.</w:t>
      </w:r>
    </w:p>
    <w:p w14:paraId="5D11573F" w14:textId="77777777" w:rsidR="00415D06" w:rsidRPr="00220BEA" w:rsidRDefault="00484EE4" w:rsidP="00932913">
      <w:pPr>
        <w:ind w:firstLine="567"/>
        <w:jc w:val="both"/>
        <w:rPr>
          <w:sz w:val="28"/>
          <w:szCs w:val="28"/>
        </w:rPr>
      </w:pPr>
      <w:r>
        <w:rPr>
          <w:sz w:val="28"/>
          <w:szCs w:val="28"/>
        </w:rPr>
        <w:t xml:space="preserve">6.7 </w:t>
      </w:r>
      <w:r w:rsidR="00415D06" w:rsidRPr="00220BEA">
        <w:rPr>
          <w:sz w:val="28"/>
          <w:szCs w:val="28"/>
        </w:rPr>
        <w:t>В высотных зданиях необходимо предусматривать помещения следующего назначения:</w:t>
      </w:r>
    </w:p>
    <w:p w14:paraId="7D4D00EC" w14:textId="77777777" w:rsidR="00415D06" w:rsidRPr="00220BEA" w:rsidRDefault="00484EE4" w:rsidP="00932913">
      <w:pPr>
        <w:ind w:firstLine="567"/>
        <w:jc w:val="both"/>
        <w:rPr>
          <w:sz w:val="28"/>
          <w:szCs w:val="28"/>
        </w:rPr>
      </w:pPr>
      <w:r>
        <w:rPr>
          <w:sz w:val="28"/>
          <w:szCs w:val="28"/>
        </w:rPr>
        <w:t xml:space="preserve">- </w:t>
      </w:r>
      <w:r w:rsidR="00415D06" w:rsidRPr="00220BEA">
        <w:rPr>
          <w:sz w:val="28"/>
          <w:szCs w:val="28"/>
        </w:rPr>
        <w:t xml:space="preserve">для размещения технологического оборудования </w:t>
      </w:r>
      <w:r w:rsidR="007F6578" w:rsidRPr="00220BEA">
        <w:rPr>
          <w:sz w:val="28"/>
          <w:szCs w:val="28"/>
        </w:rPr>
        <w:t>М</w:t>
      </w:r>
      <w:r w:rsidR="00415D06" w:rsidRPr="00220BEA">
        <w:rPr>
          <w:sz w:val="28"/>
          <w:szCs w:val="28"/>
        </w:rPr>
        <w:t>ВД (</w:t>
      </w:r>
      <w:r w:rsidR="0062332F" w:rsidRPr="00220BEA">
        <w:rPr>
          <w:sz w:val="28"/>
          <w:szCs w:val="28"/>
        </w:rPr>
        <w:t>СОС и СЭС</w:t>
      </w:r>
      <w:r w:rsidR="00415D06" w:rsidRPr="00220BEA">
        <w:rPr>
          <w:sz w:val="28"/>
          <w:szCs w:val="28"/>
        </w:rPr>
        <w:t>) площадью не менее 30</w:t>
      </w:r>
      <w:r>
        <w:rPr>
          <w:sz w:val="28"/>
          <w:szCs w:val="28"/>
        </w:rPr>
        <w:t>–</w:t>
      </w:r>
      <w:smartTag w:uri="urn:schemas-microsoft-com:office:smarttags" w:element="metricconverter">
        <w:smartTagPr>
          <w:attr w:name="ProductID" w:val="35 м²"/>
        </w:smartTagPr>
        <w:r w:rsidR="00415D06" w:rsidRPr="00220BEA">
          <w:rPr>
            <w:sz w:val="28"/>
            <w:szCs w:val="28"/>
          </w:rPr>
          <w:t>35 м²</w:t>
        </w:r>
      </w:smartTag>
      <w:r>
        <w:rPr>
          <w:sz w:val="28"/>
          <w:szCs w:val="28"/>
        </w:rPr>
        <w:t>;</w:t>
      </w:r>
    </w:p>
    <w:p w14:paraId="0E29534D" w14:textId="77777777" w:rsidR="00415D06" w:rsidRPr="00220BEA" w:rsidRDefault="00484EE4" w:rsidP="00932913">
      <w:pPr>
        <w:ind w:firstLine="567"/>
        <w:jc w:val="both"/>
        <w:rPr>
          <w:sz w:val="28"/>
          <w:szCs w:val="28"/>
        </w:rPr>
      </w:pPr>
      <w:r>
        <w:rPr>
          <w:sz w:val="28"/>
          <w:szCs w:val="28"/>
        </w:rPr>
        <w:t xml:space="preserve">- </w:t>
      </w:r>
      <w:r w:rsidR="00415D06" w:rsidRPr="00220BEA">
        <w:rPr>
          <w:sz w:val="28"/>
          <w:szCs w:val="28"/>
        </w:rPr>
        <w:t>для стационарной станции мониторинга несущих конструкций здания</w:t>
      </w:r>
      <w:r w:rsidR="00666F04" w:rsidRPr="00220BEA">
        <w:rPr>
          <w:sz w:val="28"/>
          <w:szCs w:val="28"/>
        </w:rPr>
        <w:t xml:space="preserve"> </w:t>
      </w:r>
      <w:r w:rsidR="001178D4" w:rsidRPr="00220BEA">
        <w:rPr>
          <w:sz w:val="28"/>
          <w:szCs w:val="28"/>
        </w:rPr>
        <w:t>(СМИК)* и аппаратной СМИС**.</w:t>
      </w:r>
      <w:r w:rsidR="00B414B8" w:rsidRPr="00220BEA">
        <w:rPr>
          <w:sz w:val="28"/>
          <w:szCs w:val="28"/>
        </w:rPr>
        <w:t xml:space="preserve"> Блок помещений</w:t>
      </w:r>
      <w:r w:rsidR="00415D06" w:rsidRPr="00220BEA">
        <w:rPr>
          <w:sz w:val="28"/>
          <w:szCs w:val="28"/>
        </w:rPr>
        <w:t xml:space="preserve"> площадью не менее </w:t>
      </w:r>
      <w:r>
        <w:rPr>
          <w:sz w:val="28"/>
          <w:szCs w:val="28"/>
        </w:rPr>
        <w:t>20 м</w:t>
      </w:r>
      <w:r w:rsidR="001178D4" w:rsidRPr="00220BEA">
        <w:rPr>
          <w:sz w:val="28"/>
          <w:szCs w:val="28"/>
        </w:rPr>
        <w:t>²</w:t>
      </w:r>
      <w:r>
        <w:rPr>
          <w:sz w:val="28"/>
          <w:szCs w:val="28"/>
        </w:rPr>
        <w:t xml:space="preserve"> </w:t>
      </w:r>
      <w:r w:rsidR="00B414B8" w:rsidRPr="00220BEA">
        <w:rPr>
          <w:sz w:val="28"/>
          <w:szCs w:val="28"/>
        </w:rPr>
        <w:t xml:space="preserve">должен включать </w:t>
      </w:r>
      <w:r>
        <w:rPr>
          <w:sz w:val="28"/>
          <w:szCs w:val="28"/>
        </w:rPr>
        <w:t xml:space="preserve">в себя </w:t>
      </w:r>
      <w:r w:rsidR="00B414B8" w:rsidRPr="00220BEA">
        <w:rPr>
          <w:sz w:val="28"/>
          <w:szCs w:val="28"/>
        </w:rPr>
        <w:t xml:space="preserve">серверную комнату (от </w:t>
      </w:r>
      <w:smartTag w:uri="urn:schemas-microsoft-com:office:smarttags" w:element="metricconverter">
        <w:smartTagPr>
          <w:attr w:name="ProductID" w:val="6 м²"/>
        </w:smartTagPr>
        <w:r w:rsidR="00B414B8" w:rsidRPr="00220BEA">
          <w:rPr>
            <w:sz w:val="28"/>
            <w:szCs w:val="28"/>
          </w:rPr>
          <w:t xml:space="preserve">6 </w:t>
        </w:r>
        <w:r w:rsidR="00AC3A4C" w:rsidRPr="00220BEA">
          <w:rPr>
            <w:sz w:val="28"/>
            <w:szCs w:val="28"/>
          </w:rPr>
          <w:t>м²</w:t>
        </w:r>
      </w:smartTag>
      <w:r w:rsidR="00B414B8" w:rsidRPr="00220BEA">
        <w:rPr>
          <w:sz w:val="28"/>
          <w:szCs w:val="28"/>
        </w:rPr>
        <w:t xml:space="preserve">), комнату АТС СУКС (от </w:t>
      </w:r>
      <w:smartTag w:uri="urn:schemas-microsoft-com:office:smarttags" w:element="metricconverter">
        <w:smartTagPr>
          <w:attr w:name="ProductID" w:val="10 м²"/>
        </w:smartTagPr>
        <w:r w:rsidR="00B414B8" w:rsidRPr="00220BEA">
          <w:rPr>
            <w:sz w:val="28"/>
            <w:szCs w:val="28"/>
          </w:rPr>
          <w:t xml:space="preserve">10 </w:t>
        </w:r>
        <w:r w:rsidR="00092BB7" w:rsidRPr="00220BEA">
          <w:rPr>
            <w:sz w:val="28"/>
            <w:szCs w:val="28"/>
          </w:rPr>
          <w:t>м²</w:t>
        </w:r>
      </w:smartTag>
      <w:r w:rsidR="00B414B8" w:rsidRPr="00220BEA">
        <w:rPr>
          <w:sz w:val="28"/>
          <w:szCs w:val="28"/>
        </w:rPr>
        <w:t xml:space="preserve">), общий тамбур со средствами связи СУКС (от </w:t>
      </w:r>
      <w:smartTag w:uri="urn:schemas-microsoft-com:office:smarttags" w:element="metricconverter">
        <w:smartTagPr>
          <w:attr w:name="ProductID" w:val="4 м²"/>
        </w:smartTagPr>
        <w:r w:rsidR="00B414B8" w:rsidRPr="00220BEA">
          <w:rPr>
            <w:sz w:val="28"/>
            <w:szCs w:val="28"/>
          </w:rPr>
          <w:t xml:space="preserve">4 </w:t>
        </w:r>
        <w:r w:rsidR="00092BB7" w:rsidRPr="00220BEA">
          <w:rPr>
            <w:sz w:val="28"/>
            <w:szCs w:val="28"/>
          </w:rPr>
          <w:t>м²</w:t>
        </w:r>
      </w:smartTag>
      <w:r w:rsidR="00B414B8" w:rsidRPr="00220BEA">
        <w:rPr>
          <w:sz w:val="28"/>
          <w:szCs w:val="28"/>
        </w:rPr>
        <w:t>)</w:t>
      </w:r>
      <w:r w:rsidR="00415D06" w:rsidRPr="00220BEA">
        <w:rPr>
          <w:sz w:val="28"/>
          <w:szCs w:val="28"/>
        </w:rPr>
        <w:t>;</w:t>
      </w:r>
    </w:p>
    <w:p w14:paraId="626D644C" w14:textId="77777777" w:rsidR="00415D06" w:rsidRPr="00220BEA" w:rsidRDefault="00484EE4" w:rsidP="00932913">
      <w:pPr>
        <w:ind w:firstLine="567"/>
        <w:jc w:val="both"/>
        <w:rPr>
          <w:sz w:val="28"/>
          <w:szCs w:val="28"/>
        </w:rPr>
      </w:pPr>
      <w:r>
        <w:rPr>
          <w:sz w:val="28"/>
          <w:szCs w:val="28"/>
        </w:rPr>
        <w:t xml:space="preserve">- </w:t>
      </w:r>
      <w:r w:rsidR="00415D06" w:rsidRPr="00220BEA">
        <w:rPr>
          <w:sz w:val="28"/>
          <w:szCs w:val="28"/>
        </w:rPr>
        <w:t xml:space="preserve">для </w:t>
      </w:r>
      <w:r>
        <w:rPr>
          <w:sz w:val="28"/>
          <w:szCs w:val="28"/>
        </w:rPr>
        <w:t xml:space="preserve">здания </w:t>
      </w:r>
      <w:r w:rsidR="00415D06" w:rsidRPr="00220BEA">
        <w:rPr>
          <w:sz w:val="28"/>
          <w:szCs w:val="28"/>
        </w:rPr>
        <w:t xml:space="preserve">ЦПУ СБ площадью не менее </w:t>
      </w:r>
      <w:smartTag w:uri="urn:schemas-microsoft-com:office:smarttags" w:element="metricconverter">
        <w:smartTagPr>
          <w:attr w:name="ProductID" w:val="30 м²"/>
        </w:smartTagPr>
        <w:r w:rsidR="00415D06" w:rsidRPr="00220BEA">
          <w:rPr>
            <w:sz w:val="28"/>
            <w:szCs w:val="28"/>
          </w:rPr>
          <w:t>30 м²</w:t>
        </w:r>
      </w:smartTag>
      <w:r>
        <w:rPr>
          <w:sz w:val="28"/>
          <w:szCs w:val="28"/>
        </w:rPr>
        <w:t>;</w:t>
      </w:r>
    </w:p>
    <w:p w14:paraId="19ADA1B6" w14:textId="77777777" w:rsidR="00D42CE4" w:rsidRPr="00220BEA" w:rsidRDefault="00484EE4" w:rsidP="00932913">
      <w:pPr>
        <w:ind w:firstLine="567"/>
        <w:jc w:val="both"/>
        <w:rPr>
          <w:sz w:val="28"/>
          <w:szCs w:val="28"/>
        </w:rPr>
      </w:pPr>
      <w:r>
        <w:rPr>
          <w:sz w:val="28"/>
          <w:szCs w:val="28"/>
        </w:rPr>
        <w:t xml:space="preserve">- </w:t>
      </w:r>
      <w:r w:rsidR="00D42CE4" w:rsidRPr="00220BEA">
        <w:rPr>
          <w:sz w:val="28"/>
          <w:szCs w:val="28"/>
        </w:rPr>
        <w:t xml:space="preserve">для технической аппаратной (серверной) службы безопасности </w:t>
      </w:r>
      <w:r w:rsidR="00A01A14" w:rsidRPr="00220BEA">
        <w:rPr>
          <w:sz w:val="28"/>
          <w:szCs w:val="28"/>
        </w:rPr>
        <w:t xml:space="preserve">здания </w:t>
      </w:r>
      <w:r w:rsidR="00D42CE4" w:rsidRPr="00220BEA">
        <w:rPr>
          <w:sz w:val="28"/>
          <w:szCs w:val="28"/>
        </w:rPr>
        <w:t xml:space="preserve">площадью не менее </w:t>
      </w:r>
      <w:smartTag w:uri="urn:schemas-microsoft-com:office:smarttags" w:element="metricconverter">
        <w:smartTagPr>
          <w:attr w:name="ProductID" w:val="15 м²"/>
        </w:smartTagPr>
        <w:r w:rsidR="00D42CE4" w:rsidRPr="00220BEA">
          <w:rPr>
            <w:sz w:val="28"/>
            <w:szCs w:val="28"/>
          </w:rPr>
          <w:t xml:space="preserve">15 </w:t>
        </w:r>
        <w:r w:rsidR="00092BB7" w:rsidRPr="00220BEA">
          <w:rPr>
            <w:sz w:val="28"/>
            <w:szCs w:val="28"/>
          </w:rPr>
          <w:t>м²</w:t>
        </w:r>
      </w:smartTag>
      <w:r w:rsidR="00092BB7" w:rsidRPr="00220BEA">
        <w:rPr>
          <w:sz w:val="28"/>
          <w:szCs w:val="28"/>
        </w:rPr>
        <w:t xml:space="preserve"> </w:t>
      </w:r>
      <w:r>
        <w:rPr>
          <w:sz w:val="28"/>
          <w:szCs w:val="28"/>
        </w:rPr>
        <w:t>(смежное</w:t>
      </w:r>
      <w:r w:rsidR="00A01A14" w:rsidRPr="00220BEA">
        <w:rPr>
          <w:sz w:val="28"/>
          <w:szCs w:val="28"/>
        </w:rPr>
        <w:t xml:space="preserve"> с ЦПУ СБ помещение);</w:t>
      </w:r>
    </w:p>
    <w:p w14:paraId="35217E63" w14:textId="77777777" w:rsidR="00A01A14" w:rsidRPr="00220BEA" w:rsidRDefault="00484EE4" w:rsidP="00932913">
      <w:pPr>
        <w:ind w:firstLine="567"/>
        <w:jc w:val="both"/>
        <w:rPr>
          <w:sz w:val="28"/>
          <w:szCs w:val="28"/>
        </w:rPr>
      </w:pPr>
      <w:r>
        <w:rPr>
          <w:sz w:val="28"/>
          <w:szCs w:val="28"/>
        </w:rPr>
        <w:t xml:space="preserve">- </w:t>
      </w:r>
      <w:r w:rsidR="00A01A14" w:rsidRPr="00220BEA">
        <w:rPr>
          <w:sz w:val="28"/>
          <w:szCs w:val="28"/>
        </w:rPr>
        <w:t xml:space="preserve">для </w:t>
      </w:r>
      <w:r>
        <w:rPr>
          <w:sz w:val="28"/>
          <w:szCs w:val="28"/>
        </w:rPr>
        <w:t>здания</w:t>
      </w:r>
      <w:r w:rsidR="00A01A14" w:rsidRPr="00220BEA">
        <w:rPr>
          <w:sz w:val="28"/>
          <w:szCs w:val="28"/>
        </w:rPr>
        <w:t xml:space="preserve"> ЦПУ ИС площадью не менее </w:t>
      </w:r>
      <w:smartTag w:uri="urn:schemas-microsoft-com:office:smarttags" w:element="metricconverter">
        <w:smartTagPr>
          <w:attr w:name="ProductID" w:val="20 м²"/>
        </w:smartTagPr>
        <w:r w:rsidR="00A01A14" w:rsidRPr="00220BEA">
          <w:rPr>
            <w:sz w:val="28"/>
            <w:szCs w:val="28"/>
          </w:rPr>
          <w:t xml:space="preserve">20 </w:t>
        </w:r>
        <w:r w:rsidR="00092BB7" w:rsidRPr="00220BEA">
          <w:rPr>
            <w:sz w:val="28"/>
            <w:szCs w:val="28"/>
          </w:rPr>
          <w:t>м²</w:t>
        </w:r>
      </w:smartTag>
      <w:r w:rsidR="00A01A14" w:rsidRPr="00220BEA">
        <w:rPr>
          <w:sz w:val="28"/>
          <w:szCs w:val="28"/>
        </w:rPr>
        <w:t>;</w:t>
      </w:r>
    </w:p>
    <w:p w14:paraId="60FA6970" w14:textId="77777777" w:rsidR="00A01A14" w:rsidRPr="00220BEA" w:rsidRDefault="00484EE4" w:rsidP="00932913">
      <w:pPr>
        <w:ind w:firstLine="567"/>
        <w:jc w:val="both"/>
        <w:rPr>
          <w:sz w:val="28"/>
          <w:szCs w:val="28"/>
        </w:rPr>
      </w:pPr>
      <w:r>
        <w:rPr>
          <w:sz w:val="28"/>
          <w:szCs w:val="28"/>
        </w:rPr>
        <w:t xml:space="preserve">- </w:t>
      </w:r>
      <w:r w:rsidR="00A01A14" w:rsidRPr="00220BEA">
        <w:rPr>
          <w:sz w:val="28"/>
          <w:szCs w:val="28"/>
        </w:rPr>
        <w:t>для ЦПУ СПЗ</w:t>
      </w:r>
      <w:r>
        <w:rPr>
          <w:sz w:val="28"/>
          <w:szCs w:val="28"/>
        </w:rPr>
        <w:t xml:space="preserve"> – </w:t>
      </w:r>
      <w:r w:rsidRPr="00220BEA">
        <w:rPr>
          <w:sz w:val="28"/>
          <w:szCs w:val="28"/>
        </w:rPr>
        <w:t>пожарный пост</w:t>
      </w:r>
      <w:r>
        <w:rPr>
          <w:sz w:val="28"/>
          <w:szCs w:val="28"/>
        </w:rPr>
        <w:t xml:space="preserve"> </w:t>
      </w:r>
      <w:r w:rsidR="00A01A14" w:rsidRPr="00220BEA">
        <w:rPr>
          <w:sz w:val="28"/>
          <w:szCs w:val="28"/>
        </w:rPr>
        <w:t xml:space="preserve">площадью не менее </w:t>
      </w:r>
      <w:smartTag w:uri="urn:schemas-microsoft-com:office:smarttags" w:element="metricconverter">
        <w:smartTagPr>
          <w:attr w:name="ProductID" w:val="15 м²"/>
        </w:smartTagPr>
        <w:r w:rsidR="00A01A14" w:rsidRPr="00220BEA">
          <w:rPr>
            <w:sz w:val="28"/>
            <w:szCs w:val="28"/>
          </w:rPr>
          <w:t xml:space="preserve">15 </w:t>
        </w:r>
        <w:r w:rsidR="00092BB7" w:rsidRPr="00220BEA">
          <w:rPr>
            <w:sz w:val="28"/>
            <w:szCs w:val="28"/>
          </w:rPr>
          <w:t>м²</w:t>
        </w:r>
      </w:smartTag>
      <w:r w:rsidR="00A01A14" w:rsidRPr="00220BEA">
        <w:rPr>
          <w:sz w:val="28"/>
          <w:szCs w:val="28"/>
        </w:rPr>
        <w:t>;</w:t>
      </w:r>
    </w:p>
    <w:p w14:paraId="01ABE6DA" w14:textId="77777777" w:rsidR="007F6578" w:rsidRPr="00220BEA" w:rsidRDefault="00484EE4" w:rsidP="00932913">
      <w:pPr>
        <w:ind w:firstLine="567"/>
        <w:jc w:val="both"/>
        <w:rPr>
          <w:sz w:val="28"/>
          <w:szCs w:val="28"/>
        </w:rPr>
      </w:pPr>
      <w:r>
        <w:rPr>
          <w:sz w:val="28"/>
          <w:szCs w:val="28"/>
        </w:rPr>
        <w:t xml:space="preserve">- для </w:t>
      </w:r>
      <w:r w:rsidR="00415D06" w:rsidRPr="00220BEA">
        <w:rPr>
          <w:sz w:val="28"/>
          <w:szCs w:val="28"/>
        </w:rPr>
        <w:t>ЦУЗ площадью, определя</w:t>
      </w:r>
      <w:r w:rsidR="007F6578" w:rsidRPr="00220BEA">
        <w:rPr>
          <w:sz w:val="28"/>
          <w:szCs w:val="28"/>
        </w:rPr>
        <w:t>емой заданием на проектирование</w:t>
      </w:r>
      <w:r w:rsidR="00DC4C24" w:rsidRPr="00220BEA">
        <w:rPr>
          <w:sz w:val="28"/>
          <w:szCs w:val="28"/>
        </w:rPr>
        <w:t>.</w:t>
      </w:r>
    </w:p>
    <w:p w14:paraId="3AC3E1A8" w14:textId="77777777" w:rsidR="00666F04" w:rsidRPr="00220BEA" w:rsidRDefault="00484EE4" w:rsidP="00932913">
      <w:pPr>
        <w:ind w:firstLine="567"/>
        <w:jc w:val="both"/>
        <w:rPr>
          <w:sz w:val="28"/>
          <w:szCs w:val="28"/>
        </w:rPr>
      </w:pPr>
      <w:r>
        <w:rPr>
          <w:sz w:val="28"/>
          <w:szCs w:val="28"/>
        </w:rPr>
        <w:t xml:space="preserve">6.8 </w:t>
      </w:r>
      <w:r w:rsidR="00666F04" w:rsidRPr="00220BEA">
        <w:rPr>
          <w:sz w:val="28"/>
          <w:szCs w:val="28"/>
        </w:rPr>
        <w:t xml:space="preserve">Помещения СМИК и СМИС </w:t>
      </w:r>
      <w:r w:rsidR="00F346A6" w:rsidRPr="00220BEA">
        <w:rPr>
          <w:sz w:val="28"/>
          <w:szCs w:val="28"/>
        </w:rPr>
        <w:t xml:space="preserve">допускается </w:t>
      </w:r>
      <w:r w:rsidR="00666F04" w:rsidRPr="00220BEA">
        <w:rPr>
          <w:sz w:val="28"/>
          <w:szCs w:val="28"/>
        </w:rPr>
        <w:t xml:space="preserve">устраивать в едином блоке, также </w:t>
      </w:r>
      <w:r w:rsidR="00F346A6" w:rsidRPr="00220BEA">
        <w:rPr>
          <w:sz w:val="28"/>
          <w:szCs w:val="28"/>
        </w:rPr>
        <w:t xml:space="preserve">возможно их </w:t>
      </w:r>
      <w:r w:rsidR="00666F04" w:rsidRPr="00220BEA">
        <w:rPr>
          <w:sz w:val="28"/>
          <w:szCs w:val="28"/>
        </w:rPr>
        <w:t xml:space="preserve">совмещение </w:t>
      </w:r>
      <w:r w:rsidR="00F346A6" w:rsidRPr="00220BEA">
        <w:rPr>
          <w:sz w:val="28"/>
          <w:szCs w:val="28"/>
        </w:rPr>
        <w:t xml:space="preserve">в блоке </w:t>
      </w:r>
      <w:r w:rsidR="00666F04" w:rsidRPr="00220BEA">
        <w:rPr>
          <w:sz w:val="28"/>
          <w:szCs w:val="28"/>
        </w:rPr>
        <w:t>с центральной диспетчерской. Они должны быть размещены на первом или цокольном этаж</w:t>
      </w:r>
      <w:r>
        <w:rPr>
          <w:sz w:val="28"/>
          <w:szCs w:val="28"/>
        </w:rPr>
        <w:t>е</w:t>
      </w:r>
      <w:r w:rsidR="00666F04" w:rsidRPr="00220BEA">
        <w:rPr>
          <w:sz w:val="28"/>
          <w:szCs w:val="28"/>
        </w:rPr>
        <w:t xml:space="preserve"> с выходом непосредственно наружу или на лестничную клетку, ведущую наружу, </w:t>
      </w:r>
      <w:r>
        <w:rPr>
          <w:sz w:val="28"/>
          <w:szCs w:val="28"/>
        </w:rPr>
        <w:t>с</w:t>
      </w:r>
      <w:r w:rsidR="00666F04" w:rsidRPr="00220BEA">
        <w:rPr>
          <w:sz w:val="28"/>
          <w:szCs w:val="28"/>
        </w:rPr>
        <w:t xml:space="preserve"> защит</w:t>
      </w:r>
      <w:r>
        <w:rPr>
          <w:sz w:val="28"/>
          <w:szCs w:val="28"/>
        </w:rPr>
        <w:t>ой</w:t>
      </w:r>
      <w:r w:rsidR="00666F04" w:rsidRPr="00220BEA">
        <w:rPr>
          <w:sz w:val="28"/>
          <w:szCs w:val="28"/>
        </w:rPr>
        <w:t xml:space="preserve"> от несанкционированного проникновения посторонних лиц как в блок, так и</w:t>
      </w:r>
      <w:r w:rsidR="0092792B">
        <w:rPr>
          <w:sz w:val="28"/>
          <w:szCs w:val="28"/>
        </w:rPr>
        <w:t xml:space="preserve"> в отдельные помещения в блоке.</w:t>
      </w:r>
    </w:p>
    <w:p w14:paraId="07B4C72C" w14:textId="77777777" w:rsidR="00666F04" w:rsidRPr="00220BEA" w:rsidRDefault="00484EE4" w:rsidP="00932913">
      <w:pPr>
        <w:ind w:firstLine="567"/>
        <w:jc w:val="both"/>
        <w:rPr>
          <w:sz w:val="28"/>
          <w:szCs w:val="28"/>
        </w:rPr>
      </w:pPr>
      <w:r>
        <w:rPr>
          <w:sz w:val="28"/>
          <w:szCs w:val="28"/>
        </w:rPr>
        <w:t xml:space="preserve">6.9 </w:t>
      </w:r>
      <w:r w:rsidR="00666F04" w:rsidRPr="00220BEA">
        <w:rPr>
          <w:sz w:val="28"/>
          <w:szCs w:val="28"/>
        </w:rPr>
        <w:t xml:space="preserve">Аппаратные и кроссовые помещения ЦПУ СПЗ, предназначенные для размещения станционного и усилительного оборудования, </w:t>
      </w:r>
      <w:r w:rsidR="004A09C9" w:rsidRPr="00220BEA">
        <w:rPr>
          <w:sz w:val="28"/>
          <w:szCs w:val="28"/>
        </w:rPr>
        <w:t xml:space="preserve">следует проектировать с ограждающими конструкциями с </w:t>
      </w:r>
      <w:r w:rsidR="00666F04" w:rsidRPr="00220BEA">
        <w:rPr>
          <w:sz w:val="28"/>
          <w:szCs w:val="28"/>
        </w:rPr>
        <w:t>огнестойкость</w:t>
      </w:r>
      <w:r w:rsidR="004A09C9" w:rsidRPr="00220BEA">
        <w:rPr>
          <w:sz w:val="28"/>
          <w:szCs w:val="28"/>
        </w:rPr>
        <w:t>ю</w:t>
      </w:r>
      <w:r w:rsidR="00666F04" w:rsidRPr="00220BEA">
        <w:rPr>
          <w:sz w:val="28"/>
          <w:szCs w:val="28"/>
        </w:rPr>
        <w:t xml:space="preserve"> не менее времени эвакуации из высотного здания</w:t>
      </w:r>
      <w:r w:rsidR="00F346A6" w:rsidRPr="00220BEA">
        <w:rPr>
          <w:sz w:val="28"/>
          <w:szCs w:val="28"/>
        </w:rPr>
        <w:t xml:space="preserve"> с учетом положений [3</w:t>
      </w:r>
      <w:r>
        <w:rPr>
          <w:sz w:val="28"/>
          <w:szCs w:val="28"/>
        </w:rPr>
        <w:t>, статья 51, часть 3</w:t>
      </w:r>
      <w:r w:rsidR="00F346A6" w:rsidRPr="00220BEA">
        <w:rPr>
          <w:sz w:val="28"/>
          <w:szCs w:val="28"/>
        </w:rPr>
        <w:t>]</w:t>
      </w:r>
      <w:r>
        <w:rPr>
          <w:sz w:val="28"/>
          <w:szCs w:val="28"/>
        </w:rPr>
        <w:t>.</w:t>
      </w:r>
    </w:p>
    <w:p w14:paraId="3D49A4FF" w14:textId="77777777" w:rsidR="00A61CC7" w:rsidRPr="00220BEA" w:rsidRDefault="00A61CC7" w:rsidP="00932913">
      <w:pPr>
        <w:pBdr>
          <w:bottom w:val="single" w:sz="4" w:space="1" w:color="auto"/>
        </w:pBdr>
        <w:ind w:firstLine="567"/>
        <w:jc w:val="both"/>
        <w:rPr>
          <w:sz w:val="28"/>
          <w:szCs w:val="28"/>
        </w:rPr>
      </w:pPr>
    </w:p>
    <w:p w14:paraId="4D4BA573" w14:textId="77777777" w:rsidR="00A61CC7" w:rsidRPr="00932913" w:rsidRDefault="00A61CC7" w:rsidP="00932913">
      <w:pPr>
        <w:ind w:firstLine="567"/>
        <w:jc w:val="both"/>
        <w:rPr>
          <w:sz w:val="20"/>
          <w:szCs w:val="20"/>
        </w:rPr>
      </w:pPr>
      <w:r w:rsidRPr="00932913">
        <w:rPr>
          <w:sz w:val="20"/>
          <w:szCs w:val="20"/>
        </w:rPr>
        <w:t>* С учетом 13.1.1.</w:t>
      </w:r>
    </w:p>
    <w:p w14:paraId="6A170C4F" w14:textId="77777777" w:rsidR="00A61CC7" w:rsidRPr="00932913" w:rsidRDefault="00A61CC7" w:rsidP="00932913">
      <w:pPr>
        <w:ind w:firstLine="567"/>
        <w:jc w:val="both"/>
        <w:rPr>
          <w:sz w:val="20"/>
          <w:szCs w:val="20"/>
        </w:rPr>
      </w:pPr>
      <w:r w:rsidRPr="00932913">
        <w:rPr>
          <w:sz w:val="20"/>
          <w:szCs w:val="20"/>
        </w:rPr>
        <w:t>** Допускается не предусматривать при наличии систем автоматизации и диспетчеризации. В этом случае необходимость оснащения здания СМИС, в т. ч. подсистемой СУКС, определяется заданием на проектирование в соответствии с [1] и ГОСТ 31937.</w:t>
      </w:r>
    </w:p>
    <w:p w14:paraId="1140233F" w14:textId="77777777" w:rsidR="00A61CC7" w:rsidRDefault="00A61CC7" w:rsidP="00932913">
      <w:pPr>
        <w:ind w:firstLine="567"/>
        <w:jc w:val="both"/>
        <w:rPr>
          <w:sz w:val="28"/>
          <w:szCs w:val="28"/>
        </w:rPr>
      </w:pPr>
    </w:p>
    <w:p w14:paraId="6494D49E" w14:textId="77777777" w:rsidR="00415D06" w:rsidRPr="00220BEA" w:rsidRDefault="00484EE4" w:rsidP="00932913">
      <w:pPr>
        <w:ind w:firstLine="567"/>
        <w:jc w:val="both"/>
        <w:rPr>
          <w:sz w:val="28"/>
          <w:szCs w:val="28"/>
        </w:rPr>
      </w:pPr>
      <w:r>
        <w:rPr>
          <w:sz w:val="28"/>
          <w:szCs w:val="28"/>
        </w:rPr>
        <w:lastRenderedPageBreak/>
        <w:t>6.10 Р</w:t>
      </w:r>
      <w:r w:rsidR="00F346A6" w:rsidRPr="00220BEA">
        <w:rPr>
          <w:sz w:val="28"/>
          <w:szCs w:val="28"/>
        </w:rPr>
        <w:t xml:space="preserve">екомендуется </w:t>
      </w:r>
      <w:r w:rsidR="00415D06" w:rsidRPr="00220BEA">
        <w:rPr>
          <w:sz w:val="28"/>
          <w:szCs w:val="28"/>
        </w:rPr>
        <w:t xml:space="preserve">размещать </w:t>
      </w:r>
      <w:r w:rsidRPr="00220BEA">
        <w:rPr>
          <w:sz w:val="28"/>
          <w:szCs w:val="28"/>
        </w:rPr>
        <w:t xml:space="preserve">ЦПУ СБ </w:t>
      </w:r>
      <w:r w:rsidR="00415D06" w:rsidRPr="00220BEA">
        <w:rPr>
          <w:sz w:val="28"/>
          <w:szCs w:val="28"/>
        </w:rPr>
        <w:t>вблизи главного входа высотного зда</w:t>
      </w:r>
      <w:r>
        <w:rPr>
          <w:sz w:val="28"/>
          <w:szCs w:val="28"/>
        </w:rPr>
        <w:t xml:space="preserve">ния на </w:t>
      </w:r>
      <w:r w:rsidR="00415D06" w:rsidRPr="00220BEA">
        <w:rPr>
          <w:sz w:val="28"/>
          <w:szCs w:val="28"/>
        </w:rPr>
        <w:t>первом</w:t>
      </w:r>
      <w:r w:rsidR="00D42CE4" w:rsidRPr="00220BEA">
        <w:rPr>
          <w:sz w:val="28"/>
          <w:szCs w:val="28"/>
        </w:rPr>
        <w:t xml:space="preserve"> или</w:t>
      </w:r>
      <w:r w:rsidR="00415D06" w:rsidRPr="00220BEA">
        <w:rPr>
          <w:sz w:val="28"/>
          <w:szCs w:val="28"/>
        </w:rPr>
        <w:t xml:space="preserve"> цокольном этаж</w:t>
      </w:r>
      <w:r>
        <w:rPr>
          <w:sz w:val="28"/>
          <w:szCs w:val="28"/>
        </w:rPr>
        <w:t>е</w:t>
      </w:r>
      <w:r w:rsidR="00415D06" w:rsidRPr="00220BEA">
        <w:rPr>
          <w:sz w:val="28"/>
          <w:szCs w:val="28"/>
        </w:rPr>
        <w:t xml:space="preserve"> </w:t>
      </w:r>
      <w:r w:rsidR="00D42CE4" w:rsidRPr="00220BEA">
        <w:rPr>
          <w:sz w:val="28"/>
          <w:szCs w:val="28"/>
        </w:rPr>
        <w:t>с естественным освещением и</w:t>
      </w:r>
      <w:r w:rsidR="001B4C74">
        <w:rPr>
          <w:sz w:val="28"/>
          <w:szCs w:val="28"/>
        </w:rPr>
        <w:t xml:space="preserve"> выходом в вестибюль </w:t>
      </w:r>
      <w:r w:rsidR="00415D06" w:rsidRPr="00220BEA">
        <w:rPr>
          <w:sz w:val="28"/>
          <w:szCs w:val="28"/>
        </w:rPr>
        <w:t xml:space="preserve">или непосредственно наружу </w:t>
      </w:r>
      <w:r>
        <w:rPr>
          <w:sz w:val="28"/>
          <w:szCs w:val="28"/>
        </w:rPr>
        <w:t>с</w:t>
      </w:r>
      <w:r w:rsidR="00415D06" w:rsidRPr="00220BEA">
        <w:rPr>
          <w:sz w:val="28"/>
          <w:szCs w:val="28"/>
        </w:rPr>
        <w:t xml:space="preserve"> защит</w:t>
      </w:r>
      <w:r>
        <w:rPr>
          <w:sz w:val="28"/>
          <w:szCs w:val="28"/>
        </w:rPr>
        <w:t>ой</w:t>
      </w:r>
      <w:r w:rsidR="00415D06" w:rsidRPr="00220BEA">
        <w:rPr>
          <w:sz w:val="28"/>
          <w:szCs w:val="28"/>
        </w:rPr>
        <w:t xml:space="preserve"> от несанкционированного проникновения </w:t>
      </w:r>
      <w:r>
        <w:rPr>
          <w:sz w:val="28"/>
          <w:szCs w:val="28"/>
        </w:rPr>
        <w:t>посторонних лиц.</w:t>
      </w:r>
    </w:p>
    <w:p w14:paraId="3CAD9C19" w14:textId="77777777" w:rsidR="00415D06" w:rsidRPr="00220BEA" w:rsidRDefault="00484EE4" w:rsidP="00932913">
      <w:pPr>
        <w:ind w:firstLine="567"/>
        <w:jc w:val="both"/>
        <w:rPr>
          <w:sz w:val="28"/>
          <w:szCs w:val="28"/>
        </w:rPr>
      </w:pPr>
      <w:r>
        <w:rPr>
          <w:sz w:val="28"/>
          <w:szCs w:val="28"/>
        </w:rPr>
        <w:t>6.11 Р</w:t>
      </w:r>
      <w:r w:rsidR="00415D06" w:rsidRPr="00220BEA">
        <w:rPr>
          <w:sz w:val="28"/>
          <w:szCs w:val="28"/>
        </w:rPr>
        <w:t xml:space="preserve">екомендуется размещать </w:t>
      </w:r>
      <w:r w:rsidR="001B4C74" w:rsidRPr="00220BEA">
        <w:rPr>
          <w:sz w:val="28"/>
          <w:szCs w:val="28"/>
        </w:rPr>
        <w:t xml:space="preserve">ЦУЗ </w:t>
      </w:r>
      <w:r w:rsidR="00415D06" w:rsidRPr="00220BEA">
        <w:rPr>
          <w:sz w:val="28"/>
          <w:szCs w:val="28"/>
        </w:rPr>
        <w:t>у наружной стены с естественным освещением и выходом непосредственно наружу, предусматривая защитные мероприятия по предотвращению несанкционированного проникновения.</w:t>
      </w:r>
    </w:p>
    <w:p w14:paraId="6B4A37BB" w14:textId="77777777" w:rsidR="007F6578" w:rsidRPr="00220BEA" w:rsidRDefault="001B4C74" w:rsidP="00932913">
      <w:pPr>
        <w:ind w:firstLine="567"/>
        <w:jc w:val="both"/>
        <w:rPr>
          <w:sz w:val="28"/>
          <w:szCs w:val="28"/>
        </w:rPr>
      </w:pPr>
      <w:r>
        <w:rPr>
          <w:sz w:val="28"/>
          <w:szCs w:val="28"/>
        </w:rPr>
        <w:t xml:space="preserve">6.12 </w:t>
      </w:r>
      <w:r w:rsidR="007F6578" w:rsidRPr="00220BEA">
        <w:rPr>
          <w:sz w:val="28"/>
          <w:szCs w:val="28"/>
        </w:rPr>
        <w:t>При проектировании вестибюлей следует учитывать необходимость размещения постов охраны и точек доступа, оборудованных техническими средствами СКУД и досмотровым оборудованием.</w:t>
      </w:r>
    </w:p>
    <w:p w14:paraId="1948FA2C" w14:textId="77777777" w:rsidR="00F871DD" w:rsidRPr="00220BEA" w:rsidRDefault="001B4C74" w:rsidP="00932913">
      <w:pPr>
        <w:ind w:firstLine="567"/>
        <w:jc w:val="both"/>
        <w:rPr>
          <w:sz w:val="28"/>
          <w:szCs w:val="28"/>
        </w:rPr>
      </w:pPr>
      <w:r>
        <w:rPr>
          <w:sz w:val="28"/>
          <w:szCs w:val="28"/>
        </w:rPr>
        <w:t xml:space="preserve">6.13 </w:t>
      </w:r>
      <w:r w:rsidR="00F871DD" w:rsidRPr="00220BEA">
        <w:rPr>
          <w:sz w:val="28"/>
          <w:szCs w:val="28"/>
        </w:rPr>
        <w:t>На этажах высотного здания выход из лифтов необходимо осуществлять через лифтовые холлы (кроме основного посадочного этажа)</w:t>
      </w:r>
      <w:r w:rsidR="00FB31C1" w:rsidRPr="00220BEA">
        <w:rPr>
          <w:sz w:val="28"/>
          <w:szCs w:val="28"/>
        </w:rPr>
        <w:t>.</w:t>
      </w:r>
      <w:r w:rsidR="00F871DD" w:rsidRPr="00220BEA">
        <w:rPr>
          <w:sz w:val="28"/>
          <w:szCs w:val="28"/>
        </w:rPr>
        <w:t xml:space="preserve"> </w:t>
      </w:r>
    </w:p>
    <w:p w14:paraId="1FB21991" w14:textId="77777777" w:rsidR="00415D06" w:rsidRPr="00220BEA" w:rsidRDefault="001B4C74" w:rsidP="00932913">
      <w:pPr>
        <w:ind w:firstLine="567"/>
        <w:jc w:val="both"/>
        <w:rPr>
          <w:sz w:val="28"/>
          <w:szCs w:val="28"/>
        </w:rPr>
      </w:pPr>
      <w:r>
        <w:rPr>
          <w:sz w:val="28"/>
          <w:szCs w:val="28"/>
        </w:rPr>
        <w:t xml:space="preserve">6.14 </w:t>
      </w:r>
      <w:r w:rsidR="00F871DD" w:rsidRPr="00220BEA">
        <w:rPr>
          <w:sz w:val="28"/>
          <w:szCs w:val="28"/>
        </w:rPr>
        <w:t xml:space="preserve">При всех наружных входах в высотные здания и комплексы следует предусматривать тамбуры. </w:t>
      </w:r>
      <w:r w:rsidR="00A241EB" w:rsidRPr="00220BEA">
        <w:rPr>
          <w:sz w:val="28"/>
          <w:szCs w:val="28"/>
        </w:rPr>
        <w:t>В</w:t>
      </w:r>
      <w:r>
        <w:rPr>
          <w:sz w:val="28"/>
          <w:szCs w:val="28"/>
        </w:rPr>
        <w:t xml:space="preserve">о избежание вертикального движения потоков воздуха внутри </w:t>
      </w:r>
      <w:r w:rsidR="00F871DD" w:rsidRPr="00220BEA">
        <w:rPr>
          <w:sz w:val="28"/>
          <w:szCs w:val="28"/>
        </w:rPr>
        <w:t>высотного зда</w:t>
      </w:r>
      <w:r>
        <w:rPr>
          <w:sz w:val="28"/>
          <w:szCs w:val="28"/>
        </w:rPr>
        <w:t xml:space="preserve">ния необходимо предусматривать </w:t>
      </w:r>
      <w:r w:rsidR="00F871DD" w:rsidRPr="00220BEA">
        <w:rPr>
          <w:sz w:val="28"/>
          <w:szCs w:val="28"/>
        </w:rPr>
        <w:t>устройство тамбуров при дверях выхода на кровлю, в технических этажах, входа в мусорокамеру гравитационного типа, а также применять плотные двери согласно СП 50.13330.</w:t>
      </w:r>
    </w:p>
    <w:p w14:paraId="0E8B9044" w14:textId="77777777" w:rsidR="0094416F" w:rsidRPr="00220BEA" w:rsidRDefault="0094416F" w:rsidP="00932913">
      <w:pPr>
        <w:ind w:firstLine="567"/>
        <w:jc w:val="both"/>
        <w:rPr>
          <w:sz w:val="28"/>
          <w:szCs w:val="28"/>
        </w:rPr>
      </w:pPr>
      <w:r w:rsidRPr="00220BEA">
        <w:rPr>
          <w:sz w:val="28"/>
          <w:szCs w:val="28"/>
        </w:rPr>
        <w:t xml:space="preserve">Тамбуры при наружных входах (кроме используемых только для эвакуации или технических целей) </w:t>
      </w:r>
      <w:r w:rsidR="00710ABD" w:rsidRPr="00220BEA">
        <w:rPr>
          <w:sz w:val="28"/>
          <w:szCs w:val="28"/>
        </w:rPr>
        <w:t>с</w:t>
      </w:r>
      <w:r w:rsidR="00A241EB" w:rsidRPr="00220BEA">
        <w:rPr>
          <w:sz w:val="28"/>
          <w:szCs w:val="28"/>
        </w:rPr>
        <w:t xml:space="preserve">ледует устраивать </w:t>
      </w:r>
      <w:r w:rsidRPr="00220BEA">
        <w:rPr>
          <w:sz w:val="28"/>
          <w:szCs w:val="28"/>
        </w:rPr>
        <w:t>двойными. Естественное освещение двойного тамбура допускается вторым светом через фрамуги или остеклен</w:t>
      </w:r>
      <w:r w:rsidR="001B4C74">
        <w:rPr>
          <w:sz w:val="28"/>
          <w:szCs w:val="28"/>
        </w:rPr>
        <w:t>ие в дверях.</w:t>
      </w:r>
    </w:p>
    <w:p w14:paraId="1B2A4A36" w14:textId="5922188D" w:rsidR="00716BD1" w:rsidRPr="00220BEA" w:rsidRDefault="00716BD1" w:rsidP="00932913">
      <w:pPr>
        <w:ind w:firstLine="567"/>
        <w:jc w:val="both"/>
        <w:rPr>
          <w:sz w:val="28"/>
          <w:szCs w:val="28"/>
        </w:rPr>
      </w:pPr>
      <w:r w:rsidRPr="00220BEA">
        <w:rPr>
          <w:sz w:val="28"/>
          <w:szCs w:val="28"/>
        </w:rPr>
        <w:t xml:space="preserve">Допускается устраивать один тамбур при входе во встроенные помещения, планировочно изолированные от основного объема высотного здания, располагающиеся до </w:t>
      </w:r>
      <w:r w:rsidR="001B4C74">
        <w:rPr>
          <w:sz w:val="28"/>
          <w:szCs w:val="28"/>
        </w:rPr>
        <w:t>третьего</w:t>
      </w:r>
      <w:r w:rsidRPr="00220BEA">
        <w:rPr>
          <w:sz w:val="28"/>
          <w:szCs w:val="28"/>
        </w:rPr>
        <w:t xml:space="preserve"> этажа, кроме </w:t>
      </w:r>
      <w:r w:rsidR="008E4D60" w:rsidRPr="00220BEA">
        <w:rPr>
          <w:sz w:val="28"/>
          <w:szCs w:val="28"/>
        </w:rPr>
        <w:t>случаев строительства</w:t>
      </w:r>
      <w:r w:rsidRPr="00220BEA">
        <w:rPr>
          <w:sz w:val="28"/>
          <w:szCs w:val="28"/>
        </w:rPr>
        <w:t xml:space="preserve"> в климатических подрайонах Iа, Iб и Iг</w:t>
      </w:r>
      <w:r w:rsidR="001B4C74">
        <w:rPr>
          <w:sz w:val="28"/>
          <w:szCs w:val="28"/>
        </w:rPr>
        <w:t xml:space="preserve"> по </w:t>
      </w:r>
      <w:r w:rsidR="00932913" w:rsidRPr="001F2135">
        <w:rPr>
          <w:bCs/>
          <w:kern w:val="36"/>
          <w:sz w:val="28"/>
          <w:szCs w:val="28"/>
        </w:rPr>
        <w:t>СП 131.13330</w:t>
      </w:r>
      <w:r w:rsidRPr="00220BEA">
        <w:rPr>
          <w:sz w:val="28"/>
          <w:szCs w:val="28"/>
        </w:rPr>
        <w:t>.</w:t>
      </w:r>
    </w:p>
    <w:p w14:paraId="406DB45C" w14:textId="77777777" w:rsidR="00716BD1" w:rsidRPr="00220BEA" w:rsidRDefault="00716BD1" w:rsidP="00932913">
      <w:pPr>
        <w:ind w:firstLine="567"/>
        <w:jc w:val="both"/>
        <w:rPr>
          <w:sz w:val="28"/>
          <w:szCs w:val="28"/>
        </w:rPr>
      </w:pPr>
      <w:r w:rsidRPr="00220BEA">
        <w:rPr>
          <w:sz w:val="28"/>
          <w:szCs w:val="28"/>
        </w:rPr>
        <w:t>Допускается заменять внутренний или наружный тамбур вращающимися дверями</w:t>
      </w:r>
      <w:r w:rsidR="0006043B" w:rsidRPr="00220BEA">
        <w:rPr>
          <w:sz w:val="28"/>
          <w:szCs w:val="28"/>
        </w:rPr>
        <w:t>, если</w:t>
      </w:r>
      <w:r w:rsidR="003A50A2" w:rsidRPr="00220BEA">
        <w:rPr>
          <w:sz w:val="28"/>
          <w:szCs w:val="28"/>
        </w:rPr>
        <w:t xml:space="preserve"> через него не проходит путь эвакуации</w:t>
      </w:r>
      <w:r w:rsidRPr="00220BEA">
        <w:rPr>
          <w:sz w:val="28"/>
          <w:szCs w:val="28"/>
        </w:rPr>
        <w:t>.</w:t>
      </w:r>
    </w:p>
    <w:p w14:paraId="2C183134" w14:textId="77777777" w:rsidR="00932913" w:rsidRPr="00E04F66" w:rsidRDefault="00932913" w:rsidP="00932913">
      <w:pPr>
        <w:pStyle w:val="aff1"/>
        <w:ind w:firstLine="567"/>
        <w:jc w:val="both"/>
        <w:rPr>
          <w:b/>
          <w:sz w:val="28"/>
          <w:szCs w:val="28"/>
        </w:rPr>
      </w:pPr>
      <w:r w:rsidRPr="00E04F66">
        <w:rPr>
          <w:b/>
          <w:sz w:val="28"/>
          <w:szCs w:val="28"/>
        </w:rPr>
        <w:t>(Измененная редакция, Изм. № 1).</w:t>
      </w:r>
    </w:p>
    <w:p w14:paraId="4BAD16D8" w14:textId="77777777" w:rsidR="000C0A2A" w:rsidRPr="00220BEA" w:rsidRDefault="001B4C74" w:rsidP="00932913">
      <w:pPr>
        <w:ind w:firstLine="567"/>
        <w:jc w:val="both"/>
        <w:rPr>
          <w:sz w:val="28"/>
          <w:szCs w:val="28"/>
        </w:rPr>
      </w:pPr>
      <w:r>
        <w:rPr>
          <w:sz w:val="28"/>
          <w:szCs w:val="28"/>
        </w:rPr>
        <w:t xml:space="preserve">6.15 </w:t>
      </w:r>
      <w:r w:rsidR="00415D06" w:rsidRPr="00220BEA">
        <w:rPr>
          <w:sz w:val="28"/>
          <w:szCs w:val="28"/>
        </w:rPr>
        <w:t xml:space="preserve">Конструкцию ограждений лестниц, пандусов и летних помещений, крыш, </w:t>
      </w:r>
      <w:r w:rsidR="00D96AC3" w:rsidRPr="00220BEA">
        <w:rPr>
          <w:sz w:val="28"/>
          <w:szCs w:val="28"/>
        </w:rPr>
        <w:t>в т. ч.</w:t>
      </w:r>
      <w:r w:rsidR="00415D06" w:rsidRPr="00220BEA">
        <w:rPr>
          <w:sz w:val="28"/>
          <w:szCs w:val="28"/>
        </w:rPr>
        <w:t xml:space="preserve"> эксплуатируемых, площадок при перепаде высот более </w:t>
      </w:r>
      <w:smartTag w:uri="urn:schemas-microsoft-com:office:smarttags" w:element="metricconverter">
        <w:smartTagPr>
          <w:attr w:name="ProductID" w:val="450 мм"/>
        </w:smartTagPr>
        <w:r w:rsidR="00415D06" w:rsidRPr="00220BEA">
          <w:rPr>
            <w:sz w:val="28"/>
            <w:szCs w:val="28"/>
          </w:rPr>
          <w:t>450</w:t>
        </w:r>
        <w:r w:rsidR="00092BB7" w:rsidRPr="00220BEA">
          <w:rPr>
            <w:sz w:val="28"/>
            <w:szCs w:val="28"/>
          </w:rPr>
          <w:t xml:space="preserve"> </w:t>
        </w:r>
        <w:r w:rsidR="00415D06" w:rsidRPr="00220BEA">
          <w:rPr>
            <w:sz w:val="28"/>
            <w:szCs w:val="28"/>
          </w:rPr>
          <w:t>мм</w:t>
        </w:r>
      </w:smartTag>
      <w:r w:rsidR="00415D06" w:rsidRPr="00220BEA">
        <w:rPr>
          <w:sz w:val="28"/>
          <w:szCs w:val="28"/>
        </w:rPr>
        <w:t xml:space="preserve"> следует принимать в соответствии с ГОСТ 25772. Ограждения </w:t>
      </w:r>
      <w:r w:rsidR="001C7EA4" w:rsidRPr="00220BEA">
        <w:rPr>
          <w:sz w:val="28"/>
          <w:szCs w:val="28"/>
        </w:rPr>
        <w:t xml:space="preserve">следует выполнять </w:t>
      </w:r>
      <w:r w:rsidR="00415D06" w:rsidRPr="00220BEA">
        <w:rPr>
          <w:sz w:val="28"/>
          <w:szCs w:val="28"/>
        </w:rPr>
        <w:t>непрерывными и оборудованы</w:t>
      </w:r>
      <w:r w:rsidR="00F05075" w:rsidRPr="00220BEA">
        <w:rPr>
          <w:sz w:val="28"/>
          <w:szCs w:val="28"/>
        </w:rPr>
        <w:t>ми</w:t>
      </w:r>
      <w:r w:rsidR="00415D06" w:rsidRPr="00220BEA">
        <w:rPr>
          <w:sz w:val="28"/>
          <w:szCs w:val="28"/>
        </w:rPr>
        <w:t xml:space="preserve"> поручнями. При применении ограждений в виде решеток промежутки между элементами решетки должны исключать возможность </w:t>
      </w:r>
      <w:r>
        <w:rPr>
          <w:sz w:val="28"/>
          <w:szCs w:val="28"/>
        </w:rPr>
        <w:t>проникновения детей сквозь них.</w:t>
      </w:r>
    </w:p>
    <w:p w14:paraId="4A524C1D" w14:textId="77777777" w:rsidR="00415D06" w:rsidRPr="00220BEA" w:rsidRDefault="00415D06" w:rsidP="00932913">
      <w:pPr>
        <w:ind w:firstLine="567"/>
        <w:jc w:val="both"/>
        <w:rPr>
          <w:sz w:val="28"/>
          <w:szCs w:val="28"/>
        </w:rPr>
      </w:pPr>
      <w:r w:rsidRPr="00220BEA">
        <w:rPr>
          <w:sz w:val="28"/>
          <w:szCs w:val="28"/>
        </w:rPr>
        <w:t xml:space="preserve">Высоту ограждений </w:t>
      </w:r>
      <w:r w:rsidR="00C058FA">
        <w:rPr>
          <w:sz w:val="28"/>
          <w:szCs w:val="28"/>
        </w:rPr>
        <w:t>следует п</w:t>
      </w:r>
      <w:r w:rsidRPr="00220BEA">
        <w:rPr>
          <w:sz w:val="28"/>
          <w:szCs w:val="28"/>
        </w:rPr>
        <w:t>рин</w:t>
      </w:r>
      <w:r w:rsidR="00C058FA">
        <w:rPr>
          <w:sz w:val="28"/>
          <w:szCs w:val="28"/>
        </w:rPr>
        <w:t>има</w:t>
      </w:r>
      <w:r w:rsidRPr="00220BEA">
        <w:rPr>
          <w:sz w:val="28"/>
          <w:szCs w:val="28"/>
        </w:rPr>
        <w:t>ть</w:t>
      </w:r>
      <w:r w:rsidR="0018062F" w:rsidRPr="00220BEA">
        <w:rPr>
          <w:sz w:val="28"/>
          <w:szCs w:val="28"/>
        </w:rPr>
        <w:t xml:space="preserve"> не менее</w:t>
      </w:r>
      <w:r w:rsidRPr="00220BEA">
        <w:rPr>
          <w:sz w:val="28"/>
          <w:szCs w:val="28"/>
        </w:rPr>
        <w:t xml:space="preserve"> </w:t>
      </w:r>
      <w:smartTag w:uri="urn:schemas-microsoft-com:office:smarttags" w:element="metricconverter">
        <w:smartTagPr>
          <w:attr w:name="ProductID" w:val="1,2 м"/>
        </w:smartTagPr>
        <w:r w:rsidRPr="00220BEA">
          <w:rPr>
            <w:sz w:val="28"/>
            <w:szCs w:val="28"/>
          </w:rPr>
          <w:t>1,2</w:t>
        </w:r>
        <w:r w:rsidR="00092BB7" w:rsidRPr="00220BEA">
          <w:rPr>
            <w:sz w:val="28"/>
            <w:szCs w:val="28"/>
          </w:rPr>
          <w:t xml:space="preserve"> </w:t>
        </w:r>
        <w:r w:rsidRPr="00220BEA">
          <w:rPr>
            <w:sz w:val="28"/>
            <w:szCs w:val="28"/>
          </w:rPr>
          <w:t>м</w:t>
        </w:r>
      </w:smartTag>
      <w:r w:rsidRPr="00220BEA">
        <w:rPr>
          <w:sz w:val="28"/>
          <w:szCs w:val="28"/>
        </w:rPr>
        <w:t xml:space="preserve">, кроме ограждений крыш, </w:t>
      </w:r>
      <w:r w:rsidR="00D96AC3" w:rsidRPr="00220BEA">
        <w:rPr>
          <w:sz w:val="28"/>
          <w:szCs w:val="28"/>
        </w:rPr>
        <w:t>в т. ч.</w:t>
      </w:r>
      <w:r w:rsidRPr="00220BEA">
        <w:rPr>
          <w:sz w:val="28"/>
          <w:szCs w:val="28"/>
        </w:rPr>
        <w:t xml:space="preserve"> эксплуатируемых, высота которых должна составлять </w:t>
      </w:r>
      <w:r w:rsidR="003A50A2" w:rsidRPr="00220BEA">
        <w:rPr>
          <w:sz w:val="28"/>
          <w:szCs w:val="28"/>
        </w:rPr>
        <w:t xml:space="preserve">не менее </w:t>
      </w:r>
      <w:smartTag w:uri="urn:schemas-microsoft-com:office:smarttags" w:element="metricconverter">
        <w:smartTagPr>
          <w:attr w:name="ProductID" w:val="1,5 м"/>
        </w:smartTagPr>
        <w:r w:rsidR="003A50A2" w:rsidRPr="00220BEA">
          <w:rPr>
            <w:sz w:val="28"/>
            <w:szCs w:val="28"/>
          </w:rPr>
          <w:t>1,5 м</w:t>
        </w:r>
      </w:smartTag>
      <w:r w:rsidRPr="00220BEA">
        <w:rPr>
          <w:sz w:val="28"/>
          <w:szCs w:val="28"/>
        </w:rPr>
        <w:t>.</w:t>
      </w:r>
    </w:p>
    <w:p w14:paraId="523EC0BD" w14:textId="77777777" w:rsidR="0018062F" w:rsidRPr="00220BEA" w:rsidRDefault="0018062F" w:rsidP="00932913">
      <w:pPr>
        <w:ind w:firstLine="567"/>
        <w:jc w:val="both"/>
        <w:rPr>
          <w:sz w:val="28"/>
          <w:szCs w:val="28"/>
        </w:rPr>
      </w:pPr>
      <w:r w:rsidRPr="00220BEA">
        <w:rPr>
          <w:sz w:val="28"/>
          <w:szCs w:val="28"/>
        </w:rPr>
        <w:t xml:space="preserve">Допускается высоту ограждений внутренних лестниц и пандусов принимать не менее </w:t>
      </w:r>
      <w:smartTag w:uri="urn:schemas-microsoft-com:office:smarttags" w:element="metricconverter">
        <w:smartTagPr>
          <w:attr w:name="ProductID" w:val="0,9 м"/>
        </w:smartTagPr>
        <w:r w:rsidRPr="00220BEA">
          <w:rPr>
            <w:sz w:val="28"/>
            <w:szCs w:val="28"/>
          </w:rPr>
          <w:t>0,9</w:t>
        </w:r>
        <w:r w:rsidR="00092BB7" w:rsidRPr="00220BEA">
          <w:rPr>
            <w:sz w:val="28"/>
            <w:szCs w:val="28"/>
          </w:rPr>
          <w:t xml:space="preserve"> </w:t>
        </w:r>
        <w:r w:rsidRPr="00220BEA">
          <w:rPr>
            <w:sz w:val="28"/>
            <w:szCs w:val="28"/>
          </w:rPr>
          <w:t>м</w:t>
        </w:r>
      </w:smartTag>
      <w:r w:rsidRPr="00220BEA">
        <w:rPr>
          <w:sz w:val="28"/>
          <w:szCs w:val="28"/>
        </w:rPr>
        <w:t xml:space="preserve"> при условии</w:t>
      </w:r>
      <w:r w:rsidR="00F05075" w:rsidRPr="00220BEA">
        <w:rPr>
          <w:sz w:val="28"/>
          <w:szCs w:val="28"/>
        </w:rPr>
        <w:t xml:space="preserve"> </w:t>
      </w:r>
      <w:r w:rsidRPr="00220BEA">
        <w:rPr>
          <w:sz w:val="28"/>
          <w:szCs w:val="28"/>
        </w:rPr>
        <w:t>зазора между маршами, исключающ</w:t>
      </w:r>
      <w:r w:rsidR="003A50A2" w:rsidRPr="00220BEA">
        <w:rPr>
          <w:sz w:val="28"/>
          <w:szCs w:val="28"/>
        </w:rPr>
        <w:t>его</w:t>
      </w:r>
      <w:r w:rsidRPr="00220BEA">
        <w:rPr>
          <w:sz w:val="28"/>
          <w:szCs w:val="28"/>
        </w:rPr>
        <w:t xml:space="preserve"> возможность падения человека</w:t>
      </w:r>
      <w:r w:rsidR="001B4C74">
        <w:rPr>
          <w:sz w:val="28"/>
          <w:szCs w:val="28"/>
        </w:rPr>
        <w:t>,</w:t>
      </w:r>
      <w:r w:rsidR="003A50A2" w:rsidRPr="00220BEA">
        <w:rPr>
          <w:sz w:val="28"/>
          <w:szCs w:val="28"/>
        </w:rPr>
        <w:t xml:space="preserve"> </w:t>
      </w:r>
      <w:r w:rsidR="001B4C74">
        <w:rPr>
          <w:sz w:val="28"/>
          <w:szCs w:val="28"/>
        </w:rPr>
        <w:t>–</w:t>
      </w:r>
      <w:r w:rsidR="003A50A2" w:rsidRPr="00220BEA">
        <w:rPr>
          <w:sz w:val="28"/>
          <w:szCs w:val="28"/>
        </w:rPr>
        <w:t xml:space="preserve"> </w:t>
      </w:r>
      <w:smartTag w:uri="urn:schemas-microsoft-com:office:smarttags" w:element="metricconverter">
        <w:smartTagPr>
          <w:attr w:name="ProductID" w:val="120 мм"/>
        </w:smartTagPr>
        <w:r w:rsidR="003A50A2" w:rsidRPr="00220BEA">
          <w:rPr>
            <w:sz w:val="28"/>
            <w:szCs w:val="28"/>
          </w:rPr>
          <w:t>120 мм</w:t>
        </w:r>
      </w:smartTag>
      <w:r w:rsidR="003A50A2" w:rsidRPr="00220BEA">
        <w:rPr>
          <w:sz w:val="28"/>
          <w:szCs w:val="28"/>
        </w:rPr>
        <w:t xml:space="preserve"> (в свету).</w:t>
      </w:r>
    </w:p>
    <w:p w14:paraId="4C74E215" w14:textId="77777777" w:rsidR="00415D06" w:rsidRPr="00220BEA" w:rsidRDefault="001B4C74" w:rsidP="00932913">
      <w:pPr>
        <w:ind w:firstLine="567"/>
        <w:jc w:val="both"/>
        <w:rPr>
          <w:sz w:val="28"/>
          <w:szCs w:val="28"/>
        </w:rPr>
      </w:pPr>
      <w:r>
        <w:rPr>
          <w:sz w:val="28"/>
          <w:szCs w:val="28"/>
        </w:rPr>
        <w:lastRenderedPageBreak/>
        <w:t xml:space="preserve">6.16 </w:t>
      </w:r>
      <w:r w:rsidR="00415D06" w:rsidRPr="00220BEA">
        <w:rPr>
          <w:sz w:val="28"/>
          <w:szCs w:val="28"/>
        </w:rPr>
        <w:t xml:space="preserve">При </w:t>
      </w:r>
      <w:r w:rsidR="00A67CA9" w:rsidRPr="00220BEA">
        <w:rPr>
          <w:sz w:val="28"/>
          <w:szCs w:val="28"/>
        </w:rPr>
        <w:t>устройстве</w:t>
      </w:r>
      <w:r w:rsidR="00B87DBF" w:rsidRPr="00220BEA">
        <w:rPr>
          <w:sz w:val="28"/>
          <w:szCs w:val="28"/>
        </w:rPr>
        <w:t xml:space="preserve"> </w:t>
      </w:r>
      <w:r w:rsidR="00A67CA9" w:rsidRPr="00220BEA">
        <w:rPr>
          <w:sz w:val="28"/>
          <w:szCs w:val="28"/>
        </w:rPr>
        <w:t xml:space="preserve">остекления от пола, </w:t>
      </w:r>
      <w:r w:rsidR="00D96AC3" w:rsidRPr="00220BEA">
        <w:rPr>
          <w:sz w:val="28"/>
          <w:szCs w:val="28"/>
        </w:rPr>
        <w:t>в т. ч.</w:t>
      </w:r>
      <w:r w:rsidR="00A67CA9" w:rsidRPr="00220BEA">
        <w:rPr>
          <w:sz w:val="28"/>
          <w:szCs w:val="28"/>
        </w:rPr>
        <w:t xml:space="preserve"> </w:t>
      </w:r>
      <w:r w:rsidRPr="00220BEA">
        <w:rPr>
          <w:sz w:val="28"/>
          <w:szCs w:val="28"/>
        </w:rPr>
        <w:t xml:space="preserve">светопрозрачной </w:t>
      </w:r>
      <w:r w:rsidR="00B87DBF" w:rsidRPr="00220BEA">
        <w:rPr>
          <w:sz w:val="28"/>
          <w:szCs w:val="28"/>
        </w:rPr>
        <w:t xml:space="preserve">навесной фасадной системы со </w:t>
      </w:r>
      <w:r w:rsidR="00415D06" w:rsidRPr="00220BEA">
        <w:rPr>
          <w:sz w:val="28"/>
          <w:szCs w:val="28"/>
        </w:rPr>
        <w:t>сплошн</w:t>
      </w:r>
      <w:r w:rsidR="00B87DBF" w:rsidRPr="00220BEA">
        <w:rPr>
          <w:sz w:val="28"/>
          <w:szCs w:val="28"/>
        </w:rPr>
        <w:t>ы</w:t>
      </w:r>
      <w:r w:rsidR="00415D06" w:rsidRPr="00220BEA">
        <w:rPr>
          <w:sz w:val="28"/>
          <w:szCs w:val="28"/>
        </w:rPr>
        <w:t>м остеклени</w:t>
      </w:r>
      <w:r w:rsidR="00B87DBF" w:rsidRPr="00220BEA">
        <w:rPr>
          <w:sz w:val="28"/>
          <w:szCs w:val="28"/>
        </w:rPr>
        <w:t>ем</w:t>
      </w:r>
      <w:r w:rsidR="00415D06" w:rsidRPr="00220BEA">
        <w:rPr>
          <w:sz w:val="28"/>
          <w:szCs w:val="28"/>
        </w:rPr>
        <w:t xml:space="preserve"> фасада</w:t>
      </w:r>
      <w:r>
        <w:rPr>
          <w:sz w:val="28"/>
          <w:szCs w:val="28"/>
        </w:rPr>
        <w:t>,</w:t>
      </w:r>
      <w:r w:rsidR="00415D06" w:rsidRPr="00220BEA">
        <w:rPr>
          <w:sz w:val="28"/>
          <w:szCs w:val="28"/>
        </w:rPr>
        <w:t xml:space="preserve"> необходимо с внутренней стороны предусматривать ограждения высотой не менее </w:t>
      </w:r>
      <w:smartTag w:uri="urn:schemas-microsoft-com:office:smarttags" w:element="metricconverter">
        <w:smartTagPr>
          <w:attr w:name="ProductID" w:val="1,2 м"/>
        </w:smartTagPr>
        <w:r w:rsidR="00415D06" w:rsidRPr="00220BEA">
          <w:rPr>
            <w:sz w:val="28"/>
            <w:szCs w:val="28"/>
          </w:rPr>
          <w:t>1,2 м</w:t>
        </w:r>
      </w:smartTag>
      <w:r w:rsidR="00415D06" w:rsidRPr="00220BEA">
        <w:rPr>
          <w:sz w:val="28"/>
          <w:szCs w:val="28"/>
        </w:rPr>
        <w:t>,</w:t>
      </w:r>
      <w:r w:rsidR="00B87DBF" w:rsidRPr="00220BEA">
        <w:rPr>
          <w:sz w:val="28"/>
          <w:szCs w:val="28"/>
        </w:rPr>
        <w:t xml:space="preserve"> выполняемы</w:t>
      </w:r>
      <w:r w:rsidR="00A23AA5" w:rsidRPr="00220BEA">
        <w:rPr>
          <w:sz w:val="28"/>
          <w:szCs w:val="28"/>
        </w:rPr>
        <w:t>е</w:t>
      </w:r>
      <w:r w:rsidR="00B87DBF" w:rsidRPr="00220BEA">
        <w:rPr>
          <w:sz w:val="28"/>
          <w:szCs w:val="28"/>
        </w:rPr>
        <w:t xml:space="preserve"> в соответствии с требованиями 6.</w:t>
      </w:r>
      <w:r w:rsidR="00C058FA">
        <w:rPr>
          <w:sz w:val="28"/>
          <w:szCs w:val="28"/>
        </w:rPr>
        <w:t>1</w:t>
      </w:r>
      <w:r>
        <w:rPr>
          <w:sz w:val="28"/>
          <w:szCs w:val="28"/>
        </w:rPr>
        <w:t>5</w:t>
      </w:r>
      <w:r w:rsidR="00B87DBF" w:rsidRPr="00220BEA">
        <w:rPr>
          <w:sz w:val="28"/>
          <w:szCs w:val="28"/>
        </w:rPr>
        <w:t>.</w:t>
      </w:r>
    </w:p>
    <w:p w14:paraId="3B122E26" w14:textId="243EB5D5" w:rsidR="00B87DBF" w:rsidRDefault="00B87DBF" w:rsidP="00932913">
      <w:pPr>
        <w:ind w:firstLine="567"/>
        <w:jc w:val="both"/>
        <w:rPr>
          <w:sz w:val="28"/>
          <w:szCs w:val="28"/>
        </w:rPr>
      </w:pPr>
      <w:r w:rsidRPr="00220BEA">
        <w:rPr>
          <w:sz w:val="28"/>
          <w:szCs w:val="28"/>
        </w:rPr>
        <w:t xml:space="preserve">Допускается не устраивать указанное ограждение при условии остекления противоударным стеклом. При этом </w:t>
      </w:r>
      <w:r w:rsidR="001B4C74">
        <w:rPr>
          <w:sz w:val="28"/>
          <w:szCs w:val="28"/>
        </w:rPr>
        <w:t xml:space="preserve">безопасность данного решения должна обеспечиваться тем, что элементы остекления, а также </w:t>
      </w:r>
      <w:r w:rsidRPr="00220BEA">
        <w:rPr>
          <w:sz w:val="28"/>
          <w:szCs w:val="28"/>
        </w:rPr>
        <w:t>систем</w:t>
      </w:r>
      <w:r w:rsidR="001B4C74">
        <w:rPr>
          <w:sz w:val="28"/>
          <w:szCs w:val="28"/>
        </w:rPr>
        <w:t xml:space="preserve">а </w:t>
      </w:r>
      <w:r w:rsidRPr="00220BEA">
        <w:rPr>
          <w:sz w:val="28"/>
          <w:szCs w:val="28"/>
        </w:rPr>
        <w:t>е</w:t>
      </w:r>
      <w:r w:rsidR="001B4C74">
        <w:rPr>
          <w:sz w:val="28"/>
          <w:szCs w:val="28"/>
        </w:rPr>
        <w:t>го</w:t>
      </w:r>
      <w:r w:rsidRPr="00220BEA">
        <w:rPr>
          <w:sz w:val="28"/>
          <w:szCs w:val="28"/>
        </w:rPr>
        <w:t xml:space="preserve"> креплени</w:t>
      </w:r>
      <w:r w:rsidR="001B4C74">
        <w:rPr>
          <w:sz w:val="28"/>
          <w:szCs w:val="28"/>
        </w:rPr>
        <w:t>я</w:t>
      </w:r>
      <w:r w:rsidRPr="00220BEA">
        <w:rPr>
          <w:sz w:val="28"/>
          <w:szCs w:val="28"/>
        </w:rPr>
        <w:t xml:space="preserve"> к зданию предусматрива</w:t>
      </w:r>
      <w:r w:rsidR="001B4C74">
        <w:rPr>
          <w:sz w:val="28"/>
          <w:szCs w:val="28"/>
        </w:rPr>
        <w:t>ют</w:t>
      </w:r>
      <w:r w:rsidRPr="00220BEA">
        <w:rPr>
          <w:sz w:val="28"/>
          <w:szCs w:val="28"/>
        </w:rPr>
        <w:t xml:space="preserve"> восприятие расчетных ударных нагрузок на стекло изнутри помещений.</w:t>
      </w:r>
    </w:p>
    <w:p w14:paraId="14D26DB8" w14:textId="67C7EE4E" w:rsidR="00932913" w:rsidRPr="00220BEA" w:rsidRDefault="00932913" w:rsidP="00932913">
      <w:pPr>
        <w:ind w:firstLine="567"/>
        <w:jc w:val="both"/>
        <w:rPr>
          <w:sz w:val="28"/>
          <w:szCs w:val="28"/>
        </w:rPr>
      </w:pPr>
      <w:r w:rsidRPr="001F2135">
        <w:rPr>
          <w:bCs/>
          <w:kern w:val="36"/>
          <w:sz w:val="28"/>
          <w:szCs w:val="28"/>
        </w:rPr>
        <w:t>Следует учитывать требования к панорамному остеклению в виде встраиваемых конструкций для жилых помещений согласно ГОСТ Р 56926 и СП 54.13330, для общественных помещений – СП 118.13330. Правила проектирования остекления в виде навесных фасадных конструкций приведены в СП 426.1325800.</w:t>
      </w:r>
    </w:p>
    <w:p w14:paraId="6F73A30E" w14:textId="77777777" w:rsidR="00932913" w:rsidRPr="00E04F66" w:rsidRDefault="00932913" w:rsidP="00932913">
      <w:pPr>
        <w:pStyle w:val="aff1"/>
        <w:ind w:firstLine="567"/>
        <w:jc w:val="both"/>
        <w:rPr>
          <w:b/>
          <w:sz w:val="28"/>
          <w:szCs w:val="28"/>
        </w:rPr>
      </w:pPr>
      <w:r w:rsidRPr="00E04F66">
        <w:rPr>
          <w:b/>
          <w:sz w:val="28"/>
          <w:szCs w:val="28"/>
        </w:rPr>
        <w:t>(Измененная редакция, Изм. № 1).</w:t>
      </w:r>
    </w:p>
    <w:p w14:paraId="43813E92" w14:textId="77777777" w:rsidR="00415D06" w:rsidRPr="00220BEA" w:rsidRDefault="001B4C74" w:rsidP="00932913">
      <w:pPr>
        <w:ind w:firstLine="567"/>
        <w:jc w:val="both"/>
        <w:rPr>
          <w:sz w:val="28"/>
          <w:szCs w:val="28"/>
        </w:rPr>
      </w:pPr>
      <w:r>
        <w:rPr>
          <w:sz w:val="28"/>
          <w:szCs w:val="28"/>
        </w:rPr>
        <w:t xml:space="preserve">6.17 </w:t>
      </w:r>
      <w:r w:rsidR="008240E0" w:rsidRPr="00220BEA">
        <w:rPr>
          <w:sz w:val="28"/>
          <w:szCs w:val="28"/>
        </w:rPr>
        <w:t>Размещение наружных блоков систем кондиционирования и других внешних инженерных устройств не должно нарушать архитектурное и конструктивное решение фасадов и затруднять их обслуживание, предусмотренное проектом.</w:t>
      </w:r>
    </w:p>
    <w:p w14:paraId="504A4DEA" w14:textId="77777777" w:rsidR="00415D06" w:rsidRPr="00220BEA" w:rsidRDefault="001B4C74" w:rsidP="00932913">
      <w:pPr>
        <w:ind w:firstLine="567"/>
        <w:jc w:val="both"/>
        <w:rPr>
          <w:sz w:val="28"/>
          <w:szCs w:val="28"/>
        </w:rPr>
      </w:pPr>
      <w:r>
        <w:rPr>
          <w:sz w:val="28"/>
          <w:szCs w:val="28"/>
        </w:rPr>
        <w:t>6.18</w:t>
      </w:r>
      <w:r w:rsidR="005555AF" w:rsidRPr="00220BEA">
        <w:rPr>
          <w:sz w:val="28"/>
          <w:szCs w:val="28"/>
        </w:rPr>
        <w:t xml:space="preserve"> Необходимо предусматривать технические и иные средства для обслуживания и ремонта фасадов, </w:t>
      </w:r>
      <w:r w:rsidR="00D96AC3" w:rsidRPr="00220BEA">
        <w:rPr>
          <w:sz w:val="28"/>
          <w:szCs w:val="28"/>
        </w:rPr>
        <w:t>в т. ч.</w:t>
      </w:r>
      <w:r w:rsidR="005555AF" w:rsidRPr="00220BEA">
        <w:rPr>
          <w:sz w:val="28"/>
          <w:szCs w:val="28"/>
        </w:rPr>
        <w:t xml:space="preserve"> на крыше здания, обеспечивающи</w:t>
      </w:r>
      <w:r>
        <w:rPr>
          <w:sz w:val="28"/>
          <w:szCs w:val="28"/>
        </w:rPr>
        <w:t>е</w:t>
      </w:r>
      <w:r w:rsidR="005555AF" w:rsidRPr="00220BEA">
        <w:rPr>
          <w:sz w:val="28"/>
          <w:szCs w:val="28"/>
        </w:rPr>
        <w:t xml:space="preserve"> безопасность персонала и не нарушающие архитектурн</w:t>
      </w:r>
      <w:r w:rsidR="005C71AE" w:rsidRPr="00220BEA">
        <w:rPr>
          <w:sz w:val="28"/>
          <w:szCs w:val="28"/>
        </w:rPr>
        <w:t>ы</w:t>
      </w:r>
      <w:r>
        <w:rPr>
          <w:sz w:val="28"/>
          <w:szCs w:val="28"/>
        </w:rPr>
        <w:t>х</w:t>
      </w:r>
      <w:r w:rsidR="005C71AE" w:rsidRPr="00220BEA">
        <w:rPr>
          <w:sz w:val="28"/>
          <w:szCs w:val="28"/>
        </w:rPr>
        <w:t xml:space="preserve"> и конструктивны</w:t>
      </w:r>
      <w:r>
        <w:rPr>
          <w:sz w:val="28"/>
          <w:szCs w:val="28"/>
        </w:rPr>
        <w:t>х</w:t>
      </w:r>
      <w:r w:rsidR="005C71AE" w:rsidRPr="00220BEA">
        <w:rPr>
          <w:sz w:val="28"/>
          <w:szCs w:val="28"/>
        </w:rPr>
        <w:t xml:space="preserve"> решени</w:t>
      </w:r>
      <w:r>
        <w:rPr>
          <w:sz w:val="28"/>
          <w:szCs w:val="28"/>
        </w:rPr>
        <w:t>й</w:t>
      </w:r>
      <w:r w:rsidR="005555AF" w:rsidRPr="00220BEA">
        <w:rPr>
          <w:sz w:val="28"/>
          <w:szCs w:val="28"/>
        </w:rPr>
        <w:t xml:space="preserve"> здания. Для ремонта фасада должен разрабатываться соответствующий проект, предусматривающий технические средства и последовательность производства работ.</w:t>
      </w:r>
    </w:p>
    <w:p w14:paraId="4D9BF2E8" w14:textId="77777777" w:rsidR="00415D06" w:rsidRPr="00220BEA" w:rsidRDefault="001B4C74" w:rsidP="00932913">
      <w:pPr>
        <w:ind w:firstLine="567"/>
        <w:jc w:val="both"/>
        <w:rPr>
          <w:sz w:val="28"/>
          <w:szCs w:val="28"/>
        </w:rPr>
      </w:pPr>
      <w:r>
        <w:rPr>
          <w:sz w:val="28"/>
          <w:szCs w:val="28"/>
        </w:rPr>
        <w:t>6.19 Требования к у</w:t>
      </w:r>
      <w:r w:rsidR="00415D06" w:rsidRPr="00220BEA">
        <w:rPr>
          <w:sz w:val="28"/>
          <w:szCs w:val="28"/>
        </w:rPr>
        <w:t>стройств</w:t>
      </w:r>
      <w:r>
        <w:rPr>
          <w:sz w:val="28"/>
          <w:szCs w:val="28"/>
        </w:rPr>
        <w:t>у</w:t>
      </w:r>
      <w:r w:rsidR="00415D06" w:rsidRPr="00220BEA">
        <w:rPr>
          <w:sz w:val="28"/>
          <w:szCs w:val="28"/>
        </w:rPr>
        <w:t xml:space="preserve"> рекреаци</w:t>
      </w:r>
      <w:r w:rsidR="006A10C4" w:rsidRPr="00220BEA">
        <w:rPr>
          <w:sz w:val="28"/>
          <w:szCs w:val="28"/>
        </w:rPr>
        <w:t>онных помещений</w:t>
      </w:r>
      <w:r w:rsidR="00415D06" w:rsidRPr="00220BEA">
        <w:rPr>
          <w:sz w:val="28"/>
          <w:szCs w:val="28"/>
        </w:rPr>
        <w:t xml:space="preserve">, </w:t>
      </w:r>
      <w:r w:rsidR="00D96AC3" w:rsidRPr="00220BEA">
        <w:rPr>
          <w:sz w:val="28"/>
          <w:szCs w:val="28"/>
        </w:rPr>
        <w:t>в т. ч.</w:t>
      </w:r>
      <w:r w:rsidR="00415D06" w:rsidRPr="00220BEA">
        <w:rPr>
          <w:sz w:val="28"/>
          <w:szCs w:val="28"/>
        </w:rPr>
        <w:t xml:space="preserve"> зимнего сада</w:t>
      </w:r>
      <w:r>
        <w:rPr>
          <w:sz w:val="28"/>
          <w:szCs w:val="28"/>
        </w:rPr>
        <w:t>,</w:t>
      </w:r>
      <w:r w:rsidR="00415F5A" w:rsidRPr="00220BEA">
        <w:rPr>
          <w:sz w:val="28"/>
          <w:szCs w:val="28"/>
        </w:rPr>
        <w:t xml:space="preserve"> приведено в </w:t>
      </w:r>
      <w:r>
        <w:rPr>
          <w:sz w:val="28"/>
          <w:szCs w:val="28"/>
        </w:rPr>
        <w:t>СП 160.1325800</w:t>
      </w:r>
      <w:r w:rsidR="00D96FE4" w:rsidRPr="00220BEA">
        <w:rPr>
          <w:sz w:val="28"/>
          <w:szCs w:val="28"/>
        </w:rPr>
        <w:t>. В части обеспечения пожарной безопасности необходимо руководствоваться разделом 9</w:t>
      </w:r>
      <w:r w:rsidR="00100DB8">
        <w:rPr>
          <w:sz w:val="28"/>
          <w:szCs w:val="28"/>
        </w:rPr>
        <w:t>.</w:t>
      </w:r>
    </w:p>
    <w:p w14:paraId="72C29382" w14:textId="77777777" w:rsidR="00415D06" w:rsidRPr="00220BEA" w:rsidRDefault="00100DB8" w:rsidP="00932913">
      <w:pPr>
        <w:ind w:firstLine="567"/>
        <w:jc w:val="both"/>
        <w:rPr>
          <w:sz w:val="28"/>
          <w:szCs w:val="28"/>
        </w:rPr>
      </w:pPr>
      <w:r>
        <w:rPr>
          <w:sz w:val="28"/>
          <w:szCs w:val="28"/>
        </w:rPr>
        <w:t xml:space="preserve">6.20 </w:t>
      </w:r>
      <w:r w:rsidR="00311CED" w:rsidRPr="00220BEA">
        <w:rPr>
          <w:sz w:val="28"/>
          <w:szCs w:val="28"/>
        </w:rPr>
        <w:t>Р</w:t>
      </w:r>
      <w:r w:rsidR="00415D06" w:rsidRPr="00220BEA">
        <w:rPr>
          <w:sz w:val="28"/>
          <w:szCs w:val="28"/>
        </w:rPr>
        <w:t xml:space="preserve">азмещать площадки различного назначения, </w:t>
      </w:r>
      <w:r w:rsidR="00D96AC3" w:rsidRPr="00220BEA">
        <w:rPr>
          <w:sz w:val="28"/>
          <w:szCs w:val="28"/>
        </w:rPr>
        <w:t>в т. ч.</w:t>
      </w:r>
      <w:r w:rsidR="00415D06" w:rsidRPr="00220BEA">
        <w:rPr>
          <w:sz w:val="28"/>
          <w:szCs w:val="28"/>
        </w:rPr>
        <w:t xml:space="preserve"> архитектурно-ландшафтных объектов, отдельных участков с зелеными насаждениями, площадок для отдыха, открыты</w:t>
      </w:r>
      <w:r>
        <w:rPr>
          <w:sz w:val="28"/>
          <w:szCs w:val="28"/>
        </w:rPr>
        <w:t>х</w:t>
      </w:r>
      <w:r w:rsidR="00415D06" w:rsidRPr="00220BEA">
        <w:rPr>
          <w:sz w:val="28"/>
          <w:szCs w:val="28"/>
        </w:rPr>
        <w:t xml:space="preserve"> зон предприятий общественного питания, пешеходны</w:t>
      </w:r>
      <w:r>
        <w:rPr>
          <w:sz w:val="28"/>
          <w:szCs w:val="28"/>
        </w:rPr>
        <w:t>х</w:t>
      </w:r>
      <w:r w:rsidR="00415D06" w:rsidRPr="00220BEA">
        <w:rPr>
          <w:sz w:val="28"/>
          <w:szCs w:val="28"/>
        </w:rPr>
        <w:t xml:space="preserve"> дорож</w:t>
      </w:r>
      <w:r>
        <w:rPr>
          <w:sz w:val="28"/>
          <w:szCs w:val="28"/>
        </w:rPr>
        <w:t>ек</w:t>
      </w:r>
      <w:r w:rsidR="00415D06" w:rsidRPr="00220BEA">
        <w:rPr>
          <w:sz w:val="28"/>
          <w:szCs w:val="28"/>
        </w:rPr>
        <w:t xml:space="preserve"> и </w:t>
      </w:r>
      <w:r w:rsidR="009C6904" w:rsidRPr="00220BEA">
        <w:rPr>
          <w:sz w:val="28"/>
          <w:szCs w:val="28"/>
        </w:rPr>
        <w:t>т. п.</w:t>
      </w:r>
      <w:r w:rsidR="00415D06" w:rsidRPr="00220BEA">
        <w:rPr>
          <w:sz w:val="28"/>
          <w:szCs w:val="28"/>
        </w:rPr>
        <w:t xml:space="preserve">, для жильцов и сотрудников </w:t>
      </w:r>
      <w:r w:rsidR="008A4EBE" w:rsidRPr="00220BEA">
        <w:rPr>
          <w:sz w:val="28"/>
          <w:szCs w:val="28"/>
        </w:rPr>
        <w:t>высотных</w:t>
      </w:r>
      <w:r w:rsidR="00415D06" w:rsidRPr="00220BEA">
        <w:rPr>
          <w:sz w:val="28"/>
          <w:szCs w:val="28"/>
        </w:rPr>
        <w:t xml:space="preserve"> зданий </w:t>
      </w:r>
      <w:r w:rsidR="00311CED" w:rsidRPr="00220BEA">
        <w:rPr>
          <w:sz w:val="28"/>
          <w:szCs w:val="28"/>
        </w:rPr>
        <w:t xml:space="preserve">допускается </w:t>
      </w:r>
      <w:r w:rsidR="00415D06" w:rsidRPr="00220BEA">
        <w:rPr>
          <w:sz w:val="28"/>
          <w:szCs w:val="28"/>
        </w:rPr>
        <w:t xml:space="preserve">на эксплуатируемой </w:t>
      </w:r>
      <w:r w:rsidR="00311CED" w:rsidRPr="00220BEA">
        <w:rPr>
          <w:sz w:val="28"/>
          <w:szCs w:val="28"/>
        </w:rPr>
        <w:t>крыше</w:t>
      </w:r>
      <w:r w:rsidR="00415D06" w:rsidRPr="00220BEA">
        <w:rPr>
          <w:sz w:val="28"/>
          <w:szCs w:val="28"/>
        </w:rPr>
        <w:t>.</w:t>
      </w:r>
    </w:p>
    <w:p w14:paraId="2DA1CB47" w14:textId="77777777" w:rsidR="008B205B" w:rsidRPr="00220BEA" w:rsidRDefault="00100DB8" w:rsidP="00932913">
      <w:pPr>
        <w:ind w:firstLine="567"/>
        <w:jc w:val="both"/>
        <w:rPr>
          <w:sz w:val="28"/>
          <w:szCs w:val="28"/>
        </w:rPr>
      </w:pPr>
      <w:r>
        <w:rPr>
          <w:sz w:val="28"/>
          <w:szCs w:val="28"/>
        </w:rPr>
        <w:t xml:space="preserve">6.21 </w:t>
      </w:r>
      <w:r w:rsidR="008B205B" w:rsidRPr="00220BEA">
        <w:rPr>
          <w:sz w:val="28"/>
          <w:szCs w:val="28"/>
        </w:rPr>
        <w:t xml:space="preserve">Правила устройства эксплуатируемых крыш изложены в </w:t>
      </w:r>
      <w:r>
        <w:rPr>
          <w:sz w:val="28"/>
          <w:szCs w:val="28"/>
        </w:rPr>
        <w:t>СП 160.1325800</w:t>
      </w:r>
      <w:r w:rsidR="008B205B" w:rsidRPr="00220BEA">
        <w:rPr>
          <w:sz w:val="28"/>
          <w:szCs w:val="28"/>
        </w:rPr>
        <w:t xml:space="preserve"> и [</w:t>
      </w:r>
      <w:r w:rsidR="00C058FA">
        <w:rPr>
          <w:sz w:val="28"/>
          <w:szCs w:val="28"/>
        </w:rPr>
        <w:t>2</w:t>
      </w:r>
      <w:r>
        <w:rPr>
          <w:sz w:val="28"/>
          <w:szCs w:val="28"/>
        </w:rPr>
        <w:t>4</w:t>
      </w:r>
      <w:r w:rsidR="008B205B" w:rsidRPr="00220BEA">
        <w:rPr>
          <w:sz w:val="28"/>
          <w:szCs w:val="28"/>
        </w:rPr>
        <w:t>].</w:t>
      </w:r>
      <w:r w:rsidR="00D96FE4" w:rsidRPr="00220BEA">
        <w:rPr>
          <w:sz w:val="28"/>
          <w:szCs w:val="28"/>
        </w:rPr>
        <w:t xml:space="preserve"> В части обеспечения пожарной безопасности необходи</w:t>
      </w:r>
      <w:r>
        <w:rPr>
          <w:sz w:val="28"/>
          <w:szCs w:val="28"/>
        </w:rPr>
        <w:t>мо руководствоваться разделом 9.</w:t>
      </w:r>
    </w:p>
    <w:p w14:paraId="33002FBF" w14:textId="3CE6E659" w:rsidR="00BD7F0B" w:rsidRPr="00220BEA" w:rsidRDefault="00932913" w:rsidP="00932913">
      <w:pPr>
        <w:ind w:firstLine="567"/>
        <w:jc w:val="both"/>
        <w:rPr>
          <w:sz w:val="28"/>
          <w:szCs w:val="28"/>
        </w:rPr>
      </w:pPr>
      <w:r w:rsidRPr="001F2135">
        <w:rPr>
          <w:bCs/>
          <w:kern w:val="36"/>
          <w:sz w:val="28"/>
          <w:szCs w:val="28"/>
        </w:rPr>
        <w:t xml:space="preserve">6.22 На крышах с эксплуатируемыми площадками вентиляционные каналы, находящиеся в границах данных площадок или на расстоянии до 8 м от них по горизонтали, предназначенные для притока наружного воздуха, следует предусматривать с минимальным расстоянием от кровли до нижней части приемного устройства наружного воздуха не менее 2 м. Выпускные отверстия вентиляционных каналов, предназначенных для удаления воздуха, </w:t>
      </w:r>
      <w:r w:rsidRPr="001F2135">
        <w:rPr>
          <w:bCs/>
          <w:kern w:val="36"/>
          <w:sz w:val="28"/>
          <w:szCs w:val="28"/>
        </w:rPr>
        <w:lastRenderedPageBreak/>
        <w:t>следует предусматривать с минимальным расстоянием от кровли до нижней части выпускного устройства не менее 3 м. При этом следует учитывать требования ГОСТ Р ЕН 13779.</w:t>
      </w:r>
    </w:p>
    <w:p w14:paraId="712E49AA" w14:textId="77777777" w:rsidR="00932913" w:rsidRPr="00E04F66" w:rsidRDefault="00932913" w:rsidP="00932913">
      <w:pPr>
        <w:pStyle w:val="aff1"/>
        <w:ind w:firstLine="567"/>
        <w:jc w:val="both"/>
        <w:rPr>
          <w:b/>
          <w:sz w:val="28"/>
          <w:szCs w:val="28"/>
        </w:rPr>
      </w:pPr>
      <w:r w:rsidRPr="00E04F66">
        <w:rPr>
          <w:b/>
          <w:sz w:val="28"/>
          <w:szCs w:val="28"/>
        </w:rPr>
        <w:t>(Измененная редакция, Изм. № 1).</w:t>
      </w:r>
    </w:p>
    <w:p w14:paraId="29347AC5" w14:textId="77777777" w:rsidR="008C6C22" w:rsidRPr="00220BEA" w:rsidRDefault="00100DB8" w:rsidP="00932913">
      <w:pPr>
        <w:ind w:firstLine="567"/>
        <w:jc w:val="both"/>
        <w:rPr>
          <w:sz w:val="28"/>
          <w:szCs w:val="28"/>
        </w:rPr>
      </w:pPr>
      <w:r>
        <w:rPr>
          <w:sz w:val="28"/>
          <w:szCs w:val="28"/>
        </w:rPr>
        <w:t xml:space="preserve">6.23 </w:t>
      </w:r>
      <w:r w:rsidR="00415D06" w:rsidRPr="00220BEA">
        <w:rPr>
          <w:sz w:val="28"/>
          <w:szCs w:val="28"/>
        </w:rPr>
        <w:t xml:space="preserve">При необходимости устройства на покрытии здания площадки для спасательной кабины вертолета (на основании требований по пожарной безопасности) </w:t>
      </w:r>
      <w:r>
        <w:rPr>
          <w:sz w:val="28"/>
          <w:szCs w:val="28"/>
        </w:rPr>
        <w:t xml:space="preserve">следует </w:t>
      </w:r>
      <w:r w:rsidR="00415D06" w:rsidRPr="00220BEA">
        <w:rPr>
          <w:sz w:val="28"/>
          <w:szCs w:val="28"/>
        </w:rPr>
        <w:t xml:space="preserve">предусмотреть </w:t>
      </w:r>
      <w:r w:rsidR="00AE30F5" w:rsidRPr="00220BEA">
        <w:rPr>
          <w:sz w:val="28"/>
          <w:szCs w:val="28"/>
        </w:rPr>
        <w:t xml:space="preserve">отдельный </w:t>
      </w:r>
      <w:r w:rsidR="00415D06" w:rsidRPr="00220BEA">
        <w:rPr>
          <w:sz w:val="28"/>
          <w:szCs w:val="28"/>
        </w:rPr>
        <w:t xml:space="preserve">выход на кровлю и ограждение кровли высотой </w:t>
      </w:r>
      <w:smartTag w:uri="urn:schemas-microsoft-com:office:smarttags" w:element="metricconverter">
        <w:smartTagPr>
          <w:attr w:name="ProductID" w:val="1,5 м"/>
        </w:smartTagPr>
        <w:r w:rsidR="00415D06" w:rsidRPr="00220BEA">
          <w:rPr>
            <w:sz w:val="28"/>
            <w:szCs w:val="28"/>
          </w:rPr>
          <w:t>1,5 м</w:t>
        </w:r>
      </w:smartTag>
      <w:r w:rsidR="00415D06" w:rsidRPr="00220BEA">
        <w:rPr>
          <w:sz w:val="28"/>
          <w:szCs w:val="28"/>
        </w:rPr>
        <w:t xml:space="preserve"> (для обеспечения безопасности людей от индуктивного потока несущих винтов вертолета). Размер</w:t>
      </w:r>
      <w:r>
        <w:rPr>
          <w:sz w:val="28"/>
          <w:szCs w:val="28"/>
        </w:rPr>
        <w:t>ы</w:t>
      </w:r>
      <w:r w:rsidR="00415D06" w:rsidRPr="00220BEA">
        <w:rPr>
          <w:sz w:val="28"/>
          <w:szCs w:val="28"/>
        </w:rPr>
        <w:t xml:space="preserve"> площадки для спасательных кабин </w:t>
      </w:r>
      <w:r w:rsidR="00472540" w:rsidRPr="00220BEA">
        <w:rPr>
          <w:sz w:val="28"/>
          <w:szCs w:val="28"/>
        </w:rPr>
        <w:t xml:space="preserve">устанавливают </w:t>
      </w:r>
      <w:r w:rsidR="00415D06" w:rsidRPr="00220BEA">
        <w:rPr>
          <w:sz w:val="28"/>
          <w:szCs w:val="28"/>
        </w:rPr>
        <w:t>не менее 5</w:t>
      </w:r>
      <w:r w:rsidRPr="006A28C0">
        <w:rPr>
          <w:sz w:val="28"/>
          <w:szCs w:val="28"/>
        </w:rPr>
        <w:t>×</w:t>
      </w:r>
      <w:r w:rsidR="00415D06" w:rsidRPr="00220BEA">
        <w:rPr>
          <w:sz w:val="28"/>
          <w:szCs w:val="28"/>
        </w:rPr>
        <w:t>5</w:t>
      </w:r>
      <w:r w:rsidR="00092BB7" w:rsidRPr="00220BEA">
        <w:rPr>
          <w:sz w:val="28"/>
          <w:szCs w:val="28"/>
        </w:rPr>
        <w:t xml:space="preserve"> </w:t>
      </w:r>
      <w:r w:rsidR="00415D06" w:rsidRPr="00220BEA">
        <w:rPr>
          <w:sz w:val="28"/>
          <w:szCs w:val="28"/>
        </w:rPr>
        <w:t xml:space="preserve">м. Максимальный </w:t>
      </w:r>
      <w:r w:rsidR="00472540" w:rsidRPr="00220BEA">
        <w:rPr>
          <w:sz w:val="28"/>
          <w:szCs w:val="28"/>
        </w:rPr>
        <w:t>у</w:t>
      </w:r>
      <w:r w:rsidR="00415D06" w:rsidRPr="00220BEA">
        <w:rPr>
          <w:sz w:val="28"/>
          <w:szCs w:val="28"/>
        </w:rPr>
        <w:t xml:space="preserve">клон площадки к горизонту </w:t>
      </w:r>
      <w:r w:rsidR="005B17C8" w:rsidRPr="00220BEA">
        <w:rPr>
          <w:sz w:val="28"/>
          <w:szCs w:val="28"/>
        </w:rPr>
        <w:t xml:space="preserve">устанавливают не более </w:t>
      </w:r>
      <w:r w:rsidR="00472540" w:rsidRPr="00220BEA">
        <w:rPr>
          <w:sz w:val="28"/>
          <w:szCs w:val="28"/>
        </w:rPr>
        <w:t>0,01</w:t>
      </w:r>
      <w:r>
        <w:rPr>
          <w:sz w:val="28"/>
          <w:szCs w:val="28"/>
        </w:rPr>
        <w:t xml:space="preserve">. Периметр площадки </w:t>
      </w:r>
      <w:r w:rsidR="005B17C8" w:rsidRPr="00220BEA">
        <w:rPr>
          <w:sz w:val="28"/>
          <w:szCs w:val="28"/>
        </w:rPr>
        <w:t xml:space="preserve">следует окрасить </w:t>
      </w:r>
      <w:r w:rsidR="00415D06" w:rsidRPr="00220BEA">
        <w:rPr>
          <w:sz w:val="28"/>
          <w:szCs w:val="28"/>
        </w:rPr>
        <w:t xml:space="preserve">желтой полосой шириной </w:t>
      </w:r>
      <w:smartTag w:uri="urn:schemas-microsoft-com:office:smarttags" w:element="metricconverter">
        <w:smartTagPr>
          <w:attr w:name="ProductID" w:val="0,3 м"/>
        </w:smartTagPr>
        <w:r w:rsidR="00415D06" w:rsidRPr="00220BEA">
          <w:rPr>
            <w:sz w:val="28"/>
            <w:szCs w:val="28"/>
          </w:rPr>
          <w:t>0,3 м</w:t>
        </w:r>
      </w:smartTag>
      <w:r>
        <w:rPr>
          <w:sz w:val="28"/>
          <w:szCs w:val="28"/>
        </w:rPr>
        <w:t xml:space="preserve">. Над площадкой и в </w:t>
      </w:r>
      <w:r w:rsidR="005B17C8" w:rsidRPr="00220BEA">
        <w:rPr>
          <w:sz w:val="28"/>
          <w:szCs w:val="28"/>
        </w:rPr>
        <w:t xml:space="preserve">радиусе </w:t>
      </w:r>
      <w:smartTag w:uri="urn:schemas-microsoft-com:office:smarttags" w:element="metricconverter">
        <w:smartTagPr>
          <w:attr w:name="ProductID" w:val="10 м"/>
        </w:smartTagPr>
        <w:r w:rsidR="005B17C8" w:rsidRPr="00220BEA">
          <w:rPr>
            <w:sz w:val="28"/>
            <w:szCs w:val="28"/>
          </w:rPr>
          <w:t>10</w:t>
        </w:r>
        <w:r w:rsidR="00092BB7" w:rsidRPr="00220BEA">
          <w:rPr>
            <w:sz w:val="28"/>
            <w:szCs w:val="28"/>
          </w:rPr>
          <w:t xml:space="preserve"> </w:t>
        </w:r>
        <w:r w:rsidR="005B17C8" w:rsidRPr="00220BEA">
          <w:rPr>
            <w:sz w:val="28"/>
            <w:szCs w:val="28"/>
          </w:rPr>
          <w:t>м</w:t>
        </w:r>
      </w:smartTag>
      <w:r w:rsidR="005B17C8" w:rsidRPr="00220BEA">
        <w:rPr>
          <w:sz w:val="28"/>
          <w:szCs w:val="28"/>
        </w:rPr>
        <w:t xml:space="preserve"> от ее центра запрещается </w:t>
      </w:r>
      <w:r w:rsidR="00415D06" w:rsidRPr="00220BEA">
        <w:rPr>
          <w:sz w:val="28"/>
          <w:szCs w:val="28"/>
        </w:rPr>
        <w:t xml:space="preserve">располагать антенны, электрооборудование, кабели и </w:t>
      </w:r>
      <w:r w:rsidR="009C6904" w:rsidRPr="00220BEA">
        <w:rPr>
          <w:sz w:val="28"/>
          <w:szCs w:val="28"/>
        </w:rPr>
        <w:t>т. п.</w:t>
      </w:r>
      <w:r w:rsidR="00415D06" w:rsidRPr="00220BEA">
        <w:rPr>
          <w:sz w:val="28"/>
          <w:szCs w:val="28"/>
        </w:rPr>
        <w:t xml:space="preserve"> Максимальн</w:t>
      </w:r>
      <w:r w:rsidR="005B17C8" w:rsidRPr="00220BEA">
        <w:rPr>
          <w:sz w:val="28"/>
          <w:szCs w:val="28"/>
        </w:rPr>
        <w:t>ую</w:t>
      </w:r>
      <w:r w:rsidR="00415D06" w:rsidRPr="00220BEA">
        <w:rPr>
          <w:sz w:val="28"/>
          <w:szCs w:val="28"/>
        </w:rPr>
        <w:t xml:space="preserve"> высот</w:t>
      </w:r>
      <w:r w:rsidR="005B17C8" w:rsidRPr="00220BEA">
        <w:rPr>
          <w:sz w:val="28"/>
          <w:szCs w:val="28"/>
        </w:rPr>
        <w:t>у</w:t>
      </w:r>
      <w:r w:rsidR="00415D06" w:rsidRPr="00220BEA">
        <w:rPr>
          <w:sz w:val="28"/>
          <w:szCs w:val="28"/>
        </w:rPr>
        <w:t xml:space="preserve"> препятствий относительно поверхности площадки в </w:t>
      </w:r>
      <w:r w:rsidR="005B17C8" w:rsidRPr="00220BEA">
        <w:rPr>
          <w:sz w:val="28"/>
          <w:szCs w:val="28"/>
        </w:rPr>
        <w:t xml:space="preserve">указанной зоне устанавливают не более </w:t>
      </w:r>
      <w:smartTag w:uri="urn:schemas-microsoft-com:office:smarttags" w:element="metricconverter">
        <w:smartTagPr>
          <w:attr w:name="ProductID" w:val="3 м"/>
        </w:smartTagPr>
        <w:r w:rsidR="00415D06" w:rsidRPr="00220BEA">
          <w:rPr>
            <w:sz w:val="28"/>
            <w:szCs w:val="28"/>
          </w:rPr>
          <w:t>3</w:t>
        </w:r>
        <w:r w:rsidR="00092BB7" w:rsidRPr="00220BEA">
          <w:rPr>
            <w:sz w:val="28"/>
            <w:szCs w:val="28"/>
          </w:rPr>
          <w:t xml:space="preserve"> </w:t>
        </w:r>
        <w:r w:rsidR="00415D06" w:rsidRPr="00220BEA">
          <w:rPr>
            <w:sz w:val="28"/>
            <w:szCs w:val="28"/>
          </w:rPr>
          <w:t>м</w:t>
        </w:r>
      </w:smartTag>
      <w:r w:rsidR="00415D06" w:rsidRPr="00220BEA">
        <w:rPr>
          <w:sz w:val="28"/>
          <w:szCs w:val="28"/>
        </w:rPr>
        <w:t>.</w:t>
      </w:r>
    </w:p>
    <w:p w14:paraId="5D569CE0" w14:textId="572BCD56" w:rsidR="00E5794B" w:rsidRPr="00220BEA" w:rsidRDefault="00E5794B" w:rsidP="00932913">
      <w:pPr>
        <w:ind w:firstLine="567"/>
        <w:jc w:val="both"/>
        <w:rPr>
          <w:sz w:val="28"/>
          <w:szCs w:val="28"/>
        </w:rPr>
      </w:pPr>
      <w:r w:rsidRPr="00220BEA">
        <w:rPr>
          <w:sz w:val="28"/>
          <w:szCs w:val="28"/>
        </w:rPr>
        <w:t>При проектировании на покрытии здания площадки для пожарных и гражданских вертолетов ее выбирают размер</w:t>
      </w:r>
      <w:r w:rsidR="00100DB8">
        <w:rPr>
          <w:sz w:val="28"/>
          <w:szCs w:val="28"/>
        </w:rPr>
        <w:t>ами</w:t>
      </w:r>
      <w:r w:rsidRPr="00220BEA">
        <w:rPr>
          <w:sz w:val="28"/>
          <w:szCs w:val="28"/>
        </w:rPr>
        <w:t xml:space="preserve"> не менее 20</w:t>
      </w:r>
      <w:r w:rsidRPr="00220BEA">
        <w:rPr>
          <w:sz w:val="28"/>
          <w:szCs w:val="28"/>
        </w:rPr>
        <w:sym w:font="Symbol" w:char="00B4"/>
      </w:r>
      <w:r w:rsidRPr="00220BEA">
        <w:rPr>
          <w:sz w:val="28"/>
          <w:szCs w:val="28"/>
        </w:rPr>
        <w:t xml:space="preserve">20 м и размещают на расстоянии не менее </w:t>
      </w:r>
      <w:smartTag w:uri="urn:schemas-microsoft-com:office:smarttags" w:element="metricconverter">
        <w:smartTagPr>
          <w:attr w:name="ProductID" w:val="30 м"/>
        </w:smartTagPr>
        <w:r w:rsidRPr="00220BEA">
          <w:rPr>
            <w:sz w:val="28"/>
            <w:szCs w:val="28"/>
          </w:rPr>
          <w:t>30 м</w:t>
        </w:r>
      </w:smartTag>
      <w:r w:rsidRPr="00220BEA">
        <w:rPr>
          <w:sz w:val="28"/>
          <w:szCs w:val="28"/>
        </w:rPr>
        <w:t xml:space="preserve"> от ближайшего выступа стены и не менее </w:t>
      </w:r>
      <w:smartTag w:uri="urn:schemas-microsoft-com:office:smarttags" w:element="metricconverter">
        <w:smartTagPr>
          <w:attr w:name="ProductID" w:val="15 м"/>
        </w:smartTagPr>
        <w:r w:rsidRPr="00220BEA">
          <w:rPr>
            <w:sz w:val="28"/>
            <w:szCs w:val="28"/>
          </w:rPr>
          <w:t>15 м</w:t>
        </w:r>
      </w:smartTag>
      <w:r w:rsidRPr="00220BEA">
        <w:rPr>
          <w:sz w:val="28"/>
          <w:szCs w:val="28"/>
        </w:rPr>
        <w:t xml:space="preserve"> от края покрытия.</w:t>
      </w:r>
      <w:r w:rsidR="00932913">
        <w:rPr>
          <w:sz w:val="28"/>
          <w:szCs w:val="28"/>
        </w:rPr>
        <w:t xml:space="preserve"> </w:t>
      </w:r>
      <w:r w:rsidR="00932913" w:rsidRPr="001F2135">
        <w:rPr>
          <w:sz w:val="28"/>
          <w:szCs w:val="28"/>
        </w:rPr>
        <w:t xml:space="preserve">Площадки для транспортно-спасательной кабины пожарного вертолета принимают размерами не менее 5 </w:t>
      </w:r>
      <w:r w:rsidR="00932913" w:rsidRPr="001F2135">
        <w:rPr>
          <w:sz w:val="28"/>
          <w:szCs w:val="28"/>
        </w:rPr>
        <w:sym w:font="Symbol" w:char="00B4"/>
      </w:r>
      <w:r w:rsidR="00932913" w:rsidRPr="001F2135">
        <w:rPr>
          <w:sz w:val="28"/>
          <w:szCs w:val="28"/>
        </w:rPr>
        <w:t xml:space="preserve"> 5 м. Над указанными площадками и на расстоянии менее 3 м от них не допускается размещение антенн, электропроводов и кабелей.</w:t>
      </w:r>
    </w:p>
    <w:p w14:paraId="3A827D6B" w14:textId="77777777" w:rsidR="00932913" w:rsidRPr="00E04F66" w:rsidRDefault="00932913" w:rsidP="00932913">
      <w:pPr>
        <w:pStyle w:val="aff1"/>
        <w:ind w:firstLine="567"/>
        <w:jc w:val="both"/>
        <w:rPr>
          <w:b/>
          <w:sz w:val="28"/>
          <w:szCs w:val="28"/>
        </w:rPr>
      </w:pPr>
      <w:r w:rsidRPr="00E04F66">
        <w:rPr>
          <w:b/>
          <w:sz w:val="28"/>
          <w:szCs w:val="28"/>
        </w:rPr>
        <w:t>(Измененная редакция, Изм. № 1).</w:t>
      </w:r>
    </w:p>
    <w:p w14:paraId="5ECD17E3" w14:textId="77777777" w:rsidR="009A601B" w:rsidRPr="00220BEA" w:rsidRDefault="00100DB8" w:rsidP="00932913">
      <w:pPr>
        <w:ind w:firstLine="567"/>
        <w:jc w:val="both"/>
        <w:rPr>
          <w:sz w:val="28"/>
          <w:szCs w:val="28"/>
        </w:rPr>
      </w:pPr>
      <w:r>
        <w:rPr>
          <w:sz w:val="28"/>
          <w:szCs w:val="28"/>
        </w:rPr>
        <w:t xml:space="preserve">6.24 </w:t>
      </w:r>
      <w:r w:rsidR="009A601B" w:rsidRPr="00220BEA">
        <w:rPr>
          <w:sz w:val="28"/>
          <w:szCs w:val="28"/>
        </w:rPr>
        <w:t xml:space="preserve">Жесткость и прочность конструктивных элементов окон и светопрозрачных </w:t>
      </w:r>
      <w:r w:rsidR="00FC7C8F" w:rsidRPr="00220BEA">
        <w:rPr>
          <w:sz w:val="28"/>
          <w:szCs w:val="28"/>
        </w:rPr>
        <w:t xml:space="preserve">навесных </w:t>
      </w:r>
      <w:r w:rsidR="009A601B" w:rsidRPr="00220BEA">
        <w:rPr>
          <w:sz w:val="28"/>
          <w:szCs w:val="28"/>
        </w:rPr>
        <w:t xml:space="preserve">фасадных конструкций при расчете на ветровую нагрузку </w:t>
      </w:r>
      <w:r w:rsidR="00501C2A" w:rsidRPr="00220BEA">
        <w:rPr>
          <w:sz w:val="28"/>
          <w:szCs w:val="28"/>
        </w:rPr>
        <w:t>следует устанавливать в соответствии с требованиями</w:t>
      </w:r>
      <w:r w:rsidR="009A601B" w:rsidRPr="00220BEA">
        <w:rPr>
          <w:sz w:val="28"/>
          <w:szCs w:val="28"/>
        </w:rPr>
        <w:t xml:space="preserve"> </w:t>
      </w:r>
      <w:r w:rsidR="00803AD7" w:rsidRPr="00220BEA">
        <w:rPr>
          <w:sz w:val="28"/>
          <w:szCs w:val="28"/>
        </w:rPr>
        <w:t>нормативных документов на данный вид продукции</w:t>
      </w:r>
      <w:r w:rsidR="009A601B" w:rsidRPr="00220BEA">
        <w:rPr>
          <w:sz w:val="28"/>
          <w:szCs w:val="28"/>
        </w:rPr>
        <w:t xml:space="preserve"> и СП 20.13330. Толщин</w:t>
      </w:r>
      <w:r w:rsidR="00501C2A" w:rsidRPr="00220BEA">
        <w:rPr>
          <w:sz w:val="28"/>
          <w:szCs w:val="28"/>
        </w:rPr>
        <w:t>у</w:t>
      </w:r>
      <w:r w:rsidR="009A601B" w:rsidRPr="00220BEA">
        <w:rPr>
          <w:sz w:val="28"/>
          <w:szCs w:val="28"/>
        </w:rPr>
        <w:t xml:space="preserve"> стекол данных конструкций </w:t>
      </w:r>
      <w:r w:rsidR="00501C2A" w:rsidRPr="00220BEA">
        <w:rPr>
          <w:sz w:val="28"/>
          <w:szCs w:val="28"/>
        </w:rPr>
        <w:t>выбирают</w:t>
      </w:r>
      <w:r w:rsidR="009A601B" w:rsidRPr="00220BEA">
        <w:rPr>
          <w:sz w:val="28"/>
          <w:szCs w:val="28"/>
        </w:rPr>
        <w:t xml:space="preserve"> в зависимости от площади, соотношения сторон поля остекления и </w:t>
      </w:r>
      <w:r>
        <w:rPr>
          <w:sz w:val="28"/>
          <w:szCs w:val="28"/>
        </w:rPr>
        <w:t>значения</w:t>
      </w:r>
      <w:r w:rsidR="009A601B" w:rsidRPr="00220BEA">
        <w:rPr>
          <w:sz w:val="28"/>
          <w:szCs w:val="28"/>
        </w:rPr>
        <w:t xml:space="preserve"> ветровой нагрузки с учетом всех ее составляющих. При этом на высоте более 75</w:t>
      </w:r>
      <w:r>
        <w:rPr>
          <w:sz w:val="28"/>
          <w:szCs w:val="28"/>
        </w:rPr>
        <w:t xml:space="preserve"> </w:t>
      </w:r>
      <w:r w:rsidR="009A601B" w:rsidRPr="00220BEA">
        <w:rPr>
          <w:sz w:val="28"/>
          <w:szCs w:val="28"/>
        </w:rPr>
        <w:t xml:space="preserve">м </w:t>
      </w:r>
      <w:r w:rsidR="005A4460" w:rsidRPr="00220BEA">
        <w:rPr>
          <w:sz w:val="28"/>
          <w:szCs w:val="28"/>
        </w:rPr>
        <w:t xml:space="preserve">толщину </w:t>
      </w:r>
      <w:r w:rsidR="00803AD7" w:rsidRPr="00220BEA">
        <w:rPr>
          <w:sz w:val="28"/>
          <w:szCs w:val="28"/>
        </w:rPr>
        <w:t xml:space="preserve">наружных </w:t>
      </w:r>
      <w:r w:rsidR="005A4460" w:rsidRPr="00220BEA">
        <w:rPr>
          <w:sz w:val="28"/>
          <w:szCs w:val="28"/>
        </w:rPr>
        <w:t xml:space="preserve">стекол принимают </w:t>
      </w:r>
      <w:r w:rsidR="009A601B" w:rsidRPr="00220BEA">
        <w:rPr>
          <w:sz w:val="28"/>
          <w:szCs w:val="28"/>
        </w:rPr>
        <w:t xml:space="preserve">не менее </w:t>
      </w:r>
      <w:smartTag w:uri="urn:schemas-microsoft-com:office:smarttags" w:element="metricconverter">
        <w:smartTagPr>
          <w:attr w:name="ProductID" w:val="6 мм"/>
        </w:smartTagPr>
        <w:r w:rsidR="009A601B" w:rsidRPr="00220BEA">
          <w:rPr>
            <w:sz w:val="28"/>
            <w:szCs w:val="28"/>
          </w:rPr>
          <w:t>6 мм</w:t>
        </w:r>
      </w:smartTag>
      <w:r w:rsidR="009A601B" w:rsidRPr="00220BEA">
        <w:rPr>
          <w:sz w:val="28"/>
          <w:szCs w:val="28"/>
        </w:rPr>
        <w:t xml:space="preserve">. </w:t>
      </w:r>
    </w:p>
    <w:p w14:paraId="7D1A497C" w14:textId="77777777" w:rsidR="009A601B" w:rsidRPr="00220BEA" w:rsidRDefault="00100DB8" w:rsidP="00932913">
      <w:pPr>
        <w:ind w:firstLine="567"/>
        <w:jc w:val="both"/>
        <w:rPr>
          <w:sz w:val="28"/>
          <w:szCs w:val="28"/>
        </w:rPr>
      </w:pPr>
      <w:r>
        <w:rPr>
          <w:sz w:val="28"/>
          <w:szCs w:val="28"/>
        </w:rPr>
        <w:t xml:space="preserve">6.25 </w:t>
      </w:r>
      <w:r w:rsidR="009A601B" w:rsidRPr="00220BEA">
        <w:rPr>
          <w:sz w:val="28"/>
          <w:szCs w:val="28"/>
        </w:rPr>
        <w:t>Конструкции окон</w:t>
      </w:r>
      <w:r w:rsidR="005A4460" w:rsidRPr="00220BEA">
        <w:rPr>
          <w:sz w:val="28"/>
          <w:szCs w:val="28"/>
        </w:rPr>
        <w:t>,</w:t>
      </w:r>
      <w:r w:rsidR="009A601B" w:rsidRPr="00220BEA">
        <w:rPr>
          <w:sz w:val="28"/>
          <w:szCs w:val="28"/>
        </w:rPr>
        <w:t xml:space="preserve"> </w:t>
      </w:r>
      <w:r w:rsidRPr="00220BEA">
        <w:rPr>
          <w:sz w:val="28"/>
          <w:szCs w:val="28"/>
        </w:rPr>
        <w:t xml:space="preserve">светопрозрачных </w:t>
      </w:r>
      <w:r>
        <w:rPr>
          <w:sz w:val="28"/>
          <w:szCs w:val="28"/>
        </w:rPr>
        <w:t xml:space="preserve">навесных </w:t>
      </w:r>
      <w:r w:rsidR="009A601B" w:rsidRPr="00220BEA">
        <w:rPr>
          <w:sz w:val="28"/>
          <w:szCs w:val="28"/>
        </w:rPr>
        <w:t>фасадных</w:t>
      </w:r>
      <w:r w:rsidR="005A4460" w:rsidRPr="00220BEA">
        <w:rPr>
          <w:sz w:val="28"/>
          <w:szCs w:val="28"/>
        </w:rPr>
        <w:t xml:space="preserve"> систем </w:t>
      </w:r>
      <w:r w:rsidR="009A601B" w:rsidRPr="00220BEA">
        <w:rPr>
          <w:sz w:val="28"/>
          <w:szCs w:val="28"/>
        </w:rPr>
        <w:t xml:space="preserve">и характеристики стекол должны </w:t>
      </w:r>
      <w:r w:rsidR="005A4460" w:rsidRPr="00220BEA">
        <w:rPr>
          <w:sz w:val="28"/>
          <w:szCs w:val="28"/>
        </w:rPr>
        <w:t xml:space="preserve">быть выбраны таким образом, чтобы </w:t>
      </w:r>
      <w:r w:rsidR="009A601B" w:rsidRPr="00220BEA">
        <w:rPr>
          <w:sz w:val="28"/>
          <w:szCs w:val="28"/>
        </w:rPr>
        <w:t>обеспечивать их безопасную эксплуатацию</w:t>
      </w:r>
      <w:r w:rsidR="00F871DD" w:rsidRPr="00220BEA">
        <w:rPr>
          <w:sz w:val="28"/>
          <w:szCs w:val="28"/>
        </w:rPr>
        <w:t>.</w:t>
      </w:r>
    </w:p>
    <w:p w14:paraId="74821B12" w14:textId="4897E601" w:rsidR="009A601B" w:rsidRPr="00220BEA" w:rsidRDefault="00932913" w:rsidP="00932913">
      <w:pPr>
        <w:ind w:firstLine="567"/>
        <w:jc w:val="both"/>
        <w:rPr>
          <w:sz w:val="28"/>
          <w:szCs w:val="28"/>
        </w:rPr>
      </w:pPr>
      <w:r w:rsidRPr="001F2135">
        <w:rPr>
          <w:bCs/>
          <w:kern w:val="36"/>
          <w:sz w:val="28"/>
          <w:szCs w:val="28"/>
        </w:rPr>
        <w:t>6.26 Остекление высотных зданий следует выполнять с использованием закаленного либо многослойного стекла по ГОСТ 30826, не допускающего травмирования людей, находящихся как внутри помещений, так и снаружи, осколками стекол и фрагментами перечисленных элементов в случае разрушения светопрозрачных конструкций, в т. ч. при пожаре или ЧС.</w:t>
      </w:r>
      <w:r w:rsidRPr="001F2135">
        <w:t xml:space="preserve"> </w:t>
      </w:r>
      <w:r w:rsidRPr="001F2135">
        <w:rPr>
          <w:bCs/>
          <w:kern w:val="36"/>
          <w:sz w:val="28"/>
          <w:szCs w:val="28"/>
        </w:rPr>
        <w:t>Требования к безопасности остекления приведены в СП 426.1325800.</w:t>
      </w:r>
    </w:p>
    <w:p w14:paraId="107C6168" w14:textId="77777777" w:rsidR="00932913" w:rsidRPr="00E04F66" w:rsidRDefault="00932913" w:rsidP="00932913">
      <w:pPr>
        <w:pStyle w:val="aff1"/>
        <w:ind w:firstLine="567"/>
        <w:jc w:val="both"/>
        <w:rPr>
          <w:b/>
          <w:sz w:val="28"/>
          <w:szCs w:val="28"/>
        </w:rPr>
      </w:pPr>
      <w:r w:rsidRPr="00E04F66">
        <w:rPr>
          <w:b/>
          <w:sz w:val="28"/>
          <w:szCs w:val="28"/>
        </w:rPr>
        <w:t>(Измененная редакция, Изм. № 1).</w:t>
      </w:r>
    </w:p>
    <w:p w14:paraId="3E5579A6" w14:textId="77777777" w:rsidR="009A601B" w:rsidRPr="00220BEA" w:rsidRDefault="00100DB8" w:rsidP="00932913">
      <w:pPr>
        <w:ind w:firstLine="567"/>
        <w:jc w:val="both"/>
        <w:rPr>
          <w:sz w:val="28"/>
          <w:szCs w:val="28"/>
        </w:rPr>
      </w:pPr>
      <w:r>
        <w:rPr>
          <w:sz w:val="28"/>
          <w:szCs w:val="28"/>
        </w:rPr>
        <w:lastRenderedPageBreak/>
        <w:t xml:space="preserve">6.27 </w:t>
      </w:r>
      <w:r w:rsidR="009A601B" w:rsidRPr="00220BEA">
        <w:rPr>
          <w:sz w:val="28"/>
          <w:szCs w:val="28"/>
        </w:rPr>
        <w:t xml:space="preserve">При расположении окон выше </w:t>
      </w:r>
      <w:smartTag w:uri="urn:schemas-microsoft-com:office:smarttags" w:element="metricconverter">
        <w:smartTagPr>
          <w:attr w:name="ProductID" w:val="75 м"/>
        </w:smartTagPr>
        <w:r w:rsidR="009A601B" w:rsidRPr="00220BEA">
          <w:rPr>
            <w:sz w:val="28"/>
            <w:szCs w:val="28"/>
          </w:rPr>
          <w:t>75 м</w:t>
        </w:r>
      </w:smartTag>
      <w:r w:rsidR="009A601B" w:rsidRPr="00220BEA">
        <w:rPr>
          <w:sz w:val="28"/>
          <w:szCs w:val="28"/>
        </w:rPr>
        <w:t xml:space="preserve"> допускается применять следующие их разновидности: </w:t>
      </w:r>
    </w:p>
    <w:p w14:paraId="7028B5BC" w14:textId="77777777" w:rsidR="009A601B" w:rsidRPr="00220BEA" w:rsidRDefault="009A601B" w:rsidP="00932913">
      <w:pPr>
        <w:ind w:firstLine="567"/>
        <w:jc w:val="both"/>
        <w:rPr>
          <w:sz w:val="28"/>
          <w:szCs w:val="28"/>
        </w:rPr>
      </w:pPr>
      <w:r w:rsidRPr="00220BEA">
        <w:rPr>
          <w:sz w:val="28"/>
          <w:szCs w:val="28"/>
        </w:rPr>
        <w:t>- окна с глухими неоткрывающимися створками и воздушными клапана</w:t>
      </w:r>
      <w:r w:rsidR="00FC7C8F">
        <w:rPr>
          <w:sz w:val="28"/>
          <w:szCs w:val="28"/>
        </w:rPr>
        <w:t xml:space="preserve">ми, размещаемыми в окнах либо </w:t>
      </w:r>
      <w:r w:rsidRPr="00220BEA">
        <w:rPr>
          <w:sz w:val="28"/>
          <w:szCs w:val="28"/>
        </w:rPr>
        <w:t>наружной стене;</w:t>
      </w:r>
    </w:p>
    <w:p w14:paraId="64D0E4BB" w14:textId="77777777" w:rsidR="009A601B" w:rsidRPr="00220BEA" w:rsidRDefault="009A601B" w:rsidP="00932913">
      <w:pPr>
        <w:ind w:firstLine="567"/>
        <w:jc w:val="both"/>
        <w:rPr>
          <w:sz w:val="28"/>
          <w:szCs w:val="28"/>
        </w:rPr>
      </w:pPr>
      <w:r w:rsidRPr="00220BEA">
        <w:rPr>
          <w:sz w:val="28"/>
          <w:szCs w:val="28"/>
        </w:rPr>
        <w:t>- окна с глухими нижними створками и открывающейся фрамугой;</w:t>
      </w:r>
    </w:p>
    <w:p w14:paraId="3CE3C874" w14:textId="77777777" w:rsidR="009A601B" w:rsidRPr="00220BEA" w:rsidRDefault="009A601B" w:rsidP="00932913">
      <w:pPr>
        <w:ind w:firstLine="567"/>
        <w:jc w:val="both"/>
        <w:rPr>
          <w:sz w:val="28"/>
          <w:szCs w:val="28"/>
        </w:rPr>
      </w:pPr>
      <w:r w:rsidRPr="00220BEA">
        <w:rPr>
          <w:sz w:val="28"/>
          <w:szCs w:val="28"/>
        </w:rPr>
        <w:t>- окна с открывающимися внутрь створками и расположенным снаружи све</w:t>
      </w:r>
      <w:r w:rsidR="00100DB8">
        <w:rPr>
          <w:sz w:val="28"/>
          <w:szCs w:val="28"/>
        </w:rPr>
        <w:t xml:space="preserve">топрозрачным защитным экраном, </w:t>
      </w:r>
      <w:r w:rsidRPr="00220BEA">
        <w:rPr>
          <w:sz w:val="28"/>
          <w:szCs w:val="28"/>
        </w:rPr>
        <w:t>имеющим сверху и снизу воздушные щели;</w:t>
      </w:r>
    </w:p>
    <w:p w14:paraId="098DE0E9" w14:textId="77777777" w:rsidR="009A601B" w:rsidRPr="00220BEA" w:rsidRDefault="00100DB8" w:rsidP="00932913">
      <w:pPr>
        <w:ind w:firstLine="567"/>
        <w:jc w:val="both"/>
        <w:rPr>
          <w:sz w:val="28"/>
          <w:szCs w:val="28"/>
        </w:rPr>
      </w:pPr>
      <w:r>
        <w:rPr>
          <w:sz w:val="28"/>
          <w:szCs w:val="28"/>
        </w:rPr>
        <w:t xml:space="preserve">- окна с выдвигаемыми </w:t>
      </w:r>
      <w:r w:rsidR="009A601B" w:rsidRPr="00220BEA">
        <w:rPr>
          <w:sz w:val="28"/>
          <w:szCs w:val="28"/>
        </w:rPr>
        <w:t>наружу на 100</w:t>
      </w:r>
      <w:r w:rsidRPr="00220BEA">
        <w:rPr>
          <w:sz w:val="28"/>
          <w:szCs w:val="28"/>
        </w:rPr>
        <w:t>–</w:t>
      </w:r>
      <w:smartTag w:uri="urn:schemas-microsoft-com:office:smarttags" w:element="metricconverter">
        <w:smartTagPr>
          <w:attr w:name="ProductID" w:val="150 мм"/>
        </w:smartTagPr>
        <w:r w:rsidR="009A601B" w:rsidRPr="00220BEA">
          <w:rPr>
            <w:sz w:val="28"/>
            <w:szCs w:val="28"/>
          </w:rPr>
          <w:t>150 мм</w:t>
        </w:r>
      </w:smartTag>
      <w:r>
        <w:rPr>
          <w:sz w:val="28"/>
          <w:szCs w:val="28"/>
        </w:rPr>
        <w:t xml:space="preserve"> параллельно плоскости фасада переплетами.</w:t>
      </w:r>
    </w:p>
    <w:p w14:paraId="22FA0B29" w14:textId="77777777" w:rsidR="009A601B" w:rsidRPr="00220BEA" w:rsidRDefault="00100DB8" w:rsidP="00932913">
      <w:pPr>
        <w:ind w:firstLine="567"/>
        <w:jc w:val="both"/>
        <w:rPr>
          <w:sz w:val="28"/>
          <w:szCs w:val="28"/>
        </w:rPr>
      </w:pPr>
      <w:r>
        <w:rPr>
          <w:sz w:val="28"/>
          <w:szCs w:val="28"/>
        </w:rPr>
        <w:t xml:space="preserve">6.28 </w:t>
      </w:r>
      <w:r w:rsidR="009A601B" w:rsidRPr="00220BEA">
        <w:rPr>
          <w:sz w:val="28"/>
          <w:szCs w:val="28"/>
        </w:rPr>
        <w:t xml:space="preserve">Притворы окон </w:t>
      </w:r>
      <w:r w:rsidR="00685EA2" w:rsidRPr="00220BEA">
        <w:rPr>
          <w:sz w:val="28"/>
          <w:szCs w:val="28"/>
        </w:rPr>
        <w:t xml:space="preserve">следует применять </w:t>
      </w:r>
      <w:r>
        <w:rPr>
          <w:sz w:val="28"/>
          <w:szCs w:val="28"/>
        </w:rPr>
        <w:t>класса А</w:t>
      </w:r>
      <w:r w:rsidR="009A601B" w:rsidRPr="00220BEA">
        <w:rPr>
          <w:sz w:val="28"/>
          <w:szCs w:val="28"/>
        </w:rPr>
        <w:t xml:space="preserve"> согласно ГОСТ 26602.2</w:t>
      </w:r>
      <w:r w:rsidRPr="00220BEA">
        <w:rPr>
          <w:sz w:val="28"/>
          <w:szCs w:val="28"/>
        </w:rPr>
        <w:t>–</w:t>
      </w:r>
      <w:r w:rsidR="009A601B" w:rsidRPr="00220BEA">
        <w:rPr>
          <w:sz w:val="28"/>
          <w:szCs w:val="28"/>
        </w:rPr>
        <w:t>99 и обеспечивать нормируемое сопротивление воздухопроницанию по СП 50.13330.2012 с учетом возрастания скорости ветра по высоте здания.</w:t>
      </w:r>
    </w:p>
    <w:p w14:paraId="6D8AE66E" w14:textId="77777777" w:rsidR="00100DB8" w:rsidRDefault="00100DB8" w:rsidP="00932913">
      <w:pPr>
        <w:ind w:firstLine="567"/>
        <w:jc w:val="both"/>
        <w:rPr>
          <w:sz w:val="28"/>
          <w:szCs w:val="28"/>
        </w:rPr>
      </w:pPr>
      <w:bookmarkStart w:id="16" w:name="_Toc460856895"/>
    </w:p>
    <w:p w14:paraId="04B6EF31" w14:textId="77777777" w:rsidR="00A1166C" w:rsidRPr="00100DB8" w:rsidRDefault="00100DB8" w:rsidP="00932913">
      <w:pPr>
        <w:pStyle w:val="aff1"/>
        <w:ind w:firstLine="567"/>
        <w:jc w:val="both"/>
        <w:rPr>
          <w:b/>
          <w:sz w:val="28"/>
          <w:szCs w:val="28"/>
        </w:rPr>
      </w:pPr>
      <w:r w:rsidRPr="00100DB8">
        <w:rPr>
          <w:b/>
          <w:sz w:val="28"/>
          <w:szCs w:val="28"/>
        </w:rPr>
        <w:t xml:space="preserve">7 </w:t>
      </w:r>
      <w:r w:rsidR="00195B7B" w:rsidRPr="00100DB8">
        <w:rPr>
          <w:b/>
          <w:sz w:val="28"/>
          <w:szCs w:val="28"/>
        </w:rPr>
        <w:t>Нагрузки и воздействия</w:t>
      </w:r>
      <w:bookmarkEnd w:id="16"/>
    </w:p>
    <w:p w14:paraId="7902ED8F" w14:textId="77777777" w:rsidR="00195B7B" w:rsidRPr="00100DB8" w:rsidRDefault="00100DB8" w:rsidP="00932913">
      <w:pPr>
        <w:pStyle w:val="aff1"/>
        <w:ind w:firstLine="567"/>
        <w:jc w:val="both"/>
        <w:rPr>
          <w:b/>
          <w:sz w:val="28"/>
          <w:szCs w:val="28"/>
        </w:rPr>
      </w:pPr>
      <w:bookmarkStart w:id="17" w:name="_Toc460856896"/>
      <w:r w:rsidRPr="00100DB8">
        <w:rPr>
          <w:b/>
          <w:sz w:val="28"/>
          <w:szCs w:val="28"/>
        </w:rPr>
        <w:t xml:space="preserve">7.1 </w:t>
      </w:r>
      <w:r w:rsidR="00195B7B" w:rsidRPr="00100DB8">
        <w:rPr>
          <w:b/>
          <w:sz w:val="28"/>
          <w:szCs w:val="28"/>
        </w:rPr>
        <w:t>Общие положения</w:t>
      </w:r>
      <w:bookmarkEnd w:id="17"/>
    </w:p>
    <w:p w14:paraId="00608116" w14:textId="77777777" w:rsidR="005307ED" w:rsidRPr="00100DB8" w:rsidRDefault="005307ED" w:rsidP="00932913">
      <w:pPr>
        <w:pStyle w:val="aff1"/>
        <w:ind w:firstLine="567"/>
        <w:jc w:val="both"/>
        <w:rPr>
          <w:sz w:val="28"/>
          <w:szCs w:val="28"/>
        </w:rPr>
      </w:pPr>
      <w:r w:rsidRPr="00100DB8">
        <w:rPr>
          <w:sz w:val="28"/>
          <w:szCs w:val="28"/>
        </w:rPr>
        <w:t>7.1.1 В настоящем разделе рассматриваются минимальные значения нагрузок и воздействий, а также их сочетания, которые необходимо учитывать при проектировании высотных зданий и комплексов наряду с положениями ГОСТ 27751 и других нормативных документов.</w:t>
      </w:r>
    </w:p>
    <w:p w14:paraId="1144DF78" w14:textId="5FAC0295" w:rsidR="005307ED" w:rsidRPr="00100DB8" w:rsidRDefault="005307ED" w:rsidP="00932913">
      <w:pPr>
        <w:pStyle w:val="aff1"/>
        <w:ind w:firstLine="567"/>
        <w:jc w:val="both"/>
        <w:rPr>
          <w:sz w:val="28"/>
          <w:szCs w:val="28"/>
        </w:rPr>
      </w:pPr>
      <w:r w:rsidRPr="00100DB8">
        <w:rPr>
          <w:sz w:val="28"/>
          <w:szCs w:val="28"/>
        </w:rPr>
        <w:t xml:space="preserve">7.1.2 При проектировании высотных зданий и комплексов необходимо учитывать нагрузки и воздействия, перечисленные в </w:t>
      </w:r>
      <w:r w:rsidR="00932913" w:rsidRPr="001F2135">
        <w:rPr>
          <w:bCs/>
          <w:kern w:val="36"/>
          <w:sz w:val="28"/>
          <w:szCs w:val="28"/>
        </w:rPr>
        <w:t>СП 20.13330.2016</w:t>
      </w:r>
      <w:r w:rsidRPr="00100DB8">
        <w:rPr>
          <w:sz w:val="28"/>
          <w:szCs w:val="28"/>
        </w:rPr>
        <w:t xml:space="preserve"> </w:t>
      </w:r>
      <w:r w:rsidR="00BD7A65" w:rsidRPr="00100DB8">
        <w:rPr>
          <w:sz w:val="28"/>
          <w:szCs w:val="28"/>
        </w:rPr>
        <w:t xml:space="preserve">(раздел 5) </w:t>
      </w:r>
      <w:r w:rsidRPr="00100DB8">
        <w:rPr>
          <w:sz w:val="28"/>
          <w:szCs w:val="28"/>
        </w:rPr>
        <w:t>в основных и особых сочетаниях, определяемых с учетом реализации наиболее неблагоприятных условий работы конструктивных элементов здания.</w:t>
      </w:r>
    </w:p>
    <w:p w14:paraId="1A3DB419" w14:textId="77777777" w:rsidR="005307ED" w:rsidRPr="00100DB8" w:rsidRDefault="005307ED" w:rsidP="00932913">
      <w:pPr>
        <w:pStyle w:val="aff1"/>
        <w:ind w:firstLine="567"/>
        <w:jc w:val="both"/>
        <w:rPr>
          <w:sz w:val="28"/>
          <w:szCs w:val="28"/>
        </w:rPr>
      </w:pPr>
      <w:r w:rsidRPr="00100DB8">
        <w:rPr>
          <w:sz w:val="28"/>
          <w:szCs w:val="28"/>
        </w:rPr>
        <w:t>Коэффициенты сочетаний основных нагрузок определяются в соответствии с указаниями СП 20.13330.2011</w:t>
      </w:r>
      <w:r w:rsidR="00BD7A65" w:rsidRPr="00100DB8">
        <w:rPr>
          <w:sz w:val="28"/>
          <w:szCs w:val="28"/>
        </w:rPr>
        <w:t xml:space="preserve"> (раздел 6)</w:t>
      </w:r>
      <w:r w:rsidRPr="00100DB8">
        <w:rPr>
          <w:sz w:val="28"/>
          <w:szCs w:val="28"/>
        </w:rPr>
        <w:t>.</w:t>
      </w:r>
    </w:p>
    <w:p w14:paraId="4C32D916" w14:textId="77777777" w:rsidR="005307ED" w:rsidRPr="00100DB8" w:rsidRDefault="005307ED" w:rsidP="00932913">
      <w:pPr>
        <w:pStyle w:val="aff1"/>
        <w:ind w:firstLine="567"/>
        <w:jc w:val="both"/>
        <w:rPr>
          <w:sz w:val="28"/>
          <w:szCs w:val="28"/>
        </w:rPr>
      </w:pPr>
      <w:r w:rsidRPr="00100DB8">
        <w:rPr>
          <w:sz w:val="28"/>
          <w:szCs w:val="28"/>
        </w:rPr>
        <w:t>При этом в качестве одного из основных сочетаний необходимо рассмотреть совместное действие постоянных, длительной и ветровой нагрузок, принимаемых без учета понижающих коэффициентов сочетаний.</w:t>
      </w:r>
    </w:p>
    <w:p w14:paraId="63DA1A51" w14:textId="77777777" w:rsidR="00932913" w:rsidRPr="00E04F66" w:rsidRDefault="00932913" w:rsidP="00932913">
      <w:pPr>
        <w:pStyle w:val="aff1"/>
        <w:ind w:firstLine="567"/>
        <w:jc w:val="both"/>
        <w:rPr>
          <w:b/>
          <w:sz w:val="28"/>
          <w:szCs w:val="28"/>
        </w:rPr>
      </w:pPr>
      <w:r w:rsidRPr="00E04F66">
        <w:rPr>
          <w:b/>
          <w:sz w:val="28"/>
          <w:szCs w:val="28"/>
        </w:rPr>
        <w:t>(Измененная редакция, Изм. № 1).</w:t>
      </w:r>
    </w:p>
    <w:p w14:paraId="55BF0141" w14:textId="77777777" w:rsidR="005307ED" w:rsidRPr="00100DB8" w:rsidRDefault="005307ED" w:rsidP="00932913">
      <w:pPr>
        <w:pStyle w:val="aff1"/>
        <w:ind w:firstLine="567"/>
        <w:jc w:val="both"/>
        <w:rPr>
          <w:sz w:val="28"/>
          <w:szCs w:val="28"/>
        </w:rPr>
      </w:pPr>
      <w:r w:rsidRPr="00100DB8">
        <w:rPr>
          <w:sz w:val="28"/>
          <w:szCs w:val="28"/>
        </w:rPr>
        <w:t>7.1.3 При проектировании и расчете высотных зданий необходимо учитывать особые воздействия, возникающие при локальных разрушениях несущих конструкций в результате природных и антропогенных ЧС.</w:t>
      </w:r>
    </w:p>
    <w:p w14:paraId="1BA00BFB" w14:textId="77777777" w:rsidR="005307ED" w:rsidRPr="00100DB8" w:rsidRDefault="005307ED" w:rsidP="00932913">
      <w:pPr>
        <w:pStyle w:val="aff1"/>
        <w:ind w:firstLine="567"/>
        <w:jc w:val="both"/>
        <w:rPr>
          <w:sz w:val="28"/>
          <w:szCs w:val="28"/>
        </w:rPr>
      </w:pPr>
      <w:r w:rsidRPr="00100DB8">
        <w:rPr>
          <w:sz w:val="28"/>
          <w:szCs w:val="28"/>
        </w:rPr>
        <w:t>К особым воздействиям относятся: образование карстовых воронок, провалов в основаниях зданий</w:t>
      </w:r>
      <w:r w:rsidR="00FC7C8F">
        <w:rPr>
          <w:sz w:val="28"/>
          <w:szCs w:val="28"/>
        </w:rPr>
        <w:t>;</w:t>
      </w:r>
      <w:r w:rsidRPr="00100DB8">
        <w:rPr>
          <w:sz w:val="28"/>
          <w:szCs w:val="28"/>
        </w:rPr>
        <w:t xml:space="preserve"> взрывы снаружи или внутри сооружения</w:t>
      </w:r>
      <w:r w:rsidR="00FC7C8F">
        <w:rPr>
          <w:sz w:val="28"/>
          <w:szCs w:val="28"/>
        </w:rPr>
        <w:t>;</w:t>
      </w:r>
      <w:r w:rsidRPr="00100DB8">
        <w:rPr>
          <w:sz w:val="28"/>
          <w:szCs w:val="28"/>
        </w:rPr>
        <w:t xml:space="preserve"> пожары, аварии и разрушение несущих конструкций вследствие дефектов в материалах, некачественного производства работ.</w:t>
      </w:r>
    </w:p>
    <w:p w14:paraId="65F86F34" w14:textId="0816CBA7" w:rsidR="005307ED" w:rsidRPr="00100DB8" w:rsidRDefault="005307ED" w:rsidP="00932913">
      <w:pPr>
        <w:pStyle w:val="aff1"/>
        <w:ind w:firstLine="567"/>
        <w:jc w:val="both"/>
        <w:rPr>
          <w:sz w:val="28"/>
          <w:szCs w:val="28"/>
        </w:rPr>
      </w:pPr>
      <w:r w:rsidRPr="00100DB8">
        <w:rPr>
          <w:sz w:val="28"/>
          <w:szCs w:val="28"/>
        </w:rPr>
        <w:t xml:space="preserve">При расчете зданий на особое сочетание нагрузок необходимо учитывать постоянные, длительные и одно из перечисленных воздействий с коэффициентами сочетаний, указанными в </w:t>
      </w:r>
      <w:r w:rsidR="00932913" w:rsidRPr="001F2135">
        <w:rPr>
          <w:bCs/>
          <w:kern w:val="36"/>
          <w:sz w:val="28"/>
          <w:szCs w:val="28"/>
        </w:rPr>
        <w:t>СП 20.13330.2016</w:t>
      </w:r>
      <w:r w:rsidR="00BD7A65" w:rsidRPr="00100DB8">
        <w:rPr>
          <w:sz w:val="28"/>
          <w:szCs w:val="28"/>
        </w:rPr>
        <w:t xml:space="preserve"> (п</w:t>
      </w:r>
      <w:r w:rsidR="00100DB8">
        <w:rPr>
          <w:sz w:val="28"/>
          <w:szCs w:val="28"/>
        </w:rPr>
        <w:t>ункт</w:t>
      </w:r>
      <w:r w:rsidR="00BD7A65" w:rsidRPr="00100DB8">
        <w:rPr>
          <w:sz w:val="28"/>
          <w:szCs w:val="28"/>
        </w:rPr>
        <w:t xml:space="preserve"> 6.5)</w:t>
      </w:r>
      <w:r w:rsidRPr="00100DB8">
        <w:rPr>
          <w:sz w:val="28"/>
          <w:szCs w:val="28"/>
        </w:rPr>
        <w:t xml:space="preserve">. </w:t>
      </w:r>
      <w:r w:rsidRPr="00100DB8">
        <w:rPr>
          <w:sz w:val="28"/>
          <w:szCs w:val="28"/>
        </w:rPr>
        <w:lastRenderedPageBreak/>
        <w:t>Остальные правила расчета конструкций при ЧС следует принимать в соответствии с 7.</w:t>
      </w:r>
      <w:r w:rsidR="00BD7A65" w:rsidRPr="00100DB8">
        <w:rPr>
          <w:sz w:val="28"/>
          <w:szCs w:val="28"/>
        </w:rPr>
        <w:t>8</w:t>
      </w:r>
      <w:r w:rsidRPr="00100DB8">
        <w:rPr>
          <w:sz w:val="28"/>
          <w:szCs w:val="28"/>
        </w:rPr>
        <w:t>.</w:t>
      </w:r>
    </w:p>
    <w:p w14:paraId="53CAC27C" w14:textId="77777777" w:rsidR="00932913" w:rsidRPr="00E04F66" w:rsidRDefault="00932913" w:rsidP="00932913">
      <w:pPr>
        <w:pStyle w:val="aff1"/>
        <w:ind w:firstLine="567"/>
        <w:jc w:val="both"/>
        <w:rPr>
          <w:b/>
          <w:sz w:val="28"/>
          <w:szCs w:val="28"/>
        </w:rPr>
      </w:pPr>
      <w:r w:rsidRPr="00E04F66">
        <w:rPr>
          <w:b/>
          <w:sz w:val="28"/>
          <w:szCs w:val="28"/>
        </w:rPr>
        <w:t>(Измененная редакция, Изм. № 1).</w:t>
      </w:r>
    </w:p>
    <w:p w14:paraId="4E7E0189" w14:textId="77777777" w:rsidR="00195B7B" w:rsidRPr="00100DB8" w:rsidRDefault="00100DB8" w:rsidP="00932913">
      <w:pPr>
        <w:pStyle w:val="aff1"/>
        <w:ind w:firstLine="567"/>
        <w:jc w:val="both"/>
        <w:rPr>
          <w:b/>
          <w:sz w:val="28"/>
          <w:szCs w:val="28"/>
        </w:rPr>
      </w:pPr>
      <w:bookmarkStart w:id="18" w:name="_Toc460856897"/>
      <w:r w:rsidRPr="00100DB8">
        <w:rPr>
          <w:b/>
          <w:sz w:val="28"/>
          <w:szCs w:val="28"/>
        </w:rPr>
        <w:t xml:space="preserve">7.2 </w:t>
      </w:r>
      <w:r w:rsidR="00195B7B" w:rsidRPr="00100DB8">
        <w:rPr>
          <w:b/>
          <w:sz w:val="28"/>
          <w:szCs w:val="28"/>
        </w:rPr>
        <w:t>Равномерно распределенные и временные нагрузки</w:t>
      </w:r>
      <w:bookmarkEnd w:id="18"/>
    </w:p>
    <w:p w14:paraId="530DB744" w14:textId="7379CB56" w:rsidR="00FE0DE5" w:rsidRDefault="005307ED" w:rsidP="00932913">
      <w:pPr>
        <w:pStyle w:val="aff1"/>
        <w:ind w:firstLine="567"/>
        <w:jc w:val="both"/>
        <w:rPr>
          <w:sz w:val="28"/>
          <w:szCs w:val="28"/>
        </w:rPr>
      </w:pPr>
      <w:r w:rsidRPr="00100DB8">
        <w:rPr>
          <w:sz w:val="28"/>
          <w:szCs w:val="28"/>
        </w:rPr>
        <w:t xml:space="preserve">7.2.1 </w:t>
      </w:r>
      <w:r w:rsidR="00FE0DE5" w:rsidRPr="00100DB8">
        <w:rPr>
          <w:sz w:val="28"/>
          <w:szCs w:val="28"/>
        </w:rPr>
        <w:t>Нормативные значения равномерно распределенных временных нагрузок на перекрытия, покрытия и лестницы следует принимать по табл</w:t>
      </w:r>
      <w:r w:rsidR="00100DB8">
        <w:rPr>
          <w:sz w:val="28"/>
          <w:szCs w:val="28"/>
        </w:rPr>
        <w:t>ице</w:t>
      </w:r>
      <w:r w:rsidR="00FE0DE5" w:rsidRPr="00100DB8">
        <w:rPr>
          <w:sz w:val="28"/>
          <w:szCs w:val="28"/>
        </w:rPr>
        <w:t xml:space="preserve"> 7.1.</w:t>
      </w:r>
    </w:p>
    <w:p w14:paraId="227A9BC7" w14:textId="54B6ECBF" w:rsidR="00932913" w:rsidRPr="00100DB8" w:rsidRDefault="00932913" w:rsidP="00932913">
      <w:pPr>
        <w:pStyle w:val="aff1"/>
        <w:ind w:firstLine="567"/>
        <w:jc w:val="both"/>
        <w:rPr>
          <w:sz w:val="28"/>
          <w:szCs w:val="28"/>
        </w:rPr>
      </w:pPr>
      <w:r w:rsidRPr="001F2135">
        <w:rPr>
          <w:bCs/>
          <w:kern w:val="36"/>
          <w:sz w:val="28"/>
          <w:szCs w:val="28"/>
        </w:rPr>
        <w:t>Нагрузку на эксплуатируемую кровлю следует принимать по заданию</w:t>
      </w:r>
      <w:r w:rsidRPr="001F2135">
        <w:t xml:space="preserve"> </w:t>
      </w:r>
      <w:r w:rsidRPr="001F2135">
        <w:rPr>
          <w:bCs/>
          <w:kern w:val="36"/>
          <w:sz w:val="28"/>
          <w:szCs w:val="28"/>
        </w:rPr>
        <w:t>на проектирование в зависимости от ее назначения и предполагаемого количества людей, размещаемых на ней, и соответствии с пунктом 9 таблицы 8.3 СП 20.13330.2016.</w:t>
      </w:r>
    </w:p>
    <w:p w14:paraId="5B34B5F0" w14:textId="77777777" w:rsidR="0052581C" w:rsidRPr="00E04F66" w:rsidRDefault="0052581C" w:rsidP="0052581C">
      <w:pPr>
        <w:pStyle w:val="aff1"/>
        <w:ind w:firstLine="567"/>
        <w:jc w:val="both"/>
        <w:rPr>
          <w:b/>
          <w:sz w:val="28"/>
          <w:szCs w:val="28"/>
        </w:rPr>
      </w:pPr>
      <w:r w:rsidRPr="00E04F66">
        <w:rPr>
          <w:b/>
          <w:sz w:val="28"/>
          <w:szCs w:val="28"/>
        </w:rPr>
        <w:t>(Измененная редакция, Изм. № 1).</w:t>
      </w:r>
    </w:p>
    <w:p w14:paraId="503C8504" w14:textId="77777777" w:rsidR="005307ED" w:rsidRPr="00100DB8" w:rsidRDefault="005307ED" w:rsidP="00932913">
      <w:pPr>
        <w:pStyle w:val="aff1"/>
        <w:ind w:firstLine="567"/>
        <w:jc w:val="both"/>
        <w:rPr>
          <w:sz w:val="28"/>
          <w:szCs w:val="28"/>
        </w:rPr>
      </w:pPr>
    </w:p>
    <w:p w14:paraId="3CC7D813" w14:textId="77777777" w:rsidR="005307ED" w:rsidRPr="000457AD" w:rsidRDefault="005307ED" w:rsidP="00932913">
      <w:pPr>
        <w:pStyle w:val="aff1"/>
        <w:ind w:left="2410" w:hanging="2410"/>
        <w:jc w:val="both"/>
        <w:rPr>
          <w:b/>
          <w:sz w:val="28"/>
          <w:szCs w:val="28"/>
        </w:rPr>
      </w:pPr>
      <w:r w:rsidRPr="00100DB8">
        <w:rPr>
          <w:sz w:val="28"/>
          <w:szCs w:val="28"/>
        </w:rPr>
        <w:t>Т</w:t>
      </w:r>
      <w:r w:rsidR="00100DB8">
        <w:rPr>
          <w:sz w:val="28"/>
          <w:szCs w:val="28"/>
        </w:rPr>
        <w:t xml:space="preserve"> </w:t>
      </w:r>
      <w:r w:rsidRPr="00100DB8">
        <w:rPr>
          <w:sz w:val="28"/>
          <w:szCs w:val="28"/>
        </w:rPr>
        <w:t>а</w:t>
      </w:r>
      <w:r w:rsidR="00100DB8">
        <w:rPr>
          <w:sz w:val="28"/>
          <w:szCs w:val="28"/>
        </w:rPr>
        <w:t xml:space="preserve"> </w:t>
      </w:r>
      <w:r w:rsidRPr="00100DB8">
        <w:rPr>
          <w:sz w:val="28"/>
          <w:szCs w:val="28"/>
        </w:rPr>
        <w:t>б</w:t>
      </w:r>
      <w:r w:rsidR="00100DB8">
        <w:rPr>
          <w:sz w:val="28"/>
          <w:szCs w:val="28"/>
        </w:rPr>
        <w:t xml:space="preserve"> </w:t>
      </w:r>
      <w:r w:rsidRPr="00100DB8">
        <w:rPr>
          <w:sz w:val="28"/>
          <w:szCs w:val="28"/>
        </w:rPr>
        <w:t>л</w:t>
      </w:r>
      <w:r w:rsidR="00100DB8">
        <w:rPr>
          <w:sz w:val="28"/>
          <w:szCs w:val="28"/>
        </w:rPr>
        <w:t xml:space="preserve"> </w:t>
      </w:r>
      <w:r w:rsidRPr="00100DB8">
        <w:rPr>
          <w:sz w:val="28"/>
          <w:szCs w:val="28"/>
        </w:rPr>
        <w:t>и</w:t>
      </w:r>
      <w:r w:rsidR="00100DB8">
        <w:rPr>
          <w:sz w:val="28"/>
          <w:szCs w:val="28"/>
        </w:rPr>
        <w:t xml:space="preserve"> </w:t>
      </w:r>
      <w:r w:rsidRPr="00100DB8">
        <w:rPr>
          <w:sz w:val="28"/>
          <w:szCs w:val="28"/>
        </w:rPr>
        <w:t>ц</w:t>
      </w:r>
      <w:r w:rsidR="00100DB8">
        <w:rPr>
          <w:sz w:val="28"/>
          <w:szCs w:val="28"/>
        </w:rPr>
        <w:t xml:space="preserve"> </w:t>
      </w:r>
      <w:r w:rsidRPr="00100DB8">
        <w:rPr>
          <w:sz w:val="28"/>
          <w:szCs w:val="28"/>
        </w:rPr>
        <w:t>а</w:t>
      </w:r>
      <w:r w:rsidR="00A61CC7">
        <w:rPr>
          <w:sz w:val="28"/>
          <w:szCs w:val="28"/>
        </w:rPr>
        <w:t xml:space="preserve"> </w:t>
      </w:r>
      <w:r w:rsidRPr="00100DB8">
        <w:rPr>
          <w:sz w:val="28"/>
          <w:szCs w:val="28"/>
        </w:rPr>
        <w:t xml:space="preserve">7.1 </w:t>
      </w:r>
      <w:bookmarkStart w:id="19" w:name="Таблица_2_1"/>
      <w:bookmarkEnd w:id="19"/>
      <w:r w:rsidR="00100DB8">
        <w:rPr>
          <w:sz w:val="28"/>
          <w:szCs w:val="28"/>
        </w:rPr>
        <w:t xml:space="preserve">– </w:t>
      </w:r>
      <w:r w:rsidR="00FE0DE5" w:rsidRPr="000457AD">
        <w:rPr>
          <w:b/>
          <w:sz w:val="28"/>
          <w:szCs w:val="28"/>
        </w:rPr>
        <w:t>Нормативные значения равномерно распределенных временных нагрузок на пер</w:t>
      </w:r>
      <w:r w:rsidR="000457AD" w:rsidRPr="000457AD">
        <w:rPr>
          <w:b/>
          <w:sz w:val="28"/>
          <w:szCs w:val="28"/>
        </w:rPr>
        <w:t>екрытия, покрытия и лестницы</w:t>
      </w:r>
    </w:p>
    <w:tbl>
      <w:tblPr>
        <w:tblW w:w="485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40" w:type="dxa"/>
          <w:right w:w="40" w:type="dxa"/>
        </w:tblCellMar>
        <w:tblLook w:val="04A0" w:firstRow="1" w:lastRow="0" w:firstColumn="1" w:lastColumn="0" w:noHBand="0" w:noVBand="1"/>
      </w:tblPr>
      <w:tblGrid>
        <w:gridCol w:w="5317"/>
        <w:gridCol w:w="3750"/>
      </w:tblGrid>
      <w:tr w:rsidR="000457AD" w:rsidRPr="002C074D" w14:paraId="2C23D658" w14:textId="77777777" w:rsidTr="00932913">
        <w:trPr>
          <w:trHeight w:val="378"/>
          <w:jc w:val="center"/>
        </w:trPr>
        <w:tc>
          <w:tcPr>
            <w:tcW w:w="2932" w:type="pct"/>
            <w:shd w:val="clear" w:color="auto" w:fill="FFFFFF"/>
          </w:tcPr>
          <w:p w14:paraId="2E2B3DE6" w14:textId="77777777" w:rsidR="000457AD" w:rsidRPr="000457AD" w:rsidRDefault="000457AD" w:rsidP="00932913">
            <w:pPr>
              <w:pStyle w:val="aff1"/>
              <w:jc w:val="center"/>
              <w:rPr>
                <w:sz w:val="24"/>
                <w:szCs w:val="24"/>
              </w:rPr>
            </w:pPr>
            <w:r w:rsidRPr="000457AD">
              <w:rPr>
                <w:sz w:val="24"/>
                <w:szCs w:val="24"/>
              </w:rPr>
              <w:t>Помещения</w:t>
            </w:r>
          </w:p>
        </w:tc>
        <w:tc>
          <w:tcPr>
            <w:tcW w:w="2068" w:type="pct"/>
            <w:shd w:val="clear" w:color="auto" w:fill="FFFFFF"/>
          </w:tcPr>
          <w:p w14:paraId="4BF25E98" w14:textId="77777777" w:rsidR="000457AD" w:rsidRPr="000457AD" w:rsidRDefault="000457AD" w:rsidP="00932913">
            <w:pPr>
              <w:pStyle w:val="aff1"/>
              <w:jc w:val="center"/>
              <w:rPr>
                <w:sz w:val="24"/>
                <w:szCs w:val="24"/>
              </w:rPr>
            </w:pPr>
            <w:r w:rsidRPr="000457AD">
              <w:rPr>
                <w:sz w:val="24"/>
                <w:szCs w:val="24"/>
              </w:rPr>
              <w:t xml:space="preserve">Нормативные значения нагрузок </w:t>
            </w:r>
            <w:r w:rsidRPr="000457AD">
              <w:rPr>
                <w:i/>
                <w:sz w:val="24"/>
                <w:szCs w:val="24"/>
              </w:rPr>
              <w:t>р</w:t>
            </w:r>
            <w:r w:rsidRPr="000457AD">
              <w:rPr>
                <w:sz w:val="24"/>
                <w:szCs w:val="24"/>
              </w:rPr>
              <w:t>, кПа (кгс/м</w:t>
            </w:r>
            <w:r w:rsidRPr="000457AD">
              <w:rPr>
                <w:sz w:val="24"/>
                <w:szCs w:val="24"/>
                <w:vertAlign w:val="superscript"/>
              </w:rPr>
              <w:t>2</w:t>
            </w:r>
            <w:r w:rsidRPr="000457AD">
              <w:rPr>
                <w:sz w:val="24"/>
                <w:szCs w:val="24"/>
              </w:rPr>
              <w:t>), не менее</w:t>
            </w:r>
          </w:p>
        </w:tc>
      </w:tr>
      <w:tr w:rsidR="000457AD" w:rsidRPr="002C074D" w14:paraId="0C90C056" w14:textId="77777777" w:rsidTr="00932913">
        <w:trPr>
          <w:trHeight w:val="20"/>
          <w:jc w:val="center"/>
        </w:trPr>
        <w:tc>
          <w:tcPr>
            <w:tcW w:w="2932" w:type="pct"/>
            <w:shd w:val="clear" w:color="auto" w:fill="FFFFFF"/>
          </w:tcPr>
          <w:p w14:paraId="75E2C1BC" w14:textId="77777777" w:rsidR="000457AD" w:rsidRPr="000457AD" w:rsidRDefault="000457AD" w:rsidP="00932913">
            <w:pPr>
              <w:pStyle w:val="aff1"/>
              <w:rPr>
                <w:sz w:val="24"/>
                <w:szCs w:val="24"/>
              </w:rPr>
            </w:pPr>
            <w:r>
              <w:rPr>
                <w:sz w:val="24"/>
                <w:szCs w:val="24"/>
              </w:rPr>
              <w:t xml:space="preserve">1 </w:t>
            </w:r>
            <w:r w:rsidRPr="000457AD">
              <w:rPr>
                <w:sz w:val="24"/>
                <w:szCs w:val="24"/>
              </w:rPr>
              <w:t>Технические этажи</w:t>
            </w:r>
          </w:p>
        </w:tc>
        <w:tc>
          <w:tcPr>
            <w:tcW w:w="2068" w:type="pct"/>
            <w:shd w:val="clear" w:color="auto" w:fill="FFFFFF"/>
          </w:tcPr>
          <w:p w14:paraId="172F4C59" w14:textId="77777777" w:rsidR="000457AD" w:rsidRPr="000457AD" w:rsidRDefault="000457AD" w:rsidP="00932913">
            <w:pPr>
              <w:pStyle w:val="aff1"/>
              <w:jc w:val="center"/>
              <w:rPr>
                <w:sz w:val="24"/>
                <w:szCs w:val="24"/>
              </w:rPr>
            </w:pPr>
            <w:r w:rsidRPr="000457AD">
              <w:rPr>
                <w:sz w:val="24"/>
                <w:szCs w:val="24"/>
              </w:rPr>
              <w:t>10,0 (1000)</w:t>
            </w:r>
          </w:p>
        </w:tc>
      </w:tr>
      <w:tr w:rsidR="000457AD" w:rsidRPr="002C074D" w14:paraId="03AE186D" w14:textId="77777777" w:rsidTr="00932913">
        <w:trPr>
          <w:trHeight w:val="20"/>
          <w:jc w:val="center"/>
        </w:trPr>
        <w:tc>
          <w:tcPr>
            <w:tcW w:w="2932" w:type="pct"/>
            <w:shd w:val="clear" w:color="auto" w:fill="FFFFFF"/>
          </w:tcPr>
          <w:p w14:paraId="282F5A17" w14:textId="77777777" w:rsidR="000457AD" w:rsidRPr="000457AD" w:rsidRDefault="000457AD" w:rsidP="00932913">
            <w:pPr>
              <w:pStyle w:val="aff1"/>
              <w:rPr>
                <w:sz w:val="24"/>
                <w:szCs w:val="24"/>
              </w:rPr>
            </w:pPr>
            <w:r>
              <w:rPr>
                <w:sz w:val="24"/>
                <w:szCs w:val="24"/>
              </w:rPr>
              <w:t xml:space="preserve">2 </w:t>
            </w:r>
            <w:r w:rsidRPr="000457AD">
              <w:rPr>
                <w:sz w:val="24"/>
                <w:szCs w:val="24"/>
              </w:rPr>
              <w:t>Вестибюли, фойе и коридоры первого этажа</w:t>
            </w:r>
          </w:p>
        </w:tc>
        <w:tc>
          <w:tcPr>
            <w:tcW w:w="2068" w:type="pct"/>
            <w:shd w:val="clear" w:color="auto" w:fill="FFFFFF"/>
          </w:tcPr>
          <w:p w14:paraId="3B9FFCB2" w14:textId="77777777" w:rsidR="000457AD" w:rsidRPr="000457AD" w:rsidRDefault="000457AD" w:rsidP="00932913">
            <w:pPr>
              <w:pStyle w:val="aff1"/>
              <w:jc w:val="center"/>
              <w:rPr>
                <w:sz w:val="24"/>
                <w:szCs w:val="24"/>
              </w:rPr>
            </w:pPr>
            <w:r w:rsidRPr="000457AD">
              <w:rPr>
                <w:sz w:val="24"/>
                <w:szCs w:val="24"/>
              </w:rPr>
              <w:t>4,0 (400)</w:t>
            </w:r>
          </w:p>
        </w:tc>
      </w:tr>
      <w:tr w:rsidR="000457AD" w:rsidRPr="002C074D" w14:paraId="37E82024" w14:textId="77777777" w:rsidTr="00932913">
        <w:trPr>
          <w:trHeight w:val="20"/>
          <w:jc w:val="center"/>
        </w:trPr>
        <w:tc>
          <w:tcPr>
            <w:tcW w:w="2932" w:type="pct"/>
            <w:shd w:val="clear" w:color="auto" w:fill="FFFFFF"/>
          </w:tcPr>
          <w:p w14:paraId="48EBC651" w14:textId="77777777" w:rsidR="000457AD" w:rsidRPr="000457AD" w:rsidRDefault="000457AD" w:rsidP="00932913">
            <w:pPr>
              <w:pStyle w:val="aff1"/>
              <w:rPr>
                <w:sz w:val="24"/>
                <w:szCs w:val="24"/>
              </w:rPr>
            </w:pPr>
            <w:r>
              <w:rPr>
                <w:sz w:val="24"/>
                <w:szCs w:val="24"/>
              </w:rPr>
              <w:t xml:space="preserve">3 </w:t>
            </w:r>
            <w:r w:rsidRPr="000457AD">
              <w:rPr>
                <w:sz w:val="24"/>
                <w:szCs w:val="24"/>
              </w:rPr>
              <w:t>Лестницы и входы</w:t>
            </w:r>
          </w:p>
        </w:tc>
        <w:tc>
          <w:tcPr>
            <w:tcW w:w="2068" w:type="pct"/>
            <w:shd w:val="clear" w:color="auto" w:fill="FFFFFF"/>
          </w:tcPr>
          <w:p w14:paraId="1823FE86" w14:textId="77777777" w:rsidR="000457AD" w:rsidRPr="000457AD" w:rsidRDefault="000457AD" w:rsidP="00932913">
            <w:pPr>
              <w:pStyle w:val="aff1"/>
              <w:jc w:val="center"/>
              <w:rPr>
                <w:sz w:val="24"/>
                <w:szCs w:val="24"/>
              </w:rPr>
            </w:pPr>
            <w:r w:rsidRPr="000457AD">
              <w:rPr>
                <w:sz w:val="24"/>
                <w:szCs w:val="24"/>
              </w:rPr>
              <w:t>5,0 (500)</w:t>
            </w:r>
          </w:p>
        </w:tc>
      </w:tr>
      <w:tr w:rsidR="000457AD" w:rsidRPr="002C074D" w14:paraId="5B47F30B" w14:textId="77777777" w:rsidTr="00932913">
        <w:trPr>
          <w:trHeight w:val="20"/>
          <w:jc w:val="center"/>
        </w:trPr>
        <w:tc>
          <w:tcPr>
            <w:tcW w:w="2932" w:type="pct"/>
            <w:shd w:val="clear" w:color="auto" w:fill="FFFFFF"/>
          </w:tcPr>
          <w:p w14:paraId="5F25C72A" w14:textId="77777777" w:rsidR="000457AD" w:rsidRPr="000457AD" w:rsidRDefault="000457AD" w:rsidP="00932913">
            <w:pPr>
              <w:pStyle w:val="aff1"/>
              <w:rPr>
                <w:sz w:val="24"/>
                <w:szCs w:val="24"/>
              </w:rPr>
            </w:pPr>
            <w:r>
              <w:rPr>
                <w:sz w:val="24"/>
                <w:szCs w:val="24"/>
              </w:rPr>
              <w:t xml:space="preserve">4 </w:t>
            </w:r>
            <w:r w:rsidRPr="000457AD">
              <w:rPr>
                <w:sz w:val="24"/>
                <w:szCs w:val="24"/>
              </w:rPr>
              <w:t>Карнизы</w:t>
            </w:r>
          </w:p>
        </w:tc>
        <w:tc>
          <w:tcPr>
            <w:tcW w:w="2068" w:type="pct"/>
            <w:shd w:val="clear" w:color="auto" w:fill="FFFFFF"/>
          </w:tcPr>
          <w:p w14:paraId="4756780A" w14:textId="77777777" w:rsidR="000457AD" w:rsidRPr="000457AD" w:rsidRDefault="000457AD" w:rsidP="00932913">
            <w:pPr>
              <w:pStyle w:val="aff1"/>
              <w:jc w:val="center"/>
              <w:rPr>
                <w:sz w:val="24"/>
                <w:szCs w:val="24"/>
              </w:rPr>
            </w:pPr>
            <w:r w:rsidRPr="000457AD">
              <w:rPr>
                <w:sz w:val="24"/>
                <w:szCs w:val="24"/>
              </w:rPr>
              <w:t>1,4 (140)</w:t>
            </w:r>
          </w:p>
        </w:tc>
      </w:tr>
      <w:tr w:rsidR="000457AD" w:rsidRPr="002C074D" w14:paraId="30A52995" w14:textId="77777777" w:rsidTr="00932913">
        <w:trPr>
          <w:trHeight w:val="20"/>
          <w:jc w:val="center"/>
        </w:trPr>
        <w:tc>
          <w:tcPr>
            <w:tcW w:w="5000" w:type="pct"/>
            <w:gridSpan w:val="2"/>
            <w:shd w:val="clear" w:color="auto" w:fill="FFFFFF"/>
          </w:tcPr>
          <w:p w14:paraId="7243DDE9" w14:textId="5ED710E9" w:rsidR="000457AD" w:rsidRPr="0052581C" w:rsidRDefault="000457AD" w:rsidP="00932913">
            <w:pPr>
              <w:pStyle w:val="aff1"/>
              <w:ind w:firstLine="491"/>
              <w:jc w:val="both"/>
            </w:pPr>
            <w:r w:rsidRPr="0052581C">
              <w:t xml:space="preserve">П р и м е ч а н и е – Настоящая таблица является дополнением к таблице 8.3 </w:t>
            </w:r>
            <w:r w:rsidR="00932913" w:rsidRPr="0052581C">
              <w:rPr>
                <w:bCs/>
                <w:kern w:val="36"/>
              </w:rPr>
              <w:t>СП 20.13330.2016</w:t>
            </w:r>
            <w:r w:rsidRPr="0052581C">
              <w:t>.</w:t>
            </w:r>
          </w:p>
        </w:tc>
      </w:tr>
    </w:tbl>
    <w:p w14:paraId="1034B1E0" w14:textId="48F9AB79" w:rsidR="0052581C" w:rsidRPr="00E04F66" w:rsidRDefault="0052581C" w:rsidP="0052581C">
      <w:pPr>
        <w:pStyle w:val="aff1"/>
        <w:ind w:firstLine="567"/>
        <w:jc w:val="both"/>
        <w:rPr>
          <w:b/>
          <w:sz w:val="28"/>
          <w:szCs w:val="28"/>
        </w:rPr>
      </w:pPr>
      <w:r>
        <w:rPr>
          <w:b/>
          <w:sz w:val="28"/>
          <w:szCs w:val="28"/>
        </w:rPr>
        <w:t xml:space="preserve">Таблица 7.1 </w:t>
      </w:r>
      <w:r w:rsidRPr="00E04F66">
        <w:rPr>
          <w:b/>
          <w:sz w:val="28"/>
          <w:szCs w:val="28"/>
        </w:rPr>
        <w:t>(Измененная редакция, Изм. № 1).</w:t>
      </w:r>
    </w:p>
    <w:p w14:paraId="4B390F5F" w14:textId="77777777" w:rsidR="005307ED" w:rsidRPr="000457AD" w:rsidRDefault="005307ED" w:rsidP="00932913">
      <w:pPr>
        <w:pStyle w:val="aff1"/>
        <w:ind w:firstLine="567"/>
        <w:jc w:val="both"/>
        <w:rPr>
          <w:sz w:val="28"/>
          <w:szCs w:val="28"/>
        </w:rPr>
      </w:pPr>
    </w:p>
    <w:p w14:paraId="670F8BF9" w14:textId="24B2A9EF" w:rsidR="005307ED" w:rsidRPr="000457AD" w:rsidRDefault="005307ED" w:rsidP="00932913">
      <w:pPr>
        <w:pStyle w:val="aff1"/>
        <w:ind w:firstLine="567"/>
        <w:jc w:val="both"/>
        <w:rPr>
          <w:sz w:val="28"/>
          <w:szCs w:val="28"/>
        </w:rPr>
      </w:pPr>
      <w:r w:rsidRPr="000457AD">
        <w:rPr>
          <w:sz w:val="28"/>
          <w:szCs w:val="28"/>
        </w:rPr>
        <w:t>7.2.2 Для нагрузок, указанных в табл</w:t>
      </w:r>
      <w:r w:rsidR="000457AD">
        <w:rPr>
          <w:sz w:val="28"/>
          <w:szCs w:val="28"/>
        </w:rPr>
        <w:t>ице</w:t>
      </w:r>
      <w:r w:rsidRPr="000457AD">
        <w:rPr>
          <w:sz w:val="28"/>
          <w:szCs w:val="28"/>
        </w:rPr>
        <w:t xml:space="preserve"> 7.1, следует принимать коэффициент надежности по нагрузке γ</w:t>
      </w:r>
      <w:r w:rsidRPr="00FC7C8F">
        <w:rPr>
          <w:i/>
          <w:sz w:val="28"/>
          <w:szCs w:val="28"/>
          <w:vertAlign w:val="subscript"/>
        </w:rPr>
        <w:t>f</w:t>
      </w:r>
      <w:r w:rsidRPr="000457AD">
        <w:rPr>
          <w:sz w:val="28"/>
          <w:szCs w:val="28"/>
        </w:rPr>
        <w:t xml:space="preserve"> согласно </w:t>
      </w:r>
      <w:r w:rsidR="0052581C" w:rsidRPr="001F2135">
        <w:rPr>
          <w:bCs/>
          <w:kern w:val="36"/>
          <w:sz w:val="28"/>
          <w:szCs w:val="28"/>
        </w:rPr>
        <w:t>СП 20.13330.2016 (пункт 8.2.7)</w:t>
      </w:r>
      <w:r w:rsidRPr="000457AD">
        <w:rPr>
          <w:sz w:val="28"/>
          <w:szCs w:val="28"/>
        </w:rPr>
        <w:t>.</w:t>
      </w:r>
    </w:p>
    <w:p w14:paraId="150CDB29" w14:textId="77777777" w:rsidR="0052581C" w:rsidRPr="00E04F66" w:rsidRDefault="0052581C" w:rsidP="0052581C">
      <w:pPr>
        <w:pStyle w:val="aff1"/>
        <w:ind w:firstLine="567"/>
        <w:jc w:val="both"/>
        <w:rPr>
          <w:b/>
          <w:sz w:val="28"/>
          <w:szCs w:val="28"/>
        </w:rPr>
      </w:pPr>
      <w:r w:rsidRPr="00E04F66">
        <w:rPr>
          <w:b/>
          <w:sz w:val="28"/>
          <w:szCs w:val="28"/>
        </w:rPr>
        <w:t>(Измененная редакция, Изм. № 1).</w:t>
      </w:r>
    </w:p>
    <w:p w14:paraId="5A79AED7" w14:textId="77777777" w:rsidR="005307ED" w:rsidRPr="000457AD" w:rsidRDefault="005307ED" w:rsidP="00932913">
      <w:pPr>
        <w:pStyle w:val="aff1"/>
        <w:ind w:firstLine="567"/>
        <w:jc w:val="both"/>
        <w:rPr>
          <w:sz w:val="28"/>
          <w:szCs w:val="28"/>
        </w:rPr>
      </w:pPr>
      <w:r w:rsidRPr="000457AD">
        <w:rPr>
          <w:sz w:val="28"/>
          <w:szCs w:val="28"/>
        </w:rPr>
        <w:t>7.2.3 Нормативные значения нагрузок на ригели и плиты перекрытий в жилых помещениях от веса временных перегородок допускается учитывать как равномерно распределенные добавочные нагрузки, принимаемые на основании расчета для предполагаемых схем их размещения, материалов и отделки перегородок, но не менее 1,0 кПа (100 кгс/</w:t>
      </w:r>
      <w:r w:rsidR="00092BB7" w:rsidRPr="000457AD">
        <w:rPr>
          <w:sz w:val="28"/>
          <w:szCs w:val="28"/>
        </w:rPr>
        <w:t>м²</w:t>
      </w:r>
      <w:r w:rsidRPr="000457AD">
        <w:rPr>
          <w:sz w:val="28"/>
          <w:szCs w:val="28"/>
        </w:rPr>
        <w:t>).</w:t>
      </w:r>
    </w:p>
    <w:p w14:paraId="093550B7" w14:textId="77777777" w:rsidR="005307ED" w:rsidRPr="000457AD" w:rsidRDefault="005307ED" w:rsidP="00932913">
      <w:pPr>
        <w:pStyle w:val="aff1"/>
        <w:ind w:firstLine="567"/>
        <w:jc w:val="both"/>
        <w:rPr>
          <w:sz w:val="28"/>
          <w:szCs w:val="28"/>
        </w:rPr>
      </w:pPr>
      <w:r w:rsidRPr="000457AD">
        <w:rPr>
          <w:sz w:val="28"/>
          <w:szCs w:val="28"/>
        </w:rPr>
        <w:t>7.2.4 Нормативные значения горизонтальных нагрузок на поручни перил лестниц и балконов при отсутствии специальных требований следует принимать равными 0,8 кН/м (80 кгс/м).</w:t>
      </w:r>
    </w:p>
    <w:p w14:paraId="5D663174" w14:textId="77777777" w:rsidR="004759C8" w:rsidRPr="000457AD" w:rsidRDefault="004759C8" w:rsidP="00932913">
      <w:pPr>
        <w:pStyle w:val="aff1"/>
        <w:ind w:firstLine="567"/>
        <w:jc w:val="both"/>
        <w:rPr>
          <w:sz w:val="28"/>
          <w:szCs w:val="28"/>
        </w:rPr>
      </w:pPr>
      <w:r w:rsidRPr="000457AD">
        <w:rPr>
          <w:sz w:val="28"/>
          <w:szCs w:val="28"/>
        </w:rPr>
        <w:t>7.2.5 Для высотных зданий необходимо учитывать кратковременные нагрузки:</w:t>
      </w:r>
    </w:p>
    <w:p w14:paraId="34841917" w14:textId="77777777" w:rsidR="004759C8" w:rsidRPr="000457AD" w:rsidRDefault="004759C8" w:rsidP="00932913">
      <w:pPr>
        <w:pStyle w:val="aff1"/>
        <w:ind w:firstLine="567"/>
        <w:jc w:val="both"/>
        <w:rPr>
          <w:sz w:val="28"/>
          <w:szCs w:val="28"/>
        </w:rPr>
      </w:pPr>
      <w:r w:rsidRPr="000457AD">
        <w:rPr>
          <w:sz w:val="28"/>
          <w:szCs w:val="28"/>
        </w:rPr>
        <w:t>- на покрытия стилобатных и подземных частей зданий от транспортных средств и пожарного автотранспорта</w:t>
      </w:r>
      <w:r w:rsidR="000457AD">
        <w:rPr>
          <w:sz w:val="28"/>
          <w:szCs w:val="28"/>
        </w:rPr>
        <w:t xml:space="preserve"> согласно 7.2.6;</w:t>
      </w:r>
    </w:p>
    <w:p w14:paraId="4AC35B0D" w14:textId="08653B84" w:rsidR="004759C8" w:rsidRPr="000457AD" w:rsidRDefault="004759C8" w:rsidP="00932913">
      <w:pPr>
        <w:pStyle w:val="aff1"/>
        <w:ind w:firstLine="567"/>
        <w:jc w:val="both"/>
        <w:rPr>
          <w:sz w:val="28"/>
          <w:szCs w:val="28"/>
        </w:rPr>
      </w:pPr>
      <w:r w:rsidRPr="000457AD">
        <w:rPr>
          <w:sz w:val="28"/>
          <w:szCs w:val="28"/>
        </w:rPr>
        <w:lastRenderedPageBreak/>
        <w:t xml:space="preserve">- </w:t>
      </w:r>
      <w:r w:rsidR="000971AA" w:rsidRPr="001F2135">
        <w:rPr>
          <w:bCs/>
          <w:kern w:val="36"/>
          <w:sz w:val="28"/>
          <w:szCs w:val="28"/>
        </w:rPr>
        <w:t>на покрытие от пожарного вертолета или транспортно-спасательной кабины пожарного вертолета согласно 7.2.7 (если площадка для вертолета или кабины предусмотрена заданием на проектирование).</w:t>
      </w:r>
    </w:p>
    <w:p w14:paraId="1772B1BF" w14:textId="77777777" w:rsidR="000971AA" w:rsidRPr="00E04F66" w:rsidRDefault="000971AA" w:rsidP="000971AA">
      <w:pPr>
        <w:pStyle w:val="aff1"/>
        <w:ind w:firstLine="567"/>
        <w:jc w:val="both"/>
        <w:rPr>
          <w:b/>
          <w:sz w:val="28"/>
          <w:szCs w:val="28"/>
        </w:rPr>
      </w:pPr>
      <w:r w:rsidRPr="00E04F66">
        <w:rPr>
          <w:b/>
          <w:sz w:val="28"/>
          <w:szCs w:val="28"/>
        </w:rPr>
        <w:t>(Измененная редакция, Изм. № 1).</w:t>
      </w:r>
    </w:p>
    <w:p w14:paraId="327301A5" w14:textId="77777777" w:rsidR="000971AA" w:rsidRPr="001F2135" w:rsidRDefault="000971AA" w:rsidP="000971AA">
      <w:pPr>
        <w:pStyle w:val="HEADERTEXT0"/>
        <w:ind w:right="-50" w:firstLine="709"/>
        <w:jc w:val="both"/>
        <w:rPr>
          <w:rFonts w:ascii="Times New Roman" w:hAnsi="Times New Roman" w:cs="Times New Roman"/>
          <w:bCs/>
          <w:color w:val="auto"/>
          <w:kern w:val="36"/>
          <w:sz w:val="28"/>
          <w:szCs w:val="28"/>
        </w:rPr>
      </w:pPr>
      <w:r w:rsidRPr="001F2135">
        <w:rPr>
          <w:rFonts w:ascii="Times New Roman" w:hAnsi="Times New Roman" w:cs="Times New Roman"/>
          <w:bCs/>
          <w:color w:val="auto"/>
          <w:kern w:val="36"/>
          <w:sz w:val="28"/>
          <w:szCs w:val="28"/>
        </w:rPr>
        <w:t xml:space="preserve">7.2.6 Нормативное значение нагрузки от транспортных средств общей массой свыше 16 т, в т. ч. мобильных средств пожаротушения, на стены подвалов и покрытие подземной части </w:t>
      </w:r>
      <w:r w:rsidRPr="001F2135">
        <w:rPr>
          <w:rFonts w:ascii="Times New Roman" w:eastAsia="Times New Roman" w:hAnsi="Times New Roman" w:cs="Times New Roman"/>
          <w:color w:val="auto"/>
          <w:sz w:val="28"/>
          <w:szCs w:val="28"/>
        </w:rPr>
        <w:t>высотного здания (</w:t>
      </w:r>
      <w:r w:rsidRPr="001F2135">
        <w:rPr>
          <w:rFonts w:ascii="Times New Roman" w:hAnsi="Times New Roman" w:cs="Times New Roman"/>
          <w:bCs/>
          <w:color w:val="auto"/>
          <w:kern w:val="36"/>
          <w:sz w:val="28"/>
          <w:szCs w:val="28"/>
        </w:rPr>
        <w:t>комплекса) следует принимать согласно их техническим данным и в соответствии с заданием на проектирование. При отсутствии паспортных данных транспортных средств нормативное значение нагрузки от веса мобильных средств пожаротушения следует принимать не менее 30 кПа (3000 кгс/м²).</w:t>
      </w:r>
    </w:p>
    <w:p w14:paraId="0112EA31" w14:textId="77777777" w:rsidR="000971AA" w:rsidRPr="001F2135" w:rsidRDefault="000971AA" w:rsidP="000971AA">
      <w:pPr>
        <w:pStyle w:val="HEADERTEXT0"/>
        <w:ind w:right="-50" w:firstLine="709"/>
        <w:jc w:val="both"/>
        <w:rPr>
          <w:rFonts w:ascii="Times New Roman" w:hAnsi="Times New Roman" w:cs="Times New Roman"/>
          <w:bCs/>
          <w:color w:val="auto"/>
          <w:kern w:val="36"/>
          <w:sz w:val="28"/>
          <w:szCs w:val="28"/>
        </w:rPr>
      </w:pPr>
      <w:r w:rsidRPr="001F2135">
        <w:rPr>
          <w:rFonts w:ascii="Times New Roman" w:hAnsi="Times New Roman" w:cs="Times New Roman"/>
          <w:bCs/>
          <w:color w:val="auto"/>
          <w:kern w:val="36"/>
          <w:sz w:val="28"/>
          <w:szCs w:val="28"/>
        </w:rPr>
        <w:t xml:space="preserve">Покрытие подземной части </w:t>
      </w:r>
      <w:r w:rsidRPr="001F2135">
        <w:rPr>
          <w:rFonts w:ascii="Times New Roman" w:eastAsia="Times New Roman" w:hAnsi="Times New Roman" w:cs="Times New Roman"/>
          <w:color w:val="auto"/>
          <w:sz w:val="28"/>
          <w:szCs w:val="28"/>
        </w:rPr>
        <w:t>высотного здания</w:t>
      </w:r>
      <w:r w:rsidRPr="001F2135">
        <w:rPr>
          <w:rFonts w:ascii="Times New Roman" w:hAnsi="Times New Roman" w:cs="Times New Roman"/>
          <w:bCs/>
          <w:color w:val="auto"/>
          <w:kern w:val="36"/>
          <w:sz w:val="28"/>
          <w:szCs w:val="28"/>
        </w:rPr>
        <w:t xml:space="preserve"> (комплекса), доступное для проезда мобильных средств пожаротушения, следует запроектировать из расчета нагрузки не менее 16 т на ось, а общей нагрузки от наиболее тяжелых машин (автоподъемников и автолестниц) – 46 т, установленных в наиболее неблагоприятном возможном положении. </w:t>
      </w:r>
    </w:p>
    <w:p w14:paraId="4DAF05B5" w14:textId="77777777" w:rsidR="000971AA" w:rsidRPr="001F2135" w:rsidRDefault="000971AA" w:rsidP="000971AA">
      <w:pPr>
        <w:pStyle w:val="HEADERTEXT0"/>
        <w:ind w:right="-50" w:firstLine="709"/>
        <w:jc w:val="both"/>
        <w:rPr>
          <w:rFonts w:ascii="Times New Roman" w:hAnsi="Times New Roman" w:cs="Times New Roman"/>
          <w:bCs/>
          <w:color w:val="auto"/>
          <w:kern w:val="36"/>
          <w:sz w:val="28"/>
          <w:szCs w:val="28"/>
        </w:rPr>
      </w:pPr>
      <w:r w:rsidRPr="001F2135">
        <w:rPr>
          <w:rFonts w:ascii="Times New Roman" w:hAnsi="Times New Roman" w:cs="Times New Roman"/>
          <w:bCs/>
          <w:color w:val="auto"/>
          <w:kern w:val="36"/>
          <w:sz w:val="28"/>
          <w:szCs w:val="28"/>
        </w:rPr>
        <w:t>Давление на покрытие от выносных опор мобильных средств пожаротушения следует учитывать в отдельном расчетном сочетании нагрузок и принимать из расчета наибольшей нагрузки на опору при перемещении гидроподъемника, составляющей 1,75 средней нагрузки на опору.</w:t>
      </w:r>
    </w:p>
    <w:p w14:paraId="15ACCA6A" w14:textId="5A44A920" w:rsidR="005307ED" w:rsidRPr="000457AD" w:rsidRDefault="000971AA" w:rsidP="000971AA">
      <w:pPr>
        <w:pStyle w:val="aff1"/>
        <w:ind w:firstLine="567"/>
        <w:jc w:val="both"/>
        <w:rPr>
          <w:sz w:val="28"/>
          <w:szCs w:val="28"/>
        </w:rPr>
      </w:pPr>
      <w:r w:rsidRPr="001F2135">
        <w:rPr>
          <w:bCs/>
          <w:kern w:val="36"/>
          <w:sz w:val="28"/>
          <w:szCs w:val="28"/>
        </w:rPr>
        <w:t xml:space="preserve">Размеры площадки для передачи нагрузки от колес мобильных средств пожаротушения на покрытие проезжей части следует принимать равными 0,2 </w:t>
      </w:r>
      <w:r w:rsidRPr="001F2135">
        <w:rPr>
          <w:bCs/>
          <w:kern w:val="36"/>
          <w:sz w:val="28"/>
          <w:szCs w:val="28"/>
        </w:rPr>
        <w:sym w:font="Symbol" w:char="00B4"/>
      </w:r>
      <w:r w:rsidRPr="001F2135">
        <w:rPr>
          <w:bCs/>
          <w:kern w:val="36"/>
          <w:sz w:val="28"/>
          <w:szCs w:val="28"/>
        </w:rPr>
        <w:t xml:space="preserve"> 0,6 м; размеры основания выносной опоры или специальной подкладки – 0,5 × 0,5 м.</w:t>
      </w:r>
    </w:p>
    <w:p w14:paraId="369181D9" w14:textId="77777777" w:rsidR="000971AA" w:rsidRPr="00E04F66" w:rsidRDefault="000971AA" w:rsidP="000971AA">
      <w:pPr>
        <w:pStyle w:val="aff1"/>
        <w:ind w:firstLine="567"/>
        <w:jc w:val="both"/>
        <w:rPr>
          <w:b/>
          <w:sz w:val="28"/>
          <w:szCs w:val="28"/>
        </w:rPr>
      </w:pPr>
      <w:r w:rsidRPr="00E04F66">
        <w:rPr>
          <w:b/>
          <w:sz w:val="28"/>
          <w:szCs w:val="28"/>
        </w:rPr>
        <w:t>(Измененная редакция, Изм. № 1).</w:t>
      </w:r>
    </w:p>
    <w:p w14:paraId="20DDF9B6" w14:textId="77777777" w:rsidR="005307ED" w:rsidRPr="000457AD" w:rsidRDefault="005307ED" w:rsidP="00932913">
      <w:pPr>
        <w:pStyle w:val="aff1"/>
        <w:ind w:firstLine="567"/>
        <w:jc w:val="both"/>
        <w:rPr>
          <w:sz w:val="28"/>
          <w:szCs w:val="28"/>
        </w:rPr>
      </w:pPr>
      <w:r w:rsidRPr="000457AD">
        <w:rPr>
          <w:sz w:val="28"/>
          <w:szCs w:val="28"/>
        </w:rPr>
        <w:t xml:space="preserve">7.2.7 Площадки для спасательных кабин и вертолетов следует проектировать на покрытии зданий из расчета общей нагрузки кабины </w:t>
      </w:r>
      <w:smartTag w:uri="urn:schemas-microsoft-com:office:smarttags" w:element="metricconverter">
        <w:smartTagPr>
          <w:attr w:name="ProductID" w:val="2500 кг"/>
        </w:smartTagPr>
        <w:r w:rsidRPr="000457AD">
          <w:rPr>
            <w:sz w:val="28"/>
            <w:szCs w:val="28"/>
          </w:rPr>
          <w:t>2500 кг</w:t>
        </w:r>
      </w:smartTag>
      <w:r w:rsidRPr="000457AD">
        <w:rPr>
          <w:sz w:val="28"/>
          <w:szCs w:val="28"/>
        </w:rPr>
        <w:t xml:space="preserve">, удельной нагрузки </w:t>
      </w:r>
      <w:r w:rsidR="00302C57">
        <w:rPr>
          <w:sz w:val="28"/>
          <w:szCs w:val="28"/>
        </w:rPr>
        <w:t>–</w:t>
      </w:r>
      <w:r w:rsidRPr="000457AD">
        <w:rPr>
          <w:sz w:val="28"/>
          <w:szCs w:val="28"/>
        </w:rPr>
        <w:t xml:space="preserve"> до 2,5 кг/см</w:t>
      </w:r>
      <w:r w:rsidRPr="00302C57">
        <w:rPr>
          <w:sz w:val="28"/>
          <w:szCs w:val="28"/>
          <w:vertAlign w:val="superscript"/>
        </w:rPr>
        <w:t>2</w:t>
      </w:r>
      <w:r w:rsidRPr="000457AD">
        <w:rPr>
          <w:sz w:val="28"/>
          <w:szCs w:val="28"/>
        </w:rPr>
        <w:t>, если иное не оговорено заданием на проектирование.</w:t>
      </w:r>
    </w:p>
    <w:p w14:paraId="7EC16D3E" w14:textId="77777777" w:rsidR="005307ED" w:rsidRPr="000457AD" w:rsidRDefault="005307ED" w:rsidP="00932913">
      <w:pPr>
        <w:pStyle w:val="aff1"/>
        <w:ind w:firstLine="567"/>
        <w:jc w:val="both"/>
        <w:rPr>
          <w:sz w:val="28"/>
          <w:szCs w:val="28"/>
        </w:rPr>
      </w:pPr>
      <w:r w:rsidRPr="000457AD">
        <w:rPr>
          <w:sz w:val="28"/>
          <w:szCs w:val="28"/>
        </w:rPr>
        <w:t>При расчете нагрузки на покрытие необходимо учитывать статическую и динамическую нагрузки.</w:t>
      </w:r>
    </w:p>
    <w:p w14:paraId="5D88D138" w14:textId="77777777" w:rsidR="005307ED" w:rsidRPr="000457AD" w:rsidRDefault="005307ED" w:rsidP="00932913">
      <w:pPr>
        <w:pStyle w:val="aff1"/>
        <w:ind w:firstLine="567"/>
        <w:jc w:val="both"/>
        <w:rPr>
          <w:sz w:val="28"/>
          <w:szCs w:val="28"/>
        </w:rPr>
      </w:pPr>
      <w:r w:rsidRPr="000457AD">
        <w:rPr>
          <w:sz w:val="28"/>
          <w:szCs w:val="28"/>
        </w:rPr>
        <w:t xml:space="preserve">Воздействия от вертолетов на посадочные площадки на покрытиях зданий </w:t>
      </w:r>
      <w:r w:rsidR="00FB31C1" w:rsidRPr="000457AD">
        <w:rPr>
          <w:sz w:val="28"/>
          <w:szCs w:val="28"/>
        </w:rPr>
        <w:t>п</w:t>
      </w:r>
      <w:r w:rsidR="00302C57">
        <w:rPr>
          <w:sz w:val="28"/>
          <w:szCs w:val="28"/>
        </w:rPr>
        <w:t>риведены в таблице 7.2</w:t>
      </w:r>
      <w:r w:rsidRPr="000457AD">
        <w:rPr>
          <w:sz w:val="28"/>
          <w:szCs w:val="28"/>
        </w:rPr>
        <w:t>.</w:t>
      </w:r>
    </w:p>
    <w:p w14:paraId="4A702429" w14:textId="77777777" w:rsidR="0012308B" w:rsidRPr="000457AD" w:rsidRDefault="0012308B" w:rsidP="00932913">
      <w:pPr>
        <w:pStyle w:val="aff1"/>
        <w:ind w:firstLine="567"/>
        <w:jc w:val="both"/>
        <w:rPr>
          <w:sz w:val="28"/>
          <w:szCs w:val="28"/>
        </w:rPr>
      </w:pPr>
    </w:p>
    <w:p w14:paraId="7A4580EA" w14:textId="77777777" w:rsidR="00092BB7" w:rsidRPr="000457AD" w:rsidRDefault="005307ED" w:rsidP="0012308B">
      <w:pPr>
        <w:pStyle w:val="aff1"/>
        <w:ind w:left="1985" w:hanging="1985"/>
        <w:jc w:val="both"/>
        <w:rPr>
          <w:sz w:val="28"/>
          <w:szCs w:val="28"/>
        </w:rPr>
      </w:pPr>
      <w:r w:rsidRPr="000457AD">
        <w:rPr>
          <w:sz w:val="28"/>
          <w:szCs w:val="28"/>
        </w:rPr>
        <w:t>Т</w:t>
      </w:r>
      <w:r w:rsidR="00302C57">
        <w:rPr>
          <w:sz w:val="28"/>
          <w:szCs w:val="28"/>
        </w:rPr>
        <w:t xml:space="preserve"> </w:t>
      </w:r>
      <w:r w:rsidRPr="000457AD">
        <w:rPr>
          <w:sz w:val="28"/>
          <w:szCs w:val="28"/>
        </w:rPr>
        <w:t>а</w:t>
      </w:r>
      <w:r w:rsidR="00302C57">
        <w:rPr>
          <w:sz w:val="28"/>
          <w:szCs w:val="28"/>
        </w:rPr>
        <w:t xml:space="preserve"> </w:t>
      </w:r>
      <w:r w:rsidRPr="000457AD">
        <w:rPr>
          <w:sz w:val="28"/>
          <w:szCs w:val="28"/>
        </w:rPr>
        <w:t>б</w:t>
      </w:r>
      <w:r w:rsidR="00302C57">
        <w:rPr>
          <w:sz w:val="28"/>
          <w:szCs w:val="28"/>
        </w:rPr>
        <w:t xml:space="preserve"> </w:t>
      </w:r>
      <w:r w:rsidRPr="000457AD">
        <w:rPr>
          <w:sz w:val="28"/>
          <w:szCs w:val="28"/>
        </w:rPr>
        <w:t>л</w:t>
      </w:r>
      <w:r w:rsidR="00302C57">
        <w:rPr>
          <w:sz w:val="28"/>
          <w:szCs w:val="28"/>
        </w:rPr>
        <w:t xml:space="preserve"> </w:t>
      </w:r>
      <w:r w:rsidRPr="000457AD">
        <w:rPr>
          <w:sz w:val="28"/>
          <w:szCs w:val="28"/>
        </w:rPr>
        <w:t>и</w:t>
      </w:r>
      <w:r w:rsidR="00302C57">
        <w:rPr>
          <w:sz w:val="28"/>
          <w:szCs w:val="28"/>
        </w:rPr>
        <w:t xml:space="preserve"> </w:t>
      </w:r>
      <w:r w:rsidRPr="000457AD">
        <w:rPr>
          <w:sz w:val="28"/>
          <w:szCs w:val="28"/>
        </w:rPr>
        <w:t>ц</w:t>
      </w:r>
      <w:r w:rsidR="00302C57">
        <w:rPr>
          <w:sz w:val="28"/>
          <w:szCs w:val="28"/>
        </w:rPr>
        <w:t xml:space="preserve"> </w:t>
      </w:r>
      <w:r w:rsidRPr="000457AD">
        <w:rPr>
          <w:sz w:val="28"/>
          <w:szCs w:val="28"/>
        </w:rPr>
        <w:t>а</w:t>
      </w:r>
      <w:r w:rsidR="008023F1">
        <w:rPr>
          <w:sz w:val="28"/>
          <w:szCs w:val="28"/>
        </w:rPr>
        <w:t xml:space="preserve"> </w:t>
      </w:r>
      <w:r w:rsidR="00A04A68">
        <w:rPr>
          <w:sz w:val="28"/>
          <w:szCs w:val="28"/>
        </w:rPr>
        <w:t>7.2</w:t>
      </w:r>
      <w:r w:rsidRPr="000457AD">
        <w:rPr>
          <w:sz w:val="28"/>
          <w:szCs w:val="28"/>
        </w:rPr>
        <w:t xml:space="preserve"> </w:t>
      </w:r>
      <w:r w:rsidR="00302C57">
        <w:rPr>
          <w:sz w:val="28"/>
          <w:szCs w:val="28"/>
        </w:rPr>
        <w:t xml:space="preserve">– </w:t>
      </w:r>
      <w:r w:rsidR="003A62CA" w:rsidRPr="003A62CA">
        <w:rPr>
          <w:b/>
          <w:sz w:val="28"/>
          <w:szCs w:val="28"/>
        </w:rPr>
        <w:t>Нормативные значения</w:t>
      </w:r>
      <w:r w:rsidR="003A62CA">
        <w:rPr>
          <w:sz w:val="28"/>
          <w:szCs w:val="28"/>
        </w:rPr>
        <w:t xml:space="preserve"> </w:t>
      </w:r>
      <w:r w:rsidR="003A62CA">
        <w:rPr>
          <w:b/>
          <w:sz w:val="28"/>
          <w:szCs w:val="28"/>
        </w:rPr>
        <w:t>в</w:t>
      </w:r>
      <w:r w:rsidRPr="00302C57">
        <w:rPr>
          <w:b/>
          <w:sz w:val="28"/>
          <w:szCs w:val="28"/>
        </w:rPr>
        <w:t>ременные нагруз</w:t>
      </w:r>
      <w:r w:rsidR="003A62CA">
        <w:rPr>
          <w:b/>
          <w:sz w:val="28"/>
          <w:szCs w:val="28"/>
        </w:rPr>
        <w:t>ок</w:t>
      </w:r>
      <w:r w:rsidRPr="00302C57">
        <w:rPr>
          <w:b/>
          <w:sz w:val="28"/>
          <w:szCs w:val="28"/>
        </w:rPr>
        <w:t xml:space="preserve"> на покрытия </w:t>
      </w:r>
      <w:r w:rsidR="003A62CA">
        <w:rPr>
          <w:b/>
          <w:sz w:val="28"/>
          <w:szCs w:val="28"/>
        </w:rPr>
        <w:t>от</w:t>
      </w:r>
      <w:r w:rsidRPr="00302C57">
        <w:rPr>
          <w:b/>
          <w:sz w:val="28"/>
          <w:szCs w:val="28"/>
        </w:rPr>
        <w:t xml:space="preserve"> вертолетов</w:t>
      </w:r>
    </w:p>
    <w:tbl>
      <w:tblPr>
        <w:tblW w:w="949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80"/>
        <w:gridCol w:w="3685"/>
        <w:gridCol w:w="1985"/>
        <w:gridCol w:w="1843"/>
      </w:tblGrid>
      <w:tr w:rsidR="005307ED" w:rsidRPr="002C074D" w14:paraId="029DB9DD" w14:textId="77777777" w:rsidTr="0012308B">
        <w:trPr>
          <w:trHeight w:val="750"/>
          <w:jc w:val="center"/>
        </w:trPr>
        <w:tc>
          <w:tcPr>
            <w:tcW w:w="1980" w:type="dxa"/>
          </w:tcPr>
          <w:p w14:paraId="576F9C26" w14:textId="77777777" w:rsidR="005307ED" w:rsidRPr="00A04A68" w:rsidRDefault="00854FB7" w:rsidP="00932913">
            <w:pPr>
              <w:widowControl w:val="0"/>
              <w:autoSpaceDE w:val="0"/>
              <w:autoSpaceDN w:val="0"/>
              <w:adjustRightInd w:val="0"/>
              <w:ind w:right="-1"/>
              <w:jc w:val="center"/>
              <w:rPr>
                <w:sz w:val="22"/>
                <w:szCs w:val="22"/>
              </w:rPr>
            </w:pPr>
            <w:r w:rsidRPr="00A04A68">
              <w:rPr>
                <w:sz w:val="22"/>
                <w:szCs w:val="22"/>
              </w:rPr>
              <w:t>Категория вертолет</w:t>
            </w:r>
            <w:r w:rsidR="00010C47" w:rsidRPr="00A04A68">
              <w:rPr>
                <w:sz w:val="22"/>
                <w:szCs w:val="22"/>
              </w:rPr>
              <w:t>а по взлетной массе</w:t>
            </w:r>
          </w:p>
        </w:tc>
        <w:tc>
          <w:tcPr>
            <w:tcW w:w="3685" w:type="dxa"/>
          </w:tcPr>
          <w:p w14:paraId="6FC6437B" w14:textId="77777777" w:rsidR="005307ED" w:rsidRPr="00A04A68" w:rsidRDefault="00010C47" w:rsidP="00932913">
            <w:pPr>
              <w:widowControl w:val="0"/>
              <w:autoSpaceDE w:val="0"/>
              <w:autoSpaceDN w:val="0"/>
              <w:adjustRightInd w:val="0"/>
              <w:ind w:right="-1"/>
              <w:jc w:val="center"/>
              <w:rPr>
                <w:sz w:val="22"/>
                <w:szCs w:val="22"/>
              </w:rPr>
            </w:pPr>
            <w:r w:rsidRPr="00A04A68">
              <w:rPr>
                <w:sz w:val="22"/>
                <w:szCs w:val="22"/>
              </w:rPr>
              <w:t>Характеристика</w:t>
            </w:r>
          </w:p>
        </w:tc>
        <w:tc>
          <w:tcPr>
            <w:tcW w:w="1985" w:type="dxa"/>
          </w:tcPr>
          <w:p w14:paraId="2417B22F" w14:textId="77777777" w:rsidR="005307ED" w:rsidRPr="00A04A68" w:rsidRDefault="00854FB7" w:rsidP="00932913">
            <w:pPr>
              <w:widowControl w:val="0"/>
              <w:autoSpaceDE w:val="0"/>
              <w:autoSpaceDN w:val="0"/>
              <w:adjustRightInd w:val="0"/>
              <w:ind w:right="-1"/>
              <w:jc w:val="center"/>
              <w:rPr>
                <w:sz w:val="22"/>
                <w:szCs w:val="22"/>
              </w:rPr>
            </w:pPr>
            <w:r w:rsidRPr="00A04A68">
              <w:rPr>
                <w:sz w:val="22"/>
                <w:szCs w:val="22"/>
              </w:rPr>
              <w:t>Н</w:t>
            </w:r>
            <w:r w:rsidR="005307ED" w:rsidRPr="00A04A68">
              <w:rPr>
                <w:sz w:val="22"/>
                <w:szCs w:val="22"/>
              </w:rPr>
              <w:t xml:space="preserve">агрузка от взлета </w:t>
            </w:r>
            <w:r w:rsidR="005307ED" w:rsidRPr="00A04A68">
              <w:rPr>
                <w:i/>
                <w:iCs/>
                <w:sz w:val="22"/>
                <w:szCs w:val="22"/>
              </w:rPr>
              <w:t>Q</w:t>
            </w:r>
            <w:r w:rsidR="005307ED" w:rsidRPr="00A04A68">
              <w:rPr>
                <w:i/>
                <w:sz w:val="22"/>
                <w:szCs w:val="22"/>
                <w:vertAlign w:val="subscript"/>
                <w:lang w:val="en-US"/>
              </w:rPr>
              <w:t>k</w:t>
            </w:r>
            <w:r w:rsidRPr="00A04A68">
              <w:rPr>
                <w:sz w:val="22"/>
                <w:szCs w:val="22"/>
              </w:rPr>
              <w:t>, кН</w:t>
            </w:r>
          </w:p>
        </w:tc>
        <w:tc>
          <w:tcPr>
            <w:tcW w:w="1843" w:type="dxa"/>
          </w:tcPr>
          <w:p w14:paraId="3C1B6926" w14:textId="77777777" w:rsidR="005307ED" w:rsidRPr="00A04A68" w:rsidRDefault="005307ED" w:rsidP="00932913">
            <w:pPr>
              <w:widowControl w:val="0"/>
              <w:autoSpaceDE w:val="0"/>
              <w:autoSpaceDN w:val="0"/>
              <w:adjustRightInd w:val="0"/>
              <w:ind w:right="-1"/>
              <w:jc w:val="center"/>
              <w:rPr>
                <w:sz w:val="22"/>
                <w:szCs w:val="22"/>
              </w:rPr>
            </w:pPr>
            <w:r w:rsidRPr="00A04A68">
              <w:rPr>
                <w:sz w:val="22"/>
                <w:szCs w:val="22"/>
              </w:rPr>
              <w:t>Размер грузовой площад</w:t>
            </w:r>
            <w:r w:rsidR="00302C57" w:rsidRPr="00A04A68">
              <w:rPr>
                <w:sz w:val="22"/>
                <w:szCs w:val="22"/>
              </w:rPr>
              <w:t>к</w:t>
            </w:r>
            <w:r w:rsidRPr="00A04A68">
              <w:rPr>
                <w:sz w:val="22"/>
                <w:szCs w:val="22"/>
              </w:rPr>
              <w:t>и</w:t>
            </w:r>
            <w:r w:rsidR="00302C57" w:rsidRPr="00A04A68">
              <w:rPr>
                <w:sz w:val="22"/>
                <w:szCs w:val="22"/>
              </w:rPr>
              <w:t>,</w:t>
            </w:r>
            <w:r w:rsidRPr="00A04A68">
              <w:rPr>
                <w:sz w:val="22"/>
                <w:szCs w:val="22"/>
              </w:rPr>
              <w:t xml:space="preserve"> м</w:t>
            </w:r>
          </w:p>
        </w:tc>
      </w:tr>
      <w:tr w:rsidR="005307ED" w:rsidRPr="002C074D" w14:paraId="461D2253" w14:textId="77777777" w:rsidTr="0012308B">
        <w:trPr>
          <w:trHeight w:val="619"/>
          <w:jc w:val="center"/>
        </w:trPr>
        <w:tc>
          <w:tcPr>
            <w:tcW w:w="1980" w:type="dxa"/>
          </w:tcPr>
          <w:p w14:paraId="77F00BB4" w14:textId="77777777" w:rsidR="005307ED" w:rsidRPr="002C074D" w:rsidRDefault="00F24218" w:rsidP="00932913">
            <w:pPr>
              <w:widowControl w:val="0"/>
              <w:autoSpaceDE w:val="0"/>
              <w:autoSpaceDN w:val="0"/>
              <w:adjustRightInd w:val="0"/>
              <w:ind w:right="-1"/>
              <w:jc w:val="both"/>
              <w:rPr>
                <w:sz w:val="28"/>
                <w:szCs w:val="28"/>
              </w:rPr>
            </w:pPr>
            <w:r>
              <w:t>Легкие</w:t>
            </w:r>
          </w:p>
          <w:p w14:paraId="4EFDEFFA" w14:textId="77777777" w:rsidR="005307ED" w:rsidRPr="002C074D" w:rsidRDefault="00F24218" w:rsidP="00932913">
            <w:pPr>
              <w:widowControl w:val="0"/>
              <w:autoSpaceDE w:val="0"/>
              <w:autoSpaceDN w:val="0"/>
              <w:adjustRightInd w:val="0"/>
              <w:ind w:right="-1"/>
              <w:jc w:val="both"/>
              <w:rPr>
                <w:sz w:val="28"/>
                <w:szCs w:val="28"/>
              </w:rPr>
            </w:pPr>
            <w:r>
              <w:t>Средние</w:t>
            </w:r>
          </w:p>
        </w:tc>
        <w:tc>
          <w:tcPr>
            <w:tcW w:w="3685" w:type="dxa"/>
          </w:tcPr>
          <w:p w14:paraId="7EEC36D6" w14:textId="77777777" w:rsidR="005307ED" w:rsidRPr="00010C47" w:rsidRDefault="00010C47" w:rsidP="00932913">
            <w:pPr>
              <w:widowControl w:val="0"/>
              <w:autoSpaceDE w:val="0"/>
              <w:autoSpaceDN w:val="0"/>
              <w:adjustRightInd w:val="0"/>
              <w:ind w:right="-1"/>
              <w:jc w:val="center"/>
              <w:rPr>
                <w:sz w:val="28"/>
                <w:szCs w:val="28"/>
              </w:rPr>
            </w:pPr>
            <w:r>
              <w:t>Массой менее 5 т</w:t>
            </w:r>
            <w:r w:rsidRPr="00010C47">
              <w:rPr>
                <w:vertAlign w:val="superscript"/>
              </w:rPr>
              <w:t>1)</w:t>
            </w:r>
          </w:p>
          <w:p w14:paraId="4700BAF5" w14:textId="77777777" w:rsidR="005307ED" w:rsidRPr="002C074D" w:rsidRDefault="00010C47" w:rsidP="00932913">
            <w:pPr>
              <w:widowControl w:val="0"/>
              <w:autoSpaceDE w:val="0"/>
              <w:autoSpaceDN w:val="0"/>
              <w:adjustRightInd w:val="0"/>
              <w:ind w:right="-1"/>
              <w:jc w:val="center"/>
              <w:rPr>
                <w:sz w:val="28"/>
                <w:szCs w:val="28"/>
              </w:rPr>
            </w:pPr>
            <w:r>
              <w:t>Массой 5–15 т</w:t>
            </w:r>
            <w:r>
              <w:rPr>
                <w:vertAlign w:val="superscript"/>
              </w:rPr>
              <w:t>2</w:t>
            </w:r>
            <w:r w:rsidRPr="00010C47">
              <w:rPr>
                <w:vertAlign w:val="superscript"/>
              </w:rPr>
              <w:t>)</w:t>
            </w:r>
          </w:p>
        </w:tc>
        <w:tc>
          <w:tcPr>
            <w:tcW w:w="1985" w:type="dxa"/>
          </w:tcPr>
          <w:p w14:paraId="021135BB" w14:textId="77777777" w:rsidR="005307ED" w:rsidRPr="002C074D" w:rsidRDefault="00854FB7" w:rsidP="00932913">
            <w:pPr>
              <w:widowControl w:val="0"/>
              <w:autoSpaceDE w:val="0"/>
              <w:autoSpaceDN w:val="0"/>
              <w:adjustRightInd w:val="0"/>
              <w:ind w:right="-1"/>
              <w:jc w:val="center"/>
              <w:rPr>
                <w:sz w:val="28"/>
                <w:szCs w:val="28"/>
                <w:lang w:val="en-US"/>
              </w:rPr>
            </w:pPr>
            <w:r>
              <w:t>20</w:t>
            </w:r>
          </w:p>
          <w:p w14:paraId="6946E98C" w14:textId="77777777" w:rsidR="005307ED" w:rsidRPr="002C074D" w:rsidRDefault="00854FB7" w:rsidP="00932913">
            <w:pPr>
              <w:widowControl w:val="0"/>
              <w:autoSpaceDE w:val="0"/>
              <w:autoSpaceDN w:val="0"/>
              <w:adjustRightInd w:val="0"/>
              <w:ind w:right="-1"/>
              <w:jc w:val="center"/>
              <w:rPr>
                <w:sz w:val="28"/>
                <w:szCs w:val="28"/>
              </w:rPr>
            </w:pPr>
            <w:r>
              <w:t>60</w:t>
            </w:r>
          </w:p>
        </w:tc>
        <w:tc>
          <w:tcPr>
            <w:tcW w:w="1843" w:type="dxa"/>
          </w:tcPr>
          <w:p w14:paraId="607A9CEA" w14:textId="77777777" w:rsidR="005307ED" w:rsidRPr="002C074D" w:rsidRDefault="005307ED" w:rsidP="00932913">
            <w:pPr>
              <w:widowControl w:val="0"/>
              <w:autoSpaceDE w:val="0"/>
              <w:autoSpaceDN w:val="0"/>
              <w:adjustRightInd w:val="0"/>
              <w:ind w:right="-1"/>
              <w:jc w:val="center"/>
              <w:rPr>
                <w:sz w:val="28"/>
                <w:szCs w:val="28"/>
                <w:lang w:val="en-US"/>
              </w:rPr>
            </w:pPr>
            <w:r w:rsidRPr="002C074D">
              <w:t>0,2</w:t>
            </w:r>
            <w:r w:rsidR="00302C57" w:rsidRPr="006A28C0">
              <w:rPr>
                <w:sz w:val="28"/>
                <w:szCs w:val="28"/>
              </w:rPr>
              <w:t>×</w:t>
            </w:r>
            <w:r w:rsidRPr="002C074D">
              <w:t>0,2</w:t>
            </w:r>
          </w:p>
          <w:p w14:paraId="5AE2B3EB" w14:textId="77777777" w:rsidR="005307ED" w:rsidRPr="002C074D" w:rsidRDefault="005307ED" w:rsidP="00932913">
            <w:pPr>
              <w:widowControl w:val="0"/>
              <w:autoSpaceDE w:val="0"/>
              <w:autoSpaceDN w:val="0"/>
              <w:adjustRightInd w:val="0"/>
              <w:ind w:right="-1"/>
              <w:jc w:val="center"/>
              <w:rPr>
                <w:sz w:val="28"/>
                <w:szCs w:val="28"/>
              </w:rPr>
            </w:pPr>
            <w:r w:rsidRPr="002C074D">
              <w:t>0,3</w:t>
            </w:r>
            <w:r w:rsidR="00302C57" w:rsidRPr="006A28C0">
              <w:rPr>
                <w:sz w:val="28"/>
                <w:szCs w:val="28"/>
              </w:rPr>
              <w:t>×</w:t>
            </w:r>
            <w:r w:rsidRPr="002C074D">
              <w:t>0,3</w:t>
            </w:r>
          </w:p>
        </w:tc>
      </w:tr>
      <w:tr w:rsidR="00A04A68" w:rsidRPr="000971AA" w14:paraId="29693008" w14:textId="77777777" w:rsidTr="0012308B">
        <w:trPr>
          <w:trHeight w:val="491"/>
          <w:jc w:val="center"/>
        </w:trPr>
        <w:tc>
          <w:tcPr>
            <w:tcW w:w="9493" w:type="dxa"/>
            <w:gridSpan w:val="4"/>
          </w:tcPr>
          <w:p w14:paraId="66BAAFD4" w14:textId="77777777" w:rsidR="00A04A68" w:rsidRPr="000971AA" w:rsidRDefault="00A04A68" w:rsidP="000971AA">
            <w:pPr>
              <w:widowControl w:val="0"/>
              <w:autoSpaceDE w:val="0"/>
              <w:autoSpaceDN w:val="0"/>
              <w:adjustRightInd w:val="0"/>
              <w:ind w:right="-1" w:firstLine="449"/>
              <w:jc w:val="both"/>
              <w:rPr>
                <w:sz w:val="20"/>
                <w:szCs w:val="20"/>
              </w:rPr>
            </w:pPr>
            <w:r w:rsidRPr="000971AA">
              <w:rPr>
                <w:sz w:val="20"/>
                <w:szCs w:val="20"/>
                <w:vertAlign w:val="superscript"/>
              </w:rPr>
              <w:t>1)</w:t>
            </w:r>
            <w:r w:rsidRPr="000971AA">
              <w:rPr>
                <w:sz w:val="20"/>
                <w:szCs w:val="20"/>
              </w:rPr>
              <w:t xml:space="preserve"> Нормативная нагрузка по взлетной массе на основную (условную) опору не более 20 кН.</w:t>
            </w:r>
          </w:p>
          <w:p w14:paraId="22F84484" w14:textId="77777777" w:rsidR="00A04A68" w:rsidRPr="000971AA" w:rsidRDefault="00A04A68" w:rsidP="000971AA">
            <w:pPr>
              <w:widowControl w:val="0"/>
              <w:autoSpaceDE w:val="0"/>
              <w:autoSpaceDN w:val="0"/>
              <w:adjustRightInd w:val="0"/>
              <w:ind w:right="-1" w:firstLine="449"/>
              <w:jc w:val="both"/>
              <w:rPr>
                <w:sz w:val="20"/>
                <w:szCs w:val="20"/>
              </w:rPr>
            </w:pPr>
            <w:r w:rsidRPr="000971AA">
              <w:rPr>
                <w:sz w:val="20"/>
                <w:szCs w:val="20"/>
                <w:vertAlign w:val="superscript"/>
              </w:rPr>
              <w:t>2)</w:t>
            </w:r>
            <w:r w:rsidRPr="000971AA">
              <w:rPr>
                <w:sz w:val="20"/>
                <w:szCs w:val="20"/>
              </w:rPr>
              <w:t xml:space="preserve"> Нормативная нагрузка по взлетной массе на основную (условную) опору от 20 до 60 кН.</w:t>
            </w:r>
          </w:p>
        </w:tc>
      </w:tr>
    </w:tbl>
    <w:p w14:paraId="316E9ECA" w14:textId="77777777" w:rsidR="000971AA" w:rsidRDefault="000971AA" w:rsidP="00932913">
      <w:pPr>
        <w:pStyle w:val="aff1"/>
        <w:ind w:firstLine="567"/>
        <w:jc w:val="both"/>
        <w:rPr>
          <w:sz w:val="28"/>
          <w:szCs w:val="28"/>
        </w:rPr>
      </w:pPr>
    </w:p>
    <w:p w14:paraId="43645F99" w14:textId="0C659E17" w:rsidR="005307ED" w:rsidRDefault="00010C47" w:rsidP="00932913">
      <w:pPr>
        <w:pStyle w:val="aff1"/>
        <w:ind w:firstLine="567"/>
        <w:jc w:val="both"/>
        <w:rPr>
          <w:sz w:val="28"/>
          <w:szCs w:val="28"/>
        </w:rPr>
      </w:pPr>
      <w:r>
        <w:rPr>
          <w:sz w:val="28"/>
          <w:szCs w:val="28"/>
        </w:rPr>
        <w:t xml:space="preserve">Категория вертолета принимается по таблице 7.10 </w:t>
      </w:r>
      <w:r w:rsidR="000971AA" w:rsidRPr="001F2135">
        <w:rPr>
          <w:bCs/>
          <w:kern w:val="36"/>
          <w:sz w:val="28"/>
          <w:szCs w:val="28"/>
        </w:rPr>
        <w:t>СП 121.13330.2019</w:t>
      </w:r>
      <w:r>
        <w:rPr>
          <w:sz w:val="28"/>
          <w:szCs w:val="28"/>
        </w:rPr>
        <w:t>.</w:t>
      </w:r>
    </w:p>
    <w:p w14:paraId="7CB44F5D" w14:textId="77777777" w:rsidR="00010C47" w:rsidRDefault="00010C47" w:rsidP="00932913">
      <w:pPr>
        <w:pStyle w:val="aff1"/>
        <w:ind w:firstLine="567"/>
        <w:jc w:val="both"/>
        <w:rPr>
          <w:sz w:val="28"/>
          <w:szCs w:val="28"/>
        </w:rPr>
      </w:pPr>
      <w:r>
        <w:rPr>
          <w:sz w:val="28"/>
          <w:szCs w:val="28"/>
        </w:rPr>
        <w:t>Расчетное значение нагрузки от вертолета принимается как</w:t>
      </w:r>
    </w:p>
    <w:p w14:paraId="2C559A5F" w14:textId="77777777" w:rsidR="00010C47" w:rsidRPr="009514A4" w:rsidRDefault="00B37C4D" w:rsidP="00932913">
      <w:pPr>
        <w:autoSpaceDE w:val="0"/>
        <w:autoSpaceDN w:val="0"/>
        <w:adjustRightInd w:val="0"/>
        <w:jc w:val="center"/>
        <w:rPr>
          <w:sz w:val="28"/>
          <w:szCs w:val="28"/>
        </w:rPr>
      </w:pPr>
      <w:r w:rsidRPr="009514A4">
        <w:rPr>
          <w:sz w:val="28"/>
          <w:szCs w:val="28"/>
          <w:lang w:val="en-US"/>
        </w:rPr>
        <w:t>γ</w:t>
      </w:r>
      <w:r w:rsidRPr="009514A4">
        <w:rPr>
          <w:i/>
          <w:sz w:val="28"/>
          <w:szCs w:val="28"/>
          <w:vertAlign w:val="subscript"/>
          <w:lang w:val="en-US"/>
        </w:rPr>
        <w:t>f</w:t>
      </w:r>
      <w:r w:rsidRPr="009514A4">
        <w:rPr>
          <w:sz w:val="28"/>
          <w:szCs w:val="28"/>
        </w:rPr>
        <w:t xml:space="preserve"> </w:t>
      </w:r>
      <w:r w:rsidRPr="009514A4">
        <w:rPr>
          <w:sz w:val="28"/>
          <w:szCs w:val="28"/>
          <w:lang w:val="en-US"/>
        </w:rPr>
        <w:t>ξ</w:t>
      </w:r>
      <w:r w:rsidRPr="009514A4">
        <w:rPr>
          <w:sz w:val="28"/>
          <w:szCs w:val="28"/>
        </w:rPr>
        <w:t xml:space="preserve"> </w:t>
      </w:r>
      <w:r w:rsidRPr="009514A4">
        <w:rPr>
          <w:i/>
          <w:iCs/>
          <w:sz w:val="28"/>
          <w:szCs w:val="28"/>
        </w:rPr>
        <w:t>Q</w:t>
      </w:r>
      <w:r w:rsidRPr="009514A4">
        <w:rPr>
          <w:i/>
          <w:sz w:val="28"/>
          <w:szCs w:val="28"/>
          <w:vertAlign w:val="subscript"/>
          <w:lang w:val="en-US"/>
        </w:rPr>
        <w:t>k</w:t>
      </w:r>
      <w:r w:rsidRPr="009514A4">
        <w:rPr>
          <w:sz w:val="28"/>
          <w:szCs w:val="28"/>
        </w:rPr>
        <w:t>,</w:t>
      </w:r>
    </w:p>
    <w:p w14:paraId="6B100474" w14:textId="77777777" w:rsidR="00B37C4D" w:rsidRPr="009514A4" w:rsidRDefault="00B37C4D" w:rsidP="00932913">
      <w:pPr>
        <w:autoSpaceDE w:val="0"/>
        <w:autoSpaceDN w:val="0"/>
        <w:adjustRightInd w:val="0"/>
        <w:jc w:val="both"/>
        <w:rPr>
          <w:sz w:val="28"/>
          <w:szCs w:val="28"/>
        </w:rPr>
      </w:pPr>
      <w:r w:rsidRPr="009514A4">
        <w:rPr>
          <w:sz w:val="28"/>
          <w:szCs w:val="28"/>
        </w:rPr>
        <w:t xml:space="preserve">где </w:t>
      </w:r>
      <w:r w:rsidRPr="009514A4">
        <w:rPr>
          <w:sz w:val="28"/>
          <w:szCs w:val="28"/>
          <w:lang w:val="en-US"/>
        </w:rPr>
        <w:t>γ</w:t>
      </w:r>
      <w:r w:rsidRPr="009514A4">
        <w:rPr>
          <w:i/>
          <w:sz w:val="28"/>
          <w:szCs w:val="28"/>
          <w:vertAlign w:val="subscript"/>
          <w:lang w:val="en-US"/>
        </w:rPr>
        <w:t>f</w:t>
      </w:r>
      <w:r w:rsidRPr="009514A4">
        <w:rPr>
          <w:sz w:val="28"/>
          <w:szCs w:val="28"/>
        </w:rPr>
        <w:t xml:space="preserve"> – коэффициент надежности по нагрузке, принимаемый равным 1,2.</w:t>
      </w:r>
    </w:p>
    <w:p w14:paraId="6087BD17" w14:textId="77777777" w:rsidR="004759C8" w:rsidRPr="00302C57" w:rsidRDefault="004759C8" w:rsidP="00932913">
      <w:pPr>
        <w:pStyle w:val="aff1"/>
        <w:ind w:firstLine="567"/>
        <w:jc w:val="both"/>
        <w:rPr>
          <w:sz w:val="28"/>
          <w:szCs w:val="28"/>
        </w:rPr>
      </w:pPr>
      <w:r w:rsidRPr="00302C57">
        <w:rPr>
          <w:sz w:val="28"/>
          <w:szCs w:val="28"/>
        </w:rPr>
        <w:t xml:space="preserve">Значение коэффициента динамичности </w:t>
      </w:r>
      <w:r w:rsidR="00B37C4D">
        <w:rPr>
          <w:sz w:val="26"/>
          <w:szCs w:val="26"/>
          <w:lang w:val="en-US"/>
        </w:rPr>
        <w:t>ξ</w:t>
      </w:r>
      <w:r w:rsidRPr="00302C57">
        <w:rPr>
          <w:sz w:val="28"/>
          <w:szCs w:val="28"/>
        </w:rPr>
        <w:t xml:space="preserve"> для нагрузки от взлета </w:t>
      </w:r>
      <w:r w:rsidRPr="00302C57">
        <w:rPr>
          <w:i/>
          <w:sz w:val="28"/>
          <w:szCs w:val="28"/>
        </w:rPr>
        <w:t>Q</w:t>
      </w:r>
      <w:r w:rsidRPr="00302C57">
        <w:rPr>
          <w:i/>
          <w:sz w:val="28"/>
          <w:szCs w:val="28"/>
          <w:vertAlign w:val="subscript"/>
        </w:rPr>
        <w:t>k</w:t>
      </w:r>
      <w:r w:rsidRPr="00302C57">
        <w:rPr>
          <w:sz w:val="28"/>
          <w:szCs w:val="28"/>
        </w:rPr>
        <w:t xml:space="preserve">, учитывающего </w:t>
      </w:r>
      <w:r w:rsidR="009514A4">
        <w:rPr>
          <w:sz w:val="28"/>
          <w:szCs w:val="28"/>
        </w:rPr>
        <w:t>влияние удара, допускается принима</w:t>
      </w:r>
      <w:r w:rsidRPr="00302C57">
        <w:rPr>
          <w:sz w:val="28"/>
          <w:szCs w:val="28"/>
        </w:rPr>
        <w:t>ть равным 1,40.</w:t>
      </w:r>
    </w:p>
    <w:p w14:paraId="1740734F" w14:textId="77777777" w:rsidR="000971AA" w:rsidRPr="00E04F66" w:rsidRDefault="000971AA" w:rsidP="000971AA">
      <w:pPr>
        <w:pStyle w:val="aff1"/>
        <w:ind w:firstLine="567"/>
        <w:jc w:val="both"/>
        <w:rPr>
          <w:b/>
          <w:sz w:val="28"/>
          <w:szCs w:val="28"/>
        </w:rPr>
      </w:pPr>
      <w:r w:rsidRPr="00E04F66">
        <w:rPr>
          <w:b/>
          <w:sz w:val="28"/>
          <w:szCs w:val="28"/>
        </w:rPr>
        <w:t>(Измененная редакция, Изм. № 1).</w:t>
      </w:r>
    </w:p>
    <w:p w14:paraId="62B72A8E" w14:textId="70514D3F" w:rsidR="005307ED" w:rsidRPr="00302C57" w:rsidRDefault="0087103D" w:rsidP="00932913">
      <w:pPr>
        <w:pStyle w:val="aff1"/>
        <w:ind w:firstLine="567"/>
        <w:jc w:val="both"/>
        <w:rPr>
          <w:sz w:val="28"/>
          <w:szCs w:val="28"/>
        </w:rPr>
      </w:pPr>
      <w:r w:rsidRPr="00302C57">
        <w:rPr>
          <w:sz w:val="28"/>
          <w:szCs w:val="28"/>
        </w:rPr>
        <w:t>7.2.8</w:t>
      </w:r>
      <w:r w:rsidR="005307ED" w:rsidRPr="00302C57">
        <w:rPr>
          <w:sz w:val="28"/>
          <w:szCs w:val="28"/>
        </w:rPr>
        <w:t xml:space="preserve"> Нагрузки для расчета плит перекрытий, покрытий и полов на грунтах стоянок</w:t>
      </w:r>
      <w:r w:rsidR="00302C57">
        <w:rPr>
          <w:sz w:val="28"/>
          <w:szCs w:val="28"/>
        </w:rPr>
        <w:t xml:space="preserve"> автомобилей</w:t>
      </w:r>
      <w:r w:rsidR="005307ED" w:rsidRPr="00302C57">
        <w:rPr>
          <w:sz w:val="28"/>
          <w:szCs w:val="28"/>
        </w:rPr>
        <w:t xml:space="preserve">, расположенных в высотных зданиях, следует принимать согласно </w:t>
      </w:r>
      <w:r w:rsidR="0012308B" w:rsidRPr="001F2135">
        <w:rPr>
          <w:bCs/>
          <w:kern w:val="36"/>
          <w:sz w:val="28"/>
          <w:szCs w:val="28"/>
        </w:rPr>
        <w:t>СП 20.13330.2016</w:t>
      </w:r>
      <w:r w:rsidRPr="00302C57">
        <w:rPr>
          <w:sz w:val="28"/>
          <w:szCs w:val="28"/>
        </w:rPr>
        <w:t xml:space="preserve"> (</w:t>
      </w:r>
      <w:r w:rsidR="00302C57">
        <w:rPr>
          <w:sz w:val="28"/>
          <w:szCs w:val="28"/>
        </w:rPr>
        <w:t>под</w:t>
      </w:r>
      <w:r w:rsidRPr="00302C57">
        <w:rPr>
          <w:sz w:val="28"/>
          <w:szCs w:val="28"/>
        </w:rPr>
        <w:t>раздел 8.4)</w:t>
      </w:r>
      <w:r w:rsidR="005307ED" w:rsidRPr="00302C57">
        <w:rPr>
          <w:sz w:val="28"/>
          <w:szCs w:val="28"/>
        </w:rPr>
        <w:t>.</w:t>
      </w:r>
    </w:p>
    <w:p w14:paraId="26AB5787" w14:textId="77777777" w:rsidR="0012308B" w:rsidRPr="00E04F66" w:rsidRDefault="0012308B" w:rsidP="0012308B">
      <w:pPr>
        <w:pStyle w:val="aff1"/>
        <w:ind w:firstLine="567"/>
        <w:jc w:val="both"/>
        <w:rPr>
          <w:b/>
          <w:sz w:val="28"/>
          <w:szCs w:val="28"/>
        </w:rPr>
      </w:pPr>
      <w:r w:rsidRPr="00E04F66">
        <w:rPr>
          <w:b/>
          <w:sz w:val="28"/>
          <w:szCs w:val="28"/>
        </w:rPr>
        <w:t>(Измененная редакция, Изм. № 1).</w:t>
      </w:r>
    </w:p>
    <w:p w14:paraId="27E86AC5" w14:textId="1C7CE6BD" w:rsidR="005307ED" w:rsidRPr="00302C57" w:rsidRDefault="0012308B" w:rsidP="00932913">
      <w:pPr>
        <w:pStyle w:val="aff1"/>
        <w:ind w:firstLine="567"/>
        <w:jc w:val="both"/>
        <w:rPr>
          <w:sz w:val="28"/>
          <w:szCs w:val="28"/>
        </w:rPr>
      </w:pPr>
      <w:r w:rsidRPr="001F2135">
        <w:rPr>
          <w:sz w:val="28"/>
          <w:szCs w:val="28"/>
        </w:rPr>
        <w:t xml:space="preserve">7.2.9 Введение понижающего коэффициента сочетаний </w:t>
      </w:r>
      <w:r w:rsidRPr="001F2135">
        <w:rPr>
          <w:sz w:val="28"/>
          <w:szCs w:val="28"/>
        </w:rPr>
        <w:sym w:font="Symbol" w:char="006A"/>
      </w:r>
      <w:r w:rsidRPr="001F2135">
        <w:rPr>
          <w:i/>
          <w:sz w:val="28"/>
          <w:szCs w:val="28"/>
          <w:vertAlign w:val="subscript"/>
        </w:rPr>
        <w:t>п</w:t>
      </w:r>
      <w:r w:rsidRPr="001F2135">
        <w:rPr>
          <w:sz w:val="28"/>
          <w:szCs w:val="28"/>
        </w:rPr>
        <w:t xml:space="preserve"> к нормативным значениям нагрузок для помещений встроенных стоянок автомобилей и многоэтажных гаражей не допускается.</w:t>
      </w:r>
    </w:p>
    <w:p w14:paraId="1649A864" w14:textId="77777777" w:rsidR="0012308B" w:rsidRPr="00E04F66" w:rsidRDefault="0012308B" w:rsidP="0012308B">
      <w:pPr>
        <w:pStyle w:val="aff1"/>
        <w:ind w:firstLine="567"/>
        <w:jc w:val="both"/>
        <w:rPr>
          <w:b/>
          <w:sz w:val="28"/>
          <w:szCs w:val="28"/>
        </w:rPr>
      </w:pPr>
      <w:r w:rsidRPr="00E04F66">
        <w:rPr>
          <w:b/>
          <w:sz w:val="28"/>
          <w:szCs w:val="28"/>
        </w:rPr>
        <w:t>(Измененная редакция, Изм. № 1).</w:t>
      </w:r>
    </w:p>
    <w:p w14:paraId="1A54D199" w14:textId="77777777" w:rsidR="00341B38" w:rsidRPr="00302C57" w:rsidRDefault="00341B38" w:rsidP="00932913">
      <w:pPr>
        <w:pStyle w:val="aff1"/>
        <w:ind w:firstLine="567"/>
        <w:jc w:val="both"/>
        <w:rPr>
          <w:sz w:val="28"/>
          <w:szCs w:val="28"/>
        </w:rPr>
      </w:pPr>
    </w:p>
    <w:p w14:paraId="42F99FBE" w14:textId="77777777" w:rsidR="00195B7B" w:rsidRPr="00302C57" w:rsidRDefault="00302C57" w:rsidP="00932913">
      <w:pPr>
        <w:pStyle w:val="aff1"/>
        <w:ind w:firstLine="567"/>
        <w:jc w:val="both"/>
        <w:rPr>
          <w:b/>
          <w:sz w:val="28"/>
          <w:szCs w:val="28"/>
        </w:rPr>
      </w:pPr>
      <w:bookmarkStart w:id="20" w:name="_Toc460856898"/>
      <w:r w:rsidRPr="00302C57">
        <w:rPr>
          <w:b/>
          <w:sz w:val="28"/>
          <w:szCs w:val="28"/>
        </w:rPr>
        <w:t xml:space="preserve">7.3 </w:t>
      </w:r>
      <w:r w:rsidR="00195B7B" w:rsidRPr="00302C57">
        <w:rPr>
          <w:b/>
          <w:sz w:val="28"/>
          <w:szCs w:val="28"/>
        </w:rPr>
        <w:t>Снеговые нагрузки</w:t>
      </w:r>
      <w:bookmarkEnd w:id="20"/>
    </w:p>
    <w:p w14:paraId="7D720899" w14:textId="1F7A26E5" w:rsidR="00341B38" w:rsidRPr="00302C57" w:rsidRDefault="00341B38" w:rsidP="00932913">
      <w:pPr>
        <w:pStyle w:val="aff1"/>
        <w:ind w:firstLine="567"/>
        <w:jc w:val="both"/>
        <w:rPr>
          <w:sz w:val="28"/>
          <w:szCs w:val="28"/>
        </w:rPr>
      </w:pPr>
      <w:r w:rsidRPr="00302C57">
        <w:rPr>
          <w:sz w:val="28"/>
          <w:szCs w:val="28"/>
        </w:rPr>
        <w:t xml:space="preserve">7.3.1 Нормативное значение снеговой нагрузки </w:t>
      </w:r>
      <w:r w:rsidR="004B1601" w:rsidRPr="00302C57">
        <w:rPr>
          <w:i/>
          <w:sz w:val="28"/>
          <w:szCs w:val="28"/>
        </w:rPr>
        <w:t>S</w:t>
      </w:r>
      <w:r w:rsidR="004B1601" w:rsidRPr="00302C57">
        <w:rPr>
          <w:sz w:val="28"/>
          <w:szCs w:val="28"/>
          <w:vertAlign w:val="subscript"/>
        </w:rPr>
        <w:t>0</w:t>
      </w:r>
      <w:r w:rsidR="004B1601" w:rsidRPr="00302C57">
        <w:rPr>
          <w:sz w:val="28"/>
          <w:szCs w:val="28"/>
        </w:rPr>
        <w:t xml:space="preserve"> </w:t>
      </w:r>
      <w:r w:rsidRPr="00302C57">
        <w:rPr>
          <w:sz w:val="28"/>
          <w:szCs w:val="28"/>
        </w:rPr>
        <w:t xml:space="preserve">следует определять в соответствии с </w:t>
      </w:r>
      <w:r w:rsidR="0012308B" w:rsidRPr="001F2135">
        <w:rPr>
          <w:bCs/>
          <w:kern w:val="36"/>
          <w:sz w:val="28"/>
          <w:szCs w:val="28"/>
        </w:rPr>
        <w:t>СП 20.13330.2016</w:t>
      </w:r>
      <w:r w:rsidR="0087103D" w:rsidRPr="00302C57">
        <w:rPr>
          <w:sz w:val="28"/>
          <w:szCs w:val="28"/>
        </w:rPr>
        <w:t xml:space="preserve"> (п</w:t>
      </w:r>
      <w:r w:rsidR="00302C57">
        <w:rPr>
          <w:sz w:val="28"/>
          <w:szCs w:val="28"/>
        </w:rPr>
        <w:t>ункт</w:t>
      </w:r>
      <w:r w:rsidR="0087103D" w:rsidRPr="00302C57">
        <w:rPr>
          <w:sz w:val="28"/>
          <w:szCs w:val="28"/>
        </w:rPr>
        <w:t xml:space="preserve"> 10.1)</w:t>
      </w:r>
      <w:r w:rsidRPr="00302C57">
        <w:rPr>
          <w:sz w:val="28"/>
          <w:szCs w:val="28"/>
        </w:rPr>
        <w:t>.</w:t>
      </w:r>
    </w:p>
    <w:p w14:paraId="139202FF" w14:textId="77777777" w:rsidR="0012308B" w:rsidRPr="00E04F66" w:rsidRDefault="0012308B" w:rsidP="0012308B">
      <w:pPr>
        <w:pStyle w:val="aff1"/>
        <w:ind w:firstLine="567"/>
        <w:jc w:val="both"/>
        <w:rPr>
          <w:b/>
          <w:sz w:val="28"/>
          <w:szCs w:val="28"/>
        </w:rPr>
      </w:pPr>
      <w:r w:rsidRPr="00E04F66">
        <w:rPr>
          <w:b/>
          <w:sz w:val="28"/>
          <w:szCs w:val="28"/>
        </w:rPr>
        <w:t>(Измененная редакция, Изм. № 1).</w:t>
      </w:r>
    </w:p>
    <w:p w14:paraId="1AC0C7DA" w14:textId="1E641163" w:rsidR="00341B38" w:rsidRPr="00302C57" w:rsidRDefault="00341B38" w:rsidP="00932913">
      <w:pPr>
        <w:pStyle w:val="aff1"/>
        <w:ind w:firstLine="567"/>
        <w:jc w:val="both"/>
        <w:rPr>
          <w:sz w:val="28"/>
          <w:szCs w:val="28"/>
        </w:rPr>
      </w:pPr>
      <w:r w:rsidRPr="00302C57">
        <w:rPr>
          <w:sz w:val="28"/>
          <w:szCs w:val="28"/>
        </w:rPr>
        <w:t>7.3.</w:t>
      </w:r>
      <w:r w:rsidR="00BF1F9F" w:rsidRPr="00302C57">
        <w:rPr>
          <w:sz w:val="28"/>
          <w:szCs w:val="28"/>
        </w:rPr>
        <w:t>2</w:t>
      </w:r>
      <w:r w:rsidRPr="00302C57">
        <w:rPr>
          <w:sz w:val="28"/>
          <w:szCs w:val="28"/>
        </w:rPr>
        <w:t xml:space="preserve"> Для покрытий с уклонами до 20 % коэффициент μ следует учитыва</w:t>
      </w:r>
      <w:r w:rsidR="00E47200" w:rsidRPr="00302C57">
        <w:rPr>
          <w:sz w:val="28"/>
          <w:szCs w:val="28"/>
        </w:rPr>
        <w:t>ть согласно</w:t>
      </w:r>
      <w:r w:rsidRPr="00302C57">
        <w:rPr>
          <w:sz w:val="28"/>
          <w:szCs w:val="28"/>
        </w:rPr>
        <w:t xml:space="preserve"> </w:t>
      </w:r>
      <w:r w:rsidR="009E6FF2">
        <w:rPr>
          <w:sz w:val="28"/>
          <w:szCs w:val="28"/>
        </w:rPr>
        <w:t xml:space="preserve">СП 20.13330, в том числе с учетом пункта 10.7 </w:t>
      </w:r>
      <w:r w:rsidR="0012308B" w:rsidRPr="001F2135">
        <w:rPr>
          <w:bCs/>
          <w:kern w:val="36"/>
          <w:sz w:val="28"/>
          <w:szCs w:val="28"/>
        </w:rPr>
        <w:t>СП 20.13330.2016</w:t>
      </w:r>
      <w:r w:rsidRPr="00302C57">
        <w:rPr>
          <w:sz w:val="28"/>
          <w:szCs w:val="28"/>
        </w:rPr>
        <w:t>.</w:t>
      </w:r>
    </w:p>
    <w:p w14:paraId="63899C05" w14:textId="77777777" w:rsidR="0012308B" w:rsidRPr="00E04F66" w:rsidRDefault="0012308B" w:rsidP="0012308B">
      <w:pPr>
        <w:pStyle w:val="aff1"/>
        <w:ind w:firstLine="567"/>
        <w:jc w:val="both"/>
        <w:rPr>
          <w:b/>
          <w:sz w:val="28"/>
          <w:szCs w:val="28"/>
        </w:rPr>
      </w:pPr>
      <w:r w:rsidRPr="00E04F66">
        <w:rPr>
          <w:b/>
          <w:sz w:val="28"/>
          <w:szCs w:val="28"/>
        </w:rPr>
        <w:t>(Измененная редакция, Изм. № 1).</w:t>
      </w:r>
    </w:p>
    <w:p w14:paraId="70BFA9D1" w14:textId="77777777" w:rsidR="00341B38" w:rsidRPr="00302C57" w:rsidRDefault="00341B38" w:rsidP="00932913">
      <w:pPr>
        <w:pStyle w:val="aff1"/>
        <w:ind w:firstLine="567"/>
        <w:jc w:val="both"/>
        <w:rPr>
          <w:sz w:val="28"/>
          <w:szCs w:val="28"/>
        </w:rPr>
      </w:pPr>
    </w:p>
    <w:p w14:paraId="03E2BCE7" w14:textId="77777777" w:rsidR="00195B7B" w:rsidRPr="00302C57" w:rsidRDefault="00302C57" w:rsidP="00932913">
      <w:pPr>
        <w:pStyle w:val="aff1"/>
        <w:ind w:firstLine="567"/>
        <w:jc w:val="both"/>
        <w:rPr>
          <w:b/>
          <w:sz w:val="28"/>
          <w:szCs w:val="28"/>
        </w:rPr>
      </w:pPr>
      <w:bookmarkStart w:id="21" w:name="_Toc460856899"/>
      <w:r w:rsidRPr="00302C57">
        <w:rPr>
          <w:b/>
          <w:sz w:val="28"/>
          <w:szCs w:val="28"/>
        </w:rPr>
        <w:t xml:space="preserve">7.4 </w:t>
      </w:r>
      <w:r w:rsidR="00195B7B" w:rsidRPr="00302C57">
        <w:rPr>
          <w:b/>
          <w:sz w:val="28"/>
          <w:szCs w:val="28"/>
        </w:rPr>
        <w:t>Ветровые нагрузки</w:t>
      </w:r>
      <w:bookmarkEnd w:id="21"/>
    </w:p>
    <w:p w14:paraId="2C7594B4" w14:textId="77777777" w:rsidR="001569D8" w:rsidRPr="00302C57" w:rsidRDefault="001569D8" w:rsidP="00932913">
      <w:pPr>
        <w:pStyle w:val="aff1"/>
        <w:ind w:firstLine="567"/>
        <w:jc w:val="both"/>
        <w:rPr>
          <w:sz w:val="28"/>
          <w:szCs w:val="28"/>
        </w:rPr>
      </w:pPr>
      <w:r w:rsidRPr="00302C57">
        <w:rPr>
          <w:sz w:val="28"/>
          <w:szCs w:val="28"/>
        </w:rPr>
        <w:t>Ветровые нагрузки определяются в соответствии с требованиями, приведенными в СП 20.13330.</w:t>
      </w:r>
    </w:p>
    <w:p w14:paraId="35D68C5E" w14:textId="77777777" w:rsidR="009F7E60" w:rsidRPr="00302C57" w:rsidRDefault="00302C57" w:rsidP="00932913">
      <w:pPr>
        <w:pStyle w:val="aff1"/>
        <w:ind w:firstLine="567"/>
        <w:jc w:val="both"/>
        <w:rPr>
          <w:b/>
          <w:sz w:val="28"/>
          <w:szCs w:val="28"/>
        </w:rPr>
      </w:pPr>
      <w:bookmarkStart w:id="22" w:name="Рисунок_4_1"/>
      <w:bookmarkStart w:id="23" w:name="Рисунок_4_2"/>
      <w:bookmarkStart w:id="24" w:name="Рисунок_4_3"/>
      <w:bookmarkStart w:id="25" w:name="Рисунок_4_7"/>
      <w:bookmarkStart w:id="26" w:name="_Toc460856900"/>
      <w:bookmarkEnd w:id="22"/>
      <w:bookmarkEnd w:id="23"/>
      <w:bookmarkEnd w:id="24"/>
      <w:bookmarkEnd w:id="25"/>
      <w:r w:rsidRPr="00302C57">
        <w:rPr>
          <w:b/>
          <w:sz w:val="28"/>
          <w:szCs w:val="28"/>
        </w:rPr>
        <w:t xml:space="preserve">7.5 </w:t>
      </w:r>
      <w:r w:rsidR="009F7E60" w:rsidRPr="00302C57">
        <w:rPr>
          <w:b/>
          <w:sz w:val="28"/>
          <w:szCs w:val="28"/>
        </w:rPr>
        <w:t>Гололедные нагрузки</w:t>
      </w:r>
      <w:bookmarkEnd w:id="26"/>
    </w:p>
    <w:p w14:paraId="02D3B6DD" w14:textId="4B700DF2" w:rsidR="00A8223F" w:rsidRPr="00302C57" w:rsidRDefault="00A8223F" w:rsidP="00932913">
      <w:pPr>
        <w:pStyle w:val="aff1"/>
        <w:ind w:firstLine="567"/>
        <w:jc w:val="both"/>
        <w:rPr>
          <w:sz w:val="28"/>
          <w:szCs w:val="28"/>
        </w:rPr>
      </w:pPr>
      <w:r w:rsidRPr="00302C57">
        <w:rPr>
          <w:sz w:val="28"/>
          <w:szCs w:val="28"/>
        </w:rPr>
        <w:t xml:space="preserve">7.5.1 </w:t>
      </w:r>
      <w:r w:rsidR="007968A6" w:rsidRPr="00302C57">
        <w:rPr>
          <w:sz w:val="28"/>
          <w:szCs w:val="28"/>
        </w:rPr>
        <w:t xml:space="preserve">Гололедные нагрузки необходимо учитывать при проектировании </w:t>
      </w:r>
      <w:r w:rsidRPr="00302C57">
        <w:rPr>
          <w:sz w:val="28"/>
          <w:szCs w:val="28"/>
        </w:rPr>
        <w:t xml:space="preserve">шпилей, решетчатых элементов конструкций, а также стен и покрытий высотных зданий, </w:t>
      </w:r>
      <w:r w:rsidR="007968A6" w:rsidRPr="00302C57">
        <w:rPr>
          <w:sz w:val="28"/>
          <w:szCs w:val="28"/>
        </w:rPr>
        <w:t>фасадных теплоизоляционных систем с воздушным зазором</w:t>
      </w:r>
      <w:r w:rsidRPr="00302C57">
        <w:rPr>
          <w:sz w:val="28"/>
          <w:szCs w:val="28"/>
        </w:rPr>
        <w:t>, элемент</w:t>
      </w:r>
      <w:r w:rsidR="00302C57">
        <w:rPr>
          <w:sz w:val="28"/>
          <w:szCs w:val="28"/>
        </w:rPr>
        <w:t>ов</w:t>
      </w:r>
      <w:r w:rsidRPr="00302C57">
        <w:rPr>
          <w:sz w:val="28"/>
          <w:szCs w:val="28"/>
        </w:rPr>
        <w:t xml:space="preserve"> их крепления, декоративных элементов и </w:t>
      </w:r>
      <w:r w:rsidR="009C6904" w:rsidRPr="00302C57">
        <w:rPr>
          <w:sz w:val="28"/>
          <w:szCs w:val="28"/>
        </w:rPr>
        <w:t>т. п.</w:t>
      </w:r>
      <w:r w:rsidRPr="00302C57">
        <w:rPr>
          <w:sz w:val="28"/>
          <w:szCs w:val="28"/>
        </w:rPr>
        <w:t xml:space="preserve">, расположенных на высоте </w:t>
      </w:r>
      <w:smartTag w:uri="urn:schemas-microsoft-com:office:smarttags" w:element="metricconverter">
        <w:smartTagPr>
          <w:attr w:name="ProductID" w:val="100 м"/>
        </w:smartTagPr>
        <w:r w:rsidRPr="00302C57">
          <w:rPr>
            <w:sz w:val="28"/>
            <w:szCs w:val="28"/>
          </w:rPr>
          <w:t>100 м</w:t>
        </w:r>
      </w:smartTag>
      <w:r w:rsidRPr="00302C57">
        <w:rPr>
          <w:sz w:val="28"/>
          <w:szCs w:val="28"/>
        </w:rPr>
        <w:t xml:space="preserve"> и более, согласно требованиям </w:t>
      </w:r>
      <w:r w:rsidR="0012308B" w:rsidRPr="001F2135">
        <w:rPr>
          <w:bCs/>
          <w:kern w:val="36"/>
          <w:sz w:val="28"/>
          <w:szCs w:val="28"/>
        </w:rPr>
        <w:t>СП 20.13330.2016</w:t>
      </w:r>
      <w:r w:rsidRPr="00302C57">
        <w:rPr>
          <w:sz w:val="28"/>
          <w:szCs w:val="28"/>
        </w:rPr>
        <w:t xml:space="preserve"> (раздел 12).</w:t>
      </w:r>
    </w:p>
    <w:p w14:paraId="31334C2D" w14:textId="77777777" w:rsidR="0012308B" w:rsidRPr="00E04F66" w:rsidRDefault="0012308B" w:rsidP="0012308B">
      <w:pPr>
        <w:pStyle w:val="aff1"/>
        <w:ind w:firstLine="567"/>
        <w:jc w:val="both"/>
        <w:rPr>
          <w:b/>
          <w:sz w:val="28"/>
          <w:szCs w:val="28"/>
        </w:rPr>
      </w:pPr>
      <w:r w:rsidRPr="00E04F66">
        <w:rPr>
          <w:b/>
          <w:sz w:val="28"/>
          <w:szCs w:val="28"/>
        </w:rPr>
        <w:t>(Измененная редакция, Изм. № 1).</w:t>
      </w:r>
    </w:p>
    <w:p w14:paraId="0F1ADF0E" w14:textId="3D65C74A" w:rsidR="007968A6" w:rsidRPr="00302C57" w:rsidRDefault="00A8223F" w:rsidP="00932913">
      <w:pPr>
        <w:pStyle w:val="aff1"/>
        <w:ind w:firstLine="567"/>
        <w:jc w:val="both"/>
        <w:rPr>
          <w:sz w:val="28"/>
          <w:szCs w:val="28"/>
        </w:rPr>
      </w:pPr>
      <w:r w:rsidRPr="00302C57">
        <w:rPr>
          <w:sz w:val="28"/>
          <w:szCs w:val="28"/>
        </w:rPr>
        <w:t xml:space="preserve">7.5.2 Нормативное значение поверхностной гололедной нагрузки </w:t>
      </w:r>
      <w:r w:rsidRPr="00302C57">
        <w:rPr>
          <w:i/>
          <w:sz w:val="28"/>
          <w:szCs w:val="28"/>
        </w:rPr>
        <w:t>i</w:t>
      </w:r>
      <w:r w:rsidRPr="00302C57">
        <w:rPr>
          <w:sz w:val="28"/>
          <w:szCs w:val="28"/>
        </w:rPr>
        <w:sym w:font="Symbol" w:char="F0A2"/>
      </w:r>
      <w:r w:rsidRPr="00302C57">
        <w:rPr>
          <w:sz w:val="28"/>
          <w:szCs w:val="28"/>
        </w:rPr>
        <w:t xml:space="preserve"> следует </w:t>
      </w:r>
      <w:r w:rsidR="00302C57">
        <w:rPr>
          <w:sz w:val="28"/>
          <w:szCs w:val="28"/>
        </w:rPr>
        <w:t xml:space="preserve">определять по </w:t>
      </w:r>
      <w:r w:rsidR="0012308B" w:rsidRPr="001F2135">
        <w:rPr>
          <w:bCs/>
          <w:kern w:val="36"/>
          <w:sz w:val="28"/>
          <w:szCs w:val="28"/>
        </w:rPr>
        <w:t>СП 20.13330.2016</w:t>
      </w:r>
      <w:r w:rsidR="007968A6" w:rsidRPr="00302C57">
        <w:rPr>
          <w:sz w:val="28"/>
          <w:szCs w:val="28"/>
        </w:rPr>
        <w:t xml:space="preserve"> </w:t>
      </w:r>
      <w:r w:rsidR="00302C57" w:rsidRPr="00302C57">
        <w:rPr>
          <w:sz w:val="28"/>
          <w:szCs w:val="28"/>
        </w:rPr>
        <w:t>[</w:t>
      </w:r>
      <w:r w:rsidR="00302C57">
        <w:rPr>
          <w:sz w:val="28"/>
          <w:szCs w:val="28"/>
        </w:rPr>
        <w:t>формула (12.2)]:</w:t>
      </w:r>
    </w:p>
    <w:tbl>
      <w:tblPr>
        <w:tblW w:w="0" w:type="auto"/>
        <w:tblLook w:val="04A0" w:firstRow="1" w:lastRow="0" w:firstColumn="1" w:lastColumn="0" w:noHBand="0" w:noVBand="1"/>
      </w:tblPr>
      <w:tblGrid>
        <w:gridCol w:w="8209"/>
        <w:gridCol w:w="1146"/>
      </w:tblGrid>
      <w:tr w:rsidR="00302C57" w:rsidRPr="00B071DB" w14:paraId="12B5DD7E" w14:textId="77777777" w:rsidTr="00F91B71">
        <w:tc>
          <w:tcPr>
            <w:tcW w:w="8897" w:type="dxa"/>
            <w:shd w:val="clear" w:color="auto" w:fill="auto"/>
          </w:tcPr>
          <w:p w14:paraId="14EBDA5B" w14:textId="77777777" w:rsidR="00302C57" w:rsidRPr="00302C57" w:rsidRDefault="00302C57" w:rsidP="00932913">
            <w:pPr>
              <w:pStyle w:val="aff1"/>
              <w:jc w:val="center"/>
              <w:rPr>
                <w:sz w:val="28"/>
                <w:szCs w:val="28"/>
              </w:rPr>
            </w:pPr>
            <w:r w:rsidRPr="00302C57">
              <w:rPr>
                <w:i/>
                <w:sz w:val="28"/>
                <w:szCs w:val="28"/>
              </w:rPr>
              <w:t xml:space="preserve">i = </w:t>
            </w:r>
            <w:r w:rsidRPr="00302C57">
              <w:rPr>
                <w:sz w:val="28"/>
                <w:szCs w:val="28"/>
              </w:rPr>
              <w:t>γ</w:t>
            </w:r>
            <w:r w:rsidRPr="00302C57">
              <w:rPr>
                <w:i/>
                <w:sz w:val="28"/>
                <w:szCs w:val="28"/>
              </w:rPr>
              <w:t>bk</w:t>
            </w:r>
            <w:r w:rsidRPr="00302C57">
              <w:rPr>
                <w:sz w:val="28"/>
                <w:szCs w:val="28"/>
              </w:rPr>
              <w:t>μ</w:t>
            </w:r>
            <w:r w:rsidRPr="00302C57">
              <w:rPr>
                <w:sz w:val="28"/>
                <w:szCs w:val="28"/>
                <w:vertAlign w:val="subscript"/>
              </w:rPr>
              <w:t>2</w:t>
            </w:r>
            <w:r w:rsidRPr="00302C57">
              <w:rPr>
                <w:sz w:val="28"/>
                <w:szCs w:val="28"/>
              </w:rPr>
              <w:t>ρ</w:t>
            </w:r>
            <w:r w:rsidRPr="00302C57">
              <w:rPr>
                <w:i/>
                <w:sz w:val="28"/>
                <w:szCs w:val="28"/>
              </w:rPr>
              <w:t>g</w:t>
            </w:r>
            <w:r w:rsidRPr="00302C57">
              <w:rPr>
                <w:sz w:val="28"/>
                <w:szCs w:val="28"/>
              </w:rPr>
              <w:t>,</w:t>
            </w:r>
          </w:p>
        </w:tc>
        <w:tc>
          <w:tcPr>
            <w:tcW w:w="1185" w:type="dxa"/>
            <w:shd w:val="clear" w:color="auto" w:fill="auto"/>
          </w:tcPr>
          <w:p w14:paraId="37249D5E" w14:textId="77777777" w:rsidR="00302C57" w:rsidRPr="00B071DB" w:rsidRDefault="00302C57" w:rsidP="00932913">
            <w:pPr>
              <w:pStyle w:val="aff1"/>
              <w:jc w:val="right"/>
              <w:rPr>
                <w:sz w:val="28"/>
                <w:szCs w:val="28"/>
              </w:rPr>
            </w:pPr>
            <w:r w:rsidRPr="00B071DB">
              <w:rPr>
                <w:sz w:val="28"/>
                <w:szCs w:val="28"/>
              </w:rPr>
              <w:t>(</w:t>
            </w:r>
            <w:r w:rsidR="00FA6626">
              <w:rPr>
                <w:sz w:val="28"/>
                <w:szCs w:val="28"/>
              </w:rPr>
              <w:t>7.</w:t>
            </w:r>
            <w:r>
              <w:rPr>
                <w:sz w:val="28"/>
                <w:szCs w:val="28"/>
              </w:rPr>
              <w:t>1</w:t>
            </w:r>
            <w:r w:rsidRPr="00B071DB">
              <w:rPr>
                <w:sz w:val="28"/>
                <w:szCs w:val="28"/>
              </w:rPr>
              <w:t>)</w:t>
            </w:r>
          </w:p>
        </w:tc>
      </w:tr>
    </w:tbl>
    <w:p w14:paraId="65FEE30B" w14:textId="77777777" w:rsidR="00990C6D" w:rsidRPr="00D93306" w:rsidRDefault="00990C6D" w:rsidP="00932913">
      <w:pPr>
        <w:ind w:firstLine="567"/>
        <w:jc w:val="right"/>
        <w:rPr>
          <w:sz w:val="16"/>
          <w:szCs w:val="16"/>
        </w:rPr>
      </w:pPr>
    </w:p>
    <w:p w14:paraId="7E5906A4" w14:textId="77777777" w:rsidR="00990C6D" w:rsidRPr="00302C57" w:rsidRDefault="00990C6D" w:rsidP="00932913">
      <w:pPr>
        <w:pStyle w:val="aff1"/>
        <w:jc w:val="both"/>
        <w:rPr>
          <w:sz w:val="28"/>
          <w:szCs w:val="28"/>
        </w:rPr>
      </w:pPr>
      <w:r w:rsidRPr="00302C57">
        <w:rPr>
          <w:sz w:val="28"/>
          <w:szCs w:val="28"/>
        </w:rPr>
        <w:lastRenderedPageBreak/>
        <w:t xml:space="preserve">где </w:t>
      </w:r>
      <w:r w:rsidRPr="00302C57">
        <w:rPr>
          <w:i/>
          <w:sz w:val="28"/>
          <w:szCs w:val="28"/>
        </w:rPr>
        <w:t>b</w:t>
      </w:r>
      <w:r w:rsidRPr="00302C57">
        <w:rPr>
          <w:sz w:val="28"/>
          <w:szCs w:val="28"/>
        </w:rPr>
        <w:t xml:space="preserve"> </w:t>
      </w:r>
      <w:r w:rsidR="00302C57">
        <w:rPr>
          <w:sz w:val="28"/>
          <w:szCs w:val="28"/>
        </w:rPr>
        <w:t>–</w:t>
      </w:r>
      <w:r w:rsidRPr="00302C57">
        <w:rPr>
          <w:sz w:val="28"/>
          <w:szCs w:val="28"/>
        </w:rPr>
        <w:t xml:space="preserve"> толщина стенки гололеда</w:t>
      </w:r>
      <w:r w:rsidR="00E0718E">
        <w:rPr>
          <w:sz w:val="28"/>
          <w:szCs w:val="28"/>
        </w:rPr>
        <w:t>,</w:t>
      </w:r>
      <w:r w:rsidRPr="00302C57">
        <w:rPr>
          <w:sz w:val="28"/>
          <w:szCs w:val="28"/>
        </w:rPr>
        <w:t xml:space="preserve"> мм, принимаемая по табл</w:t>
      </w:r>
      <w:r w:rsidR="00E0718E">
        <w:rPr>
          <w:sz w:val="28"/>
          <w:szCs w:val="28"/>
        </w:rPr>
        <w:t>ицам</w:t>
      </w:r>
      <w:r w:rsidRPr="00302C57">
        <w:rPr>
          <w:sz w:val="28"/>
          <w:szCs w:val="28"/>
        </w:rPr>
        <w:t xml:space="preserve"> 12.1 и 12.2 СП 20.13330.2011;</w:t>
      </w:r>
    </w:p>
    <w:p w14:paraId="3860C621" w14:textId="5C1AA2D7" w:rsidR="00990C6D" w:rsidRPr="00302C57" w:rsidRDefault="00FC7C8F" w:rsidP="00932913">
      <w:pPr>
        <w:pStyle w:val="aff1"/>
        <w:ind w:firstLine="567"/>
        <w:jc w:val="both"/>
        <w:rPr>
          <w:sz w:val="28"/>
          <w:szCs w:val="28"/>
        </w:rPr>
      </w:pPr>
      <w:r>
        <w:rPr>
          <w:i/>
          <w:sz w:val="28"/>
          <w:szCs w:val="28"/>
          <w:lang w:val="en-US"/>
        </w:rPr>
        <w:t>k</w:t>
      </w:r>
      <w:r w:rsidR="00990C6D" w:rsidRPr="00302C57">
        <w:rPr>
          <w:sz w:val="28"/>
          <w:szCs w:val="28"/>
        </w:rPr>
        <w:t xml:space="preserve"> </w:t>
      </w:r>
      <w:r w:rsidR="00E0718E">
        <w:rPr>
          <w:sz w:val="28"/>
          <w:szCs w:val="28"/>
        </w:rPr>
        <w:t>–</w:t>
      </w:r>
      <w:r w:rsidR="00990C6D" w:rsidRPr="00302C57">
        <w:rPr>
          <w:sz w:val="28"/>
          <w:szCs w:val="28"/>
        </w:rPr>
        <w:t xml:space="preserve"> коэффициент, учитывающий изменение толщины стенки гололеда по высоте и принимаемый по табл</w:t>
      </w:r>
      <w:r w:rsidR="00E0718E">
        <w:rPr>
          <w:sz w:val="28"/>
          <w:szCs w:val="28"/>
        </w:rPr>
        <w:t>ице</w:t>
      </w:r>
      <w:r w:rsidR="00990C6D" w:rsidRPr="00302C57">
        <w:rPr>
          <w:sz w:val="28"/>
          <w:szCs w:val="28"/>
        </w:rPr>
        <w:t xml:space="preserve"> 12.3 </w:t>
      </w:r>
      <w:r w:rsidR="0012308B" w:rsidRPr="001F2135">
        <w:rPr>
          <w:bCs/>
          <w:kern w:val="36"/>
          <w:sz w:val="28"/>
          <w:szCs w:val="28"/>
        </w:rPr>
        <w:t>СП 20.13330.2016</w:t>
      </w:r>
      <w:r w:rsidR="00990C6D" w:rsidRPr="00302C57">
        <w:rPr>
          <w:sz w:val="28"/>
          <w:szCs w:val="28"/>
        </w:rPr>
        <w:t>;</w:t>
      </w:r>
    </w:p>
    <w:p w14:paraId="739D9FE6" w14:textId="77777777" w:rsidR="00990C6D" w:rsidRPr="00302C57" w:rsidRDefault="00990C6D" w:rsidP="00932913">
      <w:pPr>
        <w:pStyle w:val="aff1"/>
        <w:ind w:firstLine="567"/>
        <w:jc w:val="both"/>
        <w:rPr>
          <w:sz w:val="28"/>
          <w:szCs w:val="28"/>
        </w:rPr>
      </w:pPr>
      <w:r w:rsidRPr="00302C57">
        <w:rPr>
          <w:sz w:val="28"/>
          <w:szCs w:val="28"/>
        </w:rPr>
        <w:t>μ</w:t>
      </w:r>
      <w:r w:rsidRPr="00E0718E">
        <w:rPr>
          <w:sz w:val="28"/>
          <w:szCs w:val="28"/>
          <w:vertAlign w:val="subscript"/>
        </w:rPr>
        <w:t>2</w:t>
      </w:r>
      <w:r w:rsidRPr="00302C57">
        <w:rPr>
          <w:sz w:val="28"/>
          <w:szCs w:val="28"/>
        </w:rPr>
        <w:t xml:space="preserve"> </w:t>
      </w:r>
      <w:r w:rsidR="00E0718E">
        <w:rPr>
          <w:sz w:val="28"/>
          <w:szCs w:val="28"/>
        </w:rPr>
        <w:t>–</w:t>
      </w:r>
      <w:r w:rsidRPr="00302C57">
        <w:rPr>
          <w:sz w:val="28"/>
          <w:szCs w:val="28"/>
        </w:rPr>
        <w:t xml:space="preserve"> коэффициент, учитывающий отношение площади поверхности элемента, подверженного обледенению, к полной площади поверхности элемента и принимаемый μ</w:t>
      </w:r>
      <w:r w:rsidRPr="00E0718E">
        <w:rPr>
          <w:sz w:val="28"/>
          <w:szCs w:val="28"/>
          <w:vertAlign w:val="subscript"/>
        </w:rPr>
        <w:t>2</w:t>
      </w:r>
      <w:r w:rsidRPr="00302C57">
        <w:rPr>
          <w:sz w:val="28"/>
          <w:szCs w:val="28"/>
        </w:rPr>
        <w:t xml:space="preserve"> = 0,6 для металлических элементов малых размеров </w:t>
      </w:r>
      <w:r w:rsidR="00E0718E">
        <w:rPr>
          <w:sz w:val="28"/>
          <w:szCs w:val="28"/>
        </w:rPr>
        <w:t>(</w:t>
      </w:r>
      <w:r w:rsidRPr="00302C57">
        <w:rPr>
          <w:sz w:val="28"/>
          <w:szCs w:val="28"/>
        </w:rPr>
        <w:t>для остальных элементов конструкций значение этого коэффициента следует уточн</w:t>
      </w:r>
      <w:r w:rsidR="00E0718E">
        <w:rPr>
          <w:sz w:val="28"/>
          <w:szCs w:val="28"/>
        </w:rPr>
        <w:t>я</w:t>
      </w:r>
      <w:r w:rsidRPr="00302C57">
        <w:rPr>
          <w:sz w:val="28"/>
          <w:szCs w:val="28"/>
        </w:rPr>
        <w:t>ть по данным специально проведенных исследований</w:t>
      </w:r>
      <w:r w:rsidR="00FA6626">
        <w:rPr>
          <w:sz w:val="28"/>
          <w:szCs w:val="28"/>
        </w:rPr>
        <w:t xml:space="preserve"> согласно СП 266</w:t>
      </w:r>
      <w:r w:rsidR="00FC7C8F">
        <w:rPr>
          <w:sz w:val="28"/>
          <w:szCs w:val="28"/>
        </w:rPr>
        <w:t>.1325800</w:t>
      </w:r>
      <w:r w:rsidR="00E0718E">
        <w:rPr>
          <w:sz w:val="28"/>
          <w:szCs w:val="28"/>
        </w:rPr>
        <w:t>);</w:t>
      </w:r>
    </w:p>
    <w:p w14:paraId="010C3870" w14:textId="77777777" w:rsidR="00990C6D" w:rsidRPr="00302C57" w:rsidRDefault="00990C6D" w:rsidP="00932913">
      <w:pPr>
        <w:pStyle w:val="aff1"/>
        <w:ind w:firstLine="567"/>
        <w:jc w:val="both"/>
        <w:rPr>
          <w:sz w:val="28"/>
          <w:szCs w:val="28"/>
        </w:rPr>
      </w:pPr>
      <w:r w:rsidRPr="00302C57">
        <w:rPr>
          <w:sz w:val="28"/>
          <w:szCs w:val="28"/>
        </w:rPr>
        <w:t xml:space="preserve">ρ </w:t>
      </w:r>
      <w:r w:rsidR="00E0718E">
        <w:rPr>
          <w:sz w:val="28"/>
          <w:szCs w:val="28"/>
        </w:rPr>
        <w:t>–</w:t>
      </w:r>
      <w:r w:rsidRPr="00302C57">
        <w:rPr>
          <w:sz w:val="28"/>
          <w:szCs w:val="28"/>
        </w:rPr>
        <w:t xml:space="preserve"> плотность льда, принимаемая 0,9 г/см</w:t>
      </w:r>
      <w:r w:rsidRPr="00E0718E">
        <w:rPr>
          <w:sz w:val="28"/>
          <w:szCs w:val="28"/>
          <w:vertAlign w:val="superscript"/>
        </w:rPr>
        <w:t>3</w:t>
      </w:r>
      <w:r w:rsidRPr="00302C57">
        <w:rPr>
          <w:sz w:val="28"/>
          <w:szCs w:val="28"/>
        </w:rPr>
        <w:t>;</w:t>
      </w:r>
    </w:p>
    <w:p w14:paraId="4CDDDA28" w14:textId="77777777" w:rsidR="00990C6D" w:rsidRPr="00302C57" w:rsidRDefault="00990C6D" w:rsidP="00932913">
      <w:pPr>
        <w:pStyle w:val="aff1"/>
        <w:ind w:firstLine="567"/>
        <w:jc w:val="both"/>
        <w:rPr>
          <w:sz w:val="28"/>
          <w:szCs w:val="28"/>
        </w:rPr>
      </w:pPr>
      <w:r w:rsidRPr="00E0718E">
        <w:rPr>
          <w:i/>
          <w:sz w:val="28"/>
          <w:szCs w:val="28"/>
        </w:rPr>
        <w:t>g</w:t>
      </w:r>
      <w:r w:rsidRPr="00302C57">
        <w:rPr>
          <w:sz w:val="28"/>
          <w:szCs w:val="28"/>
        </w:rPr>
        <w:t xml:space="preserve"> </w:t>
      </w:r>
      <w:r w:rsidR="00E0718E">
        <w:rPr>
          <w:sz w:val="28"/>
          <w:szCs w:val="28"/>
        </w:rPr>
        <w:t>–</w:t>
      </w:r>
      <w:r w:rsidRPr="00302C57">
        <w:rPr>
          <w:sz w:val="28"/>
          <w:szCs w:val="28"/>
        </w:rPr>
        <w:t xml:space="preserve"> ускорение свободного падения, </w:t>
      </w:r>
      <w:r w:rsidRPr="00E0718E">
        <w:rPr>
          <w:i/>
          <w:sz w:val="28"/>
          <w:szCs w:val="28"/>
        </w:rPr>
        <w:t>g</w:t>
      </w:r>
      <w:r w:rsidRPr="00302C57">
        <w:rPr>
          <w:sz w:val="28"/>
          <w:szCs w:val="28"/>
        </w:rPr>
        <w:t xml:space="preserve"> = 9,81 м/с</w:t>
      </w:r>
      <w:r w:rsidRPr="00E0718E">
        <w:rPr>
          <w:sz w:val="28"/>
          <w:szCs w:val="28"/>
          <w:vertAlign w:val="superscript"/>
        </w:rPr>
        <w:t>2</w:t>
      </w:r>
      <w:r w:rsidRPr="00302C57">
        <w:rPr>
          <w:sz w:val="28"/>
          <w:szCs w:val="28"/>
        </w:rPr>
        <w:t>;</w:t>
      </w:r>
    </w:p>
    <w:p w14:paraId="76071695" w14:textId="77777777" w:rsidR="00990C6D" w:rsidRPr="00302C57" w:rsidRDefault="00990C6D" w:rsidP="00932913">
      <w:pPr>
        <w:pStyle w:val="aff1"/>
        <w:ind w:firstLine="567"/>
        <w:jc w:val="both"/>
        <w:rPr>
          <w:sz w:val="28"/>
          <w:szCs w:val="28"/>
        </w:rPr>
      </w:pPr>
      <w:r w:rsidRPr="00302C57">
        <w:rPr>
          <w:sz w:val="28"/>
          <w:szCs w:val="28"/>
        </w:rPr>
        <w:t xml:space="preserve">γ </w:t>
      </w:r>
      <w:r w:rsidR="00E0718E">
        <w:rPr>
          <w:sz w:val="28"/>
          <w:szCs w:val="28"/>
        </w:rPr>
        <w:t>–</w:t>
      </w:r>
      <w:r w:rsidRPr="00302C57">
        <w:rPr>
          <w:sz w:val="28"/>
          <w:szCs w:val="28"/>
        </w:rPr>
        <w:t xml:space="preserve"> коэффициент надежности по гололедной нагрузке, принимаемый равным 1,3.</w:t>
      </w:r>
    </w:p>
    <w:p w14:paraId="17FE2474" w14:textId="77777777" w:rsidR="0012308B" w:rsidRPr="00E04F66" w:rsidRDefault="0012308B" w:rsidP="0012308B">
      <w:pPr>
        <w:pStyle w:val="aff1"/>
        <w:ind w:firstLine="567"/>
        <w:jc w:val="both"/>
        <w:rPr>
          <w:b/>
          <w:sz w:val="28"/>
          <w:szCs w:val="28"/>
        </w:rPr>
      </w:pPr>
      <w:r w:rsidRPr="00E04F66">
        <w:rPr>
          <w:b/>
          <w:sz w:val="28"/>
          <w:szCs w:val="28"/>
        </w:rPr>
        <w:t>(Измененная редакция, Изм. № 1).</w:t>
      </w:r>
    </w:p>
    <w:p w14:paraId="08FA4692" w14:textId="77777777" w:rsidR="00055038" w:rsidRPr="00302C57" w:rsidRDefault="00055038" w:rsidP="00932913">
      <w:pPr>
        <w:pStyle w:val="aff1"/>
        <w:ind w:firstLine="567"/>
        <w:jc w:val="both"/>
        <w:rPr>
          <w:sz w:val="28"/>
          <w:szCs w:val="28"/>
        </w:rPr>
      </w:pPr>
      <w:r w:rsidRPr="00302C57">
        <w:rPr>
          <w:sz w:val="28"/>
          <w:szCs w:val="28"/>
        </w:rPr>
        <w:t xml:space="preserve">7.5.3 Для элементов конструкции, расположенных на высоте </w:t>
      </w:r>
      <w:r w:rsidRPr="00E0718E">
        <w:rPr>
          <w:i/>
          <w:sz w:val="28"/>
          <w:szCs w:val="28"/>
        </w:rPr>
        <w:t>h</w:t>
      </w:r>
      <w:r w:rsidR="00E0718E">
        <w:rPr>
          <w:sz w:val="28"/>
          <w:szCs w:val="28"/>
        </w:rPr>
        <w:t xml:space="preserve"> </w:t>
      </w:r>
      <w:r w:rsidRPr="00302C57">
        <w:rPr>
          <w:sz w:val="28"/>
          <w:szCs w:val="28"/>
        </w:rPr>
        <w:t>=</w:t>
      </w:r>
      <w:r w:rsidR="00E0718E">
        <w:rPr>
          <w:sz w:val="28"/>
          <w:szCs w:val="28"/>
        </w:rPr>
        <w:t xml:space="preserve"> </w:t>
      </w:r>
      <w:r w:rsidRPr="00302C57">
        <w:rPr>
          <w:sz w:val="28"/>
          <w:szCs w:val="28"/>
        </w:rPr>
        <w:t xml:space="preserve">100 м и более, значение коэффициента </w:t>
      </w:r>
      <w:r w:rsidRPr="00E0718E">
        <w:rPr>
          <w:i/>
          <w:sz w:val="28"/>
          <w:szCs w:val="28"/>
        </w:rPr>
        <w:t>k</w:t>
      </w:r>
      <w:r w:rsidRPr="00302C57">
        <w:rPr>
          <w:sz w:val="28"/>
          <w:szCs w:val="28"/>
        </w:rPr>
        <w:t xml:space="preserve"> вычисляется как отношение толщины стенки гололеда на заданной высоте к ближайшему табулированному значению на высоте ниже указанного элемента для соответствующего гололедного района по формула</w:t>
      </w:r>
      <w:r w:rsidR="00E0718E">
        <w:rPr>
          <w:sz w:val="28"/>
          <w:szCs w:val="28"/>
        </w:rPr>
        <w:t>м:</w:t>
      </w:r>
    </w:p>
    <w:p w14:paraId="04720D02" w14:textId="77777777" w:rsidR="00E0718E" w:rsidRDefault="00E0718E" w:rsidP="00932913">
      <w:pPr>
        <w:pStyle w:val="aff1"/>
        <w:ind w:firstLine="567"/>
        <w:jc w:val="both"/>
        <w:rPr>
          <w:sz w:val="28"/>
          <w:szCs w:val="28"/>
        </w:rPr>
      </w:pPr>
      <w:r>
        <w:rPr>
          <w:sz w:val="28"/>
          <w:szCs w:val="28"/>
        </w:rPr>
        <w:t>-</w:t>
      </w:r>
      <w:r w:rsidR="00055038" w:rsidRPr="00302C57">
        <w:rPr>
          <w:sz w:val="28"/>
          <w:szCs w:val="28"/>
        </w:rPr>
        <w:t xml:space="preserve"> при </w:t>
      </w:r>
      <w:r w:rsidR="00055038" w:rsidRPr="00E0718E">
        <w:rPr>
          <w:i/>
          <w:sz w:val="28"/>
          <w:szCs w:val="28"/>
        </w:rPr>
        <w:t>h</w:t>
      </w:r>
      <w:r>
        <w:rPr>
          <w:sz w:val="28"/>
          <w:szCs w:val="28"/>
        </w:rPr>
        <w:t xml:space="preserve"> </w:t>
      </w:r>
      <w:r w:rsidR="00055038" w:rsidRPr="00302C57">
        <w:rPr>
          <w:sz w:val="28"/>
          <w:szCs w:val="28"/>
        </w:rPr>
        <w:t>=</w:t>
      </w:r>
      <w:r>
        <w:rPr>
          <w:sz w:val="28"/>
          <w:szCs w:val="28"/>
        </w:rPr>
        <w:t xml:space="preserve"> 100 м</w:t>
      </w:r>
    </w:p>
    <w:tbl>
      <w:tblPr>
        <w:tblW w:w="0" w:type="auto"/>
        <w:tblLook w:val="04A0" w:firstRow="1" w:lastRow="0" w:firstColumn="1" w:lastColumn="0" w:noHBand="0" w:noVBand="1"/>
      </w:tblPr>
      <w:tblGrid>
        <w:gridCol w:w="8206"/>
        <w:gridCol w:w="1149"/>
      </w:tblGrid>
      <w:tr w:rsidR="00E0718E" w:rsidRPr="00B071DB" w14:paraId="0EE64492" w14:textId="77777777" w:rsidTr="00F91B71">
        <w:tc>
          <w:tcPr>
            <w:tcW w:w="8897" w:type="dxa"/>
            <w:shd w:val="clear" w:color="auto" w:fill="auto"/>
          </w:tcPr>
          <w:p w14:paraId="2669C185" w14:textId="77777777" w:rsidR="00E0718E" w:rsidRPr="00B071DB" w:rsidRDefault="00E0718E" w:rsidP="00932913">
            <w:pPr>
              <w:pStyle w:val="aff1"/>
              <w:jc w:val="center"/>
              <w:rPr>
                <w:sz w:val="28"/>
                <w:szCs w:val="28"/>
              </w:rPr>
            </w:pPr>
            <w:r w:rsidRPr="00E0718E">
              <w:rPr>
                <w:i/>
                <w:sz w:val="28"/>
                <w:szCs w:val="28"/>
              </w:rPr>
              <w:t>k</w:t>
            </w:r>
            <w:r>
              <w:rPr>
                <w:sz w:val="28"/>
                <w:szCs w:val="28"/>
              </w:rPr>
              <w:t xml:space="preserve"> </w:t>
            </w:r>
            <w:r w:rsidRPr="00302C57">
              <w:rPr>
                <w:sz w:val="28"/>
                <w:szCs w:val="28"/>
              </w:rPr>
              <w:t>=</w:t>
            </w:r>
            <w:r>
              <w:rPr>
                <w:sz w:val="28"/>
                <w:szCs w:val="28"/>
              </w:rPr>
              <w:t xml:space="preserve"> </w:t>
            </w:r>
            <w:r w:rsidRPr="00302C57">
              <w:rPr>
                <w:sz w:val="28"/>
                <w:szCs w:val="28"/>
              </w:rPr>
              <w:t>2,0;</w:t>
            </w:r>
          </w:p>
        </w:tc>
        <w:tc>
          <w:tcPr>
            <w:tcW w:w="1185" w:type="dxa"/>
            <w:shd w:val="clear" w:color="auto" w:fill="auto"/>
          </w:tcPr>
          <w:p w14:paraId="4231E335" w14:textId="77777777" w:rsidR="00E0718E" w:rsidRPr="00B071DB" w:rsidRDefault="00E0718E" w:rsidP="00932913">
            <w:pPr>
              <w:pStyle w:val="aff1"/>
              <w:jc w:val="right"/>
              <w:rPr>
                <w:sz w:val="28"/>
                <w:szCs w:val="28"/>
              </w:rPr>
            </w:pPr>
            <w:r w:rsidRPr="00B071DB">
              <w:rPr>
                <w:sz w:val="28"/>
                <w:szCs w:val="28"/>
              </w:rPr>
              <w:t>(</w:t>
            </w:r>
            <w:r>
              <w:rPr>
                <w:sz w:val="28"/>
                <w:szCs w:val="28"/>
              </w:rPr>
              <w:t>7.2</w:t>
            </w:r>
            <w:r w:rsidRPr="00B071DB">
              <w:rPr>
                <w:sz w:val="28"/>
                <w:szCs w:val="28"/>
              </w:rPr>
              <w:t>)</w:t>
            </w:r>
          </w:p>
        </w:tc>
      </w:tr>
    </w:tbl>
    <w:p w14:paraId="32E14020" w14:textId="77777777" w:rsidR="00E0718E" w:rsidRDefault="00E0718E" w:rsidP="00932913">
      <w:pPr>
        <w:pStyle w:val="aff1"/>
        <w:ind w:firstLine="567"/>
        <w:jc w:val="both"/>
        <w:rPr>
          <w:sz w:val="28"/>
          <w:szCs w:val="28"/>
        </w:rPr>
      </w:pPr>
      <w:r>
        <w:rPr>
          <w:sz w:val="28"/>
          <w:szCs w:val="28"/>
        </w:rPr>
        <w:t>-</w:t>
      </w:r>
      <w:r w:rsidR="00055038" w:rsidRPr="00302C57">
        <w:rPr>
          <w:sz w:val="28"/>
          <w:szCs w:val="28"/>
        </w:rPr>
        <w:t xml:space="preserve"> при 100</w:t>
      </w:r>
      <w:r>
        <w:rPr>
          <w:sz w:val="28"/>
          <w:szCs w:val="28"/>
        </w:rPr>
        <w:t xml:space="preserve"> </w:t>
      </w:r>
      <w:r w:rsidR="00055038" w:rsidRPr="00302C57">
        <w:rPr>
          <w:sz w:val="28"/>
          <w:szCs w:val="28"/>
        </w:rPr>
        <w:t>&lt;</w:t>
      </w:r>
      <w:r>
        <w:rPr>
          <w:sz w:val="28"/>
          <w:szCs w:val="28"/>
        </w:rPr>
        <w:t xml:space="preserve"> </w:t>
      </w:r>
      <w:r w:rsidR="00055038" w:rsidRPr="00E0718E">
        <w:rPr>
          <w:i/>
          <w:sz w:val="28"/>
          <w:szCs w:val="28"/>
        </w:rPr>
        <w:t>h</w:t>
      </w:r>
      <w:r>
        <w:rPr>
          <w:sz w:val="28"/>
          <w:szCs w:val="28"/>
        </w:rPr>
        <w:t xml:space="preserve"> </w:t>
      </w:r>
      <w:r w:rsidR="00055038" w:rsidRPr="00302C57">
        <w:rPr>
          <w:sz w:val="28"/>
          <w:szCs w:val="28"/>
        </w:rPr>
        <w:t>&lt;</w:t>
      </w:r>
      <w:r>
        <w:rPr>
          <w:sz w:val="28"/>
          <w:szCs w:val="28"/>
        </w:rPr>
        <w:t xml:space="preserve"> </w:t>
      </w:r>
      <w:r w:rsidR="00055038" w:rsidRPr="00302C57">
        <w:rPr>
          <w:sz w:val="28"/>
          <w:szCs w:val="28"/>
        </w:rPr>
        <w:t>200 м</w:t>
      </w:r>
    </w:p>
    <w:tbl>
      <w:tblPr>
        <w:tblW w:w="0" w:type="auto"/>
        <w:tblLook w:val="04A0" w:firstRow="1" w:lastRow="0" w:firstColumn="1" w:lastColumn="0" w:noHBand="0" w:noVBand="1"/>
      </w:tblPr>
      <w:tblGrid>
        <w:gridCol w:w="8141"/>
        <w:gridCol w:w="1145"/>
      </w:tblGrid>
      <w:tr w:rsidR="00E0718E" w:rsidRPr="00B071DB" w14:paraId="58A3AF78" w14:textId="77777777" w:rsidTr="00E0718E">
        <w:tc>
          <w:tcPr>
            <w:tcW w:w="8141" w:type="dxa"/>
            <w:shd w:val="clear" w:color="auto" w:fill="auto"/>
          </w:tcPr>
          <w:p w14:paraId="0665D01D" w14:textId="77777777" w:rsidR="00E0718E" w:rsidRPr="00B071DB" w:rsidRDefault="00E0718E" w:rsidP="00932913">
            <w:pPr>
              <w:pStyle w:val="aff1"/>
              <w:jc w:val="center"/>
              <w:rPr>
                <w:sz w:val="28"/>
                <w:szCs w:val="28"/>
              </w:rPr>
            </w:pPr>
            <w:r w:rsidRPr="00E0718E">
              <w:rPr>
                <w:i/>
                <w:sz w:val="28"/>
                <w:szCs w:val="28"/>
              </w:rPr>
              <w:t>k</w:t>
            </w:r>
            <w:r>
              <w:rPr>
                <w:sz w:val="28"/>
                <w:szCs w:val="28"/>
              </w:rPr>
              <w:t xml:space="preserve"> </w:t>
            </w:r>
            <w:r w:rsidRPr="00302C57">
              <w:rPr>
                <w:sz w:val="28"/>
                <w:szCs w:val="28"/>
              </w:rPr>
              <w:t>=</w:t>
            </w:r>
            <w:r>
              <w:rPr>
                <w:sz w:val="28"/>
                <w:szCs w:val="28"/>
              </w:rPr>
              <w:t xml:space="preserve"> </w:t>
            </w:r>
            <w:r w:rsidRPr="00302C57">
              <w:rPr>
                <w:sz w:val="28"/>
                <w:szCs w:val="28"/>
              </w:rPr>
              <w:t>2,0+</w:t>
            </w:r>
            <w:r w:rsidRPr="00302C57">
              <w:rPr>
                <w:sz w:val="28"/>
                <w:szCs w:val="28"/>
              </w:rPr>
              <w:sym w:font="Symbol" w:char="F061"/>
            </w:r>
            <w:r w:rsidRPr="00E0718E">
              <w:rPr>
                <w:sz w:val="28"/>
                <w:szCs w:val="28"/>
                <w:vertAlign w:val="subscript"/>
              </w:rPr>
              <w:t>1</w:t>
            </w:r>
            <w:r w:rsidRPr="00302C57">
              <w:rPr>
                <w:sz w:val="28"/>
                <w:szCs w:val="28"/>
              </w:rPr>
              <w:t>(</w:t>
            </w:r>
            <w:r w:rsidRPr="00E0718E">
              <w:rPr>
                <w:i/>
                <w:sz w:val="28"/>
                <w:szCs w:val="28"/>
              </w:rPr>
              <w:t>h</w:t>
            </w:r>
            <w:r>
              <w:rPr>
                <w:sz w:val="28"/>
                <w:szCs w:val="28"/>
              </w:rPr>
              <w:t xml:space="preserve"> – </w:t>
            </w:r>
            <w:r w:rsidRPr="00302C57">
              <w:rPr>
                <w:sz w:val="28"/>
                <w:szCs w:val="28"/>
              </w:rPr>
              <w:t>100)</w:t>
            </w:r>
            <w:r>
              <w:rPr>
                <w:sz w:val="28"/>
                <w:szCs w:val="28"/>
              </w:rPr>
              <w:t>,</w:t>
            </w:r>
          </w:p>
        </w:tc>
        <w:tc>
          <w:tcPr>
            <w:tcW w:w="1145" w:type="dxa"/>
            <w:shd w:val="clear" w:color="auto" w:fill="auto"/>
          </w:tcPr>
          <w:p w14:paraId="0AED9CC4" w14:textId="77777777" w:rsidR="00E0718E" w:rsidRPr="00B071DB" w:rsidRDefault="00E0718E" w:rsidP="00932913">
            <w:pPr>
              <w:pStyle w:val="aff1"/>
              <w:jc w:val="right"/>
              <w:rPr>
                <w:sz w:val="28"/>
                <w:szCs w:val="28"/>
              </w:rPr>
            </w:pPr>
            <w:r w:rsidRPr="00B071DB">
              <w:rPr>
                <w:sz w:val="28"/>
                <w:szCs w:val="28"/>
              </w:rPr>
              <w:t>(</w:t>
            </w:r>
            <w:r>
              <w:rPr>
                <w:sz w:val="28"/>
                <w:szCs w:val="28"/>
              </w:rPr>
              <w:t>7.3</w:t>
            </w:r>
            <w:r w:rsidRPr="00B071DB">
              <w:rPr>
                <w:sz w:val="28"/>
                <w:szCs w:val="28"/>
              </w:rPr>
              <w:t>)</w:t>
            </w:r>
          </w:p>
        </w:tc>
      </w:tr>
    </w:tbl>
    <w:p w14:paraId="1A8F6523" w14:textId="77777777" w:rsidR="00055038" w:rsidRPr="00302C57" w:rsidRDefault="00055038" w:rsidP="00932913">
      <w:pPr>
        <w:pStyle w:val="aff1"/>
        <w:jc w:val="both"/>
        <w:rPr>
          <w:sz w:val="28"/>
          <w:szCs w:val="28"/>
        </w:rPr>
      </w:pPr>
      <w:r w:rsidRPr="00302C57">
        <w:rPr>
          <w:sz w:val="28"/>
          <w:szCs w:val="28"/>
        </w:rPr>
        <w:t xml:space="preserve">где </w:t>
      </w:r>
      <w:r w:rsidRPr="00302C57">
        <w:rPr>
          <w:sz w:val="28"/>
          <w:szCs w:val="28"/>
        </w:rPr>
        <w:sym w:font="Symbol" w:char="F061"/>
      </w:r>
      <w:r w:rsidRPr="00E0718E">
        <w:rPr>
          <w:sz w:val="28"/>
          <w:szCs w:val="28"/>
          <w:vertAlign w:val="subscript"/>
        </w:rPr>
        <w:t>1</w:t>
      </w:r>
      <w:r w:rsidR="00E0718E">
        <w:rPr>
          <w:sz w:val="28"/>
          <w:szCs w:val="28"/>
        </w:rPr>
        <w:t xml:space="preserve"> </w:t>
      </w:r>
      <w:r w:rsidRPr="00302C57">
        <w:rPr>
          <w:sz w:val="28"/>
          <w:szCs w:val="28"/>
        </w:rPr>
        <w:t>=</w:t>
      </w:r>
      <w:r w:rsidR="00E0718E">
        <w:rPr>
          <w:sz w:val="28"/>
          <w:szCs w:val="28"/>
        </w:rPr>
        <w:t xml:space="preserve"> </w:t>
      </w:r>
      <w:r w:rsidRPr="00302C57">
        <w:rPr>
          <w:sz w:val="28"/>
          <w:szCs w:val="28"/>
        </w:rPr>
        <w:t>0,01</w:t>
      </w:r>
      <w:r w:rsidR="00E0718E">
        <w:rPr>
          <w:sz w:val="28"/>
          <w:szCs w:val="28"/>
        </w:rPr>
        <w:t xml:space="preserve"> </w:t>
      </w:r>
      <w:r w:rsidRPr="00302C57">
        <w:rPr>
          <w:sz w:val="28"/>
          <w:szCs w:val="28"/>
        </w:rPr>
        <w:t>(</w:t>
      </w:r>
      <w:r w:rsidRPr="00E0718E">
        <w:rPr>
          <w:i/>
          <w:sz w:val="28"/>
          <w:szCs w:val="28"/>
        </w:rPr>
        <w:t>b</w:t>
      </w:r>
      <w:r w:rsidRPr="004D2F1E">
        <w:rPr>
          <w:sz w:val="28"/>
          <w:szCs w:val="28"/>
          <w:vertAlign w:val="subscript"/>
        </w:rPr>
        <w:t>200</w:t>
      </w:r>
      <w:r w:rsidR="00E0718E">
        <w:rPr>
          <w:sz w:val="28"/>
          <w:szCs w:val="28"/>
        </w:rPr>
        <w:t xml:space="preserve"> – </w:t>
      </w:r>
      <w:r w:rsidRPr="00302C57">
        <w:rPr>
          <w:sz w:val="28"/>
          <w:szCs w:val="28"/>
        </w:rPr>
        <w:t>2</w:t>
      </w:r>
      <w:r w:rsidRPr="00E0718E">
        <w:rPr>
          <w:i/>
          <w:sz w:val="28"/>
          <w:szCs w:val="28"/>
        </w:rPr>
        <w:t>b</w:t>
      </w:r>
      <w:r w:rsidRPr="004D2F1E">
        <w:rPr>
          <w:sz w:val="28"/>
          <w:szCs w:val="28"/>
          <w:vertAlign w:val="subscript"/>
        </w:rPr>
        <w:t>10</w:t>
      </w:r>
      <w:r w:rsidRPr="00302C57">
        <w:rPr>
          <w:sz w:val="28"/>
          <w:szCs w:val="28"/>
        </w:rPr>
        <w:t>)</w:t>
      </w:r>
      <w:r w:rsidR="004D2F1E">
        <w:rPr>
          <w:sz w:val="28"/>
          <w:szCs w:val="28"/>
        </w:rPr>
        <w:t xml:space="preserve"> </w:t>
      </w:r>
      <w:r w:rsidRPr="00302C57">
        <w:rPr>
          <w:sz w:val="28"/>
          <w:szCs w:val="28"/>
        </w:rPr>
        <w:t>/</w:t>
      </w:r>
      <w:r w:rsidR="004D2F1E">
        <w:rPr>
          <w:sz w:val="28"/>
          <w:szCs w:val="28"/>
        </w:rPr>
        <w:t xml:space="preserve"> </w:t>
      </w:r>
      <w:r w:rsidRPr="00E0718E">
        <w:rPr>
          <w:sz w:val="28"/>
          <w:szCs w:val="28"/>
        </w:rPr>
        <w:t>2</w:t>
      </w:r>
      <w:r w:rsidRPr="00E0718E">
        <w:rPr>
          <w:i/>
          <w:sz w:val="28"/>
          <w:szCs w:val="28"/>
        </w:rPr>
        <w:t>b</w:t>
      </w:r>
      <w:r w:rsidRPr="004D2F1E">
        <w:rPr>
          <w:sz w:val="28"/>
          <w:szCs w:val="28"/>
          <w:vertAlign w:val="subscript"/>
        </w:rPr>
        <w:t>10</w:t>
      </w:r>
      <w:r w:rsidRPr="00302C57">
        <w:rPr>
          <w:sz w:val="28"/>
          <w:szCs w:val="28"/>
        </w:rPr>
        <w:t>;</w:t>
      </w:r>
    </w:p>
    <w:p w14:paraId="0A27C1B1" w14:textId="77777777" w:rsidR="00E0718E" w:rsidRDefault="00E0718E" w:rsidP="00932913">
      <w:pPr>
        <w:pStyle w:val="aff1"/>
        <w:ind w:firstLine="567"/>
        <w:jc w:val="both"/>
        <w:rPr>
          <w:sz w:val="28"/>
          <w:szCs w:val="28"/>
        </w:rPr>
      </w:pPr>
      <w:r>
        <w:rPr>
          <w:sz w:val="28"/>
          <w:szCs w:val="28"/>
        </w:rPr>
        <w:t xml:space="preserve">- </w:t>
      </w:r>
      <w:r w:rsidR="00055038" w:rsidRPr="00302C57">
        <w:rPr>
          <w:sz w:val="28"/>
          <w:szCs w:val="28"/>
        </w:rPr>
        <w:t>при 200</w:t>
      </w:r>
      <w:r>
        <w:rPr>
          <w:sz w:val="28"/>
          <w:szCs w:val="28"/>
        </w:rPr>
        <w:t xml:space="preserve"> </w:t>
      </w:r>
      <w:r w:rsidR="00055038" w:rsidRPr="00302C57">
        <w:rPr>
          <w:sz w:val="28"/>
          <w:szCs w:val="28"/>
        </w:rPr>
        <w:t>≤</w:t>
      </w:r>
      <w:r>
        <w:rPr>
          <w:sz w:val="28"/>
          <w:szCs w:val="28"/>
        </w:rPr>
        <w:t xml:space="preserve"> </w:t>
      </w:r>
      <w:r w:rsidR="00055038" w:rsidRPr="00E0718E">
        <w:rPr>
          <w:i/>
          <w:sz w:val="28"/>
          <w:szCs w:val="28"/>
        </w:rPr>
        <w:t>h</w:t>
      </w:r>
      <w:r>
        <w:rPr>
          <w:sz w:val="28"/>
          <w:szCs w:val="28"/>
        </w:rPr>
        <w:t xml:space="preserve"> </w:t>
      </w:r>
      <w:r w:rsidR="00055038" w:rsidRPr="00302C57">
        <w:rPr>
          <w:sz w:val="28"/>
          <w:szCs w:val="28"/>
        </w:rPr>
        <w:t>&lt;</w:t>
      </w:r>
      <w:r>
        <w:rPr>
          <w:sz w:val="28"/>
          <w:szCs w:val="28"/>
        </w:rPr>
        <w:t xml:space="preserve"> </w:t>
      </w:r>
      <w:r w:rsidR="00055038" w:rsidRPr="00302C57">
        <w:rPr>
          <w:sz w:val="28"/>
          <w:szCs w:val="28"/>
        </w:rPr>
        <w:t>300 м</w:t>
      </w:r>
    </w:p>
    <w:tbl>
      <w:tblPr>
        <w:tblW w:w="0" w:type="auto"/>
        <w:tblLook w:val="04A0" w:firstRow="1" w:lastRow="0" w:firstColumn="1" w:lastColumn="0" w:noHBand="0" w:noVBand="1"/>
      </w:tblPr>
      <w:tblGrid>
        <w:gridCol w:w="8141"/>
        <w:gridCol w:w="1145"/>
      </w:tblGrid>
      <w:tr w:rsidR="00E0718E" w:rsidRPr="00B071DB" w14:paraId="0C283616" w14:textId="77777777" w:rsidTr="00F91B71">
        <w:tc>
          <w:tcPr>
            <w:tcW w:w="8141" w:type="dxa"/>
            <w:shd w:val="clear" w:color="auto" w:fill="auto"/>
          </w:tcPr>
          <w:p w14:paraId="323E4BD7" w14:textId="77777777" w:rsidR="00E0718E" w:rsidRPr="00B071DB" w:rsidRDefault="00E0718E" w:rsidP="00932913">
            <w:pPr>
              <w:pStyle w:val="aff1"/>
              <w:jc w:val="center"/>
              <w:rPr>
                <w:sz w:val="28"/>
                <w:szCs w:val="28"/>
              </w:rPr>
            </w:pPr>
            <w:r w:rsidRPr="00E0718E">
              <w:rPr>
                <w:i/>
                <w:sz w:val="28"/>
                <w:szCs w:val="28"/>
              </w:rPr>
              <w:t>k</w:t>
            </w:r>
            <w:r>
              <w:rPr>
                <w:sz w:val="28"/>
                <w:szCs w:val="28"/>
              </w:rPr>
              <w:t xml:space="preserve"> </w:t>
            </w:r>
            <w:r w:rsidRPr="00302C57">
              <w:rPr>
                <w:sz w:val="28"/>
                <w:szCs w:val="28"/>
              </w:rPr>
              <w:t>=</w:t>
            </w:r>
            <w:r>
              <w:rPr>
                <w:sz w:val="28"/>
                <w:szCs w:val="28"/>
              </w:rPr>
              <w:t xml:space="preserve"> 1</w:t>
            </w:r>
            <w:r w:rsidRPr="00302C57">
              <w:rPr>
                <w:sz w:val="28"/>
                <w:szCs w:val="28"/>
              </w:rPr>
              <w:t>,0</w:t>
            </w:r>
            <w:r>
              <w:rPr>
                <w:sz w:val="28"/>
                <w:szCs w:val="28"/>
              </w:rPr>
              <w:t xml:space="preserve"> </w:t>
            </w:r>
            <w:r w:rsidRPr="00302C57">
              <w:rPr>
                <w:sz w:val="28"/>
                <w:szCs w:val="28"/>
              </w:rPr>
              <w:t>+</w:t>
            </w:r>
            <w:r>
              <w:rPr>
                <w:sz w:val="28"/>
                <w:szCs w:val="28"/>
              </w:rPr>
              <w:t xml:space="preserve"> </w:t>
            </w:r>
            <w:r w:rsidRPr="00302C57">
              <w:rPr>
                <w:sz w:val="28"/>
                <w:szCs w:val="28"/>
              </w:rPr>
              <w:sym w:font="Symbol" w:char="F061"/>
            </w:r>
            <w:r w:rsidRPr="00E0718E">
              <w:rPr>
                <w:sz w:val="28"/>
                <w:szCs w:val="28"/>
                <w:vertAlign w:val="subscript"/>
              </w:rPr>
              <w:t>2</w:t>
            </w:r>
            <w:r w:rsidRPr="00302C57">
              <w:rPr>
                <w:sz w:val="28"/>
                <w:szCs w:val="28"/>
              </w:rPr>
              <w:t>(</w:t>
            </w:r>
            <w:r w:rsidRPr="00E0718E">
              <w:rPr>
                <w:i/>
                <w:sz w:val="28"/>
                <w:szCs w:val="28"/>
              </w:rPr>
              <w:t>h</w:t>
            </w:r>
            <w:r>
              <w:rPr>
                <w:sz w:val="28"/>
                <w:szCs w:val="28"/>
              </w:rPr>
              <w:t xml:space="preserve"> – </w:t>
            </w:r>
            <w:r w:rsidRPr="00302C57">
              <w:rPr>
                <w:sz w:val="28"/>
                <w:szCs w:val="28"/>
              </w:rPr>
              <w:t>200)</w:t>
            </w:r>
            <w:r>
              <w:rPr>
                <w:sz w:val="28"/>
                <w:szCs w:val="28"/>
              </w:rPr>
              <w:t>,</w:t>
            </w:r>
          </w:p>
        </w:tc>
        <w:tc>
          <w:tcPr>
            <w:tcW w:w="1145" w:type="dxa"/>
            <w:shd w:val="clear" w:color="auto" w:fill="auto"/>
          </w:tcPr>
          <w:p w14:paraId="1AF034D9" w14:textId="77777777" w:rsidR="00E0718E" w:rsidRPr="00B071DB" w:rsidRDefault="00E0718E" w:rsidP="00932913">
            <w:pPr>
              <w:pStyle w:val="aff1"/>
              <w:jc w:val="right"/>
              <w:rPr>
                <w:sz w:val="28"/>
                <w:szCs w:val="28"/>
              </w:rPr>
            </w:pPr>
            <w:r w:rsidRPr="00B071DB">
              <w:rPr>
                <w:sz w:val="28"/>
                <w:szCs w:val="28"/>
              </w:rPr>
              <w:t>(</w:t>
            </w:r>
            <w:r>
              <w:rPr>
                <w:sz w:val="28"/>
                <w:szCs w:val="28"/>
              </w:rPr>
              <w:t>7.4</w:t>
            </w:r>
            <w:r w:rsidRPr="00B071DB">
              <w:rPr>
                <w:sz w:val="28"/>
                <w:szCs w:val="28"/>
              </w:rPr>
              <w:t>)</w:t>
            </w:r>
          </w:p>
        </w:tc>
      </w:tr>
    </w:tbl>
    <w:p w14:paraId="7DAFA7E1" w14:textId="77777777" w:rsidR="004D2F1E" w:rsidRDefault="00055038" w:rsidP="00932913">
      <w:pPr>
        <w:pStyle w:val="aff1"/>
        <w:jc w:val="both"/>
        <w:rPr>
          <w:sz w:val="28"/>
          <w:szCs w:val="28"/>
        </w:rPr>
      </w:pPr>
      <w:r w:rsidRPr="00302C57">
        <w:rPr>
          <w:sz w:val="28"/>
          <w:szCs w:val="28"/>
        </w:rPr>
        <w:t xml:space="preserve">где </w:t>
      </w:r>
      <w:r w:rsidRPr="00302C57">
        <w:rPr>
          <w:sz w:val="28"/>
          <w:szCs w:val="28"/>
        </w:rPr>
        <w:sym w:font="Symbol" w:char="F061"/>
      </w:r>
      <w:r w:rsidRPr="004D2F1E">
        <w:rPr>
          <w:sz w:val="28"/>
          <w:szCs w:val="28"/>
          <w:vertAlign w:val="subscript"/>
        </w:rPr>
        <w:t>2</w:t>
      </w:r>
      <w:r w:rsidR="004D2F1E">
        <w:rPr>
          <w:sz w:val="28"/>
          <w:szCs w:val="28"/>
        </w:rPr>
        <w:t xml:space="preserve"> </w:t>
      </w:r>
      <w:r w:rsidRPr="00302C57">
        <w:rPr>
          <w:sz w:val="28"/>
          <w:szCs w:val="28"/>
        </w:rPr>
        <w:t>=</w:t>
      </w:r>
      <w:r w:rsidR="004D2F1E">
        <w:rPr>
          <w:sz w:val="28"/>
          <w:szCs w:val="28"/>
        </w:rPr>
        <w:t xml:space="preserve"> </w:t>
      </w:r>
      <w:r w:rsidRPr="00302C57">
        <w:rPr>
          <w:sz w:val="28"/>
          <w:szCs w:val="28"/>
        </w:rPr>
        <w:t>0,01</w:t>
      </w:r>
      <w:r w:rsidR="004D2F1E">
        <w:rPr>
          <w:sz w:val="28"/>
          <w:szCs w:val="28"/>
        </w:rPr>
        <w:t xml:space="preserve"> </w:t>
      </w:r>
      <w:r w:rsidRPr="00302C57">
        <w:rPr>
          <w:sz w:val="28"/>
          <w:szCs w:val="28"/>
        </w:rPr>
        <w:t>(</w:t>
      </w:r>
      <w:r w:rsidRPr="004D2F1E">
        <w:rPr>
          <w:i/>
          <w:sz w:val="28"/>
          <w:szCs w:val="28"/>
        </w:rPr>
        <w:t>b</w:t>
      </w:r>
      <w:r w:rsidRPr="004D2F1E">
        <w:rPr>
          <w:sz w:val="28"/>
          <w:szCs w:val="28"/>
          <w:vertAlign w:val="subscript"/>
        </w:rPr>
        <w:t>300</w:t>
      </w:r>
      <w:r w:rsidR="004D2F1E">
        <w:rPr>
          <w:sz w:val="28"/>
          <w:szCs w:val="28"/>
        </w:rPr>
        <w:t xml:space="preserve"> – </w:t>
      </w:r>
      <w:r w:rsidRPr="004D2F1E">
        <w:rPr>
          <w:i/>
          <w:sz w:val="28"/>
          <w:szCs w:val="28"/>
        </w:rPr>
        <w:t>b</w:t>
      </w:r>
      <w:r w:rsidRPr="004D2F1E">
        <w:rPr>
          <w:sz w:val="28"/>
          <w:szCs w:val="28"/>
          <w:vertAlign w:val="subscript"/>
        </w:rPr>
        <w:t>200</w:t>
      </w:r>
      <w:r w:rsidRPr="00302C57">
        <w:rPr>
          <w:sz w:val="28"/>
          <w:szCs w:val="28"/>
        </w:rPr>
        <w:t>)</w:t>
      </w:r>
      <w:r w:rsidR="004D2F1E">
        <w:rPr>
          <w:sz w:val="28"/>
          <w:szCs w:val="28"/>
        </w:rPr>
        <w:t xml:space="preserve"> </w:t>
      </w:r>
      <w:r w:rsidRPr="00302C57">
        <w:rPr>
          <w:sz w:val="28"/>
          <w:szCs w:val="28"/>
        </w:rPr>
        <w:t>/</w:t>
      </w:r>
      <w:r w:rsidR="004D2F1E">
        <w:rPr>
          <w:sz w:val="28"/>
          <w:szCs w:val="28"/>
        </w:rPr>
        <w:t xml:space="preserve"> </w:t>
      </w:r>
      <w:r w:rsidRPr="004D2F1E">
        <w:rPr>
          <w:i/>
          <w:sz w:val="28"/>
          <w:szCs w:val="28"/>
        </w:rPr>
        <w:t>b</w:t>
      </w:r>
      <w:r w:rsidRPr="004D2F1E">
        <w:rPr>
          <w:sz w:val="28"/>
          <w:szCs w:val="28"/>
          <w:vertAlign w:val="subscript"/>
        </w:rPr>
        <w:t>200</w:t>
      </w:r>
      <w:r w:rsidRPr="00302C57">
        <w:rPr>
          <w:sz w:val="28"/>
          <w:szCs w:val="28"/>
        </w:rPr>
        <w:t>;</w:t>
      </w:r>
    </w:p>
    <w:p w14:paraId="56C8644A" w14:textId="77777777" w:rsidR="004D2F1E" w:rsidRDefault="004D2F1E" w:rsidP="00932913">
      <w:pPr>
        <w:pStyle w:val="aff1"/>
        <w:ind w:firstLine="567"/>
        <w:jc w:val="both"/>
        <w:rPr>
          <w:sz w:val="28"/>
          <w:szCs w:val="28"/>
        </w:rPr>
      </w:pPr>
      <w:r>
        <w:rPr>
          <w:sz w:val="28"/>
          <w:szCs w:val="28"/>
        </w:rPr>
        <w:t xml:space="preserve">- </w:t>
      </w:r>
      <w:r w:rsidR="00055038" w:rsidRPr="00302C57">
        <w:rPr>
          <w:sz w:val="28"/>
          <w:szCs w:val="28"/>
        </w:rPr>
        <w:t>при 300</w:t>
      </w:r>
      <w:r>
        <w:rPr>
          <w:sz w:val="28"/>
          <w:szCs w:val="28"/>
        </w:rPr>
        <w:t xml:space="preserve"> </w:t>
      </w:r>
      <w:r w:rsidR="00055038" w:rsidRPr="00302C57">
        <w:rPr>
          <w:sz w:val="28"/>
          <w:szCs w:val="28"/>
        </w:rPr>
        <w:t>≤</w:t>
      </w:r>
      <w:r>
        <w:rPr>
          <w:sz w:val="28"/>
          <w:szCs w:val="28"/>
        </w:rPr>
        <w:t xml:space="preserve"> </w:t>
      </w:r>
      <w:r w:rsidR="00055038" w:rsidRPr="004D2F1E">
        <w:rPr>
          <w:i/>
          <w:sz w:val="28"/>
          <w:szCs w:val="28"/>
        </w:rPr>
        <w:t>h</w:t>
      </w:r>
      <w:r>
        <w:rPr>
          <w:sz w:val="28"/>
          <w:szCs w:val="28"/>
        </w:rPr>
        <w:t xml:space="preserve"> </w:t>
      </w:r>
      <w:r w:rsidR="00055038" w:rsidRPr="00302C57">
        <w:rPr>
          <w:sz w:val="28"/>
          <w:szCs w:val="28"/>
        </w:rPr>
        <w:t>≤</w:t>
      </w:r>
      <w:r>
        <w:rPr>
          <w:sz w:val="28"/>
          <w:szCs w:val="28"/>
        </w:rPr>
        <w:t xml:space="preserve"> 400 м</w:t>
      </w:r>
    </w:p>
    <w:tbl>
      <w:tblPr>
        <w:tblW w:w="0" w:type="auto"/>
        <w:tblLook w:val="04A0" w:firstRow="1" w:lastRow="0" w:firstColumn="1" w:lastColumn="0" w:noHBand="0" w:noVBand="1"/>
      </w:tblPr>
      <w:tblGrid>
        <w:gridCol w:w="8141"/>
        <w:gridCol w:w="1145"/>
      </w:tblGrid>
      <w:tr w:rsidR="004D2F1E" w:rsidRPr="00B071DB" w14:paraId="17AA7FDA" w14:textId="77777777" w:rsidTr="00F91B71">
        <w:tc>
          <w:tcPr>
            <w:tcW w:w="8141" w:type="dxa"/>
            <w:shd w:val="clear" w:color="auto" w:fill="auto"/>
          </w:tcPr>
          <w:p w14:paraId="60BC46F8" w14:textId="77777777" w:rsidR="004D2F1E" w:rsidRPr="00B071DB" w:rsidRDefault="004D2F1E" w:rsidP="00932913">
            <w:pPr>
              <w:pStyle w:val="aff1"/>
              <w:jc w:val="center"/>
              <w:rPr>
                <w:sz w:val="28"/>
                <w:szCs w:val="28"/>
              </w:rPr>
            </w:pPr>
            <w:r w:rsidRPr="00E0718E">
              <w:rPr>
                <w:i/>
                <w:sz w:val="28"/>
                <w:szCs w:val="28"/>
              </w:rPr>
              <w:t>k</w:t>
            </w:r>
            <w:r>
              <w:rPr>
                <w:sz w:val="28"/>
                <w:szCs w:val="28"/>
              </w:rPr>
              <w:t xml:space="preserve"> </w:t>
            </w:r>
            <w:r w:rsidRPr="00302C57">
              <w:rPr>
                <w:sz w:val="28"/>
                <w:szCs w:val="28"/>
              </w:rPr>
              <w:t>=</w:t>
            </w:r>
            <w:r>
              <w:rPr>
                <w:sz w:val="28"/>
                <w:szCs w:val="28"/>
              </w:rPr>
              <w:t xml:space="preserve"> 1</w:t>
            </w:r>
            <w:r w:rsidRPr="00302C57">
              <w:rPr>
                <w:sz w:val="28"/>
                <w:szCs w:val="28"/>
              </w:rPr>
              <w:t>,0</w:t>
            </w:r>
            <w:r>
              <w:rPr>
                <w:sz w:val="28"/>
                <w:szCs w:val="28"/>
              </w:rPr>
              <w:t xml:space="preserve"> </w:t>
            </w:r>
            <w:r w:rsidRPr="00302C57">
              <w:rPr>
                <w:sz w:val="28"/>
                <w:szCs w:val="28"/>
              </w:rPr>
              <w:t>+</w:t>
            </w:r>
            <w:r>
              <w:rPr>
                <w:sz w:val="28"/>
                <w:szCs w:val="28"/>
              </w:rPr>
              <w:t xml:space="preserve"> </w:t>
            </w:r>
            <w:r w:rsidRPr="00302C57">
              <w:rPr>
                <w:sz w:val="28"/>
                <w:szCs w:val="28"/>
              </w:rPr>
              <w:sym w:font="Symbol" w:char="F061"/>
            </w:r>
            <w:r>
              <w:rPr>
                <w:sz w:val="28"/>
                <w:szCs w:val="28"/>
                <w:vertAlign w:val="subscript"/>
              </w:rPr>
              <w:t>3</w:t>
            </w:r>
            <w:r w:rsidRPr="00302C57">
              <w:rPr>
                <w:sz w:val="28"/>
                <w:szCs w:val="28"/>
              </w:rPr>
              <w:t>(</w:t>
            </w:r>
            <w:r w:rsidRPr="00E0718E">
              <w:rPr>
                <w:i/>
                <w:sz w:val="28"/>
                <w:szCs w:val="28"/>
              </w:rPr>
              <w:t>h</w:t>
            </w:r>
            <w:r>
              <w:rPr>
                <w:sz w:val="28"/>
                <w:szCs w:val="28"/>
              </w:rPr>
              <w:t xml:space="preserve"> – 3</w:t>
            </w:r>
            <w:r w:rsidRPr="00302C57">
              <w:rPr>
                <w:sz w:val="28"/>
                <w:szCs w:val="28"/>
              </w:rPr>
              <w:t>00)</w:t>
            </w:r>
            <w:r>
              <w:rPr>
                <w:sz w:val="28"/>
                <w:szCs w:val="28"/>
              </w:rPr>
              <w:t>,</w:t>
            </w:r>
          </w:p>
        </w:tc>
        <w:tc>
          <w:tcPr>
            <w:tcW w:w="1145" w:type="dxa"/>
            <w:shd w:val="clear" w:color="auto" w:fill="auto"/>
          </w:tcPr>
          <w:p w14:paraId="31FB7B00" w14:textId="77777777" w:rsidR="004D2F1E" w:rsidRPr="00B071DB" w:rsidRDefault="004D2F1E" w:rsidP="00932913">
            <w:pPr>
              <w:pStyle w:val="aff1"/>
              <w:jc w:val="right"/>
              <w:rPr>
                <w:sz w:val="28"/>
                <w:szCs w:val="28"/>
              </w:rPr>
            </w:pPr>
            <w:r w:rsidRPr="00B071DB">
              <w:rPr>
                <w:sz w:val="28"/>
                <w:szCs w:val="28"/>
              </w:rPr>
              <w:t>(</w:t>
            </w:r>
            <w:r>
              <w:rPr>
                <w:sz w:val="28"/>
                <w:szCs w:val="28"/>
              </w:rPr>
              <w:t>7.5</w:t>
            </w:r>
            <w:r w:rsidRPr="00B071DB">
              <w:rPr>
                <w:sz w:val="28"/>
                <w:szCs w:val="28"/>
              </w:rPr>
              <w:t>)</w:t>
            </w:r>
          </w:p>
        </w:tc>
      </w:tr>
    </w:tbl>
    <w:p w14:paraId="02F7814D" w14:textId="77777777" w:rsidR="00055038" w:rsidRPr="00302C57" w:rsidRDefault="00055038" w:rsidP="00932913">
      <w:pPr>
        <w:pStyle w:val="aff1"/>
        <w:jc w:val="both"/>
        <w:rPr>
          <w:sz w:val="28"/>
          <w:szCs w:val="28"/>
        </w:rPr>
      </w:pPr>
      <w:r w:rsidRPr="00302C57">
        <w:rPr>
          <w:sz w:val="28"/>
          <w:szCs w:val="28"/>
        </w:rPr>
        <w:t xml:space="preserve">где </w:t>
      </w:r>
      <w:r w:rsidRPr="00302C57">
        <w:rPr>
          <w:sz w:val="28"/>
          <w:szCs w:val="28"/>
        </w:rPr>
        <w:sym w:font="Symbol" w:char="F061"/>
      </w:r>
      <w:r w:rsidRPr="004D2F1E">
        <w:rPr>
          <w:sz w:val="28"/>
          <w:szCs w:val="28"/>
          <w:vertAlign w:val="subscript"/>
        </w:rPr>
        <w:t>3</w:t>
      </w:r>
      <w:r w:rsidR="004D2F1E">
        <w:rPr>
          <w:sz w:val="28"/>
          <w:szCs w:val="28"/>
        </w:rPr>
        <w:t xml:space="preserve"> </w:t>
      </w:r>
      <w:r w:rsidRPr="00302C57">
        <w:rPr>
          <w:sz w:val="28"/>
          <w:szCs w:val="28"/>
        </w:rPr>
        <w:t>=</w:t>
      </w:r>
      <w:r w:rsidR="004D2F1E">
        <w:rPr>
          <w:sz w:val="28"/>
          <w:szCs w:val="28"/>
        </w:rPr>
        <w:t xml:space="preserve"> </w:t>
      </w:r>
      <w:r w:rsidRPr="00302C57">
        <w:rPr>
          <w:sz w:val="28"/>
          <w:szCs w:val="28"/>
        </w:rPr>
        <w:t>0,01</w:t>
      </w:r>
      <w:r w:rsidR="004D2F1E">
        <w:rPr>
          <w:sz w:val="28"/>
          <w:szCs w:val="28"/>
        </w:rPr>
        <w:t xml:space="preserve"> </w:t>
      </w:r>
      <w:r w:rsidRPr="00302C57">
        <w:rPr>
          <w:sz w:val="28"/>
          <w:szCs w:val="28"/>
        </w:rPr>
        <w:t>(</w:t>
      </w:r>
      <w:r w:rsidR="004D2F1E" w:rsidRPr="004D2F1E">
        <w:rPr>
          <w:i/>
          <w:sz w:val="28"/>
          <w:szCs w:val="28"/>
        </w:rPr>
        <w:t>b</w:t>
      </w:r>
      <w:r w:rsidR="004D2F1E">
        <w:rPr>
          <w:sz w:val="28"/>
          <w:szCs w:val="28"/>
          <w:vertAlign w:val="subscript"/>
        </w:rPr>
        <w:t>4</w:t>
      </w:r>
      <w:r w:rsidR="004D2F1E" w:rsidRPr="004D2F1E">
        <w:rPr>
          <w:sz w:val="28"/>
          <w:szCs w:val="28"/>
          <w:vertAlign w:val="subscript"/>
        </w:rPr>
        <w:t>00</w:t>
      </w:r>
      <w:r w:rsidR="004D2F1E">
        <w:rPr>
          <w:sz w:val="28"/>
          <w:szCs w:val="28"/>
        </w:rPr>
        <w:t xml:space="preserve"> – </w:t>
      </w:r>
      <w:r w:rsidR="004D2F1E" w:rsidRPr="004D2F1E">
        <w:rPr>
          <w:i/>
          <w:sz w:val="28"/>
          <w:szCs w:val="28"/>
        </w:rPr>
        <w:t>b</w:t>
      </w:r>
      <w:r w:rsidR="004D2F1E">
        <w:rPr>
          <w:sz w:val="28"/>
          <w:szCs w:val="28"/>
          <w:vertAlign w:val="subscript"/>
        </w:rPr>
        <w:t>3</w:t>
      </w:r>
      <w:r w:rsidR="004D2F1E" w:rsidRPr="004D2F1E">
        <w:rPr>
          <w:sz w:val="28"/>
          <w:szCs w:val="28"/>
          <w:vertAlign w:val="subscript"/>
        </w:rPr>
        <w:t>00</w:t>
      </w:r>
      <w:r w:rsidR="004D2F1E" w:rsidRPr="00302C57">
        <w:rPr>
          <w:sz w:val="28"/>
          <w:szCs w:val="28"/>
        </w:rPr>
        <w:t>)</w:t>
      </w:r>
      <w:r w:rsidR="004D2F1E">
        <w:rPr>
          <w:sz w:val="28"/>
          <w:szCs w:val="28"/>
        </w:rPr>
        <w:t xml:space="preserve"> </w:t>
      </w:r>
      <w:r w:rsidR="004D2F1E" w:rsidRPr="00302C57">
        <w:rPr>
          <w:sz w:val="28"/>
          <w:szCs w:val="28"/>
        </w:rPr>
        <w:t>/</w:t>
      </w:r>
      <w:r w:rsidR="004D2F1E">
        <w:rPr>
          <w:sz w:val="28"/>
          <w:szCs w:val="28"/>
        </w:rPr>
        <w:t xml:space="preserve"> </w:t>
      </w:r>
      <w:r w:rsidR="004D2F1E" w:rsidRPr="004D2F1E">
        <w:rPr>
          <w:i/>
          <w:sz w:val="28"/>
          <w:szCs w:val="28"/>
        </w:rPr>
        <w:t>b</w:t>
      </w:r>
      <w:r w:rsidR="004D2F1E">
        <w:rPr>
          <w:sz w:val="28"/>
          <w:szCs w:val="28"/>
          <w:vertAlign w:val="subscript"/>
        </w:rPr>
        <w:t>3</w:t>
      </w:r>
      <w:r w:rsidR="004D2F1E" w:rsidRPr="004D2F1E">
        <w:rPr>
          <w:sz w:val="28"/>
          <w:szCs w:val="28"/>
          <w:vertAlign w:val="subscript"/>
        </w:rPr>
        <w:t>00</w:t>
      </w:r>
      <w:r w:rsidR="004D2F1E">
        <w:rPr>
          <w:sz w:val="28"/>
          <w:szCs w:val="28"/>
        </w:rPr>
        <w:t>;</w:t>
      </w:r>
    </w:p>
    <w:p w14:paraId="6C2815CD" w14:textId="77777777" w:rsidR="00055038" w:rsidRPr="00302C57" w:rsidRDefault="004D2F1E" w:rsidP="00932913">
      <w:pPr>
        <w:pStyle w:val="aff1"/>
        <w:ind w:firstLine="567"/>
        <w:jc w:val="both"/>
        <w:rPr>
          <w:sz w:val="28"/>
          <w:szCs w:val="28"/>
        </w:rPr>
      </w:pPr>
      <w:r>
        <w:rPr>
          <w:sz w:val="28"/>
          <w:szCs w:val="28"/>
        </w:rPr>
        <w:t>-</w:t>
      </w:r>
      <w:r w:rsidR="00055038" w:rsidRPr="00302C57">
        <w:rPr>
          <w:sz w:val="28"/>
          <w:szCs w:val="28"/>
        </w:rPr>
        <w:t xml:space="preserve"> при </w:t>
      </w:r>
      <w:r w:rsidR="00055038" w:rsidRPr="004D2F1E">
        <w:rPr>
          <w:i/>
          <w:sz w:val="28"/>
          <w:szCs w:val="28"/>
        </w:rPr>
        <w:t>h</w:t>
      </w:r>
      <w:r>
        <w:rPr>
          <w:sz w:val="28"/>
          <w:szCs w:val="28"/>
        </w:rPr>
        <w:t xml:space="preserve"> </w:t>
      </w:r>
      <w:r w:rsidR="00055038" w:rsidRPr="00302C57">
        <w:rPr>
          <w:sz w:val="28"/>
          <w:szCs w:val="28"/>
        </w:rPr>
        <w:t>&gt;</w:t>
      </w:r>
      <w:r>
        <w:rPr>
          <w:sz w:val="28"/>
          <w:szCs w:val="28"/>
        </w:rPr>
        <w:t xml:space="preserve"> </w:t>
      </w:r>
      <w:smartTag w:uri="urn:schemas-microsoft-com:office:smarttags" w:element="metricconverter">
        <w:smartTagPr>
          <w:attr w:name="ProductID" w:val="400 м"/>
        </w:smartTagPr>
        <w:r w:rsidR="00055038" w:rsidRPr="00302C57">
          <w:rPr>
            <w:sz w:val="28"/>
            <w:szCs w:val="28"/>
          </w:rPr>
          <w:t>400 м</w:t>
        </w:r>
      </w:smartTag>
      <w:r w:rsidR="00055038" w:rsidRPr="00302C57">
        <w:rPr>
          <w:sz w:val="28"/>
          <w:szCs w:val="28"/>
        </w:rPr>
        <w:t xml:space="preserve"> определяется по данным </w:t>
      </w:r>
      <w:r>
        <w:rPr>
          <w:sz w:val="28"/>
          <w:szCs w:val="28"/>
        </w:rPr>
        <w:t xml:space="preserve">федерального </w:t>
      </w:r>
      <w:r w:rsidR="00055038" w:rsidRPr="00302C57">
        <w:rPr>
          <w:sz w:val="28"/>
          <w:szCs w:val="28"/>
        </w:rPr>
        <w:t xml:space="preserve">органа </w:t>
      </w:r>
      <w:r>
        <w:rPr>
          <w:sz w:val="28"/>
          <w:szCs w:val="28"/>
        </w:rPr>
        <w:t xml:space="preserve">исполнительной власти в сфере </w:t>
      </w:r>
      <w:r w:rsidR="00055038" w:rsidRPr="00302C57">
        <w:rPr>
          <w:sz w:val="28"/>
          <w:szCs w:val="28"/>
        </w:rPr>
        <w:t>гидрометеорологии.</w:t>
      </w:r>
    </w:p>
    <w:p w14:paraId="58D94778" w14:textId="0A55F9F7" w:rsidR="00055038" w:rsidRPr="00302C57" w:rsidRDefault="00055038" w:rsidP="00932913">
      <w:pPr>
        <w:pStyle w:val="aff1"/>
        <w:ind w:firstLine="567"/>
        <w:jc w:val="both"/>
        <w:rPr>
          <w:sz w:val="28"/>
          <w:szCs w:val="28"/>
        </w:rPr>
      </w:pPr>
      <w:r w:rsidRPr="00302C57">
        <w:rPr>
          <w:sz w:val="28"/>
          <w:szCs w:val="28"/>
        </w:rPr>
        <w:t xml:space="preserve">Здесь </w:t>
      </w:r>
      <w:r w:rsidRPr="004D2F1E">
        <w:rPr>
          <w:i/>
          <w:sz w:val="28"/>
          <w:szCs w:val="28"/>
        </w:rPr>
        <w:t>b</w:t>
      </w:r>
      <w:r w:rsidRPr="004D2F1E">
        <w:rPr>
          <w:sz w:val="28"/>
          <w:szCs w:val="28"/>
          <w:vertAlign w:val="subscript"/>
        </w:rPr>
        <w:t>10</w:t>
      </w:r>
      <w:r w:rsidRPr="00302C57">
        <w:rPr>
          <w:sz w:val="28"/>
          <w:szCs w:val="28"/>
        </w:rPr>
        <w:t xml:space="preserve">, </w:t>
      </w:r>
      <w:r w:rsidRPr="004D2F1E">
        <w:rPr>
          <w:i/>
          <w:sz w:val="28"/>
          <w:szCs w:val="28"/>
        </w:rPr>
        <w:t>b</w:t>
      </w:r>
      <w:r w:rsidRPr="004D2F1E">
        <w:rPr>
          <w:sz w:val="28"/>
          <w:szCs w:val="28"/>
          <w:vertAlign w:val="subscript"/>
        </w:rPr>
        <w:t>200</w:t>
      </w:r>
      <w:r w:rsidRPr="00302C57">
        <w:rPr>
          <w:sz w:val="28"/>
          <w:szCs w:val="28"/>
        </w:rPr>
        <w:t xml:space="preserve">, </w:t>
      </w:r>
      <w:r w:rsidRPr="004D2F1E">
        <w:rPr>
          <w:i/>
          <w:sz w:val="28"/>
          <w:szCs w:val="28"/>
        </w:rPr>
        <w:t>b</w:t>
      </w:r>
      <w:r w:rsidRPr="004D2F1E">
        <w:rPr>
          <w:sz w:val="28"/>
          <w:szCs w:val="28"/>
          <w:vertAlign w:val="subscript"/>
        </w:rPr>
        <w:t>300</w:t>
      </w:r>
      <w:r w:rsidRPr="00302C57">
        <w:rPr>
          <w:sz w:val="28"/>
          <w:szCs w:val="28"/>
        </w:rPr>
        <w:t xml:space="preserve"> и </w:t>
      </w:r>
      <w:r w:rsidRPr="004D2F1E">
        <w:rPr>
          <w:i/>
          <w:sz w:val="28"/>
          <w:szCs w:val="28"/>
        </w:rPr>
        <w:t>b</w:t>
      </w:r>
      <w:r w:rsidRPr="004D2F1E">
        <w:rPr>
          <w:sz w:val="28"/>
          <w:szCs w:val="28"/>
          <w:vertAlign w:val="subscript"/>
        </w:rPr>
        <w:t>400</w:t>
      </w:r>
      <w:r w:rsidRPr="00302C57">
        <w:rPr>
          <w:sz w:val="28"/>
          <w:szCs w:val="28"/>
        </w:rPr>
        <w:t xml:space="preserve"> – толщин</w:t>
      </w:r>
      <w:r w:rsidR="001C5D66">
        <w:rPr>
          <w:sz w:val="28"/>
          <w:szCs w:val="28"/>
        </w:rPr>
        <w:t>ы</w:t>
      </w:r>
      <w:r w:rsidRPr="00302C57">
        <w:rPr>
          <w:sz w:val="28"/>
          <w:szCs w:val="28"/>
        </w:rPr>
        <w:t xml:space="preserve"> стенки гололеда на высоте 10, 200, 300 и </w:t>
      </w:r>
      <w:smartTag w:uri="urn:schemas-microsoft-com:office:smarttags" w:element="metricconverter">
        <w:smartTagPr>
          <w:attr w:name="ProductID" w:val="400 м"/>
        </w:smartTagPr>
        <w:r w:rsidRPr="00302C57">
          <w:rPr>
            <w:sz w:val="28"/>
            <w:szCs w:val="28"/>
          </w:rPr>
          <w:t>400 м</w:t>
        </w:r>
      </w:smartTag>
      <w:r w:rsidRPr="00302C57">
        <w:rPr>
          <w:sz w:val="28"/>
          <w:szCs w:val="28"/>
        </w:rPr>
        <w:t xml:space="preserve"> над уровнем земли, принимаем</w:t>
      </w:r>
      <w:r w:rsidR="001C5D66">
        <w:rPr>
          <w:sz w:val="28"/>
          <w:szCs w:val="28"/>
        </w:rPr>
        <w:t>ые</w:t>
      </w:r>
      <w:r w:rsidRPr="00302C57">
        <w:rPr>
          <w:sz w:val="28"/>
          <w:szCs w:val="28"/>
        </w:rPr>
        <w:t xml:space="preserve"> по табл</w:t>
      </w:r>
      <w:r w:rsidR="00F539AB">
        <w:rPr>
          <w:sz w:val="28"/>
          <w:szCs w:val="28"/>
        </w:rPr>
        <w:t>ицам</w:t>
      </w:r>
      <w:r w:rsidRPr="00302C57">
        <w:rPr>
          <w:sz w:val="28"/>
          <w:szCs w:val="28"/>
        </w:rPr>
        <w:t xml:space="preserve"> 12.1 и 12.2 </w:t>
      </w:r>
      <w:r w:rsidR="0012308B" w:rsidRPr="001F2135">
        <w:rPr>
          <w:bCs/>
          <w:kern w:val="36"/>
          <w:sz w:val="28"/>
          <w:szCs w:val="28"/>
        </w:rPr>
        <w:t>СП 20.13330.2016</w:t>
      </w:r>
      <w:r w:rsidRPr="00302C57">
        <w:rPr>
          <w:sz w:val="28"/>
          <w:szCs w:val="28"/>
        </w:rPr>
        <w:t>.</w:t>
      </w:r>
    </w:p>
    <w:p w14:paraId="0BC94245" w14:textId="77777777" w:rsidR="0012308B" w:rsidRPr="00E04F66" w:rsidRDefault="0012308B" w:rsidP="0012308B">
      <w:pPr>
        <w:pStyle w:val="aff1"/>
        <w:ind w:firstLine="567"/>
        <w:jc w:val="both"/>
        <w:rPr>
          <w:b/>
          <w:sz w:val="28"/>
          <w:szCs w:val="28"/>
        </w:rPr>
      </w:pPr>
      <w:r w:rsidRPr="00E04F66">
        <w:rPr>
          <w:b/>
          <w:sz w:val="28"/>
          <w:szCs w:val="28"/>
        </w:rPr>
        <w:t>(Измененная редакция, Изм. № 1).</w:t>
      </w:r>
    </w:p>
    <w:p w14:paraId="2297AA07" w14:textId="77777777" w:rsidR="00055038" w:rsidRPr="00302C57" w:rsidRDefault="00055038" w:rsidP="00932913">
      <w:pPr>
        <w:pStyle w:val="aff1"/>
        <w:ind w:firstLine="567"/>
        <w:jc w:val="both"/>
        <w:rPr>
          <w:sz w:val="28"/>
          <w:szCs w:val="28"/>
        </w:rPr>
      </w:pPr>
      <w:r w:rsidRPr="00302C57">
        <w:rPr>
          <w:sz w:val="28"/>
          <w:szCs w:val="28"/>
        </w:rPr>
        <w:t>7.5.4 В расчетах необходимо учитывать наиболее неблагоприятные схемы распределения гололедных нагрузок по поверхности здания и элементам ограждающих конструкций при различных направлениях ветрового потока, которые характеризуются различными значениями коэффициентов μ</w:t>
      </w:r>
      <w:r w:rsidRPr="00F539AB">
        <w:rPr>
          <w:sz w:val="28"/>
          <w:szCs w:val="28"/>
          <w:vertAlign w:val="subscript"/>
        </w:rPr>
        <w:t>2</w:t>
      </w:r>
      <w:r w:rsidRPr="00302C57">
        <w:rPr>
          <w:sz w:val="28"/>
          <w:szCs w:val="28"/>
        </w:rPr>
        <w:t>. Наибольшие значения μ</w:t>
      </w:r>
      <w:r w:rsidRPr="00F539AB">
        <w:rPr>
          <w:sz w:val="28"/>
          <w:szCs w:val="28"/>
          <w:vertAlign w:val="subscript"/>
        </w:rPr>
        <w:t>2</w:t>
      </w:r>
      <w:r w:rsidRPr="00302C57">
        <w:rPr>
          <w:sz w:val="28"/>
          <w:szCs w:val="28"/>
        </w:rPr>
        <w:t xml:space="preserve"> принимаются для элементов малых размеров, </w:t>
      </w:r>
      <w:r w:rsidRPr="00302C57">
        <w:rPr>
          <w:sz w:val="28"/>
          <w:szCs w:val="28"/>
        </w:rPr>
        <w:lastRenderedPageBreak/>
        <w:t>расположенных с наветренной стороны, при действии ветрового потока вдоль более длинных сторон здания. Для отдельных элементов конструкций при различных направлениях ветрового потока значения коэффициента μ</w:t>
      </w:r>
      <w:r w:rsidRPr="00F539AB">
        <w:rPr>
          <w:sz w:val="28"/>
          <w:szCs w:val="28"/>
          <w:vertAlign w:val="subscript"/>
        </w:rPr>
        <w:t>2</w:t>
      </w:r>
      <w:r w:rsidRPr="00302C57">
        <w:rPr>
          <w:sz w:val="28"/>
          <w:szCs w:val="28"/>
        </w:rPr>
        <w:t xml:space="preserve"> следует уточнить по данным специально проведенных исследований.</w:t>
      </w:r>
    </w:p>
    <w:p w14:paraId="2F628372" w14:textId="77777777" w:rsidR="00055038" w:rsidRPr="00302C57" w:rsidRDefault="00055038" w:rsidP="00932913">
      <w:pPr>
        <w:pStyle w:val="aff1"/>
        <w:ind w:firstLine="567"/>
        <w:jc w:val="both"/>
        <w:rPr>
          <w:sz w:val="28"/>
          <w:szCs w:val="28"/>
        </w:rPr>
      </w:pPr>
      <w:r w:rsidRPr="00302C57">
        <w:rPr>
          <w:sz w:val="28"/>
          <w:szCs w:val="28"/>
        </w:rPr>
        <w:t>7.5.5 Коэффициент надежности по гололедной н</w:t>
      </w:r>
      <w:r w:rsidR="0047470E">
        <w:rPr>
          <w:sz w:val="28"/>
          <w:szCs w:val="28"/>
        </w:rPr>
        <w:t>агрузке следует прин</w:t>
      </w:r>
      <w:r w:rsidR="001C5D66">
        <w:rPr>
          <w:sz w:val="28"/>
          <w:szCs w:val="28"/>
        </w:rPr>
        <w:t>има</w:t>
      </w:r>
      <w:r w:rsidR="0047470E">
        <w:rPr>
          <w:sz w:val="28"/>
          <w:szCs w:val="28"/>
        </w:rPr>
        <w:t xml:space="preserve">ть равным </w:t>
      </w:r>
      <w:r w:rsidRPr="00302C57">
        <w:rPr>
          <w:sz w:val="28"/>
          <w:szCs w:val="28"/>
        </w:rPr>
        <w:t>2,0.</w:t>
      </w:r>
    </w:p>
    <w:p w14:paraId="71596907" w14:textId="77777777" w:rsidR="00055038" w:rsidRPr="00302C57" w:rsidRDefault="00055038" w:rsidP="00932913">
      <w:pPr>
        <w:pStyle w:val="aff1"/>
        <w:ind w:firstLine="567"/>
        <w:jc w:val="both"/>
        <w:rPr>
          <w:sz w:val="28"/>
          <w:szCs w:val="28"/>
        </w:rPr>
      </w:pPr>
      <w:r w:rsidRPr="00302C57">
        <w:rPr>
          <w:sz w:val="28"/>
          <w:szCs w:val="28"/>
        </w:rPr>
        <w:t xml:space="preserve">7.5.6 Гололедные нагрузки на элементы конструкций, имеющие сложную геометрическую форму, выступающие части, вырезы или отверстия, решетчатые элементы и </w:t>
      </w:r>
      <w:r w:rsidR="009C6904" w:rsidRPr="00302C57">
        <w:rPr>
          <w:sz w:val="28"/>
          <w:szCs w:val="28"/>
        </w:rPr>
        <w:t>т. п.</w:t>
      </w:r>
      <w:r w:rsidRPr="00302C57">
        <w:rPr>
          <w:sz w:val="28"/>
          <w:szCs w:val="28"/>
        </w:rPr>
        <w:t xml:space="preserve">, которые могут подвергаться обледенению, а также на элементы, расположенные на высоте свыше </w:t>
      </w:r>
      <w:smartTag w:uri="urn:schemas-microsoft-com:office:smarttags" w:element="metricconverter">
        <w:smartTagPr>
          <w:attr w:name="ProductID" w:val="400 м"/>
        </w:smartTagPr>
        <w:r w:rsidRPr="00302C57">
          <w:rPr>
            <w:sz w:val="28"/>
            <w:szCs w:val="28"/>
          </w:rPr>
          <w:t>400</w:t>
        </w:r>
        <w:r w:rsidR="00D93306" w:rsidRPr="00302C57">
          <w:rPr>
            <w:sz w:val="28"/>
            <w:szCs w:val="28"/>
          </w:rPr>
          <w:t xml:space="preserve"> </w:t>
        </w:r>
        <w:r w:rsidRPr="00302C57">
          <w:rPr>
            <w:sz w:val="28"/>
            <w:szCs w:val="28"/>
          </w:rPr>
          <w:t>м</w:t>
        </w:r>
      </w:smartTag>
      <w:r w:rsidRPr="00302C57">
        <w:rPr>
          <w:sz w:val="28"/>
          <w:szCs w:val="28"/>
        </w:rPr>
        <w:t xml:space="preserve">, следует принимать на основе рекомендаций, разработанных в рамках </w:t>
      </w:r>
      <w:r w:rsidR="00F539AB">
        <w:rPr>
          <w:sz w:val="28"/>
          <w:szCs w:val="28"/>
        </w:rPr>
        <w:t>НТС</w:t>
      </w:r>
      <w:r w:rsidR="00A663B5">
        <w:rPr>
          <w:sz w:val="28"/>
          <w:szCs w:val="28"/>
        </w:rPr>
        <w:t xml:space="preserve"> </w:t>
      </w:r>
      <w:r w:rsidR="001D1360">
        <w:rPr>
          <w:sz w:val="28"/>
          <w:szCs w:val="28"/>
        </w:rPr>
        <w:t>проектирования</w:t>
      </w:r>
      <w:r w:rsidRPr="00302C57">
        <w:rPr>
          <w:sz w:val="28"/>
          <w:szCs w:val="28"/>
        </w:rPr>
        <w:t>.</w:t>
      </w:r>
    </w:p>
    <w:p w14:paraId="0E1F2FBA" w14:textId="77777777" w:rsidR="007968A6" w:rsidRPr="00302C57" w:rsidRDefault="007968A6" w:rsidP="00932913">
      <w:pPr>
        <w:pStyle w:val="aff1"/>
        <w:ind w:firstLine="567"/>
        <w:jc w:val="both"/>
        <w:rPr>
          <w:sz w:val="28"/>
          <w:szCs w:val="28"/>
        </w:rPr>
      </w:pPr>
    </w:p>
    <w:p w14:paraId="5D76A18D" w14:textId="77777777" w:rsidR="008F4BF9" w:rsidRPr="00F539AB" w:rsidRDefault="00F539AB" w:rsidP="00932913">
      <w:pPr>
        <w:pStyle w:val="aff1"/>
        <w:ind w:firstLine="567"/>
        <w:jc w:val="both"/>
        <w:rPr>
          <w:b/>
          <w:sz w:val="28"/>
          <w:szCs w:val="28"/>
        </w:rPr>
      </w:pPr>
      <w:bookmarkStart w:id="27" w:name="_Toc460856901"/>
      <w:r w:rsidRPr="00F539AB">
        <w:rPr>
          <w:b/>
          <w:sz w:val="28"/>
          <w:szCs w:val="28"/>
        </w:rPr>
        <w:t xml:space="preserve">7.6 </w:t>
      </w:r>
      <w:r w:rsidR="008F4BF9" w:rsidRPr="00F539AB">
        <w:rPr>
          <w:b/>
          <w:sz w:val="28"/>
          <w:szCs w:val="28"/>
        </w:rPr>
        <w:t>Температурные климатические воздействия</w:t>
      </w:r>
      <w:bookmarkEnd w:id="27"/>
    </w:p>
    <w:p w14:paraId="2B2073CB" w14:textId="06C2A32B" w:rsidR="007968A6" w:rsidRPr="00302C57" w:rsidRDefault="007968A6" w:rsidP="00932913">
      <w:pPr>
        <w:pStyle w:val="aff1"/>
        <w:ind w:firstLine="567"/>
        <w:jc w:val="both"/>
        <w:rPr>
          <w:sz w:val="28"/>
          <w:szCs w:val="28"/>
        </w:rPr>
      </w:pPr>
      <w:r w:rsidRPr="00302C57">
        <w:rPr>
          <w:sz w:val="28"/>
          <w:szCs w:val="28"/>
        </w:rPr>
        <w:t xml:space="preserve">Расчет на температурные климатические воздействия необходимо выполнять в соответствии с </w:t>
      </w:r>
      <w:r w:rsidR="0012308B" w:rsidRPr="001F2135">
        <w:rPr>
          <w:bCs/>
          <w:kern w:val="36"/>
          <w:sz w:val="28"/>
          <w:szCs w:val="28"/>
        </w:rPr>
        <w:t>СП 20.13330.2016</w:t>
      </w:r>
      <w:r w:rsidRPr="00302C57">
        <w:rPr>
          <w:sz w:val="28"/>
          <w:szCs w:val="28"/>
        </w:rPr>
        <w:t xml:space="preserve"> </w:t>
      </w:r>
      <w:r w:rsidR="00313EAE" w:rsidRPr="00302C57">
        <w:rPr>
          <w:sz w:val="28"/>
          <w:szCs w:val="28"/>
        </w:rPr>
        <w:t xml:space="preserve">(раздел 13) </w:t>
      </w:r>
      <w:r w:rsidR="00F86939" w:rsidRPr="00302C57">
        <w:rPr>
          <w:sz w:val="28"/>
          <w:szCs w:val="28"/>
        </w:rPr>
        <w:t xml:space="preserve">и требованиями норм проектирования конструкций </w:t>
      </w:r>
      <w:r w:rsidRPr="00302C57">
        <w:rPr>
          <w:sz w:val="28"/>
          <w:szCs w:val="28"/>
        </w:rPr>
        <w:t>в тех случаях, когда в несущих и ограждающих конструкциях зданий не предусмотрена компенсация соответствующих деформаций (перемещений). При этом следует учитывать изменение во времени Δ</w:t>
      </w:r>
      <w:r w:rsidRPr="00F539AB">
        <w:rPr>
          <w:i/>
          <w:sz w:val="28"/>
          <w:szCs w:val="28"/>
        </w:rPr>
        <w:t>t</w:t>
      </w:r>
      <w:r w:rsidRPr="00302C57">
        <w:rPr>
          <w:sz w:val="28"/>
          <w:szCs w:val="28"/>
        </w:rPr>
        <w:t xml:space="preserve"> средней температуры и перепад температуры </w:t>
      </w:r>
      <w:r w:rsidR="00F539AB">
        <w:rPr>
          <w:sz w:val="28"/>
          <w:szCs w:val="28"/>
        </w:rPr>
        <w:t>θ</w:t>
      </w:r>
      <w:r w:rsidRPr="00302C57">
        <w:rPr>
          <w:sz w:val="28"/>
          <w:szCs w:val="28"/>
        </w:rPr>
        <w:t xml:space="preserve"> по сечению элемента</w:t>
      </w:r>
      <w:r w:rsidR="00F86939" w:rsidRPr="00302C57">
        <w:rPr>
          <w:sz w:val="28"/>
          <w:szCs w:val="28"/>
        </w:rPr>
        <w:t xml:space="preserve"> с учетом его расположения (вертикальное, горизонтальное) и ориентации</w:t>
      </w:r>
      <w:r w:rsidRPr="00302C57">
        <w:rPr>
          <w:sz w:val="28"/>
          <w:szCs w:val="28"/>
        </w:rPr>
        <w:t>.</w:t>
      </w:r>
    </w:p>
    <w:p w14:paraId="43001986" w14:textId="77777777" w:rsidR="0012308B" w:rsidRPr="00E04F66" w:rsidRDefault="0012308B" w:rsidP="0012308B">
      <w:pPr>
        <w:pStyle w:val="aff1"/>
        <w:ind w:firstLine="567"/>
        <w:jc w:val="both"/>
        <w:rPr>
          <w:b/>
          <w:sz w:val="28"/>
          <w:szCs w:val="28"/>
        </w:rPr>
      </w:pPr>
      <w:r w:rsidRPr="00E04F66">
        <w:rPr>
          <w:b/>
          <w:sz w:val="28"/>
          <w:szCs w:val="28"/>
        </w:rPr>
        <w:t>(Измененная редакция, Изм. № 1).</w:t>
      </w:r>
    </w:p>
    <w:p w14:paraId="1706F6DC" w14:textId="77777777" w:rsidR="007968A6" w:rsidRPr="00302C57" w:rsidRDefault="007968A6" w:rsidP="00932913">
      <w:pPr>
        <w:pStyle w:val="aff1"/>
        <w:ind w:firstLine="567"/>
        <w:jc w:val="both"/>
        <w:rPr>
          <w:sz w:val="28"/>
          <w:szCs w:val="28"/>
        </w:rPr>
      </w:pPr>
    </w:p>
    <w:p w14:paraId="01390DAC" w14:textId="77777777" w:rsidR="008F4BF9" w:rsidRPr="00F539AB" w:rsidRDefault="00F539AB" w:rsidP="00932913">
      <w:pPr>
        <w:pStyle w:val="aff1"/>
        <w:ind w:firstLine="567"/>
        <w:jc w:val="both"/>
        <w:rPr>
          <w:b/>
          <w:sz w:val="28"/>
          <w:szCs w:val="28"/>
        </w:rPr>
      </w:pPr>
      <w:bookmarkStart w:id="28" w:name="_Toc460856902"/>
      <w:r w:rsidRPr="00F539AB">
        <w:rPr>
          <w:b/>
          <w:sz w:val="28"/>
          <w:szCs w:val="28"/>
        </w:rPr>
        <w:t xml:space="preserve">7.7 </w:t>
      </w:r>
      <w:r w:rsidR="008F4BF9" w:rsidRPr="00F539AB">
        <w:rPr>
          <w:b/>
          <w:sz w:val="28"/>
          <w:szCs w:val="28"/>
        </w:rPr>
        <w:t>Прогибы и перемещения</w:t>
      </w:r>
      <w:bookmarkEnd w:id="28"/>
    </w:p>
    <w:p w14:paraId="04CE385C" w14:textId="77777777" w:rsidR="007968A6" w:rsidRPr="00302C57" w:rsidRDefault="007968A6" w:rsidP="00932913">
      <w:pPr>
        <w:pStyle w:val="aff1"/>
        <w:ind w:firstLine="567"/>
        <w:jc w:val="both"/>
        <w:rPr>
          <w:sz w:val="28"/>
          <w:szCs w:val="28"/>
        </w:rPr>
      </w:pPr>
      <w:r w:rsidRPr="00302C57">
        <w:rPr>
          <w:sz w:val="28"/>
          <w:szCs w:val="28"/>
        </w:rPr>
        <w:t>Предельные горизонтальные перемещения верха высотных зданий определяются эстетико-психологическими</w:t>
      </w:r>
      <w:r w:rsidR="00236626" w:rsidRPr="00302C57">
        <w:rPr>
          <w:sz w:val="28"/>
          <w:szCs w:val="28"/>
        </w:rPr>
        <w:t>, психофизиологическими</w:t>
      </w:r>
      <w:r w:rsidRPr="00302C57">
        <w:rPr>
          <w:sz w:val="28"/>
          <w:szCs w:val="28"/>
        </w:rPr>
        <w:t xml:space="preserve"> и технологическими требованиями и устанавливаются в зависимости от принятых архитектурно-планировочных решений проектируемого здания и ближайшей застройки.</w:t>
      </w:r>
    </w:p>
    <w:p w14:paraId="7654CFBA" w14:textId="77777777" w:rsidR="007968A6" w:rsidRPr="00302C57" w:rsidRDefault="007968A6" w:rsidP="00932913">
      <w:pPr>
        <w:pStyle w:val="aff1"/>
        <w:ind w:firstLine="567"/>
        <w:jc w:val="both"/>
        <w:rPr>
          <w:sz w:val="28"/>
          <w:szCs w:val="28"/>
        </w:rPr>
      </w:pPr>
      <w:r w:rsidRPr="00302C57">
        <w:rPr>
          <w:sz w:val="28"/>
          <w:szCs w:val="28"/>
        </w:rPr>
        <w:t xml:space="preserve">Предельные перемещения верха здания устанавливаются в задании на проектирование </w:t>
      </w:r>
      <w:r w:rsidR="00D82F7F" w:rsidRPr="00302C57">
        <w:rPr>
          <w:sz w:val="28"/>
          <w:szCs w:val="28"/>
        </w:rPr>
        <w:t>с учетом положений 8.2.4.15, 8.2.4.16</w:t>
      </w:r>
      <w:r w:rsidR="00F539AB">
        <w:rPr>
          <w:sz w:val="28"/>
          <w:szCs w:val="28"/>
        </w:rPr>
        <w:t>.</w:t>
      </w:r>
    </w:p>
    <w:p w14:paraId="7DF60741" w14:textId="77777777" w:rsidR="00A61CC7" w:rsidRPr="00302C57" w:rsidRDefault="00A61CC7" w:rsidP="00932913">
      <w:pPr>
        <w:pStyle w:val="aff1"/>
        <w:ind w:firstLine="567"/>
        <w:jc w:val="both"/>
        <w:rPr>
          <w:sz w:val="28"/>
          <w:szCs w:val="28"/>
        </w:rPr>
      </w:pPr>
    </w:p>
    <w:p w14:paraId="62815387" w14:textId="77777777" w:rsidR="008F4BF9" w:rsidRPr="00F539AB" w:rsidRDefault="00F539AB" w:rsidP="00932913">
      <w:pPr>
        <w:pStyle w:val="aff1"/>
        <w:ind w:firstLine="567"/>
        <w:jc w:val="both"/>
        <w:rPr>
          <w:b/>
          <w:sz w:val="28"/>
          <w:szCs w:val="28"/>
        </w:rPr>
      </w:pPr>
      <w:bookmarkStart w:id="29" w:name="_Toc460856903"/>
      <w:r w:rsidRPr="00F539AB">
        <w:rPr>
          <w:b/>
          <w:sz w:val="28"/>
          <w:szCs w:val="28"/>
        </w:rPr>
        <w:t xml:space="preserve">7.8 </w:t>
      </w:r>
      <w:r w:rsidR="008F4BF9" w:rsidRPr="00F539AB">
        <w:rPr>
          <w:b/>
          <w:sz w:val="28"/>
          <w:szCs w:val="28"/>
        </w:rPr>
        <w:t>Коэффициент надежности по ответственности</w:t>
      </w:r>
      <w:bookmarkEnd w:id="29"/>
    </w:p>
    <w:p w14:paraId="166E5942" w14:textId="77777777" w:rsidR="007968A6" w:rsidRPr="00302C57" w:rsidRDefault="007968A6" w:rsidP="00932913">
      <w:pPr>
        <w:pStyle w:val="aff1"/>
        <w:ind w:firstLine="567"/>
        <w:jc w:val="both"/>
        <w:rPr>
          <w:sz w:val="28"/>
          <w:szCs w:val="28"/>
        </w:rPr>
      </w:pPr>
      <w:r w:rsidRPr="00302C57">
        <w:rPr>
          <w:sz w:val="28"/>
          <w:szCs w:val="28"/>
        </w:rPr>
        <w:t>7.8.1 Коэффициент надежности по</w:t>
      </w:r>
      <w:r w:rsidR="00CC640F" w:rsidRPr="00302C57">
        <w:rPr>
          <w:sz w:val="28"/>
          <w:szCs w:val="28"/>
        </w:rPr>
        <w:t xml:space="preserve"> ответственности</w:t>
      </w:r>
      <w:r w:rsidRPr="00302C57">
        <w:rPr>
          <w:sz w:val="28"/>
          <w:szCs w:val="28"/>
        </w:rPr>
        <w:t xml:space="preserve"> ус</w:t>
      </w:r>
      <w:r w:rsidR="00F539AB">
        <w:rPr>
          <w:sz w:val="28"/>
          <w:szCs w:val="28"/>
        </w:rPr>
        <w:t xml:space="preserve">танавливается в соответствии с </w:t>
      </w:r>
      <w:r w:rsidRPr="00302C57">
        <w:rPr>
          <w:sz w:val="28"/>
          <w:szCs w:val="28"/>
        </w:rPr>
        <w:t>ГОСТ 27751</w:t>
      </w:r>
      <w:r w:rsidR="00F539AB" w:rsidRPr="006A28C0">
        <w:rPr>
          <w:sz w:val="28"/>
          <w:szCs w:val="28"/>
        </w:rPr>
        <w:t>–</w:t>
      </w:r>
      <w:r w:rsidR="00F539AB">
        <w:rPr>
          <w:sz w:val="28"/>
          <w:szCs w:val="28"/>
        </w:rPr>
        <w:t>2014</w:t>
      </w:r>
      <w:r w:rsidRPr="00302C57">
        <w:rPr>
          <w:sz w:val="28"/>
          <w:szCs w:val="28"/>
        </w:rPr>
        <w:t xml:space="preserve"> </w:t>
      </w:r>
      <w:r w:rsidR="00CC640F" w:rsidRPr="00302C57">
        <w:rPr>
          <w:sz w:val="28"/>
          <w:szCs w:val="28"/>
        </w:rPr>
        <w:t>(</w:t>
      </w:r>
      <w:r w:rsidR="00F539AB">
        <w:rPr>
          <w:sz w:val="28"/>
          <w:szCs w:val="28"/>
        </w:rPr>
        <w:t xml:space="preserve">раздел </w:t>
      </w:r>
      <w:r w:rsidR="00CC640F" w:rsidRPr="00302C57">
        <w:rPr>
          <w:sz w:val="28"/>
          <w:szCs w:val="28"/>
        </w:rPr>
        <w:t xml:space="preserve">10) </w:t>
      </w:r>
      <w:r w:rsidRPr="00302C57">
        <w:rPr>
          <w:sz w:val="28"/>
          <w:szCs w:val="28"/>
        </w:rPr>
        <w:t>генеральным проектировщиком по согласованию с заказчиком и закрепляется в задании на проектирование.</w:t>
      </w:r>
    </w:p>
    <w:p w14:paraId="2262EC14" w14:textId="77777777" w:rsidR="007968A6" w:rsidRPr="00302C57" w:rsidRDefault="00F539AB" w:rsidP="00932913">
      <w:pPr>
        <w:pStyle w:val="aff1"/>
        <w:ind w:firstLine="567"/>
        <w:jc w:val="both"/>
        <w:rPr>
          <w:sz w:val="28"/>
          <w:szCs w:val="28"/>
        </w:rPr>
      </w:pPr>
      <w:r>
        <w:rPr>
          <w:sz w:val="28"/>
          <w:szCs w:val="28"/>
        </w:rPr>
        <w:t xml:space="preserve">7.8.2 </w:t>
      </w:r>
      <w:r w:rsidR="00394AF0" w:rsidRPr="00302C57">
        <w:rPr>
          <w:sz w:val="28"/>
          <w:szCs w:val="28"/>
        </w:rPr>
        <w:t>В</w:t>
      </w:r>
      <w:r w:rsidR="007968A6" w:rsidRPr="00302C57">
        <w:rPr>
          <w:sz w:val="28"/>
          <w:szCs w:val="28"/>
        </w:rPr>
        <w:t xml:space="preserve">ысотные здания высотой более </w:t>
      </w:r>
      <w:smartTag w:uri="urn:schemas-microsoft-com:office:smarttags" w:element="metricconverter">
        <w:smartTagPr>
          <w:attr w:name="ProductID" w:val="100 м"/>
        </w:smartTagPr>
        <w:r w:rsidR="007968A6" w:rsidRPr="00302C57">
          <w:rPr>
            <w:sz w:val="28"/>
            <w:szCs w:val="28"/>
          </w:rPr>
          <w:t>100 м</w:t>
        </w:r>
      </w:smartTag>
      <w:r w:rsidR="007968A6" w:rsidRPr="00302C57">
        <w:rPr>
          <w:sz w:val="28"/>
          <w:szCs w:val="28"/>
        </w:rPr>
        <w:t xml:space="preserve"> (и/или с консолями более </w:t>
      </w:r>
      <w:smartTag w:uri="urn:schemas-microsoft-com:office:smarttags" w:element="metricconverter">
        <w:smartTagPr>
          <w:attr w:name="ProductID" w:val="20 м"/>
        </w:smartTagPr>
        <w:r w:rsidR="007968A6" w:rsidRPr="00302C57">
          <w:rPr>
            <w:sz w:val="28"/>
            <w:szCs w:val="28"/>
          </w:rPr>
          <w:t>20 м</w:t>
        </w:r>
      </w:smartTag>
      <w:r w:rsidR="007968A6" w:rsidRPr="00302C57">
        <w:rPr>
          <w:sz w:val="28"/>
          <w:szCs w:val="28"/>
        </w:rPr>
        <w:t xml:space="preserve">, и/или заглублением подземной части более чем на </w:t>
      </w:r>
      <w:smartTag w:uri="urn:schemas-microsoft-com:office:smarttags" w:element="metricconverter">
        <w:smartTagPr>
          <w:attr w:name="ProductID" w:val="15 м"/>
        </w:smartTagPr>
        <w:r w:rsidR="007968A6" w:rsidRPr="00302C57">
          <w:rPr>
            <w:sz w:val="28"/>
            <w:szCs w:val="28"/>
          </w:rPr>
          <w:t>15 м</w:t>
        </w:r>
      </w:smartTag>
      <w:r w:rsidR="007968A6" w:rsidRPr="00302C57">
        <w:rPr>
          <w:sz w:val="28"/>
          <w:szCs w:val="28"/>
        </w:rPr>
        <w:t>) в соответствии с классификацией ГОСТ 27751 относят к сооружениям класса КС-3</w:t>
      </w:r>
      <w:r w:rsidR="001C5D66">
        <w:rPr>
          <w:sz w:val="28"/>
          <w:szCs w:val="28"/>
        </w:rPr>
        <w:t>,</w:t>
      </w:r>
      <w:r w:rsidR="007968A6" w:rsidRPr="00302C57">
        <w:rPr>
          <w:sz w:val="28"/>
          <w:szCs w:val="28"/>
        </w:rPr>
        <w:t xml:space="preserve"> и при их </w:t>
      </w:r>
      <w:r w:rsidR="007968A6" w:rsidRPr="00302C57">
        <w:rPr>
          <w:sz w:val="28"/>
          <w:szCs w:val="28"/>
        </w:rPr>
        <w:lastRenderedPageBreak/>
        <w:t>проектировании необходимо использовать следующие значения коэффициента надежности по ответственности:</w:t>
      </w:r>
    </w:p>
    <w:p w14:paraId="36544EAF" w14:textId="77777777" w:rsidR="0012308B" w:rsidRPr="001F2135" w:rsidRDefault="007968A6" w:rsidP="0012308B">
      <w:pPr>
        <w:pStyle w:val="HEADERTEXT0"/>
        <w:ind w:right="-50" w:firstLine="709"/>
        <w:jc w:val="both"/>
        <w:rPr>
          <w:rFonts w:ascii="Times New Roman" w:hAnsi="Times New Roman" w:cs="Times New Roman"/>
          <w:bCs/>
          <w:color w:val="auto"/>
          <w:kern w:val="36"/>
          <w:sz w:val="28"/>
          <w:szCs w:val="28"/>
        </w:rPr>
      </w:pPr>
      <w:r w:rsidRPr="00302C57">
        <w:rPr>
          <w:sz w:val="28"/>
          <w:szCs w:val="28"/>
        </w:rPr>
        <w:t xml:space="preserve">- </w:t>
      </w:r>
      <w:r w:rsidR="0012308B" w:rsidRPr="001F2135">
        <w:rPr>
          <w:rFonts w:ascii="Times New Roman" w:hAnsi="Times New Roman" w:cs="Times New Roman"/>
          <w:bCs/>
          <w:color w:val="auto"/>
          <w:kern w:val="36"/>
          <w:sz w:val="28"/>
          <w:szCs w:val="28"/>
        </w:rPr>
        <w:t xml:space="preserve">при расчете несущих конструкций, оснований и фундаментов зданий различной высоты по предельным состояниям первой группы на основное сочетание нагрузок: </w:t>
      </w:r>
    </w:p>
    <w:p w14:paraId="5B5B5E06" w14:textId="77777777" w:rsidR="0012308B" w:rsidRPr="001F2135" w:rsidRDefault="0012308B" w:rsidP="0012308B">
      <w:pPr>
        <w:pStyle w:val="HEADERTEXT0"/>
        <w:ind w:right="-50" w:firstLine="1560"/>
        <w:jc w:val="both"/>
        <w:rPr>
          <w:rFonts w:ascii="Times New Roman" w:hAnsi="Times New Roman" w:cs="Times New Roman"/>
          <w:bCs/>
          <w:color w:val="auto"/>
          <w:kern w:val="36"/>
          <w:sz w:val="28"/>
          <w:szCs w:val="28"/>
        </w:rPr>
      </w:pPr>
      <w:r w:rsidRPr="001F2135">
        <w:rPr>
          <w:rFonts w:ascii="Times New Roman" w:hAnsi="Times New Roman" w:cs="Times New Roman"/>
          <w:bCs/>
          <w:color w:val="auto"/>
          <w:kern w:val="36"/>
          <w:sz w:val="28"/>
          <w:szCs w:val="28"/>
        </w:rPr>
        <w:t>- от 100 до 250 м – γ</w:t>
      </w:r>
      <w:r w:rsidRPr="001F2135">
        <w:rPr>
          <w:rFonts w:ascii="Times New Roman" w:hAnsi="Times New Roman" w:cs="Times New Roman"/>
          <w:bCs/>
          <w:i/>
          <w:iCs/>
          <w:color w:val="auto"/>
          <w:kern w:val="36"/>
          <w:sz w:val="28"/>
          <w:szCs w:val="28"/>
          <w:vertAlign w:val="subscript"/>
        </w:rPr>
        <w:t>n</w:t>
      </w:r>
      <w:r w:rsidRPr="001F2135">
        <w:rPr>
          <w:rFonts w:ascii="Times New Roman" w:hAnsi="Times New Roman" w:cs="Times New Roman"/>
          <w:bCs/>
          <w:color w:val="auto"/>
          <w:kern w:val="36"/>
          <w:sz w:val="28"/>
          <w:szCs w:val="28"/>
        </w:rPr>
        <w:t xml:space="preserve"> не менее 1,1;</w:t>
      </w:r>
    </w:p>
    <w:p w14:paraId="0DF4E8DB" w14:textId="5B32ECD6" w:rsidR="007968A6" w:rsidRPr="00302C57" w:rsidRDefault="0012308B" w:rsidP="0012308B">
      <w:pPr>
        <w:pStyle w:val="aff1"/>
        <w:ind w:firstLine="1560"/>
        <w:jc w:val="both"/>
        <w:rPr>
          <w:sz w:val="28"/>
          <w:szCs w:val="28"/>
        </w:rPr>
      </w:pPr>
      <w:r w:rsidRPr="001F2135">
        <w:rPr>
          <w:bCs/>
          <w:kern w:val="36"/>
          <w:sz w:val="28"/>
          <w:szCs w:val="28"/>
        </w:rPr>
        <w:t>- свыше 250 м – γ</w:t>
      </w:r>
      <w:r w:rsidRPr="001F2135">
        <w:rPr>
          <w:bCs/>
          <w:i/>
          <w:iCs/>
          <w:kern w:val="36"/>
          <w:sz w:val="28"/>
          <w:szCs w:val="28"/>
          <w:vertAlign w:val="subscript"/>
        </w:rPr>
        <w:t>n</w:t>
      </w:r>
      <w:r w:rsidRPr="001F2135">
        <w:rPr>
          <w:bCs/>
          <w:kern w:val="36"/>
          <w:sz w:val="28"/>
          <w:szCs w:val="28"/>
        </w:rPr>
        <w:t xml:space="preserve"> не менее 1,2;</w:t>
      </w:r>
    </w:p>
    <w:p w14:paraId="0795D08F" w14:textId="77777777" w:rsidR="007968A6" w:rsidRPr="00302C57" w:rsidRDefault="007968A6" w:rsidP="00932913">
      <w:pPr>
        <w:pStyle w:val="aff1"/>
        <w:ind w:firstLine="567"/>
        <w:jc w:val="both"/>
        <w:rPr>
          <w:sz w:val="28"/>
          <w:szCs w:val="28"/>
        </w:rPr>
      </w:pPr>
      <w:r w:rsidRPr="00302C57">
        <w:rPr>
          <w:sz w:val="28"/>
          <w:szCs w:val="28"/>
        </w:rPr>
        <w:t>- при расчете несущих конструкций, оснований и фундаментов по второй группе предельных состояний на основное сочетание нагрузок, а также по первой группе предельных состояний элементов ограждения, узлов их крепления, основных конструкций на особое сочетание нагрузок при ЧС, а также при оценке комфортности пребывания людей γ</w:t>
      </w:r>
      <w:r w:rsidRPr="00F539AB">
        <w:rPr>
          <w:i/>
          <w:sz w:val="28"/>
          <w:szCs w:val="28"/>
          <w:vertAlign w:val="subscript"/>
        </w:rPr>
        <w:t>n</w:t>
      </w:r>
      <w:r w:rsidRPr="00302C57">
        <w:rPr>
          <w:sz w:val="28"/>
          <w:szCs w:val="28"/>
        </w:rPr>
        <w:t xml:space="preserve"> = 1,0.</w:t>
      </w:r>
    </w:p>
    <w:p w14:paraId="07268C19" w14:textId="77777777" w:rsidR="0012308B" w:rsidRPr="00E04F66" w:rsidRDefault="0012308B" w:rsidP="0012308B">
      <w:pPr>
        <w:pStyle w:val="aff1"/>
        <w:ind w:firstLine="567"/>
        <w:jc w:val="both"/>
        <w:rPr>
          <w:b/>
          <w:sz w:val="28"/>
          <w:szCs w:val="28"/>
        </w:rPr>
      </w:pPr>
      <w:r w:rsidRPr="00E04F66">
        <w:rPr>
          <w:b/>
          <w:sz w:val="28"/>
          <w:szCs w:val="28"/>
        </w:rPr>
        <w:t>(Измененная редакция, Изм. № 1).</w:t>
      </w:r>
    </w:p>
    <w:p w14:paraId="196EBDDE" w14:textId="77777777" w:rsidR="007968A6" w:rsidRPr="00302C57" w:rsidRDefault="007968A6" w:rsidP="00932913">
      <w:pPr>
        <w:pStyle w:val="aff1"/>
        <w:ind w:firstLine="567"/>
        <w:jc w:val="both"/>
        <w:rPr>
          <w:sz w:val="28"/>
          <w:szCs w:val="28"/>
        </w:rPr>
      </w:pPr>
      <w:r w:rsidRPr="00302C57">
        <w:rPr>
          <w:sz w:val="28"/>
          <w:szCs w:val="28"/>
        </w:rPr>
        <w:t xml:space="preserve">7.8.3 Для зданий высотой менее </w:t>
      </w:r>
      <w:smartTag w:uri="urn:schemas-microsoft-com:office:smarttags" w:element="metricconverter">
        <w:smartTagPr>
          <w:attr w:name="ProductID" w:val="100 м"/>
        </w:smartTagPr>
        <w:r w:rsidRPr="00302C57">
          <w:rPr>
            <w:sz w:val="28"/>
            <w:szCs w:val="28"/>
          </w:rPr>
          <w:t>100 м</w:t>
        </w:r>
      </w:smartTag>
      <w:r w:rsidR="00DA5609" w:rsidRPr="00302C57">
        <w:rPr>
          <w:sz w:val="28"/>
          <w:szCs w:val="28"/>
        </w:rPr>
        <w:t xml:space="preserve"> и относящихся к сооружениям класса КС-2 в соответствии с ГОСТ 27751</w:t>
      </w:r>
      <w:r w:rsidRPr="00302C57">
        <w:rPr>
          <w:sz w:val="28"/>
          <w:szCs w:val="28"/>
        </w:rPr>
        <w:t xml:space="preserve"> </w:t>
      </w:r>
      <w:r w:rsidR="00F539AB" w:rsidRPr="00302C57">
        <w:rPr>
          <w:sz w:val="28"/>
          <w:szCs w:val="28"/>
        </w:rPr>
        <w:t>γ</w:t>
      </w:r>
      <w:r w:rsidR="00F539AB" w:rsidRPr="00F539AB">
        <w:rPr>
          <w:i/>
          <w:sz w:val="28"/>
          <w:szCs w:val="28"/>
          <w:vertAlign w:val="subscript"/>
        </w:rPr>
        <w:t>n</w:t>
      </w:r>
      <w:r w:rsidR="00F539AB" w:rsidRPr="00302C57">
        <w:rPr>
          <w:sz w:val="28"/>
          <w:szCs w:val="28"/>
        </w:rPr>
        <w:t xml:space="preserve"> = 1</w:t>
      </w:r>
      <w:r w:rsidR="00F539AB">
        <w:rPr>
          <w:sz w:val="28"/>
          <w:szCs w:val="28"/>
        </w:rPr>
        <w:t>.</w:t>
      </w:r>
    </w:p>
    <w:p w14:paraId="48769ECD" w14:textId="77777777" w:rsidR="007968A6" w:rsidRDefault="007968A6" w:rsidP="00932913">
      <w:pPr>
        <w:pStyle w:val="aff1"/>
        <w:ind w:firstLine="567"/>
        <w:jc w:val="both"/>
        <w:rPr>
          <w:sz w:val="28"/>
          <w:szCs w:val="28"/>
        </w:rPr>
      </w:pPr>
      <w:r w:rsidRPr="00302C57">
        <w:rPr>
          <w:sz w:val="28"/>
          <w:szCs w:val="28"/>
        </w:rPr>
        <w:t xml:space="preserve">7.8.4 Для наиболее ответственных элементов конструкций здания допускается устанавливать </w:t>
      </w:r>
      <w:r w:rsidR="00C07DDD" w:rsidRPr="00302C57">
        <w:rPr>
          <w:sz w:val="28"/>
          <w:szCs w:val="28"/>
        </w:rPr>
        <w:t xml:space="preserve">заказчиком по согласованию с проектировщиком </w:t>
      </w:r>
      <w:r w:rsidRPr="00302C57">
        <w:rPr>
          <w:sz w:val="28"/>
          <w:szCs w:val="28"/>
        </w:rPr>
        <w:t xml:space="preserve">в задании на проектирование частное значение коэффициента надежности по ответственности </w:t>
      </w:r>
      <w:r w:rsidR="003C453F" w:rsidRPr="00302C57">
        <w:rPr>
          <w:sz w:val="28"/>
          <w:szCs w:val="28"/>
        </w:rPr>
        <w:t>не менее</w:t>
      </w:r>
      <w:r w:rsidRPr="00302C57">
        <w:rPr>
          <w:sz w:val="28"/>
          <w:szCs w:val="28"/>
        </w:rPr>
        <w:t xml:space="preserve"> значений, установленных </w:t>
      </w:r>
      <w:r w:rsidR="00F539AB">
        <w:rPr>
          <w:sz w:val="28"/>
          <w:szCs w:val="28"/>
        </w:rPr>
        <w:t>в</w:t>
      </w:r>
      <w:r w:rsidRPr="00302C57">
        <w:rPr>
          <w:sz w:val="28"/>
          <w:szCs w:val="28"/>
        </w:rPr>
        <w:t xml:space="preserve"> 7.8.2.</w:t>
      </w:r>
    </w:p>
    <w:p w14:paraId="09B6FE4F" w14:textId="77777777" w:rsidR="00F539AB" w:rsidRPr="00F539AB" w:rsidRDefault="00F539AB" w:rsidP="00932913">
      <w:pPr>
        <w:pStyle w:val="aff1"/>
        <w:ind w:firstLine="567"/>
        <w:jc w:val="both"/>
        <w:rPr>
          <w:sz w:val="28"/>
          <w:szCs w:val="28"/>
        </w:rPr>
      </w:pPr>
    </w:p>
    <w:p w14:paraId="4C46DC63" w14:textId="77777777" w:rsidR="008F4BF9" w:rsidRPr="00F539AB" w:rsidRDefault="00F539AB" w:rsidP="00932913">
      <w:pPr>
        <w:pStyle w:val="aff1"/>
        <w:ind w:firstLine="567"/>
        <w:jc w:val="both"/>
        <w:rPr>
          <w:b/>
          <w:sz w:val="28"/>
          <w:szCs w:val="28"/>
        </w:rPr>
      </w:pPr>
      <w:bookmarkStart w:id="30" w:name="_Toc460856904"/>
      <w:r w:rsidRPr="00F539AB">
        <w:rPr>
          <w:b/>
          <w:sz w:val="28"/>
          <w:szCs w:val="28"/>
        </w:rPr>
        <w:t xml:space="preserve">7.9 </w:t>
      </w:r>
      <w:r w:rsidR="008F4BF9" w:rsidRPr="00F539AB">
        <w:rPr>
          <w:b/>
          <w:sz w:val="28"/>
          <w:szCs w:val="28"/>
        </w:rPr>
        <w:t>Сейсмические воздействия</w:t>
      </w:r>
      <w:r w:rsidR="00AD3CAB" w:rsidRPr="00F539AB">
        <w:rPr>
          <w:b/>
          <w:sz w:val="28"/>
          <w:szCs w:val="28"/>
        </w:rPr>
        <w:t xml:space="preserve"> и их учет при проектировании</w:t>
      </w:r>
      <w:bookmarkEnd w:id="30"/>
      <w:r w:rsidR="008F4BF9" w:rsidRPr="00F539AB">
        <w:rPr>
          <w:b/>
          <w:sz w:val="28"/>
          <w:szCs w:val="28"/>
        </w:rPr>
        <w:t xml:space="preserve"> </w:t>
      </w:r>
    </w:p>
    <w:p w14:paraId="5581AAF0" w14:textId="77777777" w:rsidR="009E76CF" w:rsidRPr="00F539AB" w:rsidRDefault="00F539AB" w:rsidP="00932913">
      <w:pPr>
        <w:pStyle w:val="aff1"/>
        <w:ind w:firstLine="567"/>
        <w:jc w:val="both"/>
        <w:rPr>
          <w:b/>
          <w:sz w:val="28"/>
          <w:szCs w:val="28"/>
        </w:rPr>
      </w:pPr>
      <w:bookmarkStart w:id="31" w:name="_Toc460856905"/>
      <w:r w:rsidRPr="00F539AB">
        <w:rPr>
          <w:b/>
          <w:sz w:val="28"/>
          <w:szCs w:val="28"/>
        </w:rPr>
        <w:t xml:space="preserve">7.9.1 </w:t>
      </w:r>
      <w:r w:rsidR="009E76CF" w:rsidRPr="00F539AB">
        <w:rPr>
          <w:b/>
          <w:sz w:val="28"/>
          <w:szCs w:val="28"/>
        </w:rPr>
        <w:t>Общие требования</w:t>
      </w:r>
      <w:bookmarkEnd w:id="31"/>
    </w:p>
    <w:p w14:paraId="6A87A562" w14:textId="77777777" w:rsidR="00990C6D" w:rsidRPr="00F539AB" w:rsidRDefault="00F539AB" w:rsidP="00932913">
      <w:pPr>
        <w:pStyle w:val="aff1"/>
        <w:ind w:firstLine="567"/>
        <w:jc w:val="both"/>
        <w:rPr>
          <w:sz w:val="28"/>
          <w:szCs w:val="28"/>
        </w:rPr>
      </w:pPr>
      <w:r>
        <w:rPr>
          <w:sz w:val="28"/>
          <w:szCs w:val="28"/>
        </w:rPr>
        <w:t xml:space="preserve">7.9.1.1 </w:t>
      </w:r>
      <w:r w:rsidR="00990C6D" w:rsidRPr="00F539AB">
        <w:rPr>
          <w:sz w:val="28"/>
          <w:szCs w:val="28"/>
        </w:rPr>
        <w:t>Интенсивность сейсмических воздействий в баллах (сейсмичность) для района строительства следует принимать на основе комплекта карт общего сейсмического районирования территории Российской Федерации, который отражает 10 %-</w:t>
      </w:r>
      <w:r>
        <w:rPr>
          <w:sz w:val="28"/>
          <w:szCs w:val="28"/>
        </w:rPr>
        <w:t>ну</w:t>
      </w:r>
      <w:r w:rsidR="00990C6D" w:rsidRPr="00F539AB">
        <w:rPr>
          <w:sz w:val="28"/>
          <w:szCs w:val="28"/>
        </w:rPr>
        <w:t xml:space="preserve">ю </w:t>
      </w:r>
      <w:r>
        <w:rPr>
          <w:sz w:val="28"/>
          <w:szCs w:val="28"/>
        </w:rPr>
        <w:t>(</w:t>
      </w:r>
      <w:r w:rsidR="00990C6D" w:rsidRPr="00F539AB">
        <w:rPr>
          <w:sz w:val="28"/>
          <w:szCs w:val="28"/>
        </w:rPr>
        <w:t>карта А</w:t>
      </w:r>
      <w:r>
        <w:rPr>
          <w:sz w:val="28"/>
          <w:szCs w:val="28"/>
        </w:rPr>
        <w:t>)</w:t>
      </w:r>
      <w:r w:rsidR="00990C6D" w:rsidRPr="00F539AB">
        <w:rPr>
          <w:sz w:val="28"/>
          <w:szCs w:val="28"/>
        </w:rPr>
        <w:t>, 5 %-</w:t>
      </w:r>
      <w:r>
        <w:rPr>
          <w:sz w:val="28"/>
          <w:szCs w:val="28"/>
        </w:rPr>
        <w:t>ну</w:t>
      </w:r>
      <w:r w:rsidR="00990C6D" w:rsidRPr="00F539AB">
        <w:rPr>
          <w:sz w:val="28"/>
          <w:szCs w:val="28"/>
        </w:rPr>
        <w:t xml:space="preserve">ю </w:t>
      </w:r>
      <w:r>
        <w:rPr>
          <w:sz w:val="28"/>
          <w:szCs w:val="28"/>
        </w:rPr>
        <w:t>(</w:t>
      </w:r>
      <w:r w:rsidR="00990C6D" w:rsidRPr="00F539AB">
        <w:rPr>
          <w:sz w:val="28"/>
          <w:szCs w:val="28"/>
        </w:rPr>
        <w:t>карта В</w:t>
      </w:r>
      <w:r>
        <w:rPr>
          <w:sz w:val="28"/>
          <w:szCs w:val="28"/>
        </w:rPr>
        <w:t>)</w:t>
      </w:r>
      <w:r w:rsidR="00990C6D" w:rsidRPr="00F539AB">
        <w:rPr>
          <w:sz w:val="28"/>
          <w:szCs w:val="28"/>
        </w:rPr>
        <w:t>, 1 %-</w:t>
      </w:r>
      <w:r>
        <w:rPr>
          <w:sz w:val="28"/>
          <w:szCs w:val="28"/>
        </w:rPr>
        <w:t>ну</w:t>
      </w:r>
      <w:r w:rsidR="00990C6D" w:rsidRPr="00F539AB">
        <w:rPr>
          <w:sz w:val="28"/>
          <w:szCs w:val="28"/>
        </w:rPr>
        <w:t xml:space="preserve">ю </w:t>
      </w:r>
      <w:r>
        <w:rPr>
          <w:sz w:val="28"/>
          <w:szCs w:val="28"/>
        </w:rPr>
        <w:t>(</w:t>
      </w:r>
      <w:r w:rsidR="00990C6D" w:rsidRPr="00F539AB">
        <w:rPr>
          <w:sz w:val="28"/>
          <w:szCs w:val="28"/>
        </w:rPr>
        <w:t>карта С</w:t>
      </w:r>
      <w:r>
        <w:rPr>
          <w:sz w:val="28"/>
          <w:szCs w:val="28"/>
        </w:rPr>
        <w:t>)</w:t>
      </w:r>
      <w:r w:rsidR="00990C6D" w:rsidRPr="00F539AB">
        <w:rPr>
          <w:sz w:val="28"/>
          <w:szCs w:val="28"/>
        </w:rPr>
        <w:t xml:space="preserve"> вероятности возможного превышения в течение 50 лет указанных на картах значений сейсмической интенсивности. Указанным значениям вероятностей соответствуют следующие средние интервалы времени между землетрясениями расчетной интенсивности: 500 лет (карта А), 1000 лет (карта В), 5000 лет (карта С</w:t>
      </w:r>
      <w:r w:rsidR="00A3281C">
        <w:rPr>
          <w:sz w:val="28"/>
          <w:szCs w:val="28"/>
        </w:rPr>
        <w:t>).</w:t>
      </w:r>
    </w:p>
    <w:p w14:paraId="70E08587" w14:textId="77777777" w:rsidR="00B75EF6" w:rsidRPr="00F539AB" w:rsidRDefault="00B75EF6" w:rsidP="00932913">
      <w:pPr>
        <w:pStyle w:val="aff1"/>
        <w:ind w:firstLine="567"/>
        <w:jc w:val="both"/>
        <w:rPr>
          <w:sz w:val="28"/>
          <w:szCs w:val="28"/>
        </w:rPr>
      </w:pPr>
      <w:r w:rsidRPr="00F539AB">
        <w:rPr>
          <w:sz w:val="28"/>
          <w:szCs w:val="28"/>
        </w:rPr>
        <w:t xml:space="preserve">Решение о выборе карты для оценки сейсмичности площадки при проектировании конкретного объекта принимается заказчиком по представлению генерального проектировщика. </w:t>
      </w:r>
    </w:p>
    <w:p w14:paraId="51CB2A15" w14:textId="77777777" w:rsidR="0012308B" w:rsidRPr="00124909" w:rsidRDefault="0012308B" w:rsidP="0012308B">
      <w:pPr>
        <w:pStyle w:val="aff1"/>
        <w:ind w:firstLine="567"/>
        <w:jc w:val="both"/>
        <w:rPr>
          <w:sz w:val="28"/>
          <w:szCs w:val="28"/>
        </w:rPr>
      </w:pPr>
      <w:r w:rsidRPr="00124909">
        <w:rPr>
          <w:sz w:val="28"/>
          <w:szCs w:val="28"/>
        </w:rPr>
        <w:t>7.9.1.2 Расчетную сейсмичность площадки строительства следует определять на основании ДСР и СМР с учетом грунтовых и гидрогеологических условий согласно соответствующи</w:t>
      </w:r>
      <w:r>
        <w:rPr>
          <w:sz w:val="28"/>
          <w:szCs w:val="28"/>
        </w:rPr>
        <w:t>м</w:t>
      </w:r>
      <w:r w:rsidRPr="00124909">
        <w:rPr>
          <w:sz w:val="28"/>
          <w:szCs w:val="28"/>
        </w:rPr>
        <w:t xml:space="preserve"> </w:t>
      </w:r>
      <w:r>
        <w:rPr>
          <w:sz w:val="28"/>
          <w:szCs w:val="28"/>
        </w:rPr>
        <w:t>нормативным документам</w:t>
      </w:r>
      <w:r w:rsidRPr="00124909">
        <w:rPr>
          <w:sz w:val="28"/>
          <w:szCs w:val="28"/>
        </w:rPr>
        <w:t>. На площадках строительства, где не проводилось СМР, в виде исключения для зданий высотой менее 100 м допускается определять сейсмичность согласно таблице 7.</w:t>
      </w:r>
      <w:r>
        <w:rPr>
          <w:sz w:val="28"/>
          <w:szCs w:val="28"/>
        </w:rPr>
        <w:t>3.</w:t>
      </w:r>
    </w:p>
    <w:p w14:paraId="007E5492" w14:textId="7A1A3660" w:rsidR="00A61CC7" w:rsidRDefault="00A61CC7" w:rsidP="00932913">
      <w:pPr>
        <w:pStyle w:val="aff1"/>
        <w:ind w:firstLine="567"/>
        <w:jc w:val="both"/>
        <w:rPr>
          <w:sz w:val="28"/>
          <w:szCs w:val="28"/>
        </w:rPr>
      </w:pPr>
    </w:p>
    <w:p w14:paraId="5AA4FD68" w14:textId="77777777" w:rsidR="0012308B" w:rsidRPr="00F539AB" w:rsidRDefault="0012308B" w:rsidP="00932913">
      <w:pPr>
        <w:pStyle w:val="aff1"/>
        <w:ind w:firstLine="567"/>
        <w:jc w:val="both"/>
        <w:rPr>
          <w:sz w:val="28"/>
          <w:szCs w:val="28"/>
        </w:rPr>
      </w:pPr>
    </w:p>
    <w:p w14:paraId="097F05A3" w14:textId="77777777" w:rsidR="009E76CF" w:rsidRPr="00F539AB" w:rsidRDefault="009E76CF" w:rsidP="00932913">
      <w:pPr>
        <w:pStyle w:val="aff1"/>
        <w:jc w:val="both"/>
        <w:rPr>
          <w:sz w:val="28"/>
          <w:szCs w:val="28"/>
        </w:rPr>
      </w:pPr>
      <w:r w:rsidRPr="00F539AB">
        <w:rPr>
          <w:sz w:val="28"/>
          <w:szCs w:val="28"/>
        </w:rPr>
        <w:lastRenderedPageBreak/>
        <w:t>Т</w:t>
      </w:r>
      <w:r w:rsidR="00A3281C">
        <w:rPr>
          <w:sz w:val="28"/>
          <w:szCs w:val="28"/>
        </w:rPr>
        <w:t xml:space="preserve"> </w:t>
      </w:r>
      <w:r w:rsidRPr="00F539AB">
        <w:rPr>
          <w:sz w:val="28"/>
          <w:szCs w:val="28"/>
        </w:rPr>
        <w:t>а</w:t>
      </w:r>
      <w:r w:rsidR="00A3281C">
        <w:rPr>
          <w:sz w:val="28"/>
          <w:szCs w:val="28"/>
        </w:rPr>
        <w:t xml:space="preserve"> </w:t>
      </w:r>
      <w:r w:rsidRPr="00F539AB">
        <w:rPr>
          <w:sz w:val="28"/>
          <w:szCs w:val="28"/>
        </w:rPr>
        <w:t>б</w:t>
      </w:r>
      <w:r w:rsidR="00A3281C">
        <w:rPr>
          <w:sz w:val="28"/>
          <w:szCs w:val="28"/>
        </w:rPr>
        <w:t xml:space="preserve"> </w:t>
      </w:r>
      <w:r w:rsidRPr="00F539AB">
        <w:rPr>
          <w:sz w:val="28"/>
          <w:szCs w:val="28"/>
        </w:rPr>
        <w:t>л</w:t>
      </w:r>
      <w:r w:rsidR="00A3281C">
        <w:rPr>
          <w:sz w:val="28"/>
          <w:szCs w:val="28"/>
        </w:rPr>
        <w:t xml:space="preserve"> </w:t>
      </w:r>
      <w:r w:rsidRPr="00F539AB">
        <w:rPr>
          <w:sz w:val="28"/>
          <w:szCs w:val="28"/>
        </w:rPr>
        <w:t>и</w:t>
      </w:r>
      <w:r w:rsidR="00A3281C">
        <w:rPr>
          <w:sz w:val="28"/>
          <w:szCs w:val="28"/>
        </w:rPr>
        <w:t xml:space="preserve"> </w:t>
      </w:r>
      <w:r w:rsidRPr="00F539AB">
        <w:rPr>
          <w:sz w:val="28"/>
          <w:szCs w:val="28"/>
        </w:rPr>
        <w:t>ц</w:t>
      </w:r>
      <w:r w:rsidR="00A3281C">
        <w:rPr>
          <w:sz w:val="28"/>
          <w:szCs w:val="28"/>
        </w:rPr>
        <w:t xml:space="preserve"> </w:t>
      </w:r>
      <w:r w:rsidRPr="00F539AB">
        <w:rPr>
          <w:sz w:val="28"/>
          <w:szCs w:val="28"/>
        </w:rPr>
        <w:t>а</w:t>
      </w:r>
      <w:r w:rsidR="00A3281C">
        <w:rPr>
          <w:sz w:val="28"/>
          <w:szCs w:val="28"/>
        </w:rPr>
        <w:t xml:space="preserve">  </w:t>
      </w:r>
      <w:r w:rsidRPr="00F539AB">
        <w:rPr>
          <w:sz w:val="28"/>
          <w:szCs w:val="28"/>
        </w:rPr>
        <w:t xml:space="preserve"> 7.</w:t>
      </w:r>
      <w:r w:rsidR="00A3281C">
        <w:rPr>
          <w:sz w:val="28"/>
          <w:szCs w:val="28"/>
        </w:rPr>
        <w:t>3</w:t>
      </w:r>
      <w:r w:rsidRPr="00F539AB">
        <w:rPr>
          <w:sz w:val="28"/>
          <w:szCs w:val="28"/>
        </w:rPr>
        <w:t xml:space="preserve"> </w:t>
      </w:r>
      <w:r w:rsidR="00A3281C">
        <w:rPr>
          <w:sz w:val="28"/>
          <w:szCs w:val="28"/>
        </w:rPr>
        <w:t>–</w:t>
      </w:r>
      <w:r w:rsidRPr="00F539AB">
        <w:rPr>
          <w:sz w:val="28"/>
          <w:szCs w:val="28"/>
        </w:rPr>
        <w:t xml:space="preserve"> </w:t>
      </w:r>
      <w:r w:rsidRPr="00A3281C">
        <w:rPr>
          <w:b/>
          <w:sz w:val="28"/>
          <w:szCs w:val="28"/>
        </w:rPr>
        <w:t>Сейсмичность площадки строительства</w:t>
      </w:r>
    </w:p>
    <w:tbl>
      <w:tblPr>
        <w:tblpPr w:leftFromText="180" w:rightFromText="180" w:vertAnchor="text" w:tblpY="1"/>
        <w:tblOverlap w:val="never"/>
        <w:tblW w:w="528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827"/>
        <w:gridCol w:w="3660"/>
        <w:gridCol w:w="1328"/>
        <w:gridCol w:w="2150"/>
        <w:gridCol w:w="534"/>
        <w:gridCol w:w="535"/>
        <w:gridCol w:w="846"/>
      </w:tblGrid>
      <w:tr w:rsidR="004C43DC" w:rsidRPr="00124909" w14:paraId="33DFF79E" w14:textId="77777777" w:rsidTr="00522A8A">
        <w:trPr>
          <w:tblHeader/>
        </w:trPr>
        <w:tc>
          <w:tcPr>
            <w:tcW w:w="419" w:type="pct"/>
            <w:vMerge w:val="restart"/>
            <w:shd w:val="clear" w:color="auto" w:fill="FFFFFF"/>
            <w:tcMar>
              <w:top w:w="0" w:type="dxa"/>
              <w:left w:w="28" w:type="dxa"/>
              <w:bottom w:w="0" w:type="dxa"/>
              <w:right w:w="28" w:type="dxa"/>
            </w:tcMar>
            <w:textDirection w:val="btLr"/>
            <w:vAlign w:val="center"/>
          </w:tcPr>
          <w:p w14:paraId="79DEA94A" w14:textId="77777777" w:rsidR="004C43DC" w:rsidRPr="00124909" w:rsidRDefault="004C43DC" w:rsidP="00522A8A">
            <w:pPr>
              <w:shd w:val="clear" w:color="auto" w:fill="FFFFFF"/>
              <w:autoSpaceDE w:val="0"/>
              <w:autoSpaceDN w:val="0"/>
              <w:ind w:left="113" w:right="113"/>
              <w:jc w:val="center"/>
              <w:rPr>
                <w:lang w:eastAsia="en-US"/>
              </w:rPr>
            </w:pPr>
            <w:bookmarkStart w:id="32" w:name="TO0000002"/>
            <w:r w:rsidRPr="00124909">
              <w:t>Категория грунта по сейсмическим свойствам</w:t>
            </w:r>
            <w:bookmarkEnd w:id="32"/>
          </w:p>
        </w:tc>
        <w:tc>
          <w:tcPr>
            <w:tcW w:w="1852" w:type="pct"/>
            <w:vMerge w:val="restart"/>
            <w:shd w:val="clear" w:color="auto" w:fill="FFFFFF"/>
            <w:tcMar>
              <w:top w:w="0" w:type="dxa"/>
              <w:left w:w="28" w:type="dxa"/>
              <w:bottom w:w="0" w:type="dxa"/>
              <w:right w:w="28" w:type="dxa"/>
            </w:tcMar>
            <w:vAlign w:val="center"/>
          </w:tcPr>
          <w:p w14:paraId="6E116C7F" w14:textId="77777777" w:rsidR="004C43DC" w:rsidRPr="00124909" w:rsidRDefault="004C43DC" w:rsidP="00522A8A">
            <w:pPr>
              <w:shd w:val="clear" w:color="auto" w:fill="FFFFFF"/>
              <w:autoSpaceDE w:val="0"/>
              <w:autoSpaceDN w:val="0"/>
              <w:jc w:val="center"/>
              <w:rPr>
                <w:lang w:eastAsia="en-US"/>
              </w:rPr>
            </w:pPr>
            <w:r w:rsidRPr="00124909">
              <w:t>Грунты</w:t>
            </w:r>
          </w:p>
        </w:tc>
        <w:tc>
          <w:tcPr>
            <w:tcW w:w="1760" w:type="pct"/>
            <w:gridSpan w:val="2"/>
            <w:shd w:val="clear" w:color="auto" w:fill="FFFFFF"/>
            <w:tcMar>
              <w:top w:w="0" w:type="dxa"/>
              <w:left w:w="28" w:type="dxa"/>
              <w:bottom w:w="0" w:type="dxa"/>
              <w:right w:w="28" w:type="dxa"/>
            </w:tcMar>
            <w:vAlign w:val="center"/>
          </w:tcPr>
          <w:p w14:paraId="2D7C44A4" w14:textId="77777777" w:rsidR="004C43DC" w:rsidRPr="00124909" w:rsidRDefault="004C43DC" w:rsidP="00522A8A">
            <w:pPr>
              <w:shd w:val="clear" w:color="auto" w:fill="FFFFFF"/>
              <w:autoSpaceDE w:val="0"/>
              <w:autoSpaceDN w:val="0"/>
              <w:jc w:val="center"/>
              <w:rPr>
                <w:lang w:eastAsia="en-US"/>
              </w:rPr>
            </w:pPr>
            <w:r w:rsidRPr="00124909">
              <w:t>Дополнительная информация о скоростях сейсмических волн</w:t>
            </w:r>
          </w:p>
        </w:tc>
        <w:tc>
          <w:tcPr>
            <w:tcW w:w="969" w:type="pct"/>
            <w:gridSpan w:val="3"/>
            <w:shd w:val="clear" w:color="auto" w:fill="FFFFFF"/>
            <w:tcMar>
              <w:top w:w="0" w:type="dxa"/>
              <w:left w:w="28" w:type="dxa"/>
              <w:bottom w:w="0" w:type="dxa"/>
              <w:right w:w="28" w:type="dxa"/>
            </w:tcMar>
            <w:vAlign w:val="center"/>
          </w:tcPr>
          <w:p w14:paraId="13620ED7" w14:textId="77777777" w:rsidR="004C43DC" w:rsidRPr="00124909" w:rsidRDefault="004C43DC" w:rsidP="00522A8A">
            <w:pPr>
              <w:shd w:val="clear" w:color="auto" w:fill="FFFFFF"/>
              <w:autoSpaceDE w:val="0"/>
              <w:autoSpaceDN w:val="0"/>
              <w:jc w:val="center"/>
              <w:rPr>
                <w:lang w:eastAsia="en-US"/>
              </w:rPr>
            </w:pPr>
            <w:r w:rsidRPr="00124909">
              <w:t>Сейсмичность площадки строительства при сейсмичности района, баллы</w:t>
            </w:r>
          </w:p>
        </w:tc>
      </w:tr>
      <w:tr w:rsidR="004C43DC" w:rsidRPr="00124909" w14:paraId="0563B86E" w14:textId="77777777" w:rsidTr="00522A8A">
        <w:trPr>
          <w:tblHeader/>
        </w:trPr>
        <w:tc>
          <w:tcPr>
            <w:tcW w:w="0" w:type="auto"/>
            <w:vMerge/>
            <w:shd w:val="clear" w:color="auto" w:fill="FFFFFF"/>
            <w:vAlign w:val="center"/>
          </w:tcPr>
          <w:p w14:paraId="322B3401" w14:textId="77777777" w:rsidR="004C43DC" w:rsidRPr="00124909" w:rsidRDefault="004C43DC" w:rsidP="00522A8A">
            <w:pPr>
              <w:rPr>
                <w:lang w:eastAsia="en-US"/>
              </w:rPr>
            </w:pPr>
          </w:p>
        </w:tc>
        <w:tc>
          <w:tcPr>
            <w:tcW w:w="0" w:type="auto"/>
            <w:vMerge/>
            <w:shd w:val="clear" w:color="auto" w:fill="FFFFFF"/>
            <w:vAlign w:val="center"/>
          </w:tcPr>
          <w:p w14:paraId="3E76C868" w14:textId="77777777" w:rsidR="004C43DC" w:rsidRPr="00124909" w:rsidRDefault="004C43DC" w:rsidP="00522A8A">
            <w:pPr>
              <w:rPr>
                <w:lang w:eastAsia="en-US"/>
              </w:rPr>
            </w:pPr>
          </w:p>
        </w:tc>
        <w:tc>
          <w:tcPr>
            <w:tcW w:w="672" w:type="pct"/>
            <w:shd w:val="clear" w:color="auto" w:fill="FFFFFF"/>
            <w:tcMar>
              <w:top w:w="0" w:type="dxa"/>
              <w:left w:w="28" w:type="dxa"/>
              <w:bottom w:w="0" w:type="dxa"/>
              <w:right w:w="28" w:type="dxa"/>
            </w:tcMar>
            <w:vAlign w:val="center"/>
          </w:tcPr>
          <w:p w14:paraId="6DF3008A" w14:textId="77777777" w:rsidR="004C43DC" w:rsidRPr="00124909" w:rsidRDefault="004C43DC" w:rsidP="00522A8A">
            <w:pPr>
              <w:shd w:val="clear" w:color="auto" w:fill="FFFFFF"/>
              <w:autoSpaceDE w:val="0"/>
              <w:autoSpaceDN w:val="0"/>
              <w:jc w:val="center"/>
              <w:rPr>
                <w:lang w:eastAsia="en-US"/>
              </w:rPr>
            </w:pPr>
            <w:r w:rsidRPr="00124909">
              <w:t xml:space="preserve">Скорость поперечных волн </w:t>
            </w:r>
            <w:r w:rsidRPr="00124909">
              <w:rPr>
                <w:i/>
                <w:iCs/>
              </w:rPr>
              <w:t>V</w:t>
            </w:r>
            <w:r>
              <w:rPr>
                <w:i/>
                <w:iCs/>
                <w:vertAlign w:val="subscript"/>
                <w:lang w:val="en-US"/>
              </w:rPr>
              <w:t>S</w:t>
            </w:r>
            <w:r w:rsidRPr="00124909">
              <w:t>, м/с</w:t>
            </w:r>
          </w:p>
        </w:tc>
        <w:tc>
          <w:tcPr>
            <w:tcW w:w="1088" w:type="pct"/>
            <w:shd w:val="clear" w:color="auto" w:fill="FFFFFF"/>
            <w:tcMar>
              <w:top w:w="0" w:type="dxa"/>
              <w:left w:w="28" w:type="dxa"/>
              <w:bottom w:w="0" w:type="dxa"/>
              <w:right w:w="28" w:type="dxa"/>
            </w:tcMar>
            <w:vAlign w:val="center"/>
          </w:tcPr>
          <w:p w14:paraId="1E68A845" w14:textId="77777777" w:rsidR="004C43DC" w:rsidRPr="008F188A" w:rsidRDefault="004C43DC" w:rsidP="00522A8A">
            <w:pPr>
              <w:shd w:val="clear" w:color="auto" w:fill="FFFFFF"/>
              <w:autoSpaceDE w:val="0"/>
              <w:autoSpaceDN w:val="0"/>
              <w:jc w:val="center"/>
              <w:rPr>
                <w:lang w:eastAsia="en-US"/>
              </w:rPr>
            </w:pPr>
            <w:r w:rsidRPr="00124909">
              <w:t xml:space="preserve">Отношение скоростей продольных </w:t>
            </w:r>
            <w:r w:rsidRPr="00124909">
              <w:rPr>
                <w:i/>
                <w:iCs/>
              </w:rPr>
              <w:t>V</w:t>
            </w:r>
            <w:r>
              <w:rPr>
                <w:i/>
                <w:iCs/>
                <w:vertAlign w:val="subscript"/>
                <w:lang w:val="en-US"/>
              </w:rPr>
              <w:t>P</w:t>
            </w:r>
            <w:r w:rsidRPr="00124909">
              <w:t xml:space="preserve"> и поперечных </w:t>
            </w:r>
            <w:r w:rsidRPr="00124909">
              <w:rPr>
                <w:i/>
                <w:iCs/>
              </w:rPr>
              <w:t>V</w:t>
            </w:r>
            <w:r>
              <w:rPr>
                <w:i/>
                <w:iCs/>
                <w:vertAlign w:val="subscript"/>
                <w:lang w:val="en-US"/>
              </w:rPr>
              <w:t>S</w:t>
            </w:r>
            <w:r w:rsidRPr="00124909">
              <w:t xml:space="preserve"> волн </w:t>
            </w:r>
            <w:r w:rsidRPr="00124909">
              <w:rPr>
                <w:i/>
                <w:iCs/>
              </w:rPr>
              <w:t>V</w:t>
            </w:r>
            <w:r>
              <w:rPr>
                <w:i/>
                <w:iCs/>
                <w:vertAlign w:val="subscript"/>
                <w:lang w:val="en-US"/>
              </w:rPr>
              <w:t>P</w:t>
            </w:r>
            <w:r w:rsidRPr="00124909">
              <w:t>/</w:t>
            </w:r>
            <w:r w:rsidRPr="00124909">
              <w:rPr>
                <w:i/>
                <w:iCs/>
              </w:rPr>
              <w:t>V</w:t>
            </w:r>
            <w:r>
              <w:rPr>
                <w:i/>
                <w:iCs/>
                <w:vertAlign w:val="subscript"/>
                <w:lang w:val="en-US"/>
              </w:rPr>
              <w:t>S</w:t>
            </w:r>
          </w:p>
        </w:tc>
        <w:tc>
          <w:tcPr>
            <w:tcW w:w="270" w:type="pct"/>
            <w:shd w:val="clear" w:color="auto" w:fill="FFFFFF"/>
            <w:tcMar>
              <w:top w:w="0" w:type="dxa"/>
              <w:left w:w="28" w:type="dxa"/>
              <w:bottom w:w="0" w:type="dxa"/>
              <w:right w:w="28" w:type="dxa"/>
            </w:tcMar>
            <w:vAlign w:val="center"/>
          </w:tcPr>
          <w:p w14:paraId="300C158A" w14:textId="77777777" w:rsidR="004C43DC" w:rsidRPr="00124909" w:rsidRDefault="004C43DC" w:rsidP="00522A8A">
            <w:pPr>
              <w:shd w:val="clear" w:color="auto" w:fill="FFFFFF"/>
              <w:autoSpaceDE w:val="0"/>
              <w:autoSpaceDN w:val="0"/>
              <w:jc w:val="center"/>
              <w:rPr>
                <w:lang w:eastAsia="en-US"/>
              </w:rPr>
            </w:pPr>
            <w:r w:rsidRPr="00124909">
              <w:t>7</w:t>
            </w:r>
          </w:p>
        </w:tc>
        <w:tc>
          <w:tcPr>
            <w:tcW w:w="271" w:type="pct"/>
            <w:shd w:val="clear" w:color="auto" w:fill="FFFFFF"/>
            <w:tcMar>
              <w:top w:w="0" w:type="dxa"/>
              <w:left w:w="28" w:type="dxa"/>
              <w:bottom w:w="0" w:type="dxa"/>
              <w:right w:w="28" w:type="dxa"/>
            </w:tcMar>
            <w:vAlign w:val="center"/>
          </w:tcPr>
          <w:p w14:paraId="5AA32AFE" w14:textId="77777777" w:rsidR="004C43DC" w:rsidRPr="00124909" w:rsidRDefault="004C43DC" w:rsidP="00522A8A">
            <w:pPr>
              <w:shd w:val="clear" w:color="auto" w:fill="FFFFFF"/>
              <w:autoSpaceDE w:val="0"/>
              <w:autoSpaceDN w:val="0"/>
              <w:jc w:val="center"/>
              <w:rPr>
                <w:lang w:eastAsia="en-US"/>
              </w:rPr>
            </w:pPr>
            <w:r w:rsidRPr="00124909">
              <w:t>8</w:t>
            </w:r>
          </w:p>
        </w:tc>
        <w:tc>
          <w:tcPr>
            <w:tcW w:w="428" w:type="pct"/>
            <w:shd w:val="clear" w:color="auto" w:fill="FFFFFF"/>
            <w:tcMar>
              <w:top w:w="0" w:type="dxa"/>
              <w:left w:w="28" w:type="dxa"/>
              <w:bottom w:w="0" w:type="dxa"/>
              <w:right w:w="28" w:type="dxa"/>
            </w:tcMar>
            <w:vAlign w:val="center"/>
          </w:tcPr>
          <w:p w14:paraId="40B546A3" w14:textId="77777777" w:rsidR="004C43DC" w:rsidRPr="00124909" w:rsidRDefault="004C43DC" w:rsidP="00522A8A">
            <w:pPr>
              <w:shd w:val="clear" w:color="auto" w:fill="FFFFFF"/>
              <w:autoSpaceDE w:val="0"/>
              <w:autoSpaceDN w:val="0"/>
              <w:jc w:val="center"/>
              <w:rPr>
                <w:lang w:eastAsia="en-US"/>
              </w:rPr>
            </w:pPr>
            <w:r w:rsidRPr="00124909">
              <w:t>9</w:t>
            </w:r>
          </w:p>
        </w:tc>
      </w:tr>
      <w:tr w:rsidR="004C43DC" w:rsidRPr="00124909" w14:paraId="37BA8A93" w14:textId="77777777" w:rsidTr="00522A8A">
        <w:tc>
          <w:tcPr>
            <w:tcW w:w="419" w:type="pct"/>
            <w:shd w:val="clear" w:color="auto" w:fill="FFFFFF"/>
            <w:tcMar>
              <w:top w:w="0" w:type="dxa"/>
              <w:left w:w="28" w:type="dxa"/>
              <w:bottom w:w="0" w:type="dxa"/>
              <w:right w:w="28" w:type="dxa"/>
            </w:tcMar>
          </w:tcPr>
          <w:p w14:paraId="5DA705F0" w14:textId="77777777" w:rsidR="004C43DC" w:rsidRPr="00124909" w:rsidRDefault="004C43DC" w:rsidP="00522A8A">
            <w:pPr>
              <w:shd w:val="clear" w:color="auto" w:fill="FFFFFF"/>
              <w:autoSpaceDE w:val="0"/>
              <w:autoSpaceDN w:val="0"/>
              <w:spacing w:after="200"/>
              <w:jc w:val="center"/>
              <w:rPr>
                <w:lang w:eastAsia="en-US"/>
              </w:rPr>
            </w:pPr>
            <w:r w:rsidRPr="00124909">
              <w:t>I</w:t>
            </w:r>
          </w:p>
        </w:tc>
        <w:tc>
          <w:tcPr>
            <w:tcW w:w="1852" w:type="pct"/>
            <w:shd w:val="clear" w:color="auto" w:fill="FFFFFF"/>
            <w:tcMar>
              <w:top w:w="0" w:type="dxa"/>
              <w:left w:w="28" w:type="dxa"/>
              <w:bottom w:w="0" w:type="dxa"/>
              <w:right w:w="28" w:type="dxa"/>
            </w:tcMar>
          </w:tcPr>
          <w:p w14:paraId="6B9BA7F2" w14:textId="77777777" w:rsidR="004C43DC" w:rsidRDefault="004C43DC" w:rsidP="00522A8A">
            <w:pPr>
              <w:shd w:val="clear" w:color="auto" w:fill="FFFFFF"/>
              <w:autoSpaceDE w:val="0"/>
              <w:autoSpaceDN w:val="0"/>
              <w:ind w:right="68"/>
            </w:pPr>
            <w:r w:rsidRPr="00124909">
              <w:t xml:space="preserve">Скальные грунты всех видов (в т. ч. </w:t>
            </w:r>
            <w:r>
              <w:t>вечно</w:t>
            </w:r>
            <w:r w:rsidRPr="00124909">
              <w:t xml:space="preserve">мерзлые и </w:t>
            </w:r>
            <w:r>
              <w:t>вечномерзлые оттаявшие)</w:t>
            </w:r>
          </w:p>
          <w:p w14:paraId="4D86CDFF" w14:textId="77777777" w:rsidR="004C43DC" w:rsidRPr="00124909" w:rsidRDefault="004C43DC" w:rsidP="00522A8A">
            <w:pPr>
              <w:shd w:val="clear" w:color="auto" w:fill="FFFFFF"/>
              <w:autoSpaceDE w:val="0"/>
              <w:autoSpaceDN w:val="0"/>
              <w:ind w:right="68"/>
              <w:rPr>
                <w:lang w:eastAsia="en-US"/>
              </w:rPr>
            </w:pPr>
            <w:r>
              <w:t>невыветрелые и слабовыветрелые;</w:t>
            </w:r>
            <w:r w:rsidRPr="00124909">
              <w:t xml:space="preserve"> крупнообломочные грунты плотные маловлажные из магматических пород, содержащие до 30 %</w:t>
            </w:r>
            <w:r>
              <w:t xml:space="preserve"> песчано-глинистого заполнителя;</w:t>
            </w:r>
            <w:r w:rsidRPr="00124909">
              <w:t xml:space="preserve"> выветрелые и сильновыветрелые скальные и нескальные твердомерзлые (</w:t>
            </w:r>
            <w:r>
              <w:t>вечно</w:t>
            </w:r>
            <w:r w:rsidRPr="00124909">
              <w:t xml:space="preserve">мерзлые) грунты при температуре минус 2 °С и ниже при строительстве и эксплуатации по </w:t>
            </w:r>
            <w:r>
              <w:t>категории</w:t>
            </w:r>
            <w:r w:rsidRPr="00124909">
              <w:t xml:space="preserve"> I (сохранение грунтов основания в мерзлом состоянии)</w:t>
            </w:r>
          </w:p>
        </w:tc>
        <w:tc>
          <w:tcPr>
            <w:tcW w:w="672" w:type="pct"/>
            <w:shd w:val="clear" w:color="auto" w:fill="FFFFFF"/>
            <w:tcMar>
              <w:top w:w="0" w:type="dxa"/>
              <w:left w:w="28" w:type="dxa"/>
              <w:bottom w:w="0" w:type="dxa"/>
              <w:right w:w="28" w:type="dxa"/>
            </w:tcMar>
          </w:tcPr>
          <w:p w14:paraId="47999CCF" w14:textId="77777777" w:rsidR="004C43DC" w:rsidRPr="00124909" w:rsidRDefault="004C43DC" w:rsidP="00522A8A">
            <w:pPr>
              <w:shd w:val="clear" w:color="auto" w:fill="FFFFFF"/>
              <w:autoSpaceDE w:val="0"/>
              <w:autoSpaceDN w:val="0"/>
              <w:jc w:val="center"/>
              <w:rPr>
                <w:lang w:eastAsia="en-US"/>
              </w:rPr>
            </w:pPr>
            <w:r w:rsidRPr="00124909">
              <w:t>≥ 700</w:t>
            </w:r>
          </w:p>
        </w:tc>
        <w:tc>
          <w:tcPr>
            <w:tcW w:w="1088" w:type="pct"/>
            <w:shd w:val="clear" w:color="auto" w:fill="FFFFFF"/>
            <w:tcMar>
              <w:top w:w="0" w:type="dxa"/>
              <w:left w:w="28" w:type="dxa"/>
              <w:bottom w:w="0" w:type="dxa"/>
              <w:right w:w="28" w:type="dxa"/>
            </w:tcMar>
          </w:tcPr>
          <w:p w14:paraId="6B217DA0" w14:textId="77777777" w:rsidR="004C43DC" w:rsidRPr="00124909" w:rsidRDefault="004C43DC" w:rsidP="00522A8A">
            <w:pPr>
              <w:shd w:val="clear" w:color="auto" w:fill="FFFFFF"/>
              <w:autoSpaceDE w:val="0"/>
              <w:autoSpaceDN w:val="0"/>
              <w:jc w:val="center"/>
              <w:rPr>
                <w:lang w:eastAsia="en-US"/>
              </w:rPr>
            </w:pPr>
            <w:r w:rsidRPr="00124909">
              <w:t>1,7–2,2</w:t>
            </w:r>
          </w:p>
        </w:tc>
        <w:tc>
          <w:tcPr>
            <w:tcW w:w="270" w:type="pct"/>
            <w:shd w:val="clear" w:color="auto" w:fill="FFFFFF"/>
            <w:tcMar>
              <w:top w:w="0" w:type="dxa"/>
              <w:left w:w="28" w:type="dxa"/>
              <w:bottom w:w="0" w:type="dxa"/>
              <w:right w:w="28" w:type="dxa"/>
            </w:tcMar>
          </w:tcPr>
          <w:p w14:paraId="7EDD4773" w14:textId="77777777" w:rsidR="004C43DC" w:rsidRPr="00124909" w:rsidRDefault="004C43DC" w:rsidP="00522A8A">
            <w:pPr>
              <w:shd w:val="clear" w:color="auto" w:fill="FFFFFF"/>
              <w:autoSpaceDE w:val="0"/>
              <w:autoSpaceDN w:val="0"/>
              <w:jc w:val="center"/>
              <w:rPr>
                <w:lang w:eastAsia="en-US"/>
              </w:rPr>
            </w:pPr>
            <w:r w:rsidRPr="00124909">
              <w:t>6</w:t>
            </w:r>
            <w:bookmarkStart w:id="33" w:name="NORMACS_PAGE_8"/>
            <w:bookmarkEnd w:id="33"/>
          </w:p>
        </w:tc>
        <w:tc>
          <w:tcPr>
            <w:tcW w:w="271" w:type="pct"/>
            <w:shd w:val="clear" w:color="auto" w:fill="FFFFFF"/>
            <w:tcMar>
              <w:top w:w="0" w:type="dxa"/>
              <w:left w:w="28" w:type="dxa"/>
              <w:bottom w:w="0" w:type="dxa"/>
              <w:right w:w="28" w:type="dxa"/>
            </w:tcMar>
          </w:tcPr>
          <w:p w14:paraId="0A0B0F60" w14:textId="77777777" w:rsidR="004C43DC" w:rsidRPr="00124909" w:rsidRDefault="004C43DC" w:rsidP="00522A8A">
            <w:pPr>
              <w:shd w:val="clear" w:color="auto" w:fill="FFFFFF"/>
              <w:autoSpaceDE w:val="0"/>
              <w:autoSpaceDN w:val="0"/>
              <w:jc w:val="center"/>
              <w:rPr>
                <w:lang w:eastAsia="en-US"/>
              </w:rPr>
            </w:pPr>
            <w:r w:rsidRPr="00124909">
              <w:t>7</w:t>
            </w:r>
          </w:p>
        </w:tc>
        <w:tc>
          <w:tcPr>
            <w:tcW w:w="428" w:type="pct"/>
            <w:shd w:val="clear" w:color="auto" w:fill="FFFFFF"/>
            <w:tcMar>
              <w:top w:w="0" w:type="dxa"/>
              <w:left w:w="28" w:type="dxa"/>
              <w:bottom w:w="0" w:type="dxa"/>
              <w:right w:w="28" w:type="dxa"/>
            </w:tcMar>
          </w:tcPr>
          <w:p w14:paraId="65598E72" w14:textId="77777777" w:rsidR="004C43DC" w:rsidRPr="00124909" w:rsidRDefault="004C43DC" w:rsidP="00522A8A">
            <w:pPr>
              <w:shd w:val="clear" w:color="auto" w:fill="FFFFFF"/>
              <w:autoSpaceDE w:val="0"/>
              <w:autoSpaceDN w:val="0"/>
              <w:jc w:val="center"/>
              <w:rPr>
                <w:lang w:eastAsia="en-US"/>
              </w:rPr>
            </w:pPr>
            <w:r w:rsidRPr="00124909">
              <w:t>8</w:t>
            </w:r>
          </w:p>
        </w:tc>
      </w:tr>
      <w:tr w:rsidR="004C43DC" w:rsidRPr="00124909" w14:paraId="461261E8" w14:textId="77777777" w:rsidTr="00522A8A">
        <w:tc>
          <w:tcPr>
            <w:tcW w:w="419" w:type="pct"/>
            <w:shd w:val="clear" w:color="auto" w:fill="FFFFFF"/>
            <w:tcMar>
              <w:top w:w="0" w:type="dxa"/>
              <w:left w:w="28" w:type="dxa"/>
              <w:bottom w:w="0" w:type="dxa"/>
              <w:right w:w="28" w:type="dxa"/>
            </w:tcMar>
          </w:tcPr>
          <w:p w14:paraId="0A62F71B" w14:textId="77777777" w:rsidR="004C43DC" w:rsidRPr="00124909" w:rsidRDefault="004C43DC" w:rsidP="00522A8A">
            <w:pPr>
              <w:shd w:val="clear" w:color="auto" w:fill="FFFFFF"/>
              <w:autoSpaceDE w:val="0"/>
              <w:autoSpaceDN w:val="0"/>
              <w:spacing w:after="200"/>
              <w:jc w:val="center"/>
              <w:rPr>
                <w:lang w:eastAsia="en-US"/>
              </w:rPr>
            </w:pPr>
            <w:r w:rsidRPr="00124909">
              <w:t>II</w:t>
            </w:r>
          </w:p>
        </w:tc>
        <w:tc>
          <w:tcPr>
            <w:tcW w:w="1852" w:type="pct"/>
            <w:shd w:val="clear" w:color="auto" w:fill="FFFFFF"/>
            <w:tcMar>
              <w:top w:w="0" w:type="dxa"/>
              <w:left w:w="28" w:type="dxa"/>
              <w:bottom w:w="0" w:type="dxa"/>
              <w:right w:w="28" w:type="dxa"/>
            </w:tcMar>
          </w:tcPr>
          <w:p w14:paraId="11AE8826" w14:textId="77777777" w:rsidR="004C43DC" w:rsidRPr="00124909" w:rsidRDefault="004C43DC" w:rsidP="00522A8A">
            <w:pPr>
              <w:shd w:val="clear" w:color="auto" w:fill="FFFFFF"/>
              <w:autoSpaceDE w:val="0"/>
              <w:autoSpaceDN w:val="0"/>
              <w:rPr>
                <w:lang w:eastAsia="en-US"/>
              </w:rPr>
            </w:pPr>
            <w:r w:rsidRPr="00124909">
              <w:t xml:space="preserve">Скальные грунты выветрелые и сильновыветрелые, в т. ч. </w:t>
            </w:r>
            <w:r w:rsidRPr="008F188A">
              <w:t>в</w:t>
            </w:r>
            <w:r>
              <w:t>ечно</w:t>
            </w:r>
            <w:r w:rsidRPr="00124909">
              <w:t xml:space="preserve">мерзлые, кроме отнесенных к категории I; крупнообломочные грунты, содержащие более 30 % песчано-глинистого заполнителя с преобладанием контактов между обломками; гравелистые пески, крупные и средней крупности плотные и средней плотности маловлажные и влажные; мелкие и пылеватые пески плотные и средней плотности маловлажные; глинистые грунты с показателями консистенции </w:t>
            </w:r>
            <w:r w:rsidRPr="00124909">
              <w:rPr>
                <w:i/>
                <w:iCs/>
              </w:rPr>
              <w:t>I</w:t>
            </w:r>
            <w:r w:rsidRPr="00124909">
              <w:rPr>
                <w:i/>
                <w:iCs/>
                <w:vertAlign w:val="subscript"/>
              </w:rPr>
              <w:t>L</w:t>
            </w:r>
            <w:r w:rsidRPr="00124909">
              <w:t xml:space="preserve"> ≤ 0,5; при коэффициенте пористости </w:t>
            </w:r>
            <w:r w:rsidRPr="00124909">
              <w:rPr>
                <w:i/>
                <w:iCs/>
              </w:rPr>
              <w:t>е</w:t>
            </w:r>
            <w:r w:rsidRPr="00124909">
              <w:t xml:space="preserve"> &lt; 0,9 для глин и суглинков и </w:t>
            </w:r>
            <w:r w:rsidRPr="00124909">
              <w:rPr>
                <w:i/>
                <w:iCs/>
              </w:rPr>
              <w:t>е</w:t>
            </w:r>
            <w:r w:rsidRPr="00124909">
              <w:t xml:space="preserve"> </w:t>
            </w:r>
            <w:r w:rsidRPr="00124909">
              <w:rPr>
                <w:i/>
                <w:iCs/>
              </w:rPr>
              <w:t>&lt;</w:t>
            </w:r>
            <w:r w:rsidRPr="00124909">
              <w:t xml:space="preserve"> 0,7 для супесей; </w:t>
            </w:r>
            <w:r>
              <w:t>вечно</w:t>
            </w:r>
            <w:r w:rsidRPr="00124909">
              <w:t xml:space="preserve">мерзлые </w:t>
            </w:r>
            <w:r w:rsidRPr="00124909">
              <w:lastRenderedPageBreak/>
              <w:t>нескальные грунты пластичномерзлые и сыпучемерзлые, а также твердомерзлые при температуре выше минус 2 °С при строительстве и эксплуатации по категории I</w:t>
            </w:r>
          </w:p>
        </w:tc>
        <w:tc>
          <w:tcPr>
            <w:tcW w:w="672" w:type="pct"/>
            <w:shd w:val="clear" w:color="auto" w:fill="FFFFFF"/>
            <w:tcMar>
              <w:top w:w="0" w:type="dxa"/>
              <w:left w:w="28" w:type="dxa"/>
              <w:bottom w:w="0" w:type="dxa"/>
              <w:right w:w="28" w:type="dxa"/>
            </w:tcMar>
          </w:tcPr>
          <w:p w14:paraId="6FA9DC43" w14:textId="77777777" w:rsidR="004C43DC" w:rsidRPr="00124909" w:rsidRDefault="004C43DC" w:rsidP="00522A8A">
            <w:pPr>
              <w:shd w:val="clear" w:color="auto" w:fill="FFFFFF"/>
              <w:autoSpaceDE w:val="0"/>
              <w:autoSpaceDN w:val="0"/>
              <w:jc w:val="center"/>
              <w:rPr>
                <w:lang w:eastAsia="en-US"/>
              </w:rPr>
            </w:pPr>
            <w:r w:rsidRPr="00124909">
              <w:lastRenderedPageBreak/>
              <w:t>250–700</w:t>
            </w:r>
          </w:p>
        </w:tc>
        <w:tc>
          <w:tcPr>
            <w:tcW w:w="1088" w:type="pct"/>
            <w:shd w:val="clear" w:color="auto" w:fill="FFFFFF"/>
            <w:tcMar>
              <w:top w:w="0" w:type="dxa"/>
              <w:left w:w="28" w:type="dxa"/>
              <w:bottom w:w="0" w:type="dxa"/>
              <w:right w:w="28" w:type="dxa"/>
            </w:tcMar>
          </w:tcPr>
          <w:p w14:paraId="6273FAF6" w14:textId="77777777" w:rsidR="004C43DC" w:rsidRPr="00124909" w:rsidRDefault="004C43DC" w:rsidP="00522A8A">
            <w:pPr>
              <w:shd w:val="clear" w:color="auto" w:fill="FFFFFF"/>
              <w:jc w:val="center"/>
            </w:pPr>
            <w:r w:rsidRPr="00124909">
              <w:t>1,45–2,2 для неводонасыщенных</w:t>
            </w:r>
          </w:p>
          <w:p w14:paraId="166F9CB1" w14:textId="77777777" w:rsidR="004C43DC" w:rsidRPr="00124909" w:rsidRDefault="004C43DC" w:rsidP="00522A8A">
            <w:pPr>
              <w:shd w:val="clear" w:color="auto" w:fill="FFFFFF"/>
              <w:autoSpaceDE w:val="0"/>
              <w:autoSpaceDN w:val="0"/>
              <w:jc w:val="center"/>
              <w:rPr>
                <w:lang w:eastAsia="en-US"/>
              </w:rPr>
            </w:pPr>
            <w:r w:rsidRPr="00124909">
              <w:t>2,2–3,5 для водонасыщенных</w:t>
            </w:r>
          </w:p>
        </w:tc>
        <w:tc>
          <w:tcPr>
            <w:tcW w:w="270" w:type="pct"/>
            <w:shd w:val="clear" w:color="auto" w:fill="FFFFFF"/>
            <w:tcMar>
              <w:top w:w="0" w:type="dxa"/>
              <w:left w:w="28" w:type="dxa"/>
              <w:bottom w:w="0" w:type="dxa"/>
              <w:right w:w="28" w:type="dxa"/>
            </w:tcMar>
          </w:tcPr>
          <w:p w14:paraId="52DAE64D" w14:textId="77777777" w:rsidR="004C43DC" w:rsidRPr="00124909" w:rsidRDefault="004C43DC" w:rsidP="00522A8A">
            <w:pPr>
              <w:shd w:val="clear" w:color="auto" w:fill="FFFFFF"/>
              <w:autoSpaceDE w:val="0"/>
              <w:autoSpaceDN w:val="0"/>
              <w:jc w:val="center"/>
              <w:rPr>
                <w:lang w:eastAsia="en-US"/>
              </w:rPr>
            </w:pPr>
            <w:r w:rsidRPr="00124909">
              <w:t>7</w:t>
            </w:r>
          </w:p>
        </w:tc>
        <w:tc>
          <w:tcPr>
            <w:tcW w:w="271" w:type="pct"/>
            <w:shd w:val="clear" w:color="auto" w:fill="FFFFFF"/>
            <w:tcMar>
              <w:top w:w="0" w:type="dxa"/>
              <w:left w:w="28" w:type="dxa"/>
              <w:bottom w:w="0" w:type="dxa"/>
              <w:right w:w="28" w:type="dxa"/>
            </w:tcMar>
          </w:tcPr>
          <w:p w14:paraId="32C1F410" w14:textId="77777777" w:rsidR="004C43DC" w:rsidRPr="00124909" w:rsidRDefault="004C43DC" w:rsidP="00522A8A">
            <w:pPr>
              <w:shd w:val="clear" w:color="auto" w:fill="FFFFFF"/>
              <w:autoSpaceDE w:val="0"/>
              <w:autoSpaceDN w:val="0"/>
              <w:jc w:val="center"/>
              <w:rPr>
                <w:lang w:eastAsia="en-US"/>
              </w:rPr>
            </w:pPr>
            <w:r w:rsidRPr="00124909">
              <w:t>8</w:t>
            </w:r>
          </w:p>
        </w:tc>
        <w:tc>
          <w:tcPr>
            <w:tcW w:w="428" w:type="pct"/>
            <w:shd w:val="clear" w:color="auto" w:fill="FFFFFF"/>
            <w:tcMar>
              <w:top w:w="0" w:type="dxa"/>
              <w:left w:w="28" w:type="dxa"/>
              <w:bottom w:w="0" w:type="dxa"/>
              <w:right w:w="28" w:type="dxa"/>
            </w:tcMar>
          </w:tcPr>
          <w:p w14:paraId="55BCC65B" w14:textId="77777777" w:rsidR="004C43DC" w:rsidRPr="00124909" w:rsidRDefault="004C43DC" w:rsidP="00522A8A">
            <w:pPr>
              <w:shd w:val="clear" w:color="auto" w:fill="FFFFFF"/>
              <w:autoSpaceDE w:val="0"/>
              <w:autoSpaceDN w:val="0"/>
              <w:jc w:val="center"/>
              <w:rPr>
                <w:lang w:eastAsia="en-US"/>
              </w:rPr>
            </w:pPr>
            <w:r w:rsidRPr="00124909">
              <w:t>9</w:t>
            </w:r>
          </w:p>
        </w:tc>
      </w:tr>
      <w:tr w:rsidR="004C43DC" w:rsidRPr="00124909" w14:paraId="5F4E26F6" w14:textId="77777777" w:rsidTr="00522A8A">
        <w:tc>
          <w:tcPr>
            <w:tcW w:w="419" w:type="pct"/>
            <w:shd w:val="clear" w:color="auto" w:fill="FFFFFF"/>
            <w:tcMar>
              <w:top w:w="0" w:type="dxa"/>
              <w:left w:w="28" w:type="dxa"/>
              <w:bottom w:w="0" w:type="dxa"/>
              <w:right w:w="28" w:type="dxa"/>
            </w:tcMar>
          </w:tcPr>
          <w:p w14:paraId="4A42DABF" w14:textId="77777777" w:rsidR="004C43DC" w:rsidRPr="00124909" w:rsidRDefault="004C43DC" w:rsidP="00522A8A">
            <w:pPr>
              <w:shd w:val="clear" w:color="auto" w:fill="FFFFFF"/>
              <w:autoSpaceDE w:val="0"/>
              <w:autoSpaceDN w:val="0"/>
              <w:spacing w:after="200"/>
              <w:jc w:val="center"/>
              <w:rPr>
                <w:lang w:eastAsia="en-US"/>
              </w:rPr>
            </w:pPr>
            <w:r w:rsidRPr="00124909">
              <w:t>III</w:t>
            </w:r>
          </w:p>
        </w:tc>
        <w:tc>
          <w:tcPr>
            <w:tcW w:w="1852" w:type="pct"/>
            <w:shd w:val="clear" w:color="auto" w:fill="FFFFFF"/>
            <w:tcMar>
              <w:top w:w="0" w:type="dxa"/>
              <w:left w:w="28" w:type="dxa"/>
              <w:bottom w:w="0" w:type="dxa"/>
              <w:right w:w="28" w:type="dxa"/>
            </w:tcMar>
          </w:tcPr>
          <w:p w14:paraId="01CEA696" w14:textId="77777777" w:rsidR="004C43DC" w:rsidRPr="00124909" w:rsidRDefault="004C43DC" w:rsidP="00522A8A">
            <w:pPr>
              <w:shd w:val="clear" w:color="auto" w:fill="FFFFFF"/>
              <w:autoSpaceDE w:val="0"/>
              <w:autoSpaceDN w:val="0"/>
              <w:rPr>
                <w:lang w:eastAsia="en-US"/>
              </w:rPr>
            </w:pPr>
            <w:r>
              <w:t>Р</w:t>
            </w:r>
            <w:r w:rsidRPr="00124909">
              <w:t xml:space="preserve">ыхлые </w:t>
            </w:r>
            <w:r>
              <w:t>п</w:t>
            </w:r>
            <w:r w:rsidRPr="00124909">
              <w:t xml:space="preserve">ески независимо от влажности и крупности; гравелистые, крупные и средней крупности пески плотные и средней плотности водонасыщенные; пески мелкие и пылеватые плотные и средней плотности влажные и водонасыщенные; глинистые грунты с показателем консистенции </w:t>
            </w:r>
            <w:r w:rsidRPr="00124909">
              <w:rPr>
                <w:i/>
                <w:iCs/>
              </w:rPr>
              <w:t>I</w:t>
            </w:r>
            <w:r w:rsidRPr="00124909">
              <w:rPr>
                <w:i/>
                <w:iCs/>
                <w:vertAlign w:val="subscript"/>
              </w:rPr>
              <w:t>L</w:t>
            </w:r>
            <w:r w:rsidRPr="00124909">
              <w:t xml:space="preserve"> &gt; 0,5; глинистые грунты с показателем консистенции </w:t>
            </w:r>
            <w:r w:rsidRPr="00124909">
              <w:rPr>
                <w:i/>
                <w:iCs/>
              </w:rPr>
              <w:t>I</w:t>
            </w:r>
            <w:r w:rsidRPr="00124909">
              <w:rPr>
                <w:i/>
                <w:iCs/>
                <w:vertAlign w:val="subscript"/>
              </w:rPr>
              <w:t>L</w:t>
            </w:r>
            <w:r w:rsidRPr="00124909">
              <w:t xml:space="preserve"> ≤ 0,5 при коэффициенте пористости </w:t>
            </w:r>
            <w:r w:rsidRPr="00124909">
              <w:rPr>
                <w:i/>
                <w:iCs/>
              </w:rPr>
              <w:t>е</w:t>
            </w:r>
            <w:r w:rsidRPr="00124909">
              <w:t xml:space="preserve"> ≥ 0,9 для глин и суглинков и </w:t>
            </w:r>
            <w:r w:rsidRPr="00124909">
              <w:rPr>
                <w:i/>
                <w:iCs/>
              </w:rPr>
              <w:t>е</w:t>
            </w:r>
            <w:r w:rsidRPr="00124909">
              <w:t xml:space="preserve"> ≥ 0,7 для супесей; </w:t>
            </w:r>
            <w:r>
              <w:t>вечно</w:t>
            </w:r>
            <w:r w:rsidRPr="00124909">
              <w:t xml:space="preserve">мерзлые нескальные грунты при строительстве и эксплуатации по </w:t>
            </w:r>
            <w:r>
              <w:t>категории</w:t>
            </w:r>
            <w:r w:rsidRPr="00124909">
              <w:t xml:space="preserve"> II (допускается оттаивание грунтов основания)</w:t>
            </w:r>
          </w:p>
        </w:tc>
        <w:tc>
          <w:tcPr>
            <w:tcW w:w="672" w:type="pct"/>
            <w:shd w:val="clear" w:color="auto" w:fill="FFFFFF"/>
            <w:tcMar>
              <w:top w:w="0" w:type="dxa"/>
              <w:left w:w="28" w:type="dxa"/>
              <w:bottom w:w="0" w:type="dxa"/>
              <w:right w:w="28" w:type="dxa"/>
            </w:tcMar>
          </w:tcPr>
          <w:p w14:paraId="6FD969C2" w14:textId="77777777" w:rsidR="004C43DC" w:rsidRPr="00124909" w:rsidRDefault="004C43DC" w:rsidP="00522A8A">
            <w:pPr>
              <w:shd w:val="clear" w:color="auto" w:fill="FFFFFF"/>
              <w:jc w:val="center"/>
            </w:pPr>
            <w:r w:rsidRPr="00124909">
              <w:t>150–250</w:t>
            </w:r>
          </w:p>
          <w:p w14:paraId="02BB2A33" w14:textId="77777777" w:rsidR="004C43DC" w:rsidRPr="00124909" w:rsidRDefault="004C43DC" w:rsidP="00522A8A">
            <w:pPr>
              <w:shd w:val="clear" w:color="auto" w:fill="FFFFFF"/>
              <w:autoSpaceDE w:val="0"/>
              <w:autoSpaceDN w:val="0"/>
              <w:jc w:val="center"/>
              <w:rPr>
                <w:lang w:eastAsia="en-US"/>
              </w:rPr>
            </w:pPr>
            <w:r w:rsidRPr="00124909">
              <w:t>60–150</w:t>
            </w:r>
            <w:r w:rsidRPr="00124909">
              <w:rPr>
                <w:vertAlign w:val="superscript"/>
              </w:rPr>
              <w:t>*</w:t>
            </w:r>
          </w:p>
        </w:tc>
        <w:tc>
          <w:tcPr>
            <w:tcW w:w="1088" w:type="pct"/>
            <w:shd w:val="clear" w:color="auto" w:fill="FFFFFF"/>
            <w:tcMar>
              <w:top w:w="0" w:type="dxa"/>
              <w:left w:w="28" w:type="dxa"/>
              <w:bottom w:w="0" w:type="dxa"/>
              <w:right w:w="28" w:type="dxa"/>
            </w:tcMar>
          </w:tcPr>
          <w:p w14:paraId="614E8E2A" w14:textId="77777777" w:rsidR="004C43DC" w:rsidRPr="00124909" w:rsidRDefault="004C43DC" w:rsidP="00522A8A">
            <w:pPr>
              <w:shd w:val="clear" w:color="auto" w:fill="FFFFFF"/>
              <w:jc w:val="center"/>
            </w:pPr>
            <w:r w:rsidRPr="00124909">
              <w:t>3,5–7</w:t>
            </w:r>
          </w:p>
          <w:p w14:paraId="1DB0BE79" w14:textId="77777777" w:rsidR="004C43DC" w:rsidRPr="00124909" w:rsidRDefault="004C43DC" w:rsidP="00522A8A">
            <w:pPr>
              <w:shd w:val="clear" w:color="auto" w:fill="FFFFFF"/>
              <w:autoSpaceDE w:val="0"/>
              <w:autoSpaceDN w:val="0"/>
              <w:jc w:val="center"/>
              <w:rPr>
                <w:lang w:eastAsia="en-US"/>
              </w:rPr>
            </w:pPr>
            <w:r w:rsidRPr="00124909">
              <w:t>7–15</w:t>
            </w:r>
            <w:r w:rsidRPr="00124909">
              <w:rPr>
                <w:vertAlign w:val="superscript"/>
              </w:rPr>
              <w:t>*</w:t>
            </w:r>
          </w:p>
        </w:tc>
        <w:tc>
          <w:tcPr>
            <w:tcW w:w="270" w:type="pct"/>
            <w:shd w:val="clear" w:color="auto" w:fill="FFFFFF"/>
            <w:tcMar>
              <w:top w:w="0" w:type="dxa"/>
              <w:left w:w="28" w:type="dxa"/>
              <w:bottom w:w="0" w:type="dxa"/>
              <w:right w:w="28" w:type="dxa"/>
            </w:tcMar>
          </w:tcPr>
          <w:p w14:paraId="2087F0F0" w14:textId="77777777" w:rsidR="004C43DC" w:rsidRPr="00124909" w:rsidRDefault="004C43DC" w:rsidP="00522A8A">
            <w:pPr>
              <w:shd w:val="clear" w:color="auto" w:fill="FFFFFF"/>
              <w:autoSpaceDE w:val="0"/>
              <w:autoSpaceDN w:val="0"/>
              <w:jc w:val="center"/>
              <w:rPr>
                <w:lang w:eastAsia="en-US"/>
              </w:rPr>
            </w:pPr>
            <w:r w:rsidRPr="00124909">
              <w:t>8</w:t>
            </w:r>
          </w:p>
        </w:tc>
        <w:tc>
          <w:tcPr>
            <w:tcW w:w="271" w:type="pct"/>
            <w:shd w:val="clear" w:color="auto" w:fill="FFFFFF"/>
            <w:tcMar>
              <w:top w:w="0" w:type="dxa"/>
              <w:left w:w="28" w:type="dxa"/>
              <w:bottom w:w="0" w:type="dxa"/>
              <w:right w:w="28" w:type="dxa"/>
            </w:tcMar>
          </w:tcPr>
          <w:p w14:paraId="1A32FDE2" w14:textId="77777777" w:rsidR="004C43DC" w:rsidRPr="00124909" w:rsidRDefault="004C43DC" w:rsidP="00522A8A">
            <w:pPr>
              <w:shd w:val="clear" w:color="auto" w:fill="FFFFFF"/>
              <w:autoSpaceDE w:val="0"/>
              <w:autoSpaceDN w:val="0"/>
              <w:jc w:val="center"/>
              <w:rPr>
                <w:lang w:eastAsia="en-US"/>
              </w:rPr>
            </w:pPr>
            <w:r w:rsidRPr="00124909">
              <w:t>9**</w:t>
            </w:r>
          </w:p>
        </w:tc>
        <w:tc>
          <w:tcPr>
            <w:tcW w:w="428" w:type="pct"/>
            <w:shd w:val="clear" w:color="auto" w:fill="FFFFFF"/>
            <w:tcMar>
              <w:top w:w="0" w:type="dxa"/>
              <w:left w:w="28" w:type="dxa"/>
              <w:bottom w:w="0" w:type="dxa"/>
              <w:right w:w="28" w:type="dxa"/>
            </w:tcMar>
          </w:tcPr>
          <w:p w14:paraId="314280A6" w14:textId="77777777" w:rsidR="004C43DC" w:rsidRPr="00124909" w:rsidRDefault="004C43DC" w:rsidP="00522A8A">
            <w:pPr>
              <w:shd w:val="clear" w:color="auto" w:fill="FFFFFF"/>
              <w:autoSpaceDE w:val="0"/>
              <w:autoSpaceDN w:val="0"/>
              <w:jc w:val="center"/>
              <w:rPr>
                <w:lang w:eastAsia="en-US"/>
              </w:rPr>
            </w:pPr>
            <w:r w:rsidRPr="00124909">
              <w:t>&gt; 9**</w:t>
            </w:r>
          </w:p>
        </w:tc>
      </w:tr>
      <w:tr w:rsidR="004C43DC" w:rsidRPr="00124909" w14:paraId="0ADDD68A" w14:textId="77777777" w:rsidTr="00522A8A">
        <w:trPr>
          <w:trHeight w:val="699"/>
        </w:trPr>
        <w:tc>
          <w:tcPr>
            <w:tcW w:w="5000" w:type="pct"/>
            <w:gridSpan w:val="7"/>
            <w:shd w:val="clear" w:color="auto" w:fill="FFFFFF"/>
            <w:tcMar>
              <w:top w:w="0" w:type="dxa"/>
              <w:left w:w="28" w:type="dxa"/>
              <w:bottom w:w="0" w:type="dxa"/>
              <w:right w:w="28" w:type="dxa"/>
            </w:tcMar>
          </w:tcPr>
          <w:p w14:paraId="54399038" w14:textId="77777777" w:rsidR="004C43DC" w:rsidRPr="00124909" w:rsidRDefault="004C43DC" w:rsidP="00522A8A">
            <w:pPr>
              <w:shd w:val="clear" w:color="auto" w:fill="FFFFFF"/>
              <w:autoSpaceDE w:val="0"/>
              <w:autoSpaceDN w:val="0"/>
              <w:spacing w:before="120"/>
              <w:ind w:firstLine="545"/>
              <w:jc w:val="both"/>
              <w:rPr>
                <w:sz w:val="20"/>
                <w:szCs w:val="20"/>
              </w:rPr>
            </w:pPr>
            <w:r w:rsidRPr="00124909">
              <w:rPr>
                <w:sz w:val="20"/>
                <w:szCs w:val="20"/>
                <w:vertAlign w:val="superscript"/>
              </w:rPr>
              <w:t>*</w:t>
            </w:r>
            <w:r w:rsidRPr="00124909">
              <w:rPr>
                <w:sz w:val="20"/>
                <w:szCs w:val="20"/>
              </w:rPr>
              <w:t xml:space="preserve"> Грунты с большой вероятностью склонны к разжижению и течению при землетрясениях интенсивностью более 6 баллов.</w:t>
            </w:r>
          </w:p>
          <w:p w14:paraId="3F5EA0EA" w14:textId="77777777" w:rsidR="004C43DC" w:rsidRPr="00124909" w:rsidRDefault="004C43DC" w:rsidP="00522A8A">
            <w:pPr>
              <w:shd w:val="clear" w:color="auto" w:fill="FFFFFF"/>
              <w:autoSpaceDE w:val="0"/>
              <w:autoSpaceDN w:val="0"/>
              <w:ind w:firstLine="545"/>
              <w:jc w:val="both"/>
              <w:rPr>
                <w:sz w:val="20"/>
                <w:szCs w:val="20"/>
              </w:rPr>
            </w:pPr>
            <w:bookmarkStart w:id="34" w:name="NORMACS_PAGE_9"/>
            <w:bookmarkEnd w:id="34"/>
            <w:r w:rsidRPr="00124909">
              <w:rPr>
                <w:sz w:val="20"/>
                <w:szCs w:val="20"/>
                <w:vertAlign w:val="superscript"/>
              </w:rPr>
              <w:t xml:space="preserve">** </w:t>
            </w:r>
            <w:r w:rsidRPr="00124909">
              <w:rPr>
                <w:sz w:val="20"/>
                <w:szCs w:val="20"/>
              </w:rPr>
              <w:t>См. [1, статья 6, пункты 8, 9].</w:t>
            </w:r>
          </w:p>
          <w:p w14:paraId="2C50126B" w14:textId="77777777" w:rsidR="004C43DC" w:rsidRPr="00124909" w:rsidRDefault="004C43DC" w:rsidP="00522A8A">
            <w:pPr>
              <w:shd w:val="clear" w:color="auto" w:fill="FFFFFF"/>
              <w:autoSpaceDE w:val="0"/>
              <w:autoSpaceDN w:val="0"/>
              <w:ind w:firstLine="545"/>
              <w:jc w:val="both"/>
              <w:rPr>
                <w:sz w:val="20"/>
                <w:szCs w:val="20"/>
              </w:rPr>
            </w:pPr>
            <w:r w:rsidRPr="00124909">
              <w:rPr>
                <w:sz w:val="20"/>
                <w:szCs w:val="20"/>
              </w:rPr>
              <w:t>П р и м е ч а н и я</w:t>
            </w:r>
          </w:p>
          <w:p w14:paraId="16DF4B72" w14:textId="77777777" w:rsidR="004C43DC" w:rsidRPr="00124909" w:rsidRDefault="004C43DC" w:rsidP="00522A8A">
            <w:pPr>
              <w:shd w:val="clear" w:color="auto" w:fill="FFFFFF"/>
              <w:ind w:firstLine="545"/>
              <w:jc w:val="both"/>
              <w:rPr>
                <w:sz w:val="20"/>
                <w:szCs w:val="20"/>
              </w:rPr>
            </w:pPr>
            <w:r w:rsidRPr="00124909">
              <w:rPr>
                <w:sz w:val="20"/>
                <w:szCs w:val="20"/>
              </w:rPr>
              <w:t xml:space="preserve">1 Скорости </w:t>
            </w:r>
            <w:r w:rsidRPr="008F188A">
              <w:rPr>
                <w:i/>
                <w:iCs/>
                <w:sz w:val="20"/>
                <w:szCs w:val="20"/>
              </w:rPr>
              <w:t>V</w:t>
            </w:r>
            <w:r>
              <w:rPr>
                <w:i/>
                <w:iCs/>
                <w:sz w:val="20"/>
                <w:szCs w:val="20"/>
                <w:vertAlign w:val="subscript"/>
                <w:lang w:val="en-US"/>
              </w:rPr>
              <w:t>P</w:t>
            </w:r>
            <w:r w:rsidRPr="00124909">
              <w:rPr>
                <w:sz w:val="20"/>
                <w:szCs w:val="20"/>
              </w:rPr>
              <w:t xml:space="preserve"> и </w:t>
            </w:r>
            <w:r w:rsidRPr="008F188A">
              <w:rPr>
                <w:i/>
                <w:iCs/>
                <w:sz w:val="20"/>
                <w:szCs w:val="20"/>
              </w:rPr>
              <w:t>V</w:t>
            </w:r>
            <w:r>
              <w:rPr>
                <w:i/>
                <w:iCs/>
                <w:sz w:val="20"/>
                <w:szCs w:val="20"/>
                <w:vertAlign w:val="subscript"/>
                <w:lang w:val="en-US"/>
              </w:rPr>
              <w:t>S</w:t>
            </w:r>
            <w:r w:rsidRPr="00124909">
              <w:rPr>
                <w:sz w:val="20"/>
                <w:szCs w:val="20"/>
              </w:rPr>
              <w:t xml:space="preserve"> относят к средневзвешенным значениям скоростей сейсмических волн в грунтах 30-метровой толщи, считая от планировочной отметки.</w:t>
            </w:r>
          </w:p>
          <w:p w14:paraId="0F5E0D37" w14:textId="77777777" w:rsidR="004C43DC" w:rsidRPr="00124909" w:rsidRDefault="004C43DC" w:rsidP="00522A8A">
            <w:pPr>
              <w:shd w:val="clear" w:color="auto" w:fill="FFFFFF"/>
              <w:ind w:firstLine="545"/>
              <w:jc w:val="both"/>
              <w:rPr>
                <w:sz w:val="20"/>
                <w:szCs w:val="20"/>
              </w:rPr>
            </w:pPr>
            <w:r w:rsidRPr="00124909">
              <w:rPr>
                <w:sz w:val="20"/>
                <w:szCs w:val="20"/>
              </w:rPr>
              <w:t>2 При расхождении оценок категории грунтов по сейсмическим свойствам на основе литологических признаков и скоростным характеристикам сейсмических волн категорию грунтов следует относить к более неблагоприятной.</w:t>
            </w:r>
          </w:p>
          <w:p w14:paraId="262D9E52" w14:textId="77777777" w:rsidR="004C43DC" w:rsidRPr="00124909" w:rsidRDefault="004C43DC" w:rsidP="00522A8A">
            <w:pPr>
              <w:shd w:val="clear" w:color="auto" w:fill="FFFFFF"/>
              <w:ind w:firstLine="545"/>
              <w:jc w:val="both"/>
              <w:rPr>
                <w:sz w:val="20"/>
                <w:szCs w:val="20"/>
              </w:rPr>
            </w:pPr>
            <w:r w:rsidRPr="00124909">
              <w:rPr>
                <w:sz w:val="20"/>
                <w:szCs w:val="20"/>
              </w:rPr>
              <w:t xml:space="preserve">3 Пылевато-глинистые грунты (в т. ч. просадочные) при коэффициенте пористости </w:t>
            </w:r>
            <w:r w:rsidRPr="004C70F4">
              <w:rPr>
                <w:i/>
                <w:iCs/>
                <w:sz w:val="20"/>
                <w:szCs w:val="20"/>
              </w:rPr>
              <w:t>е</w:t>
            </w:r>
            <w:r w:rsidRPr="00124909">
              <w:rPr>
                <w:sz w:val="20"/>
                <w:szCs w:val="20"/>
              </w:rPr>
              <w:t xml:space="preserve"> ≥ 0,9 для глин и суглинков и </w:t>
            </w:r>
            <w:r w:rsidRPr="004C70F4">
              <w:rPr>
                <w:i/>
                <w:iCs/>
                <w:sz w:val="20"/>
                <w:szCs w:val="20"/>
              </w:rPr>
              <w:t>е</w:t>
            </w:r>
            <w:r w:rsidRPr="00124909">
              <w:rPr>
                <w:sz w:val="20"/>
                <w:szCs w:val="20"/>
              </w:rPr>
              <w:t xml:space="preserve"> ≥ 0,7 для супесей могут быть отнесены к категории II по сейсмическим свойствам, если нормативное значение их модуля деформации </w:t>
            </w:r>
            <w:r w:rsidRPr="004C70F4">
              <w:rPr>
                <w:i/>
                <w:iCs/>
                <w:sz w:val="20"/>
                <w:szCs w:val="20"/>
              </w:rPr>
              <w:t>Е</w:t>
            </w:r>
            <w:r w:rsidRPr="00124909">
              <w:rPr>
                <w:sz w:val="20"/>
                <w:szCs w:val="20"/>
              </w:rPr>
              <w:t xml:space="preserve"> ≥ 15,0 МПа, а при эксплуатации сооружений будут обеспечены условия неподтопления грунтов основания.</w:t>
            </w:r>
          </w:p>
          <w:p w14:paraId="3F1F7120" w14:textId="77777777" w:rsidR="004C43DC" w:rsidRPr="00124909" w:rsidRDefault="004C43DC" w:rsidP="00522A8A">
            <w:pPr>
              <w:shd w:val="clear" w:color="auto" w:fill="FFFFFF"/>
              <w:ind w:firstLine="545"/>
              <w:jc w:val="both"/>
              <w:rPr>
                <w:sz w:val="20"/>
                <w:szCs w:val="20"/>
              </w:rPr>
            </w:pPr>
            <w:r w:rsidRPr="00124909">
              <w:rPr>
                <w:sz w:val="20"/>
                <w:szCs w:val="20"/>
              </w:rPr>
              <w:t xml:space="preserve">4 Отнесение площадки к категории I грунтов по сейсмическим свойствам допускается при мощности слоя, соответствующего категории I, более </w:t>
            </w:r>
            <w:smartTag w:uri="urn:schemas-microsoft-com:office:smarttags" w:element="metricconverter">
              <w:smartTagPr>
                <w:attr w:name="ProductID" w:val="30 м"/>
              </w:smartTagPr>
              <w:r w:rsidRPr="00124909">
                <w:rPr>
                  <w:sz w:val="20"/>
                  <w:szCs w:val="20"/>
                </w:rPr>
                <w:t>30 м</w:t>
              </w:r>
            </w:smartTag>
            <w:r w:rsidRPr="00124909">
              <w:rPr>
                <w:sz w:val="20"/>
                <w:szCs w:val="20"/>
              </w:rPr>
              <w:t xml:space="preserve"> от планировочной отметки.</w:t>
            </w:r>
          </w:p>
          <w:p w14:paraId="3443C173" w14:textId="77777777" w:rsidR="004C43DC" w:rsidRPr="00124909" w:rsidRDefault="004C43DC" w:rsidP="00522A8A">
            <w:pPr>
              <w:shd w:val="clear" w:color="auto" w:fill="FFFFFF"/>
              <w:ind w:firstLine="545"/>
              <w:jc w:val="both"/>
              <w:rPr>
                <w:sz w:val="20"/>
                <w:szCs w:val="20"/>
              </w:rPr>
            </w:pPr>
            <w:r w:rsidRPr="00124909">
              <w:rPr>
                <w:sz w:val="20"/>
                <w:szCs w:val="20"/>
              </w:rPr>
              <w:t xml:space="preserve">5 В случае неоднородного состава грунты относят к более неблагоприятной категории по сейсмическим свойствам, если в пределах верхней 10-метровой толщи (считая от планировочной отметки) слои, относящиеся к этой категории, имеют суммарную толщину более </w:t>
            </w:r>
            <w:smartTag w:uri="urn:schemas-microsoft-com:office:smarttags" w:element="metricconverter">
              <w:smartTagPr>
                <w:attr w:name="ProductID" w:val="5 м"/>
              </w:smartTagPr>
              <w:r w:rsidRPr="00124909">
                <w:rPr>
                  <w:sz w:val="20"/>
                  <w:szCs w:val="20"/>
                </w:rPr>
                <w:t>5 м</w:t>
              </w:r>
            </w:smartTag>
            <w:r w:rsidRPr="00124909">
              <w:rPr>
                <w:sz w:val="20"/>
                <w:szCs w:val="20"/>
              </w:rPr>
              <w:t>.</w:t>
            </w:r>
          </w:p>
          <w:p w14:paraId="2661370A" w14:textId="77777777" w:rsidR="004C43DC" w:rsidRPr="00124909" w:rsidRDefault="004C43DC" w:rsidP="00522A8A">
            <w:pPr>
              <w:shd w:val="clear" w:color="auto" w:fill="FFFFFF"/>
              <w:ind w:firstLine="545"/>
              <w:jc w:val="both"/>
              <w:rPr>
                <w:sz w:val="20"/>
                <w:szCs w:val="20"/>
              </w:rPr>
            </w:pPr>
            <w:r w:rsidRPr="00124909">
              <w:rPr>
                <w:sz w:val="20"/>
                <w:szCs w:val="20"/>
              </w:rPr>
              <w:t>6 При прогнозировании подъема уровня грунтовых вод и обводнения грунтов (в т. ч. просадочных) в процессе эксплуатации здания и сооружения категории грунтов следует определять в зависимости от свойств грунта (влажности, консистенции) в замоченном состоянии.</w:t>
            </w:r>
          </w:p>
          <w:p w14:paraId="7A894170" w14:textId="77777777" w:rsidR="004C43DC" w:rsidRPr="00124909" w:rsidRDefault="004C43DC" w:rsidP="00522A8A">
            <w:pPr>
              <w:shd w:val="clear" w:color="auto" w:fill="FFFFFF"/>
              <w:ind w:firstLine="545"/>
              <w:jc w:val="both"/>
              <w:rPr>
                <w:sz w:val="20"/>
                <w:szCs w:val="20"/>
              </w:rPr>
            </w:pPr>
            <w:r w:rsidRPr="00124909">
              <w:rPr>
                <w:sz w:val="20"/>
                <w:szCs w:val="20"/>
              </w:rPr>
              <w:t>7 При строительстве на вечномерзлых нескальных грунтах по принципу II, если зона оттаивания распространяется до подстилающего талого грунта, грунты основания следует рассматривать по фактическому состоянию их после оттаивания.</w:t>
            </w:r>
          </w:p>
          <w:p w14:paraId="7EA05879" w14:textId="77777777" w:rsidR="004C43DC" w:rsidRPr="00124909" w:rsidRDefault="004C43DC" w:rsidP="00522A8A">
            <w:pPr>
              <w:shd w:val="clear" w:color="auto" w:fill="FFFFFF"/>
              <w:ind w:firstLine="545"/>
              <w:jc w:val="both"/>
              <w:rPr>
                <w:sz w:val="20"/>
                <w:szCs w:val="20"/>
              </w:rPr>
            </w:pPr>
            <w:r w:rsidRPr="00124909">
              <w:rPr>
                <w:sz w:val="20"/>
                <w:szCs w:val="20"/>
              </w:rPr>
              <w:lastRenderedPageBreak/>
              <w:t>8 Для объектов повышенного уровня ответственности зданий и сооружений, строящихся в районах с сейсмичностью 6 баллов на площадках строительства с грунтами категории III по сейсмическим свойствам, расчетную сейсмичность следует принимать равной 7 баллам.</w:t>
            </w:r>
          </w:p>
          <w:p w14:paraId="686F24A6" w14:textId="77777777" w:rsidR="004C43DC" w:rsidRPr="00124909" w:rsidRDefault="004C43DC" w:rsidP="00522A8A">
            <w:pPr>
              <w:ind w:firstLine="545"/>
              <w:jc w:val="both"/>
            </w:pPr>
            <w:r w:rsidRPr="00124909">
              <w:rPr>
                <w:sz w:val="20"/>
                <w:szCs w:val="20"/>
              </w:rPr>
              <w:t xml:space="preserve">9 Глинистые и песчаные грунты при расположении уровня грунтовых вод на глубине менее </w:t>
            </w:r>
            <w:smartTag w:uri="urn:schemas-microsoft-com:office:smarttags" w:element="metricconverter">
              <w:smartTagPr>
                <w:attr w:name="ProductID" w:val="5 м"/>
              </w:smartTagPr>
              <w:r w:rsidRPr="00124909">
                <w:rPr>
                  <w:sz w:val="20"/>
                  <w:szCs w:val="20"/>
                </w:rPr>
                <w:t>5 м</w:t>
              </w:r>
            </w:smartTag>
            <w:r w:rsidRPr="00124909">
              <w:rPr>
                <w:sz w:val="20"/>
                <w:szCs w:val="20"/>
              </w:rPr>
              <w:t xml:space="preserve"> (считая от планировочной отметки) и отсутствии данных об их физических характеристиках следует относить к категории III по сейсмическим свойствам.</w:t>
            </w:r>
          </w:p>
        </w:tc>
      </w:tr>
    </w:tbl>
    <w:p w14:paraId="29A46D0B" w14:textId="4B294C13" w:rsidR="00771189" w:rsidRPr="00124909" w:rsidRDefault="00771189" w:rsidP="00932913">
      <w:pPr>
        <w:pStyle w:val="aff1"/>
        <w:ind w:firstLine="567"/>
        <w:jc w:val="both"/>
        <w:rPr>
          <w:sz w:val="28"/>
          <w:szCs w:val="28"/>
        </w:rPr>
      </w:pPr>
    </w:p>
    <w:p w14:paraId="7EB2A8DC" w14:textId="77777777" w:rsidR="009E76CF" w:rsidRPr="00124909" w:rsidRDefault="009E76CF" w:rsidP="00932913">
      <w:pPr>
        <w:pStyle w:val="aff1"/>
        <w:ind w:firstLine="567"/>
        <w:jc w:val="both"/>
        <w:rPr>
          <w:sz w:val="28"/>
          <w:szCs w:val="28"/>
        </w:rPr>
      </w:pPr>
      <w:r w:rsidRPr="00124909">
        <w:rPr>
          <w:sz w:val="28"/>
          <w:szCs w:val="28"/>
        </w:rPr>
        <w:t xml:space="preserve">7.9.1.3 Системы сейсмоизоляции следует предусматривать с применением одного или нескольких типов сейсмоизолирующих </w:t>
      </w:r>
      <w:r w:rsidR="00BC7EBE">
        <w:rPr>
          <w:sz w:val="28"/>
          <w:szCs w:val="28"/>
        </w:rPr>
        <w:t>и/или</w:t>
      </w:r>
      <w:r w:rsidRPr="00124909">
        <w:rPr>
          <w:sz w:val="28"/>
          <w:szCs w:val="28"/>
        </w:rPr>
        <w:t xml:space="preserve"> демпфирующих устройств в зависимости от конструктивного решения здания, а также от сейсмологических и грунтовых условий площадки.</w:t>
      </w:r>
    </w:p>
    <w:p w14:paraId="27050645" w14:textId="77777777" w:rsidR="009E76CF" w:rsidRPr="00124909" w:rsidRDefault="00E52B0A" w:rsidP="00932913">
      <w:pPr>
        <w:pStyle w:val="aff1"/>
        <w:ind w:firstLine="567"/>
        <w:jc w:val="both"/>
        <w:rPr>
          <w:sz w:val="28"/>
          <w:szCs w:val="28"/>
        </w:rPr>
      </w:pPr>
      <w:r w:rsidRPr="00124909">
        <w:rPr>
          <w:sz w:val="28"/>
          <w:szCs w:val="28"/>
        </w:rPr>
        <w:t>Высотные з</w:t>
      </w:r>
      <w:r w:rsidR="009E76CF" w:rsidRPr="00124909">
        <w:rPr>
          <w:sz w:val="28"/>
          <w:szCs w:val="28"/>
        </w:rPr>
        <w:t xml:space="preserve">дания и </w:t>
      </w:r>
      <w:r w:rsidRPr="00124909">
        <w:rPr>
          <w:sz w:val="28"/>
          <w:szCs w:val="28"/>
        </w:rPr>
        <w:t xml:space="preserve">комплексы </w:t>
      </w:r>
      <w:r w:rsidR="009E76CF" w:rsidRPr="00124909">
        <w:rPr>
          <w:sz w:val="28"/>
          <w:szCs w:val="28"/>
        </w:rPr>
        <w:t xml:space="preserve">с использованием систем сейсмоизоляции </w:t>
      </w:r>
      <w:r w:rsidRPr="00124909">
        <w:rPr>
          <w:sz w:val="28"/>
          <w:szCs w:val="28"/>
        </w:rPr>
        <w:t xml:space="preserve">рекомендуется </w:t>
      </w:r>
      <w:r w:rsidR="009E76CF" w:rsidRPr="00124909">
        <w:rPr>
          <w:sz w:val="28"/>
          <w:szCs w:val="28"/>
        </w:rPr>
        <w:t>возводить на грунтах категорий I и II по сейсмическим свойствам. В случае необходимости строительства на площадках, сложенных грунтами категории III, необходимо специальное обоснование.</w:t>
      </w:r>
    </w:p>
    <w:p w14:paraId="06CE52C5" w14:textId="77777777" w:rsidR="009E76CF" w:rsidRPr="00124909" w:rsidRDefault="005C03E6" w:rsidP="00932913">
      <w:pPr>
        <w:pStyle w:val="aff1"/>
        <w:ind w:firstLine="567"/>
        <w:jc w:val="both"/>
        <w:rPr>
          <w:rFonts w:eastAsia="Calibri"/>
          <w:sz w:val="28"/>
          <w:szCs w:val="28"/>
        </w:rPr>
      </w:pPr>
      <w:r w:rsidRPr="00124909">
        <w:rPr>
          <w:rFonts w:eastAsia="Calibri"/>
          <w:sz w:val="28"/>
          <w:szCs w:val="28"/>
        </w:rPr>
        <w:t>7.9.1.4 При проектировании высотных зданий следует предусматривать установку станций наблюдения за динамическим поведением конструкций и прилегающих грунтов в соответствии с ГОСТ 32019.</w:t>
      </w:r>
    </w:p>
    <w:p w14:paraId="344A10E8" w14:textId="77777777" w:rsidR="00771189" w:rsidRPr="00124909" w:rsidRDefault="00771189" w:rsidP="00932913">
      <w:pPr>
        <w:pStyle w:val="aff1"/>
        <w:ind w:firstLine="567"/>
        <w:jc w:val="both"/>
        <w:rPr>
          <w:sz w:val="28"/>
          <w:szCs w:val="28"/>
        </w:rPr>
      </w:pPr>
    </w:p>
    <w:p w14:paraId="187756BF" w14:textId="77777777" w:rsidR="009E76CF" w:rsidRPr="00124909" w:rsidRDefault="00124909" w:rsidP="00932913">
      <w:pPr>
        <w:pStyle w:val="aff1"/>
        <w:ind w:firstLine="567"/>
        <w:jc w:val="both"/>
        <w:rPr>
          <w:b/>
          <w:sz w:val="28"/>
          <w:szCs w:val="28"/>
        </w:rPr>
      </w:pPr>
      <w:bookmarkStart w:id="35" w:name="_Toc460856906"/>
      <w:r w:rsidRPr="00124909">
        <w:rPr>
          <w:b/>
          <w:sz w:val="28"/>
          <w:szCs w:val="28"/>
        </w:rPr>
        <w:t xml:space="preserve">7.9.2 </w:t>
      </w:r>
      <w:r w:rsidR="009E76CF" w:rsidRPr="00124909">
        <w:rPr>
          <w:b/>
          <w:sz w:val="28"/>
          <w:szCs w:val="28"/>
        </w:rPr>
        <w:t>Расчетные нагрузки</w:t>
      </w:r>
      <w:bookmarkEnd w:id="35"/>
    </w:p>
    <w:p w14:paraId="35479549" w14:textId="77777777" w:rsidR="009E76CF" w:rsidRPr="00124909" w:rsidRDefault="009E76CF" w:rsidP="00932913">
      <w:pPr>
        <w:pStyle w:val="aff1"/>
        <w:ind w:firstLine="567"/>
        <w:jc w:val="both"/>
        <w:rPr>
          <w:sz w:val="28"/>
          <w:szCs w:val="28"/>
        </w:rPr>
      </w:pPr>
      <w:r w:rsidRPr="00124909">
        <w:rPr>
          <w:sz w:val="28"/>
          <w:szCs w:val="28"/>
        </w:rPr>
        <w:t xml:space="preserve">7.9.2.1 Расчет конструкций и оснований высотных зданий, проектируемых для строительства в сейсмических районах, </w:t>
      </w:r>
      <w:r w:rsidR="00E52B0A" w:rsidRPr="00124909">
        <w:rPr>
          <w:sz w:val="28"/>
          <w:szCs w:val="28"/>
        </w:rPr>
        <w:t xml:space="preserve">выполняют </w:t>
      </w:r>
      <w:r w:rsidRPr="00124909">
        <w:rPr>
          <w:sz w:val="28"/>
          <w:szCs w:val="28"/>
        </w:rPr>
        <w:t>на основные и особые сочетания нагрузок с учетом сейсмических воздействий.</w:t>
      </w:r>
    </w:p>
    <w:p w14:paraId="1636D854" w14:textId="64E17820" w:rsidR="00990C6D" w:rsidRPr="00124909" w:rsidRDefault="00990C6D" w:rsidP="00932913">
      <w:pPr>
        <w:pStyle w:val="aff1"/>
        <w:ind w:firstLine="567"/>
        <w:jc w:val="both"/>
        <w:rPr>
          <w:sz w:val="28"/>
          <w:szCs w:val="28"/>
        </w:rPr>
      </w:pPr>
      <w:r w:rsidRPr="00124909">
        <w:rPr>
          <w:sz w:val="28"/>
          <w:szCs w:val="28"/>
        </w:rPr>
        <w:t xml:space="preserve">При расчете высотных зданий на особое сочетание нагрузок значения </w:t>
      </w:r>
      <w:r w:rsidR="00E52B0A" w:rsidRPr="00124909">
        <w:rPr>
          <w:sz w:val="28"/>
          <w:szCs w:val="28"/>
        </w:rPr>
        <w:t xml:space="preserve">расчетных нагрузок </w:t>
      </w:r>
      <w:r w:rsidRPr="00124909">
        <w:rPr>
          <w:sz w:val="28"/>
          <w:szCs w:val="28"/>
        </w:rPr>
        <w:t xml:space="preserve">в соответствии с </w:t>
      </w:r>
      <w:r w:rsidR="004C43DC" w:rsidRPr="001F2135">
        <w:rPr>
          <w:bCs/>
          <w:kern w:val="36"/>
          <w:sz w:val="28"/>
          <w:szCs w:val="28"/>
        </w:rPr>
        <w:t>СП 20.13330</w:t>
      </w:r>
      <w:r w:rsidRPr="00124909">
        <w:rPr>
          <w:sz w:val="28"/>
          <w:szCs w:val="28"/>
        </w:rPr>
        <w:t xml:space="preserve"> следует умножать на коэффициенты сочетаний, принимаемые по табл</w:t>
      </w:r>
      <w:r w:rsidR="00124909">
        <w:rPr>
          <w:sz w:val="28"/>
          <w:szCs w:val="28"/>
        </w:rPr>
        <w:t>ице</w:t>
      </w:r>
      <w:r w:rsidRPr="00124909">
        <w:rPr>
          <w:sz w:val="28"/>
          <w:szCs w:val="28"/>
        </w:rPr>
        <w:t xml:space="preserve"> 7.</w:t>
      </w:r>
      <w:r w:rsidR="00124909">
        <w:rPr>
          <w:sz w:val="28"/>
          <w:szCs w:val="28"/>
        </w:rPr>
        <w:t>4</w:t>
      </w:r>
      <w:r w:rsidRPr="00124909">
        <w:rPr>
          <w:sz w:val="28"/>
          <w:szCs w:val="28"/>
        </w:rPr>
        <w:t>.</w:t>
      </w:r>
    </w:p>
    <w:p w14:paraId="09F8A07D" w14:textId="77777777" w:rsidR="004C43DC" w:rsidRPr="00E04F66" w:rsidRDefault="004C43DC" w:rsidP="004C43DC">
      <w:pPr>
        <w:pStyle w:val="aff1"/>
        <w:ind w:firstLine="567"/>
        <w:jc w:val="both"/>
        <w:rPr>
          <w:b/>
          <w:sz w:val="28"/>
          <w:szCs w:val="28"/>
        </w:rPr>
      </w:pPr>
      <w:r w:rsidRPr="00E04F66">
        <w:rPr>
          <w:b/>
          <w:sz w:val="28"/>
          <w:szCs w:val="28"/>
        </w:rPr>
        <w:t>(Измененная редакция, Изм. № 1).</w:t>
      </w:r>
    </w:p>
    <w:p w14:paraId="5115DAF1" w14:textId="77777777" w:rsidR="00771189" w:rsidRPr="00124909" w:rsidRDefault="00771189" w:rsidP="00932913">
      <w:pPr>
        <w:pStyle w:val="aff1"/>
        <w:ind w:firstLine="567"/>
        <w:jc w:val="both"/>
        <w:rPr>
          <w:sz w:val="28"/>
          <w:szCs w:val="28"/>
        </w:rPr>
      </w:pPr>
    </w:p>
    <w:p w14:paraId="4E7D33E1" w14:textId="77777777" w:rsidR="009E76CF" w:rsidRPr="00124909" w:rsidRDefault="009E76CF" w:rsidP="00932913">
      <w:pPr>
        <w:pStyle w:val="aff1"/>
        <w:jc w:val="both"/>
        <w:rPr>
          <w:sz w:val="28"/>
          <w:szCs w:val="28"/>
        </w:rPr>
      </w:pPr>
      <w:r w:rsidRPr="00124909">
        <w:rPr>
          <w:sz w:val="28"/>
          <w:szCs w:val="28"/>
        </w:rPr>
        <w:t>Т</w:t>
      </w:r>
      <w:r w:rsidR="00124909">
        <w:rPr>
          <w:sz w:val="28"/>
          <w:szCs w:val="28"/>
        </w:rPr>
        <w:t xml:space="preserve"> </w:t>
      </w:r>
      <w:r w:rsidRPr="00124909">
        <w:rPr>
          <w:sz w:val="28"/>
          <w:szCs w:val="28"/>
        </w:rPr>
        <w:t>а</w:t>
      </w:r>
      <w:r w:rsidR="00124909">
        <w:rPr>
          <w:sz w:val="28"/>
          <w:szCs w:val="28"/>
        </w:rPr>
        <w:t xml:space="preserve"> </w:t>
      </w:r>
      <w:r w:rsidRPr="00124909">
        <w:rPr>
          <w:sz w:val="28"/>
          <w:szCs w:val="28"/>
        </w:rPr>
        <w:t>б</w:t>
      </w:r>
      <w:r w:rsidR="00124909">
        <w:rPr>
          <w:sz w:val="28"/>
          <w:szCs w:val="28"/>
        </w:rPr>
        <w:t xml:space="preserve"> </w:t>
      </w:r>
      <w:r w:rsidRPr="00124909">
        <w:rPr>
          <w:sz w:val="28"/>
          <w:szCs w:val="28"/>
        </w:rPr>
        <w:t>л</w:t>
      </w:r>
      <w:r w:rsidR="00124909">
        <w:rPr>
          <w:sz w:val="28"/>
          <w:szCs w:val="28"/>
        </w:rPr>
        <w:t xml:space="preserve"> </w:t>
      </w:r>
      <w:r w:rsidRPr="00124909">
        <w:rPr>
          <w:sz w:val="28"/>
          <w:szCs w:val="28"/>
        </w:rPr>
        <w:t>и</w:t>
      </w:r>
      <w:r w:rsidR="00124909">
        <w:rPr>
          <w:sz w:val="28"/>
          <w:szCs w:val="28"/>
        </w:rPr>
        <w:t xml:space="preserve"> </w:t>
      </w:r>
      <w:r w:rsidRPr="00124909">
        <w:rPr>
          <w:sz w:val="28"/>
          <w:szCs w:val="28"/>
        </w:rPr>
        <w:t>ц</w:t>
      </w:r>
      <w:r w:rsidR="00124909">
        <w:rPr>
          <w:sz w:val="28"/>
          <w:szCs w:val="28"/>
        </w:rPr>
        <w:t xml:space="preserve"> </w:t>
      </w:r>
      <w:r w:rsidRPr="00124909">
        <w:rPr>
          <w:sz w:val="28"/>
          <w:szCs w:val="28"/>
        </w:rPr>
        <w:t>а</w:t>
      </w:r>
      <w:r w:rsidR="00124909">
        <w:rPr>
          <w:sz w:val="28"/>
          <w:szCs w:val="28"/>
        </w:rPr>
        <w:t xml:space="preserve">  </w:t>
      </w:r>
      <w:r w:rsidRPr="00124909">
        <w:rPr>
          <w:sz w:val="28"/>
          <w:szCs w:val="28"/>
        </w:rPr>
        <w:t xml:space="preserve"> 7.</w:t>
      </w:r>
      <w:r w:rsidR="00124909">
        <w:rPr>
          <w:sz w:val="28"/>
          <w:szCs w:val="28"/>
        </w:rPr>
        <w:t>4</w:t>
      </w:r>
      <w:r w:rsidRPr="00124909">
        <w:rPr>
          <w:sz w:val="28"/>
          <w:szCs w:val="28"/>
        </w:rPr>
        <w:t xml:space="preserve"> – </w:t>
      </w:r>
      <w:r w:rsidRPr="00124909">
        <w:rPr>
          <w:b/>
          <w:sz w:val="28"/>
          <w:szCs w:val="28"/>
        </w:rPr>
        <w:t>Коэффициенты сочетаний</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11"/>
        <w:gridCol w:w="4075"/>
      </w:tblGrid>
      <w:tr w:rsidR="009E76CF" w:rsidRPr="002C074D" w14:paraId="421D06F1" w14:textId="77777777" w:rsidTr="00124909">
        <w:trPr>
          <w:trHeight w:val="465"/>
        </w:trPr>
        <w:tc>
          <w:tcPr>
            <w:tcW w:w="5211" w:type="dxa"/>
            <w:tcBorders>
              <w:top w:val="single" w:sz="4" w:space="0" w:color="auto"/>
              <w:left w:val="single" w:sz="4" w:space="0" w:color="auto"/>
              <w:bottom w:val="single" w:sz="4" w:space="0" w:color="auto"/>
              <w:right w:val="single" w:sz="4" w:space="0" w:color="auto"/>
            </w:tcBorders>
            <w:vAlign w:val="center"/>
          </w:tcPr>
          <w:p w14:paraId="343C20E5" w14:textId="77777777" w:rsidR="009E76CF" w:rsidRPr="002C074D" w:rsidRDefault="009E76CF" w:rsidP="00932913">
            <w:pPr>
              <w:spacing w:before="100" w:beforeAutospacing="1" w:afterAutospacing="1"/>
              <w:jc w:val="center"/>
              <w:rPr>
                <w:lang w:eastAsia="en-US"/>
              </w:rPr>
            </w:pPr>
            <w:r w:rsidRPr="002C074D">
              <w:t>Виды нагрузок</w:t>
            </w:r>
          </w:p>
        </w:tc>
        <w:tc>
          <w:tcPr>
            <w:tcW w:w="4075" w:type="dxa"/>
            <w:tcBorders>
              <w:top w:val="single" w:sz="4" w:space="0" w:color="auto"/>
              <w:left w:val="single" w:sz="4" w:space="0" w:color="auto"/>
              <w:bottom w:val="single" w:sz="4" w:space="0" w:color="auto"/>
              <w:right w:val="single" w:sz="4" w:space="0" w:color="auto"/>
            </w:tcBorders>
            <w:vAlign w:val="center"/>
          </w:tcPr>
          <w:p w14:paraId="01C6C916" w14:textId="77777777" w:rsidR="009E76CF" w:rsidRPr="00342920" w:rsidRDefault="009E76CF" w:rsidP="00932913">
            <w:pPr>
              <w:spacing w:before="100" w:beforeAutospacing="1" w:afterAutospacing="1"/>
              <w:jc w:val="center"/>
              <w:rPr>
                <w:lang w:val="en-US" w:eastAsia="en-US"/>
              </w:rPr>
            </w:pPr>
            <w:r w:rsidRPr="002C074D">
              <w:t xml:space="preserve">Значение коэффициента сочетаний </w:t>
            </w:r>
            <w:r w:rsidR="00342920" w:rsidRPr="00342920">
              <w:rPr>
                <w:i/>
                <w:lang w:val="en-US" w:eastAsia="en-US"/>
              </w:rPr>
              <w:t>n</w:t>
            </w:r>
            <w:r w:rsidR="00342920" w:rsidRPr="00342920">
              <w:rPr>
                <w:i/>
                <w:vertAlign w:val="subscript"/>
                <w:lang w:val="en-US" w:eastAsia="en-US"/>
              </w:rPr>
              <w:t>c</w:t>
            </w:r>
          </w:p>
        </w:tc>
      </w:tr>
      <w:tr w:rsidR="009E76CF" w:rsidRPr="002C074D" w14:paraId="0B6CE103" w14:textId="77777777" w:rsidTr="00124909">
        <w:tc>
          <w:tcPr>
            <w:tcW w:w="5211" w:type="dxa"/>
            <w:tcBorders>
              <w:top w:val="single" w:sz="4" w:space="0" w:color="auto"/>
              <w:left w:val="single" w:sz="4" w:space="0" w:color="auto"/>
              <w:bottom w:val="single" w:sz="4" w:space="0" w:color="auto"/>
              <w:right w:val="single" w:sz="4" w:space="0" w:color="auto"/>
            </w:tcBorders>
          </w:tcPr>
          <w:p w14:paraId="6EA01CFF" w14:textId="77777777" w:rsidR="009E76CF" w:rsidRPr="002C074D" w:rsidRDefault="009E76CF" w:rsidP="00932913">
            <w:pPr>
              <w:spacing w:before="100" w:beforeAutospacing="1" w:afterAutospacing="1"/>
              <w:rPr>
                <w:lang w:eastAsia="en-US"/>
              </w:rPr>
            </w:pPr>
            <w:r w:rsidRPr="002C074D">
              <w:t>Постоянные</w:t>
            </w:r>
          </w:p>
        </w:tc>
        <w:tc>
          <w:tcPr>
            <w:tcW w:w="4075" w:type="dxa"/>
            <w:tcBorders>
              <w:top w:val="single" w:sz="4" w:space="0" w:color="auto"/>
              <w:left w:val="single" w:sz="4" w:space="0" w:color="auto"/>
              <w:bottom w:val="single" w:sz="4" w:space="0" w:color="auto"/>
              <w:right w:val="single" w:sz="4" w:space="0" w:color="auto"/>
            </w:tcBorders>
          </w:tcPr>
          <w:p w14:paraId="0F85647E" w14:textId="77777777" w:rsidR="009E76CF" w:rsidRPr="002C074D" w:rsidRDefault="009E76CF" w:rsidP="00932913">
            <w:pPr>
              <w:spacing w:before="100" w:beforeAutospacing="1" w:afterAutospacing="1"/>
              <w:jc w:val="center"/>
              <w:rPr>
                <w:lang w:eastAsia="en-US"/>
              </w:rPr>
            </w:pPr>
            <w:r w:rsidRPr="002C074D">
              <w:t>0</w:t>
            </w:r>
            <w:r w:rsidR="00124909">
              <w:t>,</w:t>
            </w:r>
            <w:r w:rsidRPr="002C074D">
              <w:t>9</w:t>
            </w:r>
          </w:p>
        </w:tc>
      </w:tr>
      <w:tr w:rsidR="009E76CF" w:rsidRPr="002C074D" w14:paraId="7A7D539E" w14:textId="77777777" w:rsidTr="00124909">
        <w:tc>
          <w:tcPr>
            <w:tcW w:w="5211" w:type="dxa"/>
            <w:tcBorders>
              <w:top w:val="single" w:sz="4" w:space="0" w:color="auto"/>
              <w:left w:val="single" w:sz="4" w:space="0" w:color="auto"/>
              <w:bottom w:val="single" w:sz="4" w:space="0" w:color="auto"/>
              <w:right w:val="single" w:sz="4" w:space="0" w:color="auto"/>
            </w:tcBorders>
          </w:tcPr>
          <w:p w14:paraId="6B00DC25" w14:textId="77777777" w:rsidR="009E76CF" w:rsidRPr="002C074D" w:rsidRDefault="009E76CF" w:rsidP="00932913">
            <w:pPr>
              <w:spacing w:before="100" w:beforeAutospacing="1" w:afterAutospacing="1"/>
              <w:rPr>
                <w:lang w:eastAsia="en-US"/>
              </w:rPr>
            </w:pPr>
            <w:r w:rsidRPr="002C074D">
              <w:t>Временные длительные</w:t>
            </w:r>
          </w:p>
        </w:tc>
        <w:tc>
          <w:tcPr>
            <w:tcW w:w="4075" w:type="dxa"/>
            <w:tcBorders>
              <w:top w:val="single" w:sz="4" w:space="0" w:color="auto"/>
              <w:left w:val="single" w:sz="4" w:space="0" w:color="auto"/>
              <w:bottom w:val="single" w:sz="4" w:space="0" w:color="auto"/>
              <w:right w:val="single" w:sz="4" w:space="0" w:color="auto"/>
            </w:tcBorders>
          </w:tcPr>
          <w:p w14:paraId="1B0A7027" w14:textId="77777777" w:rsidR="009E76CF" w:rsidRPr="002C074D" w:rsidRDefault="009E76CF" w:rsidP="00932913">
            <w:pPr>
              <w:spacing w:before="100" w:beforeAutospacing="1" w:afterAutospacing="1"/>
              <w:jc w:val="center"/>
              <w:rPr>
                <w:lang w:eastAsia="en-US"/>
              </w:rPr>
            </w:pPr>
            <w:r w:rsidRPr="002C074D">
              <w:t>0</w:t>
            </w:r>
            <w:r w:rsidR="00124909">
              <w:t>,</w:t>
            </w:r>
            <w:r w:rsidRPr="002C074D">
              <w:t>8</w:t>
            </w:r>
          </w:p>
        </w:tc>
      </w:tr>
      <w:tr w:rsidR="009E76CF" w:rsidRPr="002C074D" w14:paraId="15A14E74" w14:textId="77777777" w:rsidTr="00124909">
        <w:tc>
          <w:tcPr>
            <w:tcW w:w="5211" w:type="dxa"/>
            <w:tcBorders>
              <w:top w:val="single" w:sz="4" w:space="0" w:color="auto"/>
              <w:left w:val="single" w:sz="4" w:space="0" w:color="auto"/>
              <w:bottom w:val="single" w:sz="4" w:space="0" w:color="auto"/>
              <w:right w:val="single" w:sz="4" w:space="0" w:color="auto"/>
            </w:tcBorders>
          </w:tcPr>
          <w:p w14:paraId="34FDD13B" w14:textId="77777777" w:rsidR="009E76CF" w:rsidRPr="002C074D" w:rsidRDefault="009E76CF" w:rsidP="00932913">
            <w:pPr>
              <w:spacing w:before="100" w:beforeAutospacing="1" w:afterAutospacing="1"/>
              <w:rPr>
                <w:lang w:eastAsia="en-US"/>
              </w:rPr>
            </w:pPr>
            <w:r w:rsidRPr="002C074D">
              <w:t>Кратковременные (на перекрытия и покрытия)</w:t>
            </w:r>
          </w:p>
        </w:tc>
        <w:tc>
          <w:tcPr>
            <w:tcW w:w="4075" w:type="dxa"/>
            <w:tcBorders>
              <w:top w:val="single" w:sz="4" w:space="0" w:color="auto"/>
              <w:left w:val="single" w:sz="4" w:space="0" w:color="auto"/>
              <w:bottom w:val="single" w:sz="4" w:space="0" w:color="auto"/>
              <w:right w:val="single" w:sz="4" w:space="0" w:color="auto"/>
            </w:tcBorders>
          </w:tcPr>
          <w:p w14:paraId="08508F97" w14:textId="77777777" w:rsidR="009E76CF" w:rsidRPr="002C074D" w:rsidRDefault="009E76CF" w:rsidP="00932913">
            <w:pPr>
              <w:spacing w:before="100" w:beforeAutospacing="1" w:afterAutospacing="1"/>
              <w:jc w:val="center"/>
              <w:rPr>
                <w:lang w:eastAsia="en-US"/>
              </w:rPr>
            </w:pPr>
            <w:r w:rsidRPr="002C074D">
              <w:t>0</w:t>
            </w:r>
            <w:r w:rsidR="00124909">
              <w:t>,</w:t>
            </w:r>
            <w:r w:rsidRPr="002C074D">
              <w:t>5</w:t>
            </w:r>
          </w:p>
        </w:tc>
      </w:tr>
    </w:tbl>
    <w:p w14:paraId="684B6D43" w14:textId="77777777" w:rsidR="009E76CF" w:rsidRPr="00124909" w:rsidRDefault="009E76CF" w:rsidP="00932913">
      <w:pPr>
        <w:pStyle w:val="aff1"/>
        <w:ind w:firstLine="567"/>
        <w:jc w:val="both"/>
        <w:rPr>
          <w:sz w:val="28"/>
          <w:szCs w:val="28"/>
        </w:rPr>
      </w:pPr>
    </w:p>
    <w:p w14:paraId="30AB9B3A" w14:textId="77777777" w:rsidR="004E7CED" w:rsidRPr="00124909" w:rsidRDefault="008B405D" w:rsidP="00932913">
      <w:pPr>
        <w:pStyle w:val="aff1"/>
        <w:ind w:firstLine="567"/>
        <w:jc w:val="both"/>
        <w:rPr>
          <w:rFonts w:eastAsia="Calibri"/>
          <w:sz w:val="28"/>
          <w:szCs w:val="28"/>
        </w:rPr>
      </w:pPr>
      <w:r w:rsidRPr="00124909">
        <w:rPr>
          <w:sz w:val="28"/>
          <w:szCs w:val="28"/>
        </w:rPr>
        <w:t>7.9.2.2</w:t>
      </w:r>
      <w:r w:rsidR="00990C6D" w:rsidRPr="00124909">
        <w:rPr>
          <w:sz w:val="28"/>
          <w:szCs w:val="28"/>
        </w:rPr>
        <w:t xml:space="preserve"> Расчеты высотных зданий на особые сочетания нагрузок с учетом сейсмических воздействий следует выполнять</w:t>
      </w:r>
      <w:r w:rsidR="00426BAE" w:rsidRPr="00124909">
        <w:rPr>
          <w:sz w:val="28"/>
          <w:szCs w:val="28"/>
        </w:rPr>
        <w:t xml:space="preserve"> </w:t>
      </w:r>
      <w:r w:rsidR="004E7CED" w:rsidRPr="00124909">
        <w:rPr>
          <w:rFonts w:eastAsia="Calibri"/>
          <w:sz w:val="28"/>
          <w:szCs w:val="28"/>
        </w:rPr>
        <w:t>на два уровня воздействий, определяемых в соответствии с ГОСТ 27751</w:t>
      </w:r>
      <w:r w:rsidR="00124909">
        <w:rPr>
          <w:rFonts w:eastAsia="Calibri"/>
          <w:sz w:val="28"/>
          <w:szCs w:val="28"/>
        </w:rPr>
        <w:t>,</w:t>
      </w:r>
      <w:r w:rsidR="004E7CED" w:rsidRPr="00124909">
        <w:rPr>
          <w:rFonts w:eastAsia="Calibri"/>
          <w:sz w:val="28"/>
          <w:szCs w:val="28"/>
        </w:rPr>
        <w:t xml:space="preserve"> </w:t>
      </w:r>
      <w:r w:rsidR="00124909">
        <w:rPr>
          <w:rFonts w:eastAsia="Calibri"/>
          <w:sz w:val="28"/>
          <w:szCs w:val="28"/>
        </w:rPr>
        <w:t xml:space="preserve">с применением </w:t>
      </w:r>
      <w:r w:rsidR="004E7CED" w:rsidRPr="00124909">
        <w:rPr>
          <w:rFonts w:eastAsia="Calibri"/>
          <w:sz w:val="28"/>
          <w:szCs w:val="28"/>
        </w:rPr>
        <w:t>коэффициент</w:t>
      </w:r>
      <w:r w:rsidR="00124909">
        <w:rPr>
          <w:rFonts w:eastAsia="Calibri"/>
          <w:sz w:val="28"/>
          <w:szCs w:val="28"/>
        </w:rPr>
        <w:t>а</w:t>
      </w:r>
      <w:r w:rsidR="004E7CED" w:rsidRPr="00124909">
        <w:rPr>
          <w:rFonts w:eastAsia="Calibri"/>
          <w:sz w:val="28"/>
          <w:szCs w:val="28"/>
        </w:rPr>
        <w:t xml:space="preserve"> надежности по нагрузке.</w:t>
      </w:r>
    </w:p>
    <w:p w14:paraId="426ECB86" w14:textId="77777777" w:rsidR="00990C6D" w:rsidRPr="00124909" w:rsidRDefault="0053693D" w:rsidP="00932913">
      <w:pPr>
        <w:pStyle w:val="aff1"/>
        <w:ind w:firstLine="567"/>
        <w:jc w:val="both"/>
        <w:rPr>
          <w:sz w:val="28"/>
          <w:szCs w:val="28"/>
        </w:rPr>
      </w:pPr>
      <w:r w:rsidRPr="00124909">
        <w:rPr>
          <w:rFonts w:eastAsia="Calibri"/>
          <w:sz w:val="28"/>
          <w:szCs w:val="28"/>
        </w:rPr>
        <w:t xml:space="preserve">7.9.2.3 </w:t>
      </w:r>
      <w:r w:rsidR="004E7CED" w:rsidRPr="00124909">
        <w:rPr>
          <w:rFonts w:eastAsia="Calibri"/>
          <w:sz w:val="28"/>
          <w:szCs w:val="28"/>
        </w:rPr>
        <w:t>При расчете высотных зданий на два уровня сейсмических воздействий следует применять три типа моделей с соответств</w:t>
      </w:r>
      <w:r w:rsidR="00124909">
        <w:rPr>
          <w:rFonts w:eastAsia="Calibri"/>
          <w:sz w:val="28"/>
          <w:szCs w:val="28"/>
        </w:rPr>
        <w:t>ующими им методами расчетов:</w:t>
      </w:r>
    </w:p>
    <w:p w14:paraId="2F82AA26" w14:textId="77777777" w:rsidR="009A591F" w:rsidRPr="00124909" w:rsidRDefault="009A591F" w:rsidP="00932913">
      <w:pPr>
        <w:pStyle w:val="aff1"/>
        <w:ind w:firstLine="567"/>
        <w:jc w:val="both"/>
        <w:rPr>
          <w:rFonts w:eastAsia="Calibri"/>
          <w:sz w:val="28"/>
          <w:szCs w:val="28"/>
        </w:rPr>
      </w:pPr>
      <w:r w:rsidRPr="00124909">
        <w:rPr>
          <w:rFonts w:eastAsia="Calibri"/>
          <w:sz w:val="28"/>
          <w:szCs w:val="28"/>
        </w:rPr>
        <w:lastRenderedPageBreak/>
        <w:t>а) упругая модель деформирования несущих конструкций</w:t>
      </w:r>
      <w:r w:rsidR="00010F02" w:rsidRPr="00124909">
        <w:rPr>
          <w:rFonts w:eastAsia="Calibri"/>
          <w:sz w:val="28"/>
          <w:szCs w:val="28"/>
        </w:rPr>
        <w:t xml:space="preserve"> высотных</w:t>
      </w:r>
      <w:r w:rsidRPr="00124909">
        <w:rPr>
          <w:rFonts w:eastAsia="Calibri"/>
          <w:sz w:val="28"/>
          <w:szCs w:val="28"/>
        </w:rPr>
        <w:t xml:space="preserve"> зданий при коэффициенте надежности сейсмической нагрузки, вводимом к интенсивности воздействия и принимаем</w:t>
      </w:r>
      <w:r w:rsidR="004C70F4">
        <w:rPr>
          <w:rFonts w:eastAsia="Calibri"/>
          <w:sz w:val="28"/>
          <w:szCs w:val="28"/>
        </w:rPr>
        <w:t>о</w:t>
      </w:r>
      <w:r w:rsidRPr="00124909">
        <w:rPr>
          <w:rFonts w:eastAsia="Calibri"/>
          <w:sz w:val="28"/>
          <w:szCs w:val="28"/>
        </w:rPr>
        <w:t>м равным 1</w:t>
      </w:r>
      <w:r w:rsidR="00124909">
        <w:rPr>
          <w:rFonts w:eastAsia="Calibri"/>
          <w:sz w:val="28"/>
          <w:szCs w:val="28"/>
        </w:rPr>
        <w:t>,</w:t>
      </w:r>
      <w:r w:rsidRPr="00124909">
        <w:rPr>
          <w:rFonts w:eastAsia="Calibri"/>
          <w:sz w:val="28"/>
          <w:szCs w:val="28"/>
        </w:rPr>
        <w:t>0.</w:t>
      </w:r>
    </w:p>
    <w:p w14:paraId="42C63ECF" w14:textId="77777777" w:rsidR="009A591F" w:rsidRPr="00124909" w:rsidRDefault="009A591F" w:rsidP="00932913">
      <w:pPr>
        <w:pStyle w:val="aff1"/>
        <w:ind w:firstLine="567"/>
        <w:jc w:val="both"/>
        <w:rPr>
          <w:rFonts w:eastAsia="Calibri"/>
          <w:sz w:val="28"/>
          <w:szCs w:val="28"/>
        </w:rPr>
      </w:pPr>
      <w:r w:rsidRPr="00124909">
        <w:rPr>
          <w:rFonts w:eastAsia="Calibri"/>
          <w:sz w:val="28"/>
          <w:szCs w:val="28"/>
        </w:rPr>
        <w:t xml:space="preserve">Нагрузки определяются в частотной области по линейно-спектральной теории в соответствии с указаниями </w:t>
      </w:r>
      <w:r w:rsidRPr="00124909">
        <w:rPr>
          <w:sz w:val="28"/>
          <w:szCs w:val="28"/>
        </w:rPr>
        <w:t>7.9.2.</w:t>
      </w:r>
      <w:r w:rsidR="0053693D" w:rsidRPr="00124909">
        <w:rPr>
          <w:sz w:val="28"/>
          <w:szCs w:val="28"/>
        </w:rPr>
        <w:t>7</w:t>
      </w:r>
      <w:r w:rsidR="00124909">
        <w:rPr>
          <w:rFonts w:eastAsia="Calibri"/>
          <w:sz w:val="28"/>
          <w:szCs w:val="28"/>
        </w:rPr>
        <w:t>;</w:t>
      </w:r>
    </w:p>
    <w:p w14:paraId="4A645E38" w14:textId="77777777" w:rsidR="00432B36" w:rsidRDefault="009A591F" w:rsidP="00932913">
      <w:pPr>
        <w:pStyle w:val="aff1"/>
        <w:ind w:firstLine="567"/>
        <w:jc w:val="both"/>
        <w:rPr>
          <w:rFonts w:eastAsia="Calibri"/>
          <w:sz w:val="28"/>
          <w:szCs w:val="28"/>
        </w:rPr>
      </w:pPr>
      <w:r w:rsidRPr="00124909">
        <w:rPr>
          <w:rFonts w:eastAsia="Calibri"/>
          <w:sz w:val="28"/>
          <w:szCs w:val="28"/>
        </w:rPr>
        <w:t>б) н</w:t>
      </w:r>
      <w:r w:rsidR="00124909">
        <w:rPr>
          <w:rFonts w:eastAsia="Calibri"/>
          <w:sz w:val="28"/>
          <w:szCs w:val="28"/>
        </w:rPr>
        <w:t xml:space="preserve">еупругая модель деформирования </w:t>
      </w:r>
      <w:r w:rsidRPr="00124909">
        <w:rPr>
          <w:rFonts w:eastAsia="Calibri"/>
          <w:sz w:val="28"/>
          <w:szCs w:val="28"/>
        </w:rPr>
        <w:t xml:space="preserve">несущих конструкций </w:t>
      </w:r>
      <w:r w:rsidR="0053693D" w:rsidRPr="00124909">
        <w:rPr>
          <w:rFonts w:eastAsia="Calibri"/>
          <w:sz w:val="28"/>
          <w:szCs w:val="28"/>
        </w:rPr>
        <w:t xml:space="preserve">высотных </w:t>
      </w:r>
      <w:r w:rsidRPr="00124909">
        <w:rPr>
          <w:rFonts w:eastAsia="Calibri"/>
          <w:sz w:val="28"/>
          <w:szCs w:val="28"/>
        </w:rPr>
        <w:t>зданий при повышенном значении коэффициента надежности сейсмической нагрузки, вводим</w:t>
      </w:r>
      <w:r w:rsidR="004C70F4">
        <w:rPr>
          <w:rFonts w:eastAsia="Calibri"/>
          <w:sz w:val="28"/>
          <w:szCs w:val="28"/>
        </w:rPr>
        <w:t>о</w:t>
      </w:r>
      <w:r w:rsidRPr="00124909">
        <w:rPr>
          <w:rFonts w:eastAsia="Calibri"/>
          <w:sz w:val="28"/>
          <w:szCs w:val="28"/>
        </w:rPr>
        <w:t>м к интенсивности воздействия и принимаем</w:t>
      </w:r>
      <w:r w:rsidR="004C70F4">
        <w:rPr>
          <w:rFonts w:eastAsia="Calibri"/>
          <w:sz w:val="28"/>
          <w:szCs w:val="28"/>
        </w:rPr>
        <w:t>о</w:t>
      </w:r>
      <w:r w:rsidRPr="00124909">
        <w:rPr>
          <w:rFonts w:eastAsia="Calibri"/>
          <w:sz w:val="28"/>
          <w:szCs w:val="28"/>
        </w:rPr>
        <w:t>м равным 1</w:t>
      </w:r>
      <w:r w:rsidR="00124909">
        <w:rPr>
          <w:rFonts w:eastAsia="Calibri"/>
          <w:sz w:val="28"/>
          <w:szCs w:val="28"/>
        </w:rPr>
        <w:t>,</w:t>
      </w:r>
      <w:r w:rsidRPr="00124909">
        <w:rPr>
          <w:rFonts w:eastAsia="Calibri"/>
          <w:sz w:val="28"/>
          <w:szCs w:val="28"/>
        </w:rPr>
        <w:t>5.</w:t>
      </w:r>
    </w:p>
    <w:p w14:paraId="077F6E14" w14:textId="77777777" w:rsidR="009A591F" w:rsidRPr="00124909" w:rsidRDefault="009A591F" w:rsidP="00932913">
      <w:pPr>
        <w:pStyle w:val="aff1"/>
        <w:ind w:firstLine="567"/>
        <w:jc w:val="both"/>
        <w:rPr>
          <w:rFonts w:eastAsia="Calibri"/>
          <w:sz w:val="28"/>
          <w:szCs w:val="28"/>
        </w:rPr>
      </w:pPr>
      <w:r w:rsidRPr="00124909">
        <w:rPr>
          <w:rFonts w:eastAsia="Calibri"/>
          <w:sz w:val="28"/>
          <w:szCs w:val="28"/>
        </w:rPr>
        <w:t>Нагрузки определяются во временн</w:t>
      </w:r>
      <w:r w:rsidR="007553D2" w:rsidRPr="007553D2">
        <w:rPr>
          <w:spacing w:val="-100"/>
          <w:sz w:val="28"/>
          <w:szCs w:val="28"/>
        </w:rPr>
        <w:t>´</w:t>
      </w:r>
      <w:r w:rsidRPr="00124909">
        <w:rPr>
          <w:rFonts w:eastAsia="Calibri"/>
          <w:sz w:val="28"/>
          <w:szCs w:val="28"/>
        </w:rPr>
        <w:t xml:space="preserve">ой области с использованием инструментальных записей ускорений основания при землетрясениях, наиболее опасных для данного здания или сооружения, а также с применением синтезированных акселерограмм, полученных </w:t>
      </w:r>
      <w:r w:rsidRPr="00124909">
        <w:rPr>
          <w:sz w:val="28"/>
          <w:szCs w:val="28"/>
        </w:rPr>
        <w:t>в результате Д</w:t>
      </w:r>
      <w:r w:rsidR="00FA743E" w:rsidRPr="00124909">
        <w:rPr>
          <w:sz w:val="28"/>
          <w:szCs w:val="28"/>
        </w:rPr>
        <w:t>С</w:t>
      </w:r>
      <w:r w:rsidRPr="00124909">
        <w:rPr>
          <w:sz w:val="28"/>
          <w:szCs w:val="28"/>
        </w:rPr>
        <w:t>Р и СМР согласно 7.9.1.2.</w:t>
      </w:r>
      <w:r w:rsidRPr="00124909">
        <w:rPr>
          <w:rFonts w:eastAsia="Calibri"/>
          <w:sz w:val="28"/>
          <w:szCs w:val="28"/>
        </w:rPr>
        <w:t xml:space="preserve"> Максимальные ускорения поступательного движения основания зданий без учета коэффициента надежности сейсмической нагрузки следует принимать не менее 1, 2 и 4 м/с</w:t>
      </w:r>
      <w:r w:rsidRPr="00124909">
        <w:rPr>
          <w:rFonts w:eastAsia="Calibri"/>
          <w:sz w:val="28"/>
          <w:szCs w:val="28"/>
          <w:vertAlign w:val="superscript"/>
        </w:rPr>
        <w:t>2</w:t>
      </w:r>
      <w:r w:rsidRPr="00124909">
        <w:rPr>
          <w:rFonts w:eastAsia="Calibri"/>
          <w:sz w:val="28"/>
          <w:szCs w:val="28"/>
        </w:rPr>
        <w:t xml:space="preserve"> при расчетной сейсмичности площадки 7, </w:t>
      </w:r>
      <w:r w:rsidR="004D6F44">
        <w:rPr>
          <w:rFonts w:eastAsia="Calibri"/>
          <w:sz w:val="28"/>
          <w:szCs w:val="28"/>
        </w:rPr>
        <w:t>8 и 9 баллов соответственно;</w:t>
      </w:r>
    </w:p>
    <w:p w14:paraId="3EAE9FAD" w14:textId="77777777" w:rsidR="009A591F" w:rsidRPr="00124909" w:rsidRDefault="009A591F" w:rsidP="00932913">
      <w:pPr>
        <w:pStyle w:val="aff1"/>
        <w:ind w:firstLine="567"/>
        <w:jc w:val="both"/>
        <w:rPr>
          <w:rFonts w:eastAsia="Calibri"/>
          <w:sz w:val="28"/>
          <w:szCs w:val="28"/>
        </w:rPr>
      </w:pPr>
      <w:r w:rsidRPr="00124909">
        <w:rPr>
          <w:rFonts w:eastAsia="Calibri"/>
          <w:sz w:val="28"/>
          <w:szCs w:val="28"/>
        </w:rPr>
        <w:t xml:space="preserve">в) модель </w:t>
      </w:r>
      <w:r w:rsidR="0053693D" w:rsidRPr="00124909">
        <w:rPr>
          <w:rFonts w:eastAsia="Calibri"/>
          <w:sz w:val="28"/>
          <w:szCs w:val="28"/>
        </w:rPr>
        <w:t xml:space="preserve">высотных </w:t>
      </w:r>
      <w:r w:rsidRPr="00124909">
        <w:rPr>
          <w:rFonts w:eastAsia="Calibri"/>
          <w:sz w:val="28"/>
          <w:szCs w:val="28"/>
        </w:rPr>
        <w:t xml:space="preserve">зданий с поврежденными несущими конструкциями при повышенном значении коэффициента надежности сейсмической нагрузки, вводимом к интенсивности воздействия и </w:t>
      </w:r>
      <w:r w:rsidR="004947B1">
        <w:rPr>
          <w:rFonts w:eastAsia="Calibri"/>
          <w:sz w:val="28"/>
          <w:szCs w:val="28"/>
        </w:rPr>
        <w:t xml:space="preserve">принимаемом </w:t>
      </w:r>
      <w:r w:rsidRPr="00124909">
        <w:rPr>
          <w:rFonts w:eastAsia="Calibri"/>
          <w:sz w:val="28"/>
          <w:szCs w:val="28"/>
        </w:rPr>
        <w:t>равным 1</w:t>
      </w:r>
      <w:r w:rsidR="004D6F44">
        <w:rPr>
          <w:rFonts w:eastAsia="Calibri"/>
          <w:sz w:val="28"/>
          <w:szCs w:val="28"/>
        </w:rPr>
        <w:t>,</w:t>
      </w:r>
      <w:r w:rsidRPr="00124909">
        <w:rPr>
          <w:rFonts w:eastAsia="Calibri"/>
          <w:sz w:val="28"/>
          <w:szCs w:val="28"/>
        </w:rPr>
        <w:t>5.</w:t>
      </w:r>
    </w:p>
    <w:p w14:paraId="4C308258" w14:textId="77777777" w:rsidR="009A591F" w:rsidRPr="00124909" w:rsidRDefault="009A591F" w:rsidP="00932913">
      <w:pPr>
        <w:pStyle w:val="aff1"/>
        <w:ind w:firstLine="567"/>
        <w:jc w:val="both"/>
        <w:rPr>
          <w:sz w:val="28"/>
          <w:szCs w:val="28"/>
        </w:rPr>
      </w:pPr>
      <w:r w:rsidRPr="00124909">
        <w:rPr>
          <w:rFonts w:eastAsia="Calibri"/>
          <w:sz w:val="28"/>
          <w:szCs w:val="28"/>
        </w:rPr>
        <w:t>Степень и локализаци</w:t>
      </w:r>
      <w:r w:rsidR="004D6F44">
        <w:rPr>
          <w:rFonts w:eastAsia="Calibri"/>
          <w:sz w:val="28"/>
          <w:szCs w:val="28"/>
        </w:rPr>
        <w:t>ю</w:t>
      </w:r>
      <w:r w:rsidRPr="00124909">
        <w:rPr>
          <w:rFonts w:eastAsia="Calibri"/>
          <w:sz w:val="28"/>
          <w:szCs w:val="28"/>
        </w:rPr>
        <w:t xml:space="preserve"> повреждений несущих конструкций </w:t>
      </w:r>
      <w:r w:rsidR="00010F02" w:rsidRPr="00124909">
        <w:rPr>
          <w:rFonts w:eastAsia="Calibri"/>
          <w:sz w:val="28"/>
          <w:szCs w:val="28"/>
        </w:rPr>
        <w:t xml:space="preserve">высотных </w:t>
      </w:r>
      <w:r w:rsidRPr="00124909">
        <w:rPr>
          <w:rFonts w:eastAsia="Calibri"/>
          <w:sz w:val="28"/>
          <w:szCs w:val="28"/>
        </w:rPr>
        <w:t>зданий оценива</w:t>
      </w:r>
      <w:r w:rsidR="004D6F44">
        <w:rPr>
          <w:rFonts w:eastAsia="Calibri"/>
          <w:sz w:val="28"/>
          <w:szCs w:val="28"/>
        </w:rPr>
        <w:t>ют</w:t>
      </w:r>
      <w:r w:rsidRPr="00124909">
        <w:rPr>
          <w:rFonts w:eastAsia="Calibri"/>
          <w:sz w:val="28"/>
          <w:szCs w:val="28"/>
        </w:rPr>
        <w:t xml:space="preserve"> расчетами по </w:t>
      </w:r>
      <w:r w:rsidR="004D6F44">
        <w:rPr>
          <w:rFonts w:eastAsia="Calibri"/>
          <w:sz w:val="28"/>
          <w:szCs w:val="28"/>
        </w:rPr>
        <w:t>перечислению</w:t>
      </w:r>
      <w:r w:rsidRPr="00124909">
        <w:rPr>
          <w:rFonts w:eastAsia="Calibri"/>
          <w:sz w:val="28"/>
          <w:szCs w:val="28"/>
        </w:rPr>
        <w:t xml:space="preserve"> б) или определя</w:t>
      </w:r>
      <w:r w:rsidR="004D6F44">
        <w:rPr>
          <w:rFonts w:eastAsia="Calibri"/>
          <w:sz w:val="28"/>
          <w:szCs w:val="28"/>
        </w:rPr>
        <w:t>ют</w:t>
      </w:r>
      <w:r w:rsidRPr="00124909">
        <w:rPr>
          <w:rFonts w:eastAsia="Calibri"/>
          <w:sz w:val="28"/>
          <w:szCs w:val="28"/>
        </w:rPr>
        <w:t xml:space="preserve"> экспертно </w:t>
      </w:r>
      <w:r w:rsidRPr="00124909">
        <w:rPr>
          <w:sz w:val="28"/>
          <w:szCs w:val="28"/>
        </w:rPr>
        <w:t>в соответствии с рекомендациями 8.3.</w:t>
      </w:r>
    </w:p>
    <w:p w14:paraId="7C054348" w14:textId="77777777" w:rsidR="009A591F" w:rsidRPr="00124909" w:rsidRDefault="009A591F" w:rsidP="00932913">
      <w:pPr>
        <w:pStyle w:val="aff1"/>
        <w:ind w:firstLine="567"/>
        <w:jc w:val="both"/>
        <w:rPr>
          <w:rFonts w:eastAsia="Calibri"/>
          <w:sz w:val="28"/>
          <w:szCs w:val="28"/>
        </w:rPr>
      </w:pPr>
      <w:r w:rsidRPr="00124909">
        <w:rPr>
          <w:rFonts w:eastAsia="Calibri"/>
          <w:sz w:val="28"/>
          <w:szCs w:val="28"/>
        </w:rPr>
        <w:t>Нагрузки определяются в частотной области. Цел</w:t>
      </w:r>
      <w:r w:rsidR="004D6F44">
        <w:rPr>
          <w:rFonts w:eastAsia="Calibri"/>
          <w:sz w:val="28"/>
          <w:szCs w:val="28"/>
        </w:rPr>
        <w:t>ями</w:t>
      </w:r>
      <w:r w:rsidRPr="00124909">
        <w:rPr>
          <w:rFonts w:eastAsia="Calibri"/>
          <w:sz w:val="28"/>
          <w:szCs w:val="28"/>
        </w:rPr>
        <w:t xml:space="preserve"> расчетов явля</w:t>
      </w:r>
      <w:r w:rsidR="004D6F44">
        <w:rPr>
          <w:rFonts w:eastAsia="Calibri"/>
          <w:sz w:val="28"/>
          <w:szCs w:val="28"/>
        </w:rPr>
        <w:t>ю</w:t>
      </w:r>
      <w:r w:rsidRPr="00124909">
        <w:rPr>
          <w:rFonts w:eastAsia="Calibri"/>
          <w:sz w:val="28"/>
          <w:szCs w:val="28"/>
        </w:rPr>
        <w:t>тся сохранение уп</w:t>
      </w:r>
      <w:r w:rsidR="00010F02" w:rsidRPr="00124909">
        <w:rPr>
          <w:rFonts w:eastAsia="Calibri"/>
          <w:sz w:val="28"/>
          <w:szCs w:val="28"/>
        </w:rPr>
        <w:t>р</w:t>
      </w:r>
      <w:r w:rsidRPr="00124909">
        <w:rPr>
          <w:rFonts w:eastAsia="Calibri"/>
          <w:sz w:val="28"/>
          <w:szCs w:val="28"/>
        </w:rPr>
        <w:t>угого несущего ядра конструкции и недопущени</w:t>
      </w:r>
      <w:r w:rsidR="004D6F44">
        <w:rPr>
          <w:rFonts w:eastAsia="Calibri"/>
          <w:sz w:val="28"/>
          <w:szCs w:val="28"/>
        </w:rPr>
        <w:t>е</w:t>
      </w:r>
      <w:r w:rsidRPr="00124909">
        <w:rPr>
          <w:rFonts w:eastAsia="Calibri"/>
          <w:sz w:val="28"/>
          <w:szCs w:val="28"/>
        </w:rPr>
        <w:t xml:space="preserve"> прогрессирующего обрушения высотного здания.</w:t>
      </w:r>
    </w:p>
    <w:p w14:paraId="70F30EC6" w14:textId="77777777" w:rsidR="009A591F" w:rsidRPr="004C43DC" w:rsidRDefault="004D6F44" w:rsidP="00932913">
      <w:pPr>
        <w:pStyle w:val="aff1"/>
        <w:ind w:firstLine="567"/>
        <w:jc w:val="both"/>
      </w:pPr>
      <w:r w:rsidRPr="004C43DC">
        <w:t>П р и м е ч а н и я</w:t>
      </w:r>
    </w:p>
    <w:p w14:paraId="378AB83E" w14:textId="77777777" w:rsidR="00937D46" w:rsidRPr="004C43DC" w:rsidRDefault="004947B1" w:rsidP="00932913">
      <w:pPr>
        <w:pStyle w:val="aff1"/>
        <w:ind w:firstLine="567"/>
        <w:jc w:val="both"/>
      </w:pPr>
      <w:r w:rsidRPr="004C43DC">
        <w:t xml:space="preserve">1 </w:t>
      </w:r>
      <w:r w:rsidR="00990C6D" w:rsidRPr="004C43DC">
        <w:t>При расчете по п</w:t>
      </w:r>
      <w:r w:rsidR="004D6F44" w:rsidRPr="004C43DC">
        <w:t>еречислениям</w:t>
      </w:r>
      <w:r w:rsidR="00990C6D" w:rsidRPr="004C43DC">
        <w:t xml:space="preserve"> б) и в) </w:t>
      </w:r>
      <w:r w:rsidR="00937D46" w:rsidRPr="004C43DC">
        <w:t>в соответствии с ГОСТ 27751</w:t>
      </w:r>
      <w:r w:rsidR="00CD15C8" w:rsidRPr="004C43DC">
        <w:t xml:space="preserve"> </w:t>
      </w:r>
      <w:r w:rsidR="00937D46" w:rsidRPr="004C43DC">
        <w:t>и СП 20.13330</w:t>
      </w:r>
      <w:r w:rsidR="00342920" w:rsidRPr="004C43DC">
        <w:t xml:space="preserve"> </w:t>
      </w:r>
      <w:r w:rsidR="004D6F44" w:rsidRPr="004C43DC">
        <w:t>принимают</w:t>
      </w:r>
      <w:r w:rsidR="009A591F" w:rsidRPr="004C43DC">
        <w:t xml:space="preserve"> </w:t>
      </w:r>
      <w:r w:rsidR="00937D46" w:rsidRPr="004C43DC">
        <w:t xml:space="preserve">коэффициент надежности сейсмической нагрузки </w:t>
      </w:r>
      <w:r w:rsidRPr="004C43DC">
        <w:t xml:space="preserve">равным </w:t>
      </w:r>
      <w:r w:rsidR="00937D46" w:rsidRPr="004C43DC">
        <w:t>1</w:t>
      </w:r>
      <w:r w:rsidR="004D6F44" w:rsidRPr="004C43DC">
        <w:t>,</w:t>
      </w:r>
      <w:r w:rsidR="00937D46" w:rsidRPr="004C43DC">
        <w:t>5.</w:t>
      </w:r>
    </w:p>
    <w:p w14:paraId="5FCAF52B" w14:textId="77777777" w:rsidR="009A591F" w:rsidRPr="004C43DC" w:rsidRDefault="004947B1" w:rsidP="00932913">
      <w:pPr>
        <w:pStyle w:val="aff1"/>
        <w:ind w:firstLine="567"/>
        <w:jc w:val="both"/>
      </w:pPr>
      <w:r w:rsidRPr="004C43DC">
        <w:rPr>
          <w:rFonts w:eastAsia="Calibri"/>
        </w:rPr>
        <w:t xml:space="preserve">2 </w:t>
      </w:r>
      <w:r w:rsidR="009A591F" w:rsidRPr="004C43DC">
        <w:rPr>
          <w:rFonts w:eastAsia="Calibri"/>
        </w:rPr>
        <w:t>Расчет во временной области по п</w:t>
      </w:r>
      <w:r w:rsidR="004D6F44" w:rsidRPr="004C43DC">
        <w:rPr>
          <w:rFonts w:eastAsia="Calibri"/>
        </w:rPr>
        <w:t>еречислению</w:t>
      </w:r>
      <w:r w:rsidR="009A591F" w:rsidRPr="004C43DC">
        <w:rPr>
          <w:rFonts w:eastAsia="Calibri"/>
        </w:rPr>
        <w:t xml:space="preserve"> б) выполняется интегрированием дифференциальных уравнений нелинейных колебаний РДМ по методам, приведенным в сп</w:t>
      </w:r>
      <w:r w:rsidR="004D6F44" w:rsidRPr="004C43DC">
        <w:rPr>
          <w:rFonts w:eastAsia="Calibri"/>
        </w:rPr>
        <w:t>равочной</w:t>
      </w:r>
      <w:r w:rsidR="009A591F" w:rsidRPr="004C43DC">
        <w:rPr>
          <w:rFonts w:eastAsia="Calibri"/>
        </w:rPr>
        <w:t xml:space="preserve"> литературе. Расчет выполняется для уточнения расположения зон неупругих деформаций конструкций (локальных повреждений), контроля их накопления и последующего учета в расчетах по п</w:t>
      </w:r>
      <w:r w:rsidR="004D6F44" w:rsidRPr="004C43DC">
        <w:rPr>
          <w:rFonts w:eastAsia="Calibri"/>
        </w:rPr>
        <w:t>еречислению</w:t>
      </w:r>
      <w:r w:rsidR="009A591F" w:rsidRPr="004C43DC">
        <w:rPr>
          <w:rFonts w:eastAsia="Calibri"/>
        </w:rPr>
        <w:t xml:space="preserve"> в). При отсутствии данных расчета по п</w:t>
      </w:r>
      <w:r w:rsidR="004D6F44" w:rsidRPr="004C43DC">
        <w:rPr>
          <w:rFonts w:eastAsia="Calibri"/>
        </w:rPr>
        <w:t xml:space="preserve">еречислению в) </w:t>
      </w:r>
      <w:r w:rsidR="009A591F" w:rsidRPr="004C43DC">
        <w:rPr>
          <w:rFonts w:eastAsia="Calibri"/>
        </w:rPr>
        <w:t>локальные п</w:t>
      </w:r>
      <w:r w:rsidR="004D6F44" w:rsidRPr="004C43DC">
        <w:rPr>
          <w:rFonts w:eastAsia="Calibri"/>
        </w:rPr>
        <w:t xml:space="preserve">овреждения несущих конструкций </w:t>
      </w:r>
      <w:r w:rsidR="009A591F" w:rsidRPr="004C43DC">
        <w:rPr>
          <w:rFonts w:eastAsia="Calibri"/>
        </w:rPr>
        <w:t>принимаются экспертно</w:t>
      </w:r>
      <w:r w:rsidR="009A591F" w:rsidRPr="004C43DC">
        <w:t xml:space="preserve"> в соответствии с </w:t>
      </w:r>
      <w:r w:rsidR="004D6F44" w:rsidRPr="004C43DC">
        <w:t>требованиями</w:t>
      </w:r>
      <w:r w:rsidR="009A591F" w:rsidRPr="004C43DC">
        <w:t xml:space="preserve"> 8.3.</w:t>
      </w:r>
    </w:p>
    <w:p w14:paraId="082C59E0" w14:textId="77777777" w:rsidR="00990C6D" w:rsidRPr="00124909" w:rsidRDefault="00990C6D" w:rsidP="00932913">
      <w:pPr>
        <w:pStyle w:val="aff1"/>
        <w:ind w:firstLine="567"/>
        <w:jc w:val="both"/>
        <w:rPr>
          <w:sz w:val="28"/>
          <w:szCs w:val="28"/>
        </w:rPr>
      </w:pPr>
      <w:r w:rsidRPr="00124909">
        <w:rPr>
          <w:sz w:val="28"/>
          <w:szCs w:val="28"/>
        </w:rPr>
        <w:t>7.9.2.</w:t>
      </w:r>
      <w:r w:rsidR="0053693D" w:rsidRPr="00124909">
        <w:rPr>
          <w:sz w:val="28"/>
          <w:szCs w:val="28"/>
        </w:rPr>
        <w:t>4</w:t>
      </w:r>
      <w:r w:rsidRPr="00124909">
        <w:rPr>
          <w:sz w:val="28"/>
          <w:szCs w:val="28"/>
        </w:rPr>
        <w:t xml:space="preserve"> Сейсмические воздействия могут иметь любое направление в пространстве. </w:t>
      </w:r>
    </w:p>
    <w:p w14:paraId="2880A564" w14:textId="77777777" w:rsidR="00937D46" w:rsidRPr="00124909" w:rsidRDefault="00937D46" w:rsidP="00932913">
      <w:pPr>
        <w:pStyle w:val="aff1"/>
        <w:ind w:firstLine="567"/>
        <w:jc w:val="both"/>
        <w:rPr>
          <w:sz w:val="28"/>
          <w:szCs w:val="28"/>
        </w:rPr>
      </w:pPr>
      <w:r w:rsidRPr="00124909">
        <w:rPr>
          <w:sz w:val="28"/>
          <w:szCs w:val="28"/>
        </w:rPr>
        <w:t>При расчете высотных зданий следует учитывать наиболее опасные направления сейсмических воздействий.</w:t>
      </w:r>
    </w:p>
    <w:p w14:paraId="6A55BDF3" w14:textId="77777777" w:rsidR="00937D46" w:rsidRPr="00124909" w:rsidRDefault="00937D46" w:rsidP="00932913">
      <w:pPr>
        <w:pStyle w:val="aff1"/>
        <w:ind w:firstLine="567"/>
        <w:jc w:val="both"/>
        <w:rPr>
          <w:sz w:val="28"/>
          <w:szCs w:val="28"/>
        </w:rPr>
      </w:pPr>
      <w:r w:rsidRPr="00124909">
        <w:rPr>
          <w:sz w:val="28"/>
          <w:szCs w:val="28"/>
        </w:rPr>
        <w:t>Для высотных зданий простой геометрической формы с первой и второй формой собственных колебаний в направлении их продольной и поперечной осей при соответствующих малых значениях перемещений в вертикальном направлении опасными являются горизонтальные направления сейсмических возд</w:t>
      </w:r>
      <w:r w:rsidR="004D6F44">
        <w:rPr>
          <w:sz w:val="28"/>
          <w:szCs w:val="28"/>
        </w:rPr>
        <w:t>ействий по этим же осям зданий.</w:t>
      </w:r>
    </w:p>
    <w:p w14:paraId="7664FE32" w14:textId="77777777" w:rsidR="008600A8" w:rsidRPr="00124909" w:rsidRDefault="008600A8" w:rsidP="00932913">
      <w:pPr>
        <w:pStyle w:val="aff1"/>
        <w:ind w:firstLine="567"/>
        <w:jc w:val="both"/>
        <w:rPr>
          <w:rFonts w:eastAsia="Calibri"/>
          <w:sz w:val="28"/>
          <w:szCs w:val="28"/>
        </w:rPr>
      </w:pPr>
      <w:r w:rsidRPr="00124909">
        <w:rPr>
          <w:rFonts w:eastAsia="Calibri"/>
          <w:sz w:val="28"/>
          <w:szCs w:val="28"/>
        </w:rPr>
        <w:t xml:space="preserve">При расчетах в частотной области линейно-спектральным методом </w:t>
      </w:r>
      <w:r w:rsidR="00896674" w:rsidRPr="00124909">
        <w:rPr>
          <w:rFonts w:eastAsia="Calibri"/>
          <w:sz w:val="28"/>
          <w:szCs w:val="28"/>
        </w:rPr>
        <w:t xml:space="preserve">опасные </w:t>
      </w:r>
      <w:r w:rsidRPr="00124909">
        <w:rPr>
          <w:rFonts w:eastAsia="Calibri"/>
          <w:sz w:val="28"/>
          <w:szCs w:val="28"/>
        </w:rPr>
        <w:t xml:space="preserve">направления </w:t>
      </w:r>
      <w:r w:rsidR="00896674" w:rsidRPr="00124909">
        <w:rPr>
          <w:sz w:val="28"/>
          <w:szCs w:val="28"/>
        </w:rPr>
        <w:t xml:space="preserve">сейсмического воздействия определяются </w:t>
      </w:r>
      <w:r w:rsidR="00896674" w:rsidRPr="00124909">
        <w:rPr>
          <w:sz w:val="28"/>
          <w:szCs w:val="28"/>
        </w:rPr>
        <w:lastRenderedPageBreak/>
        <w:t>соответствующими направляющими косинусами.</w:t>
      </w:r>
      <w:r w:rsidRPr="00124909">
        <w:rPr>
          <w:rFonts w:eastAsia="Calibri"/>
          <w:sz w:val="28"/>
          <w:szCs w:val="28"/>
        </w:rPr>
        <w:t xml:space="preserve"> Значения направляющих косинусов вычисляются для каждой учитываемой формы к</w:t>
      </w:r>
      <w:r w:rsidR="004D6F44">
        <w:rPr>
          <w:rFonts w:eastAsia="Calibri"/>
          <w:sz w:val="28"/>
          <w:szCs w:val="28"/>
        </w:rPr>
        <w:t xml:space="preserve">олебаний из условия реализации </w:t>
      </w:r>
      <w:r w:rsidRPr="00124909">
        <w:rPr>
          <w:rFonts w:eastAsia="Calibri"/>
          <w:sz w:val="28"/>
          <w:szCs w:val="28"/>
        </w:rPr>
        <w:t>максимума динамической реакции по этой форме.</w:t>
      </w:r>
    </w:p>
    <w:p w14:paraId="1B78CC16" w14:textId="77777777" w:rsidR="008600A8" w:rsidRPr="00124909" w:rsidRDefault="008600A8" w:rsidP="00932913">
      <w:pPr>
        <w:pStyle w:val="aff1"/>
        <w:ind w:firstLine="567"/>
        <w:jc w:val="both"/>
        <w:rPr>
          <w:rFonts w:eastAsia="Calibri"/>
          <w:sz w:val="28"/>
          <w:szCs w:val="28"/>
        </w:rPr>
      </w:pPr>
      <w:r w:rsidRPr="00124909">
        <w:rPr>
          <w:rFonts w:eastAsia="Calibri"/>
          <w:sz w:val="28"/>
          <w:szCs w:val="28"/>
        </w:rPr>
        <w:t>При расчетах во временн</w:t>
      </w:r>
      <w:r w:rsidR="004947B1" w:rsidRPr="007553D2">
        <w:rPr>
          <w:spacing w:val="-100"/>
          <w:sz w:val="28"/>
          <w:szCs w:val="28"/>
        </w:rPr>
        <w:t>´</w:t>
      </w:r>
      <w:r w:rsidR="004947B1" w:rsidRPr="00124909">
        <w:rPr>
          <w:rFonts w:eastAsia="Calibri"/>
          <w:sz w:val="28"/>
          <w:szCs w:val="28"/>
        </w:rPr>
        <w:t>о</w:t>
      </w:r>
      <w:r w:rsidRPr="00124909">
        <w:rPr>
          <w:rFonts w:eastAsia="Calibri"/>
          <w:sz w:val="28"/>
          <w:szCs w:val="28"/>
        </w:rPr>
        <w:t xml:space="preserve">й области по природным или синтезированным акселерограммам направление воздействия определяется записями ускорений. </w:t>
      </w:r>
    </w:p>
    <w:p w14:paraId="043A2EA7" w14:textId="77777777" w:rsidR="003031F6" w:rsidRPr="00124909" w:rsidRDefault="00990C6D" w:rsidP="00932913">
      <w:pPr>
        <w:pStyle w:val="aff1"/>
        <w:ind w:firstLine="567"/>
        <w:jc w:val="both"/>
        <w:rPr>
          <w:sz w:val="28"/>
          <w:szCs w:val="28"/>
        </w:rPr>
      </w:pPr>
      <w:r w:rsidRPr="00124909">
        <w:rPr>
          <w:sz w:val="28"/>
          <w:szCs w:val="28"/>
        </w:rPr>
        <w:t>7.9.2.</w:t>
      </w:r>
      <w:r w:rsidR="00A45CC6" w:rsidRPr="00124909">
        <w:rPr>
          <w:sz w:val="28"/>
          <w:szCs w:val="28"/>
        </w:rPr>
        <w:t>5</w:t>
      </w:r>
      <w:r w:rsidRPr="00124909">
        <w:rPr>
          <w:sz w:val="28"/>
          <w:szCs w:val="28"/>
        </w:rPr>
        <w:t xml:space="preserve"> </w:t>
      </w:r>
      <w:r w:rsidR="00937D46" w:rsidRPr="00124909">
        <w:rPr>
          <w:sz w:val="28"/>
          <w:szCs w:val="28"/>
        </w:rPr>
        <w:t xml:space="preserve">Вертикальная составляющая сейсмического воздействия </w:t>
      </w:r>
      <w:r w:rsidR="00A871C3" w:rsidRPr="00124909">
        <w:rPr>
          <w:sz w:val="28"/>
          <w:szCs w:val="28"/>
        </w:rPr>
        <w:t xml:space="preserve">обязательно учитывается вместе </w:t>
      </w:r>
      <w:r w:rsidR="00937D46" w:rsidRPr="00124909">
        <w:rPr>
          <w:sz w:val="28"/>
          <w:szCs w:val="28"/>
        </w:rPr>
        <w:t>с горизонталь</w:t>
      </w:r>
      <w:r w:rsidR="004D6F44">
        <w:rPr>
          <w:sz w:val="28"/>
          <w:szCs w:val="28"/>
        </w:rPr>
        <w:t>ными составляющими при расчете:</w:t>
      </w:r>
    </w:p>
    <w:p w14:paraId="471C7B28" w14:textId="77777777" w:rsidR="00990C6D" w:rsidRPr="00124909" w:rsidRDefault="004D6F44" w:rsidP="00932913">
      <w:pPr>
        <w:pStyle w:val="aff1"/>
        <w:ind w:firstLine="567"/>
        <w:jc w:val="both"/>
        <w:rPr>
          <w:sz w:val="28"/>
          <w:szCs w:val="28"/>
        </w:rPr>
      </w:pPr>
      <w:r>
        <w:rPr>
          <w:sz w:val="28"/>
          <w:szCs w:val="28"/>
        </w:rPr>
        <w:t xml:space="preserve">- </w:t>
      </w:r>
      <w:r w:rsidR="00990C6D" w:rsidRPr="00124909">
        <w:rPr>
          <w:sz w:val="28"/>
          <w:szCs w:val="28"/>
        </w:rPr>
        <w:t>горизонтальных и наклонных консольных конструкций;</w:t>
      </w:r>
    </w:p>
    <w:p w14:paraId="2AAD9A1B" w14:textId="77777777" w:rsidR="00990C6D" w:rsidRPr="00124909" w:rsidRDefault="004D6F44" w:rsidP="00932913">
      <w:pPr>
        <w:pStyle w:val="aff1"/>
        <w:ind w:firstLine="567"/>
        <w:jc w:val="both"/>
        <w:rPr>
          <w:sz w:val="28"/>
          <w:szCs w:val="28"/>
        </w:rPr>
      </w:pPr>
      <w:r>
        <w:rPr>
          <w:sz w:val="28"/>
          <w:szCs w:val="28"/>
        </w:rPr>
        <w:t xml:space="preserve">- </w:t>
      </w:r>
      <w:r w:rsidR="00990C6D" w:rsidRPr="00124909">
        <w:rPr>
          <w:sz w:val="28"/>
          <w:szCs w:val="28"/>
        </w:rPr>
        <w:t>рам, арок, ферм, пространственных покрытий зданий</w:t>
      </w:r>
      <w:r w:rsidR="00DA7FB1" w:rsidRPr="00124909">
        <w:rPr>
          <w:sz w:val="28"/>
          <w:szCs w:val="28"/>
        </w:rPr>
        <w:t xml:space="preserve"> пролетом </w:t>
      </w:r>
      <w:smartTag w:uri="urn:schemas-microsoft-com:office:smarttags" w:element="metricconverter">
        <w:smartTagPr>
          <w:attr w:name="ProductID" w:val="24 м"/>
        </w:smartTagPr>
        <w:r w:rsidR="00DA7FB1" w:rsidRPr="00124909">
          <w:rPr>
            <w:sz w:val="28"/>
            <w:szCs w:val="28"/>
          </w:rPr>
          <w:t>24 м</w:t>
        </w:r>
      </w:smartTag>
      <w:r w:rsidR="00DA7FB1" w:rsidRPr="00124909">
        <w:rPr>
          <w:sz w:val="28"/>
          <w:szCs w:val="28"/>
        </w:rPr>
        <w:t xml:space="preserve"> и более</w:t>
      </w:r>
      <w:r w:rsidR="00990C6D" w:rsidRPr="00124909">
        <w:rPr>
          <w:sz w:val="28"/>
          <w:szCs w:val="28"/>
        </w:rPr>
        <w:t>.</w:t>
      </w:r>
    </w:p>
    <w:p w14:paraId="60FDB8DA" w14:textId="77777777" w:rsidR="00A871C3" w:rsidRPr="00124909" w:rsidRDefault="00A871C3" w:rsidP="00932913">
      <w:pPr>
        <w:pStyle w:val="aff1"/>
        <w:ind w:firstLine="567"/>
        <w:jc w:val="both"/>
        <w:rPr>
          <w:rFonts w:eastAsia="Calibri"/>
          <w:sz w:val="28"/>
          <w:szCs w:val="28"/>
        </w:rPr>
      </w:pPr>
      <w:r w:rsidRPr="00124909">
        <w:rPr>
          <w:rFonts w:eastAsia="Calibri"/>
          <w:sz w:val="28"/>
          <w:szCs w:val="28"/>
        </w:rPr>
        <w:t xml:space="preserve">В этом случае для собственной формы с преимущественными вертикальными перемещениями в качестве опасного направления сейсмического воздействия </w:t>
      </w:r>
      <w:r w:rsidR="004947B1">
        <w:rPr>
          <w:rFonts w:eastAsia="Calibri"/>
          <w:sz w:val="28"/>
          <w:szCs w:val="28"/>
        </w:rPr>
        <w:t>принимают</w:t>
      </w:r>
      <w:r w:rsidRPr="00124909">
        <w:rPr>
          <w:rFonts w:eastAsia="Calibri"/>
          <w:sz w:val="28"/>
          <w:szCs w:val="28"/>
        </w:rPr>
        <w:t xml:space="preserve"> вертикальное. </w:t>
      </w:r>
    </w:p>
    <w:p w14:paraId="00A96222" w14:textId="77777777" w:rsidR="00937D46" w:rsidRPr="00124909" w:rsidRDefault="00990C6D" w:rsidP="00932913">
      <w:pPr>
        <w:pStyle w:val="aff1"/>
        <w:ind w:firstLine="567"/>
        <w:jc w:val="both"/>
        <w:rPr>
          <w:sz w:val="28"/>
          <w:szCs w:val="28"/>
        </w:rPr>
      </w:pPr>
      <w:r w:rsidRPr="00124909">
        <w:rPr>
          <w:sz w:val="28"/>
          <w:szCs w:val="28"/>
        </w:rPr>
        <w:t>7.9.2.</w:t>
      </w:r>
      <w:r w:rsidR="00A45CC6" w:rsidRPr="00124909">
        <w:rPr>
          <w:sz w:val="28"/>
          <w:szCs w:val="28"/>
        </w:rPr>
        <w:t>6</w:t>
      </w:r>
      <w:r w:rsidRPr="00124909">
        <w:rPr>
          <w:sz w:val="28"/>
          <w:szCs w:val="28"/>
        </w:rPr>
        <w:t xml:space="preserve"> При расчете высотных зданий следует использовать одну из двух РДМ </w:t>
      </w:r>
      <w:r w:rsidR="004D6F44">
        <w:rPr>
          <w:sz w:val="28"/>
          <w:szCs w:val="28"/>
        </w:rPr>
        <w:t xml:space="preserve">– </w:t>
      </w:r>
      <w:r w:rsidR="00937D46" w:rsidRPr="00124909">
        <w:rPr>
          <w:sz w:val="28"/>
          <w:szCs w:val="28"/>
        </w:rPr>
        <w:t>пространственную (рис</w:t>
      </w:r>
      <w:r w:rsidR="004D6F44">
        <w:rPr>
          <w:sz w:val="28"/>
          <w:szCs w:val="28"/>
        </w:rPr>
        <w:t xml:space="preserve">унок </w:t>
      </w:r>
      <w:r w:rsidR="00937D46" w:rsidRPr="00124909">
        <w:rPr>
          <w:sz w:val="28"/>
          <w:szCs w:val="28"/>
        </w:rPr>
        <w:t>7.1) или консольную (рис</w:t>
      </w:r>
      <w:r w:rsidR="004D6F44">
        <w:rPr>
          <w:sz w:val="28"/>
          <w:szCs w:val="28"/>
        </w:rPr>
        <w:t xml:space="preserve">унок </w:t>
      </w:r>
      <w:r w:rsidR="00937D46" w:rsidRPr="00124909">
        <w:rPr>
          <w:sz w:val="28"/>
          <w:szCs w:val="28"/>
        </w:rPr>
        <w:t>7.2).</w:t>
      </w:r>
    </w:p>
    <w:p w14:paraId="7D266B25" w14:textId="77777777" w:rsidR="00896674" w:rsidRPr="00124909" w:rsidRDefault="00896674" w:rsidP="00932913">
      <w:pPr>
        <w:pStyle w:val="aff1"/>
        <w:ind w:firstLine="567"/>
        <w:jc w:val="both"/>
        <w:rPr>
          <w:sz w:val="28"/>
          <w:szCs w:val="28"/>
        </w:rPr>
      </w:pPr>
      <w:r w:rsidRPr="00124909">
        <w:rPr>
          <w:sz w:val="28"/>
          <w:szCs w:val="28"/>
        </w:rPr>
        <w:t>Пространственная РДМ отражает современные технологии расчета и проектирования, создается на их основе и является обязательной для итогового обоснования сейсмостойкости высотных зданий</w:t>
      </w:r>
      <w:r w:rsidR="004D6F44">
        <w:rPr>
          <w:sz w:val="28"/>
          <w:szCs w:val="28"/>
        </w:rPr>
        <w:t xml:space="preserve"> любых конструктивных форм.</w:t>
      </w:r>
    </w:p>
    <w:p w14:paraId="45E95E82" w14:textId="77777777" w:rsidR="00990C6D" w:rsidRPr="00124909" w:rsidRDefault="00990C6D" w:rsidP="00932913">
      <w:pPr>
        <w:pStyle w:val="aff1"/>
        <w:ind w:firstLine="567"/>
        <w:jc w:val="both"/>
        <w:rPr>
          <w:sz w:val="28"/>
          <w:szCs w:val="28"/>
        </w:rPr>
      </w:pPr>
      <w:r w:rsidRPr="00124909">
        <w:rPr>
          <w:sz w:val="28"/>
          <w:szCs w:val="28"/>
        </w:rPr>
        <w:t xml:space="preserve">При использовании пространственной </w:t>
      </w:r>
      <w:r w:rsidR="00937D46" w:rsidRPr="00124909">
        <w:rPr>
          <w:sz w:val="28"/>
          <w:szCs w:val="28"/>
        </w:rPr>
        <w:t>РДМ</w:t>
      </w:r>
      <w:r w:rsidRPr="00124909">
        <w:rPr>
          <w:sz w:val="28"/>
          <w:szCs w:val="28"/>
        </w:rPr>
        <w:t xml:space="preserve"> высотного здания определяют узловые сейсмические нагрузки (в узлах элементной модели).</w:t>
      </w:r>
    </w:p>
    <w:p w14:paraId="24DB6E2E" w14:textId="77777777" w:rsidR="00937D46" w:rsidRPr="00124909" w:rsidRDefault="00937D46" w:rsidP="00932913">
      <w:pPr>
        <w:pStyle w:val="aff1"/>
        <w:ind w:firstLine="567"/>
        <w:jc w:val="both"/>
        <w:rPr>
          <w:sz w:val="28"/>
          <w:szCs w:val="28"/>
        </w:rPr>
      </w:pPr>
      <w:r w:rsidRPr="00124909">
        <w:rPr>
          <w:sz w:val="28"/>
          <w:szCs w:val="28"/>
        </w:rPr>
        <w:t>Пространственная</w:t>
      </w:r>
      <w:r w:rsidR="00990C6D" w:rsidRPr="00124909">
        <w:rPr>
          <w:sz w:val="28"/>
          <w:szCs w:val="28"/>
        </w:rPr>
        <w:t xml:space="preserve"> РДМ, как правило, конечно</w:t>
      </w:r>
      <w:r w:rsidRPr="00124909">
        <w:rPr>
          <w:sz w:val="28"/>
          <w:szCs w:val="28"/>
        </w:rPr>
        <w:t>-</w:t>
      </w:r>
      <w:r w:rsidR="00990C6D" w:rsidRPr="00124909">
        <w:rPr>
          <w:sz w:val="28"/>
          <w:szCs w:val="28"/>
        </w:rPr>
        <w:t xml:space="preserve">элементная, </w:t>
      </w:r>
      <w:r w:rsidRPr="00124909">
        <w:rPr>
          <w:sz w:val="28"/>
          <w:szCs w:val="28"/>
        </w:rPr>
        <w:t xml:space="preserve">с числом степеней свободы в узлах от трех до шести. Первые три степени свободы определяют перемещения узлов в глобальной системе осей, а вторые три степени свободы – углы поворотов узлов относительно собственных осей. Перемещения узлов определяют сейсмические силы в осях глобальной системы, а их углы поворотов определяют сейсмические моменты </w:t>
      </w:r>
      <w:r w:rsidR="004947B1">
        <w:rPr>
          <w:sz w:val="28"/>
          <w:szCs w:val="28"/>
        </w:rPr>
        <w:t xml:space="preserve">в </w:t>
      </w:r>
      <w:r w:rsidRPr="00124909">
        <w:rPr>
          <w:sz w:val="28"/>
          <w:szCs w:val="28"/>
        </w:rPr>
        <w:t xml:space="preserve">собственных осях узлов. </w:t>
      </w:r>
    </w:p>
    <w:p w14:paraId="111EA318" w14:textId="77777777" w:rsidR="00937D46" w:rsidRPr="00124909" w:rsidRDefault="00937D46" w:rsidP="00932913">
      <w:pPr>
        <w:pStyle w:val="aff1"/>
        <w:ind w:firstLine="567"/>
        <w:jc w:val="both"/>
        <w:rPr>
          <w:sz w:val="28"/>
          <w:szCs w:val="28"/>
        </w:rPr>
      </w:pPr>
      <w:r w:rsidRPr="00124909">
        <w:rPr>
          <w:sz w:val="28"/>
          <w:szCs w:val="28"/>
        </w:rPr>
        <w:t>Расчет высотн</w:t>
      </w:r>
      <w:r w:rsidR="004D6F44">
        <w:rPr>
          <w:sz w:val="28"/>
          <w:szCs w:val="28"/>
        </w:rPr>
        <w:t xml:space="preserve">ых зданий может выполняться по </w:t>
      </w:r>
      <w:r w:rsidRPr="00124909">
        <w:rPr>
          <w:sz w:val="28"/>
          <w:szCs w:val="28"/>
        </w:rPr>
        <w:t>пространственной РДМ с тремя степенями свободы в узлах, соответствующими трем перемещениям, при отсутствии угловых степеней свободы. В этих случаях</w:t>
      </w:r>
      <w:r w:rsidR="004D6F44">
        <w:rPr>
          <w:sz w:val="28"/>
          <w:szCs w:val="28"/>
        </w:rPr>
        <w:t xml:space="preserve"> узловая нагрузка определяется </w:t>
      </w:r>
      <w:r w:rsidRPr="00124909">
        <w:rPr>
          <w:sz w:val="28"/>
          <w:szCs w:val="28"/>
        </w:rPr>
        <w:t>только тремя соответствующими сейсмическими силами. Узловые сейсмические моменты отсутствуют. Алгоритм расчета сохраняется.</w:t>
      </w:r>
    </w:p>
    <w:p w14:paraId="5F639507" w14:textId="77777777" w:rsidR="00937D46" w:rsidRPr="00124909" w:rsidRDefault="00937D46" w:rsidP="00932913">
      <w:pPr>
        <w:pStyle w:val="aff1"/>
        <w:ind w:firstLine="567"/>
        <w:jc w:val="both"/>
        <w:rPr>
          <w:sz w:val="28"/>
          <w:szCs w:val="28"/>
        </w:rPr>
      </w:pPr>
      <w:r w:rsidRPr="00124909">
        <w:rPr>
          <w:sz w:val="28"/>
          <w:szCs w:val="28"/>
        </w:rPr>
        <w:t xml:space="preserve">Для пространственной расчетной модели в рамках линейно-спектральной методики (в частотной области) определяют численные значения узловой сейсмической нагрузки (силы и моменты), перемещений и углов поворота в узлах, усилий и напряжений в конечных элементах модели. </w:t>
      </w:r>
    </w:p>
    <w:p w14:paraId="0A59080F" w14:textId="77777777" w:rsidR="00937D46" w:rsidRPr="00124909" w:rsidRDefault="00937D46" w:rsidP="00932913">
      <w:pPr>
        <w:pStyle w:val="aff1"/>
        <w:ind w:firstLine="567"/>
        <w:jc w:val="both"/>
        <w:rPr>
          <w:sz w:val="28"/>
          <w:szCs w:val="28"/>
        </w:rPr>
      </w:pPr>
      <w:r w:rsidRPr="00124909">
        <w:rPr>
          <w:sz w:val="28"/>
          <w:szCs w:val="28"/>
        </w:rPr>
        <w:t>При динамическом расчете на акселерограммы (во временн</w:t>
      </w:r>
      <w:r w:rsidR="004947B1" w:rsidRPr="007553D2">
        <w:rPr>
          <w:spacing w:val="-100"/>
          <w:sz w:val="28"/>
          <w:szCs w:val="28"/>
        </w:rPr>
        <w:t>´</w:t>
      </w:r>
      <w:r w:rsidR="004947B1" w:rsidRPr="00124909">
        <w:rPr>
          <w:rFonts w:eastAsia="Calibri"/>
          <w:sz w:val="28"/>
          <w:szCs w:val="28"/>
        </w:rPr>
        <w:t>о</w:t>
      </w:r>
      <w:r w:rsidRPr="00124909">
        <w:rPr>
          <w:sz w:val="28"/>
          <w:szCs w:val="28"/>
        </w:rPr>
        <w:t>й област</w:t>
      </w:r>
      <w:r w:rsidR="00C43CF4" w:rsidRPr="00124909">
        <w:rPr>
          <w:sz w:val="28"/>
          <w:szCs w:val="28"/>
        </w:rPr>
        <w:t>и) эти же параметры определяют</w:t>
      </w:r>
      <w:r w:rsidR="004D6F44">
        <w:rPr>
          <w:sz w:val="28"/>
          <w:szCs w:val="28"/>
        </w:rPr>
        <w:t xml:space="preserve"> как функции времени в каждый </w:t>
      </w:r>
      <w:r w:rsidRPr="00124909">
        <w:rPr>
          <w:sz w:val="28"/>
          <w:szCs w:val="28"/>
        </w:rPr>
        <w:t xml:space="preserve">момент времени </w:t>
      </w:r>
      <w:r w:rsidRPr="00124909">
        <w:rPr>
          <w:sz w:val="28"/>
          <w:szCs w:val="28"/>
        </w:rPr>
        <w:lastRenderedPageBreak/>
        <w:t xml:space="preserve">интегрирования соответствующих дифференциальных (динамических) уравнений с определенным шагом по времени. </w:t>
      </w:r>
    </w:p>
    <w:p w14:paraId="11EDF879" w14:textId="77777777" w:rsidR="004C43DC" w:rsidRPr="00BD0B61" w:rsidRDefault="004C43DC" w:rsidP="00932913">
      <w:pPr>
        <w:pStyle w:val="aff1"/>
        <w:ind w:firstLine="567"/>
        <w:jc w:val="both"/>
        <w:rPr>
          <w:sz w:val="28"/>
          <w:szCs w:val="28"/>
        </w:rPr>
      </w:pPr>
    </w:p>
    <w:p w14:paraId="45FA2096" w14:textId="77777777" w:rsidR="00A45CC6" w:rsidRPr="00D4710A" w:rsidRDefault="005E6F23" w:rsidP="00932913">
      <w:pPr>
        <w:pStyle w:val="aff1"/>
        <w:ind w:firstLine="567"/>
        <w:jc w:val="both"/>
      </w:pPr>
      <w:r w:rsidRPr="00BD0B61">
        <w:rPr>
          <w:noProof/>
          <w:sz w:val="28"/>
          <w:szCs w:val="28"/>
        </w:rPr>
        <w:drawing>
          <wp:inline distT="0" distB="0" distL="0" distR="0" wp14:anchorId="6FC15DB0" wp14:editId="68342385">
            <wp:extent cx="5943600" cy="6827520"/>
            <wp:effectExtent l="0" t="0" r="0" b="0"/>
            <wp:docPr id="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6827520"/>
                    </a:xfrm>
                    <a:prstGeom prst="rect">
                      <a:avLst/>
                    </a:prstGeom>
                    <a:noFill/>
                    <a:ln>
                      <a:noFill/>
                    </a:ln>
                  </pic:spPr>
                </pic:pic>
              </a:graphicData>
            </a:graphic>
          </wp:inline>
        </w:drawing>
      </w:r>
    </w:p>
    <w:p w14:paraId="27C0FA7A" w14:textId="77777777" w:rsidR="00A45CC6" w:rsidRPr="002E1378" w:rsidRDefault="00A45CC6" w:rsidP="00932913">
      <w:pPr>
        <w:pStyle w:val="aff1"/>
        <w:jc w:val="center"/>
        <w:rPr>
          <w:sz w:val="24"/>
          <w:szCs w:val="24"/>
          <w:highlight w:val="red"/>
        </w:rPr>
      </w:pPr>
    </w:p>
    <w:p w14:paraId="3155E7F2" w14:textId="77777777" w:rsidR="00A45CC6" w:rsidRPr="004947B1" w:rsidRDefault="00A45CC6" w:rsidP="00932913">
      <w:pPr>
        <w:pStyle w:val="aff1"/>
        <w:jc w:val="center"/>
        <w:rPr>
          <w:b/>
          <w:sz w:val="24"/>
          <w:szCs w:val="24"/>
        </w:rPr>
      </w:pPr>
      <w:r w:rsidRPr="004947B1">
        <w:rPr>
          <w:b/>
          <w:i/>
          <w:sz w:val="24"/>
          <w:szCs w:val="24"/>
        </w:rPr>
        <w:t>Рис</w:t>
      </w:r>
      <w:r w:rsidR="002E1378" w:rsidRPr="004947B1">
        <w:rPr>
          <w:b/>
          <w:i/>
          <w:sz w:val="24"/>
          <w:szCs w:val="24"/>
        </w:rPr>
        <w:t>унок</w:t>
      </w:r>
      <w:r w:rsidRPr="004947B1">
        <w:rPr>
          <w:b/>
          <w:i/>
          <w:sz w:val="24"/>
          <w:szCs w:val="24"/>
        </w:rPr>
        <w:t xml:space="preserve"> 7.1</w:t>
      </w:r>
      <w:r w:rsidRPr="004947B1">
        <w:rPr>
          <w:b/>
          <w:sz w:val="24"/>
          <w:szCs w:val="24"/>
        </w:rPr>
        <w:t xml:space="preserve"> </w:t>
      </w:r>
      <w:r w:rsidR="00303E6B" w:rsidRPr="004947B1">
        <w:rPr>
          <w:b/>
          <w:sz w:val="24"/>
          <w:szCs w:val="24"/>
        </w:rPr>
        <w:t xml:space="preserve">– </w:t>
      </w:r>
      <w:r w:rsidR="00303E6B" w:rsidRPr="004947B1">
        <w:rPr>
          <w:b/>
          <w:i/>
          <w:sz w:val="24"/>
          <w:szCs w:val="24"/>
          <w:lang w:val="en-US"/>
        </w:rPr>
        <w:t>i</w:t>
      </w:r>
      <w:r w:rsidRPr="004947B1">
        <w:rPr>
          <w:b/>
          <w:sz w:val="24"/>
          <w:szCs w:val="24"/>
        </w:rPr>
        <w:t>-я форма</w:t>
      </w:r>
      <w:r w:rsidR="00303E6B" w:rsidRPr="004947B1">
        <w:rPr>
          <w:b/>
          <w:sz w:val="24"/>
          <w:szCs w:val="24"/>
        </w:rPr>
        <w:t xml:space="preserve"> колебаний пространственной РДМ</w:t>
      </w:r>
    </w:p>
    <w:p w14:paraId="47B00FA5" w14:textId="77777777" w:rsidR="00A45CC6" w:rsidRPr="002E1378" w:rsidRDefault="00A45CC6" w:rsidP="00932913">
      <w:pPr>
        <w:pStyle w:val="aff1"/>
        <w:jc w:val="center"/>
        <w:rPr>
          <w:sz w:val="24"/>
          <w:szCs w:val="24"/>
        </w:rPr>
      </w:pPr>
    </w:p>
    <w:p w14:paraId="485519E3" w14:textId="77777777" w:rsidR="00A45CC6" w:rsidRDefault="005E6F23" w:rsidP="00932913">
      <w:pPr>
        <w:pStyle w:val="aff1"/>
        <w:jc w:val="center"/>
      </w:pPr>
      <w:r w:rsidRPr="002E1378">
        <w:rPr>
          <w:noProof/>
          <w:sz w:val="24"/>
          <w:szCs w:val="24"/>
        </w:rPr>
        <w:lastRenderedPageBreak/>
        <w:drawing>
          <wp:inline distT="0" distB="0" distL="0" distR="0" wp14:anchorId="33438573" wp14:editId="40636857">
            <wp:extent cx="4427220" cy="6751320"/>
            <wp:effectExtent l="0" t="0" r="0" b="0"/>
            <wp:docPr id="9"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427220" cy="6751320"/>
                    </a:xfrm>
                    <a:prstGeom prst="rect">
                      <a:avLst/>
                    </a:prstGeom>
                    <a:noFill/>
                    <a:ln>
                      <a:noFill/>
                    </a:ln>
                  </pic:spPr>
                </pic:pic>
              </a:graphicData>
            </a:graphic>
          </wp:inline>
        </w:drawing>
      </w:r>
    </w:p>
    <w:p w14:paraId="03CEF75B" w14:textId="77777777" w:rsidR="00303E6B" w:rsidRPr="00303E6B" w:rsidRDefault="00303E6B" w:rsidP="00932913">
      <w:pPr>
        <w:pStyle w:val="aff1"/>
        <w:jc w:val="center"/>
        <w:rPr>
          <w:sz w:val="24"/>
          <w:szCs w:val="24"/>
        </w:rPr>
      </w:pPr>
    </w:p>
    <w:p w14:paraId="35F40206" w14:textId="77777777" w:rsidR="00A45CC6" w:rsidRPr="004947B1" w:rsidRDefault="00A45CC6" w:rsidP="00932913">
      <w:pPr>
        <w:pStyle w:val="aff1"/>
        <w:jc w:val="center"/>
        <w:rPr>
          <w:b/>
          <w:sz w:val="24"/>
          <w:szCs w:val="24"/>
        </w:rPr>
      </w:pPr>
      <w:r w:rsidRPr="004947B1">
        <w:rPr>
          <w:b/>
          <w:i/>
          <w:sz w:val="24"/>
          <w:szCs w:val="24"/>
        </w:rPr>
        <w:t>Рис</w:t>
      </w:r>
      <w:r w:rsidR="00303E6B" w:rsidRPr="004947B1">
        <w:rPr>
          <w:b/>
          <w:i/>
          <w:sz w:val="24"/>
          <w:szCs w:val="24"/>
        </w:rPr>
        <w:t>унок</w:t>
      </w:r>
      <w:r w:rsidRPr="004947B1">
        <w:rPr>
          <w:b/>
          <w:i/>
          <w:sz w:val="24"/>
          <w:szCs w:val="24"/>
        </w:rPr>
        <w:t xml:space="preserve"> 7.2</w:t>
      </w:r>
      <w:r w:rsidR="00303E6B" w:rsidRPr="004947B1">
        <w:rPr>
          <w:b/>
          <w:sz w:val="24"/>
          <w:szCs w:val="24"/>
        </w:rPr>
        <w:t xml:space="preserve"> – </w:t>
      </w:r>
      <w:r w:rsidR="00303E6B" w:rsidRPr="004947B1">
        <w:rPr>
          <w:b/>
          <w:i/>
          <w:sz w:val="24"/>
          <w:szCs w:val="24"/>
          <w:lang w:val="en-US"/>
        </w:rPr>
        <w:t>i</w:t>
      </w:r>
      <w:r w:rsidR="00303E6B" w:rsidRPr="004947B1">
        <w:rPr>
          <w:b/>
          <w:sz w:val="24"/>
          <w:szCs w:val="24"/>
        </w:rPr>
        <w:t>-я форма колебаний консольной РДМ</w:t>
      </w:r>
    </w:p>
    <w:p w14:paraId="11FBB7C4" w14:textId="3790BF90" w:rsidR="004C43DC" w:rsidRDefault="004C43DC" w:rsidP="004C43DC">
      <w:pPr>
        <w:pStyle w:val="aff1"/>
        <w:ind w:firstLine="567"/>
        <w:jc w:val="both"/>
        <w:rPr>
          <w:sz w:val="28"/>
          <w:szCs w:val="28"/>
        </w:rPr>
      </w:pPr>
    </w:p>
    <w:p w14:paraId="0E053FB6" w14:textId="77777777" w:rsidR="004C43DC" w:rsidRPr="00124909" w:rsidRDefault="004C43DC" w:rsidP="004C43DC">
      <w:pPr>
        <w:pStyle w:val="aff1"/>
        <w:ind w:firstLine="567"/>
        <w:jc w:val="both"/>
        <w:rPr>
          <w:rFonts w:eastAsia="Calibri"/>
          <w:sz w:val="28"/>
          <w:szCs w:val="28"/>
        </w:rPr>
      </w:pPr>
      <w:r w:rsidRPr="00124909">
        <w:rPr>
          <w:rFonts w:eastAsia="Calibri"/>
          <w:sz w:val="28"/>
          <w:szCs w:val="28"/>
        </w:rPr>
        <w:t xml:space="preserve">Консольная РДМ не отражает тенденций развития современных технологий расчета и проектирования высотных зданий, но она сохраняет преемственность развития нормативных методов расчета и полезна с точки </w:t>
      </w:r>
      <w:r>
        <w:rPr>
          <w:rFonts w:eastAsia="Calibri"/>
          <w:sz w:val="28"/>
          <w:szCs w:val="28"/>
        </w:rPr>
        <w:t xml:space="preserve">зрения анализа и интерпретации </w:t>
      </w:r>
      <w:r w:rsidRPr="00124909">
        <w:rPr>
          <w:rFonts w:eastAsia="Calibri"/>
          <w:sz w:val="28"/>
          <w:szCs w:val="28"/>
        </w:rPr>
        <w:t>получаемых результатов.</w:t>
      </w:r>
    </w:p>
    <w:p w14:paraId="7A69DA0B" w14:textId="77777777" w:rsidR="004C43DC" w:rsidRPr="00124909" w:rsidRDefault="004C43DC" w:rsidP="004C43DC">
      <w:pPr>
        <w:pStyle w:val="aff1"/>
        <w:ind w:firstLine="567"/>
        <w:jc w:val="both"/>
        <w:rPr>
          <w:rFonts w:eastAsia="Calibri"/>
          <w:sz w:val="28"/>
          <w:szCs w:val="28"/>
        </w:rPr>
      </w:pPr>
      <w:r w:rsidRPr="00124909">
        <w:rPr>
          <w:rFonts w:eastAsia="Calibri"/>
          <w:sz w:val="28"/>
          <w:szCs w:val="28"/>
        </w:rPr>
        <w:lastRenderedPageBreak/>
        <w:t>Консольная РДМ может использоваться только для предварительных оценок сейсмических нагрузок для высотных зданий.</w:t>
      </w:r>
    </w:p>
    <w:p w14:paraId="49DEC94A" w14:textId="77777777" w:rsidR="004C43DC" w:rsidRPr="00124909" w:rsidRDefault="004C43DC" w:rsidP="004C43DC">
      <w:pPr>
        <w:pStyle w:val="aff1"/>
        <w:ind w:firstLine="567"/>
        <w:jc w:val="both"/>
        <w:rPr>
          <w:sz w:val="28"/>
          <w:szCs w:val="28"/>
        </w:rPr>
      </w:pPr>
      <w:r w:rsidRPr="00124909">
        <w:rPr>
          <w:sz w:val="28"/>
          <w:szCs w:val="28"/>
        </w:rPr>
        <w:t xml:space="preserve">При использовании консольной РДМ высотного здания определяют поэтажные сейсмические нагрузки (силы и крутящие моменты). </w:t>
      </w:r>
    </w:p>
    <w:p w14:paraId="02DCE7F0" w14:textId="77777777" w:rsidR="004C43DC" w:rsidRPr="00124909" w:rsidRDefault="004C43DC" w:rsidP="004C43DC">
      <w:pPr>
        <w:pStyle w:val="aff1"/>
        <w:ind w:firstLine="567"/>
        <w:jc w:val="both"/>
        <w:rPr>
          <w:sz w:val="28"/>
          <w:szCs w:val="28"/>
        </w:rPr>
      </w:pPr>
      <w:r>
        <w:rPr>
          <w:sz w:val="28"/>
          <w:szCs w:val="28"/>
        </w:rPr>
        <w:t xml:space="preserve">Консольная </w:t>
      </w:r>
      <w:r w:rsidRPr="00124909">
        <w:rPr>
          <w:sz w:val="28"/>
          <w:szCs w:val="28"/>
        </w:rPr>
        <w:t xml:space="preserve">РДМ может использоваться для предварительных оценок сейсмических нагрузок для высотных зданий простых конструктивных форм. </w:t>
      </w:r>
    </w:p>
    <w:p w14:paraId="6FBAA3AC" w14:textId="77777777" w:rsidR="004C43DC" w:rsidRPr="00124909" w:rsidRDefault="004C43DC" w:rsidP="004C43DC">
      <w:pPr>
        <w:pStyle w:val="aff1"/>
        <w:ind w:firstLine="567"/>
        <w:jc w:val="both"/>
        <w:rPr>
          <w:sz w:val="28"/>
          <w:szCs w:val="28"/>
        </w:rPr>
      </w:pPr>
      <w:r w:rsidRPr="00124909">
        <w:rPr>
          <w:sz w:val="28"/>
          <w:szCs w:val="28"/>
        </w:rPr>
        <w:t>Каждая поэтажная сейсмическая нагрузка (сила и крутящий момент относительно вертикальной оси) консольной РДМ является соответствующей компонентой главного вектора и главного момента узловой сейсмической нагрузки пространственной РДМ в пределах рассматриваемого этажа.</w:t>
      </w:r>
    </w:p>
    <w:p w14:paraId="6625F43F" w14:textId="77777777" w:rsidR="004C43DC" w:rsidRPr="00BD0B61" w:rsidRDefault="004C43DC" w:rsidP="004C43DC">
      <w:pPr>
        <w:pStyle w:val="aff1"/>
        <w:ind w:firstLine="567"/>
        <w:jc w:val="both"/>
        <w:rPr>
          <w:sz w:val="28"/>
          <w:szCs w:val="28"/>
        </w:rPr>
      </w:pPr>
      <w:r w:rsidRPr="00BD0B61">
        <w:rPr>
          <w:sz w:val="28"/>
          <w:szCs w:val="28"/>
        </w:rPr>
        <w:t>7.9.2.7 Расчетную сейсмическую нагрузку высотного здания определяют по формулам:</w:t>
      </w:r>
    </w:p>
    <w:p w14:paraId="591801E8" w14:textId="77777777" w:rsidR="004C43DC" w:rsidRPr="00BD0B61" w:rsidRDefault="004C43DC" w:rsidP="004C43DC">
      <w:pPr>
        <w:pStyle w:val="aff1"/>
        <w:ind w:firstLine="567"/>
        <w:jc w:val="both"/>
        <w:rPr>
          <w:sz w:val="28"/>
          <w:szCs w:val="28"/>
        </w:rPr>
      </w:pPr>
      <w:r w:rsidRPr="00BD0B61">
        <w:rPr>
          <w:sz w:val="28"/>
          <w:szCs w:val="28"/>
        </w:rPr>
        <w:t>- расчетное значение соответствующей сейсмической силы</w:t>
      </w:r>
    </w:p>
    <w:tbl>
      <w:tblPr>
        <w:tblW w:w="0" w:type="auto"/>
        <w:tblLook w:val="04A0" w:firstRow="1" w:lastRow="0" w:firstColumn="1" w:lastColumn="0" w:noHBand="0" w:noVBand="1"/>
      </w:tblPr>
      <w:tblGrid>
        <w:gridCol w:w="8141"/>
        <w:gridCol w:w="1145"/>
      </w:tblGrid>
      <w:tr w:rsidR="004C43DC" w:rsidRPr="00BD0B61" w14:paraId="0DC46925" w14:textId="77777777" w:rsidTr="00522A8A">
        <w:tc>
          <w:tcPr>
            <w:tcW w:w="8141" w:type="dxa"/>
            <w:shd w:val="clear" w:color="auto" w:fill="auto"/>
          </w:tcPr>
          <w:p w14:paraId="090E0623" w14:textId="77777777" w:rsidR="004C43DC" w:rsidRPr="00BD0B61" w:rsidRDefault="004C43DC" w:rsidP="00522A8A">
            <w:pPr>
              <w:pStyle w:val="aff1"/>
              <w:jc w:val="center"/>
              <w:rPr>
                <w:sz w:val="28"/>
                <w:szCs w:val="28"/>
              </w:rPr>
            </w:pPr>
            <w:r w:rsidRPr="00CD0564">
              <w:rPr>
                <w:i/>
                <w:sz w:val="28"/>
                <w:szCs w:val="28"/>
              </w:rPr>
              <w:t>S</w:t>
            </w:r>
            <w:r w:rsidRPr="00CD0564">
              <w:rPr>
                <w:i/>
                <w:sz w:val="28"/>
                <w:szCs w:val="28"/>
                <w:vertAlign w:val="superscript"/>
              </w:rPr>
              <w:t>l</w:t>
            </w:r>
            <w:r w:rsidRPr="00CD0564">
              <w:rPr>
                <w:i/>
                <w:sz w:val="28"/>
                <w:szCs w:val="28"/>
                <w:vertAlign w:val="subscript"/>
              </w:rPr>
              <w:t>jik</w:t>
            </w:r>
            <w:r w:rsidRPr="00BD0B61">
              <w:rPr>
                <w:sz w:val="28"/>
                <w:szCs w:val="28"/>
              </w:rPr>
              <w:t xml:space="preserve"> = </w:t>
            </w:r>
            <w:r w:rsidRPr="00CD0564">
              <w:rPr>
                <w:i/>
                <w:sz w:val="28"/>
                <w:szCs w:val="28"/>
              </w:rPr>
              <w:t>K</w:t>
            </w:r>
            <w:r w:rsidRPr="00CD0564">
              <w:rPr>
                <w:sz w:val="28"/>
                <w:szCs w:val="28"/>
                <w:vertAlign w:val="subscript"/>
              </w:rPr>
              <w:t>0</w:t>
            </w:r>
            <w:r w:rsidRPr="00BD0B61">
              <w:rPr>
                <w:sz w:val="28"/>
                <w:szCs w:val="28"/>
              </w:rPr>
              <w:t xml:space="preserve"> </w:t>
            </w:r>
            <w:r w:rsidRPr="00CD0564">
              <w:rPr>
                <w:i/>
                <w:sz w:val="28"/>
                <w:szCs w:val="28"/>
              </w:rPr>
              <w:t>K</w:t>
            </w:r>
            <w:r w:rsidRPr="00CD0564">
              <w:rPr>
                <w:sz w:val="28"/>
                <w:szCs w:val="28"/>
                <w:vertAlign w:val="subscript"/>
              </w:rPr>
              <w:t>1</w:t>
            </w:r>
            <w:r w:rsidRPr="00BD0B61">
              <w:rPr>
                <w:sz w:val="28"/>
                <w:szCs w:val="28"/>
              </w:rPr>
              <w:t xml:space="preserve"> </w:t>
            </w:r>
            <w:r w:rsidRPr="00CD0564">
              <w:rPr>
                <w:i/>
                <w:sz w:val="28"/>
                <w:szCs w:val="28"/>
              </w:rPr>
              <w:t>S</w:t>
            </w:r>
            <w:r w:rsidRPr="00CD0564">
              <w:rPr>
                <w:i/>
                <w:sz w:val="28"/>
                <w:szCs w:val="28"/>
                <w:vertAlign w:val="superscript"/>
              </w:rPr>
              <w:t>l</w:t>
            </w:r>
            <w:r w:rsidRPr="00CD0564">
              <w:rPr>
                <w:sz w:val="28"/>
                <w:szCs w:val="28"/>
                <w:vertAlign w:val="subscript"/>
              </w:rPr>
              <w:t>0</w:t>
            </w:r>
            <w:r w:rsidRPr="00CD0564">
              <w:rPr>
                <w:i/>
                <w:sz w:val="28"/>
                <w:szCs w:val="28"/>
                <w:vertAlign w:val="subscript"/>
              </w:rPr>
              <w:t>jik</w:t>
            </w:r>
            <w:r w:rsidRPr="00BD0B61">
              <w:rPr>
                <w:sz w:val="28"/>
                <w:szCs w:val="28"/>
              </w:rPr>
              <w:t>,</w:t>
            </w:r>
          </w:p>
        </w:tc>
        <w:tc>
          <w:tcPr>
            <w:tcW w:w="1145" w:type="dxa"/>
            <w:shd w:val="clear" w:color="auto" w:fill="auto"/>
          </w:tcPr>
          <w:p w14:paraId="7A0E32EB" w14:textId="77777777" w:rsidR="004C43DC" w:rsidRPr="00BD0B61" w:rsidRDefault="004C43DC" w:rsidP="00522A8A">
            <w:pPr>
              <w:pStyle w:val="aff1"/>
              <w:jc w:val="right"/>
              <w:rPr>
                <w:sz w:val="28"/>
                <w:szCs w:val="28"/>
              </w:rPr>
            </w:pPr>
            <w:r w:rsidRPr="00BD0B61">
              <w:rPr>
                <w:sz w:val="28"/>
                <w:szCs w:val="28"/>
              </w:rPr>
              <w:t>(7.6)</w:t>
            </w:r>
          </w:p>
        </w:tc>
      </w:tr>
    </w:tbl>
    <w:p w14:paraId="43026903" w14:textId="77777777" w:rsidR="004C43DC" w:rsidRPr="00BD0B61" w:rsidRDefault="004C43DC" w:rsidP="004C43DC">
      <w:pPr>
        <w:pStyle w:val="aff1"/>
        <w:ind w:firstLine="567"/>
        <w:jc w:val="both"/>
        <w:rPr>
          <w:sz w:val="28"/>
          <w:szCs w:val="28"/>
        </w:rPr>
      </w:pPr>
      <w:r w:rsidRPr="00BD0B61">
        <w:rPr>
          <w:sz w:val="28"/>
          <w:szCs w:val="28"/>
        </w:rPr>
        <w:t>- расчетное значение соответствующего сейсмического момента</w:t>
      </w:r>
    </w:p>
    <w:tbl>
      <w:tblPr>
        <w:tblW w:w="0" w:type="auto"/>
        <w:tblLook w:val="04A0" w:firstRow="1" w:lastRow="0" w:firstColumn="1" w:lastColumn="0" w:noHBand="0" w:noVBand="1"/>
      </w:tblPr>
      <w:tblGrid>
        <w:gridCol w:w="8141"/>
        <w:gridCol w:w="1145"/>
      </w:tblGrid>
      <w:tr w:rsidR="004C43DC" w:rsidRPr="00BD0B61" w14:paraId="423F14FA" w14:textId="77777777" w:rsidTr="00522A8A">
        <w:tc>
          <w:tcPr>
            <w:tcW w:w="8141" w:type="dxa"/>
            <w:shd w:val="clear" w:color="auto" w:fill="auto"/>
          </w:tcPr>
          <w:p w14:paraId="4E837740" w14:textId="77777777" w:rsidR="004C43DC" w:rsidRPr="00BD0B61" w:rsidRDefault="004C43DC" w:rsidP="00522A8A">
            <w:pPr>
              <w:pStyle w:val="aff1"/>
              <w:jc w:val="center"/>
              <w:rPr>
                <w:sz w:val="28"/>
                <w:szCs w:val="28"/>
              </w:rPr>
            </w:pPr>
            <w:r>
              <w:rPr>
                <w:i/>
                <w:sz w:val="28"/>
                <w:szCs w:val="28"/>
                <w:lang w:val="en-US"/>
              </w:rPr>
              <w:t>M</w:t>
            </w:r>
            <w:r w:rsidRPr="00CD0564">
              <w:rPr>
                <w:i/>
                <w:sz w:val="28"/>
                <w:szCs w:val="28"/>
                <w:vertAlign w:val="superscript"/>
              </w:rPr>
              <w:t>l</w:t>
            </w:r>
            <w:r w:rsidRPr="00CD0564">
              <w:rPr>
                <w:i/>
                <w:sz w:val="28"/>
                <w:szCs w:val="28"/>
                <w:vertAlign w:val="subscript"/>
              </w:rPr>
              <w:t>jik</w:t>
            </w:r>
            <w:r w:rsidRPr="00BD0B61">
              <w:rPr>
                <w:sz w:val="28"/>
                <w:szCs w:val="28"/>
              </w:rPr>
              <w:t xml:space="preserve"> = </w:t>
            </w:r>
            <w:r w:rsidRPr="00CD0564">
              <w:rPr>
                <w:i/>
                <w:sz w:val="28"/>
                <w:szCs w:val="28"/>
              </w:rPr>
              <w:t>K</w:t>
            </w:r>
            <w:r w:rsidRPr="00CD0564">
              <w:rPr>
                <w:sz w:val="28"/>
                <w:szCs w:val="28"/>
                <w:vertAlign w:val="subscript"/>
              </w:rPr>
              <w:t>0</w:t>
            </w:r>
            <w:r w:rsidRPr="00BD0B61">
              <w:rPr>
                <w:sz w:val="28"/>
                <w:szCs w:val="28"/>
              </w:rPr>
              <w:t xml:space="preserve"> </w:t>
            </w:r>
            <w:r w:rsidRPr="00CD0564">
              <w:rPr>
                <w:i/>
                <w:sz w:val="28"/>
                <w:szCs w:val="28"/>
              </w:rPr>
              <w:t>K</w:t>
            </w:r>
            <w:r w:rsidRPr="00CD0564">
              <w:rPr>
                <w:sz w:val="28"/>
                <w:szCs w:val="28"/>
                <w:vertAlign w:val="subscript"/>
              </w:rPr>
              <w:t>1</w:t>
            </w:r>
            <w:r w:rsidRPr="00BD0B61">
              <w:rPr>
                <w:sz w:val="28"/>
                <w:szCs w:val="28"/>
              </w:rPr>
              <w:t xml:space="preserve"> </w:t>
            </w:r>
            <w:r>
              <w:rPr>
                <w:i/>
                <w:sz w:val="28"/>
                <w:szCs w:val="28"/>
                <w:lang w:val="en-US"/>
              </w:rPr>
              <w:t>M</w:t>
            </w:r>
            <w:r w:rsidRPr="00CD0564">
              <w:rPr>
                <w:i/>
                <w:sz w:val="28"/>
                <w:szCs w:val="28"/>
                <w:vertAlign w:val="superscript"/>
              </w:rPr>
              <w:t>l</w:t>
            </w:r>
            <w:r w:rsidRPr="00CD0564">
              <w:rPr>
                <w:sz w:val="28"/>
                <w:szCs w:val="28"/>
                <w:vertAlign w:val="subscript"/>
              </w:rPr>
              <w:t>0</w:t>
            </w:r>
            <w:r w:rsidRPr="00CD0564">
              <w:rPr>
                <w:i/>
                <w:sz w:val="28"/>
                <w:szCs w:val="28"/>
                <w:vertAlign w:val="subscript"/>
              </w:rPr>
              <w:t>jik</w:t>
            </w:r>
            <w:r w:rsidRPr="00BD0B61">
              <w:rPr>
                <w:sz w:val="28"/>
                <w:szCs w:val="28"/>
              </w:rPr>
              <w:t>,</w:t>
            </w:r>
          </w:p>
        </w:tc>
        <w:tc>
          <w:tcPr>
            <w:tcW w:w="1145" w:type="dxa"/>
            <w:shd w:val="clear" w:color="auto" w:fill="auto"/>
          </w:tcPr>
          <w:p w14:paraId="24829FF4" w14:textId="77777777" w:rsidR="004C43DC" w:rsidRPr="00BD0B61" w:rsidRDefault="004C43DC" w:rsidP="00522A8A">
            <w:pPr>
              <w:pStyle w:val="aff1"/>
              <w:jc w:val="right"/>
              <w:rPr>
                <w:sz w:val="28"/>
                <w:szCs w:val="28"/>
              </w:rPr>
            </w:pPr>
            <w:r w:rsidRPr="00BD0B61">
              <w:rPr>
                <w:sz w:val="28"/>
                <w:szCs w:val="28"/>
              </w:rPr>
              <w:t>(7.7)</w:t>
            </w:r>
          </w:p>
        </w:tc>
      </w:tr>
    </w:tbl>
    <w:p w14:paraId="0914A3A6" w14:textId="77777777" w:rsidR="004C43DC" w:rsidRPr="00BD0B61" w:rsidRDefault="004C43DC" w:rsidP="004C43DC">
      <w:pPr>
        <w:pStyle w:val="aff1"/>
        <w:jc w:val="both"/>
        <w:rPr>
          <w:sz w:val="28"/>
          <w:szCs w:val="28"/>
        </w:rPr>
      </w:pPr>
      <w:r w:rsidRPr="00BD0B61">
        <w:rPr>
          <w:sz w:val="28"/>
          <w:szCs w:val="28"/>
        </w:rPr>
        <w:t>где</w:t>
      </w:r>
      <w:r w:rsidRPr="00CD0564">
        <w:rPr>
          <w:sz w:val="28"/>
          <w:szCs w:val="28"/>
        </w:rPr>
        <w:t xml:space="preserve"> </w:t>
      </w:r>
      <w:r w:rsidRPr="00CD0564">
        <w:rPr>
          <w:i/>
          <w:sz w:val="28"/>
          <w:szCs w:val="28"/>
        </w:rPr>
        <w:t>K</w:t>
      </w:r>
      <w:r w:rsidRPr="00CD0564">
        <w:rPr>
          <w:sz w:val="28"/>
          <w:szCs w:val="28"/>
          <w:vertAlign w:val="subscript"/>
        </w:rPr>
        <w:t>0</w:t>
      </w:r>
      <w:r w:rsidRPr="00CD0564">
        <w:rPr>
          <w:sz w:val="28"/>
          <w:szCs w:val="28"/>
        </w:rPr>
        <w:t xml:space="preserve"> </w:t>
      </w:r>
      <w:r w:rsidRPr="00BD0B61">
        <w:rPr>
          <w:sz w:val="28"/>
          <w:szCs w:val="28"/>
        </w:rPr>
        <w:t>– коэффициент надежности по ответственности рассчитываемого сооружения, определяемый по данным 7.8;</w:t>
      </w:r>
    </w:p>
    <w:p w14:paraId="77D6CF33" w14:textId="77777777" w:rsidR="004C43DC" w:rsidRPr="00BD0B61" w:rsidRDefault="004C43DC" w:rsidP="004C43DC">
      <w:pPr>
        <w:pStyle w:val="aff1"/>
        <w:ind w:firstLine="567"/>
        <w:jc w:val="both"/>
        <w:rPr>
          <w:sz w:val="28"/>
          <w:szCs w:val="28"/>
        </w:rPr>
      </w:pPr>
      <w:r w:rsidRPr="00CD0564">
        <w:rPr>
          <w:i/>
          <w:sz w:val="28"/>
          <w:szCs w:val="28"/>
        </w:rPr>
        <w:t>K</w:t>
      </w:r>
      <w:r w:rsidRPr="00CD0564">
        <w:rPr>
          <w:sz w:val="28"/>
          <w:szCs w:val="28"/>
          <w:vertAlign w:val="subscript"/>
        </w:rPr>
        <w:t>1</w:t>
      </w:r>
      <w:r w:rsidRPr="00BD0B61">
        <w:rPr>
          <w:sz w:val="28"/>
          <w:szCs w:val="28"/>
        </w:rPr>
        <w:fldChar w:fldCharType="begin"/>
      </w:r>
      <w:r w:rsidRPr="00BD0B61">
        <w:rPr>
          <w:sz w:val="28"/>
          <w:szCs w:val="28"/>
        </w:rPr>
        <w:instrText xml:space="preserve"> QUOTE </w:instrText>
      </w:r>
      <m:oMath>
        <m:sSub>
          <m:sSubPr>
            <m:ctrlPr>
              <w:rPr>
                <w:rFonts w:ascii="Cambria Math" w:hAnsi="Cambria Math"/>
                <w:i/>
                <w:sz w:val="26"/>
                <w:szCs w:val="26"/>
                <w:lang w:val="en-US"/>
              </w:rPr>
            </m:ctrlPr>
          </m:sSubPr>
          <m:e>
            <m:r>
              <m:rPr>
                <m:sty m:val="p"/>
              </m:rPr>
              <w:rPr>
                <w:rFonts w:ascii="Cambria Math" w:hAnsi="Cambria Math"/>
                <w:sz w:val="26"/>
                <w:szCs w:val="26"/>
                <w:lang w:val="en-US"/>
              </w:rPr>
              <m:t>K</m:t>
            </m:r>
          </m:e>
          <m:sub>
            <m:r>
              <m:rPr>
                <m:sty m:val="p"/>
              </m:rPr>
              <w:rPr>
                <w:rFonts w:ascii="Cambria Math" w:hAnsi="Cambria Math"/>
                <w:sz w:val="26"/>
                <w:szCs w:val="26"/>
              </w:rPr>
              <m:t>1</m:t>
            </m:r>
          </m:sub>
        </m:sSub>
      </m:oMath>
      <w:r w:rsidRPr="00BD0B61">
        <w:rPr>
          <w:sz w:val="28"/>
          <w:szCs w:val="28"/>
        </w:rPr>
        <w:instrText xml:space="preserve"> </w:instrText>
      </w:r>
      <w:r w:rsidRPr="00BD0B61">
        <w:rPr>
          <w:sz w:val="28"/>
          <w:szCs w:val="28"/>
        </w:rPr>
        <w:fldChar w:fldCharType="end"/>
      </w:r>
      <w:r w:rsidRPr="00BD0B61">
        <w:rPr>
          <w:sz w:val="28"/>
          <w:szCs w:val="28"/>
        </w:rPr>
        <w:t xml:space="preserve"> – коэффициент, учитывающий допускаемые повреждения зданий и сооружений и принимаемый по табл</w:t>
      </w:r>
      <w:r>
        <w:rPr>
          <w:sz w:val="28"/>
          <w:szCs w:val="28"/>
        </w:rPr>
        <w:t xml:space="preserve">ице </w:t>
      </w:r>
      <w:r w:rsidRPr="00BD0B61">
        <w:rPr>
          <w:sz w:val="28"/>
          <w:szCs w:val="28"/>
        </w:rPr>
        <w:t>7.</w:t>
      </w:r>
      <w:r>
        <w:rPr>
          <w:sz w:val="28"/>
          <w:szCs w:val="28"/>
        </w:rPr>
        <w:t>5;</w:t>
      </w:r>
    </w:p>
    <w:p w14:paraId="06D7C4B4" w14:textId="77777777" w:rsidR="004C43DC" w:rsidRPr="00BD0B61" w:rsidRDefault="004C43DC" w:rsidP="004C43DC">
      <w:pPr>
        <w:pStyle w:val="aff1"/>
        <w:ind w:firstLine="567"/>
        <w:jc w:val="both"/>
        <w:rPr>
          <w:sz w:val="28"/>
          <w:szCs w:val="28"/>
        </w:rPr>
      </w:pPr>
      <w:r w:rsidRPr="00CD0564">
        <w:rPr>
          <w:i/>
          <w:sz w:val="28"/>
          <w:szCs w:val="28"/>
        </w:rPr>
        <w:t>S</w:t>
      </w:r>
      <w:r w:rsidRPr="00CD0564">
        <w:rPr>
          <w:i/>
          <w:sz w:val="28"/>
          <w:szCs w:val="28"/>
          <w:vertAlign w:val="superscript"/>
        </w:rPr>
        <w:t>l</w:t>
      </w:r>
      <w:r w:rsidRPr="00CD0564">
        <w:rPr>
          <w:sz w:val="28"/>
          <w:szCs w:val="28"/>
          <w:vertAlign w:val="subscript"/>
        </w:rPr>
        <w:t>0</w:t>
      </w:r>
      <w:r w:rsidRPr="00CD0564">
        <w:rPr>
          <w:i/>
          <w:sz w:val="28"/>
          <w:szCs w:val="28"/>
          <w:vertAlign w:val="subscript"/>
        </w:rPr>
        <w:t>jik</w:t>
      </w:r>
      <w:r w:rsidRPr="00BD0B61">
        <w:rPr>
          <w:sz w:val="28"/>
          <w:szCs w:val="28"/>
        </w:rPr>
        <w:t xml:space="preserve"> </w:t>
      </w:r>
      <w:r w:rsidRPr="00BD0B61">
        <w:rPr>
          <w:sz w:val="28"/>
          <w:szCs w:val="28"/>
        </w:rPr>
        <w:fldChar w:fldCharType="begin"/>
      </w:r>
      <w:r w:rsidRPr="00BD0B61">
        <w:rPr>
          <w:sz w:val="28"/>
          <w:szCs w:val="28"/>
        </w:rPr>
        <w:instrText xml:space="preserve"> QUOTE </w:instrText>
      </w:r>
      <m:oMath>
        <m:sSubSup>
          <m:sSubSupPr>
            <m:ctrlPr>
              <w:rPr>
                <w:rFonts w:ascii="Cambria Math" w:hAnsi="Cambria Math"/>
                <w:i/>
                <w:sz w:val="26"/>
                <w:szCs w:val="26"/>
                <w:lang w:val="en-US"/>
              </w:rPr>
            </m:ctrlPr>
          </m:sSubSupPr>
          <m:e>
            <m:r>
              <m:rPr>
                <m:sty m:val="p"/>
              </m:rPr>
              <w:rPr>
                <w:rFonts w:ascii="Cambria Math" w:hAnsi="Cambria Math"/>
                <w:sz w:val="26"/>
                <w:szCs w:val="26"/>
                <w:lang w:val="en-US"/>
              </w:rPr>
              <m:t>S</m:t>
            </m:r>
          </m:e>
          <m:sub>
            <m:r>
              <m:rPr>
                <m:sty m:val="p"/>
              </m:rPr>
              <w:rPr>
                <w:rFonts w:ascii="Cambria Math" w:hAnsi="Cambria Math"/>
                <w:sz w:val="26"/>
                <w:szCs w:val="26"/>
              </w:rPr>
              <m:t>0</m:t>
            </m:r>
            <m:r>
              <m:rPr>
                <m:sty m:val="p"/>
              </m:rPr>
              <w:rPr>
                <w:rFonts w:ascii="Cambria Math" w:hAnsi="Cambria Math"/>
                <w:sz w:val="26"/>
                <w:szCs w:val="26"/>
                <w:lang w:val="en-US"/>
              </w:rPr>
              <m:t>jik</m:t>
            </m:r>
          </m:sub>
          <m:sup>
            <m:r>
              <m:rPr>
                <m:sty m:val="p"/>
              </m:rPr>
              <w:rPr>
                <w:rFonts w:ascii="Cambria Math" w:hAnsi="Cambria Math"/>
                <w:sz w:val="26"/>
                <w:szCs w:val="26"/>
                <w:lang w:val="en-US"/>
              </w:rPr>
              <m:t>l</m:t>
            </m:r>
          </m:sup>
        </m:sSubSup>
        <m:r>
          <m:rPr>
            <m:sty m:val="p"/>
          </m:rPr>
          <w:rPr>
            <w:rFonts w:ascii="Cambria Math" w:hAnsi="Cambria Math"/>
          </w:rPr>
          <m:t xml:space="preserve"> </m:t>
        </m:r>
      </m:oMath>
      <w:r w:rsidRPr="00BD0B61">
        <w:rPr>
          <w:sz w:val="28"/>
          <w:szCs w:val="28"/>
        </w:rPr>
        <w:instrText xml:space="preserve"> </w:instrText>
      </w:r>
      <w:r w:rsidRPr="00BD0B61">
        <w:rPr>
          <w:sz w:val="28"/>
          <w:szCs w:val="28"/>
        </w:rPr>
        <w:fldChar w:fldCharType="end"/>
      </w:r>
      <w:r>
        <w:rPr>
          <w:sz w:val="28"/>
          <w:szCs w:val="28"/>
        </w:rPr>
        <w:t>– значение сейсмической силы для</w:t>
      </w:r>
      <w:r w:rsidRPr="00BD0B61">
        <w:rPr>
          <w:sz w:val="28"/>
          <w:szCs w:val="28"/>
        </w:rPr>
        <w:t xml:space="preserve"> </w:t>
      </w:r>
      <w:r w:rsidRPr="00CD0564">
        <w:rPr>
          <w:i/>
          <w:sz w:val="28"/>
          <w:szCs w:val="28"/>
        </w:rPr>
        <w:fldChar w:fldCharType="begin"/>
      </w:r>
      <w:r w:rsidRPr="00CD0564">
        <w:rPr>
          <w:i/>
          <w:sz w:val="28"/>
          <w:szCs w:val="28"/>
        </w:rPr>
        <w:instrText xml:space="preserve"> QUOTE </w:instrText>
      </w:r>
      <m:oMath>
        <m:r>
          <m:rPr>
            <m:sty m:val="p"/>
          </m:rPr>
          <w:rPr>
            <w:rFonts w:ascii="Cambria Math" w:hAnsi="Cambria Math"/>
            <w:lang w:val="en-US"/>
          </w:rPr>
          <m:t>i</m:t>
        </m:r>
      </m:oMath>
      <w:r w:rsidRPr="00CD0564">
        <w:rPr>
          <w:i/>
          <w:sz w:val="28"/>
          <w:szCs w:val="28"/>
        </w:rPr>
        <w:instrText xml:space="preserve"> </w:instrText>
      </w:r>
      <w:r w:rsidRPr="00CD0564">
        <w:rPr>
          <w:i/>
          <w:sz w:val="28"/>
          <w:szCs w:val="28"/>
        </w:rPr>
        <w:fldChar w:fldCharType="separate"/>
      </w:r>
      <w:r w:rsidRPr="00CD0564">
        <w:rPr>
          <w:i/>
          <w:sz w:val="28"/>
          <w:szCs w:val="28"/>
          <w:lang w:val="en-US"/>
        </w:rPr>
        <w:t>i</w:t>
      </w:r>
      <w:r w:rsidRPr="00CD0564">
        <w:rPr>
          <w:i/>
          <w:sz w:val="28"/>
          <w:szCs w:val="28"/>
        </w:rPr>
        <w:fldChar w:fldCharType="end"/>
      </w:r>
      <w:r w:rsidRPr="00BD0B61">
        <w:rPr>
          <w:sz w:val="28"/>
          <w:szCs w:val="28"/>
        </w:rPr>
        <w:t xml:space="preserve">-й формы собственных колебаний здания в </w:t>
      </w:r>
      <w:r w:rsidRPr="00CD0564">
        <w:rPr>
          <w:i/>
          <w:sz w:val="28"/>
          <w:szCs w:val="28"/>
          <w:lang w:val="en-US"/>
        </w:rPr>
        <w:t>k</w:t>
      </w:r>
      <w:r w:rsidRPr="00BD0B61">
        <w:rPr>
          <w:sz w:val="28"/>
          <w:szCs w:val="28"/>
        </w:rPr>
        <w:t>-м узле</w:t>
      </w:r>
      <w:r w:rsidRPr="00CD0564">
        <w:rPr>
          <w:sz w:val="28"/>
          <w:szCs w:val="28"/>
        </w:rPr>
        <w:t xml:space="preserve"> (</w:t>
      </w:r>
      <w:r w:rsidRPr="00CD0564">
        <w:rPr>
          <w:i/>
          <w:sz w:val="28"/>
          <w:szCs w:val="28"/>
          <w:lang w:val="en-US"/>
        </w:rPr>
        <w:t>k</w:t>
      </w:r>
      <w:r w:rsidRPr="00CD0564">
        <w:rPr>
          <w:sz w:val="28"/>
          <w:szCs w:val="28"/>
        </w:rPr>
        <w:t xml:space="preserve"> = 1 – </w:t>
      </w:r>
      <w:r w:rsidRPr="00CD0564">
        <w:rPr>
          <w:i/>
          <w:sz w:val="28"/>
          <w:szCs w:val="28"/>
          <w:lang w:val="en-US"/>
        </w:rPr>
        <w:t>n</w:t>
      </w:r>
      <w:r w:rsidRPr="00CD0564">
        <w:rPr>
          <w:sz w:val="28"/>
          <w:szCs w:val="28"/>
        </w:rPr>
        <w:t>)</w:t>
      </w:r>
      <w:r w:rsidRPr="00BD0B61">
        <w:rPr>
          <w:sz w:val="28"/>
          <w:szCs w:val="28"/>
        </w:rPr>
        <w:t xml:space="preserve"> РДМ в направлении </w:t>
      </w:r>
      <w:r w:rsidRPr="00CD0564">
        <w:rPr>
          <w:i/>
          <w:sz w:val="28"/>
          <w:szCs w:val="28"/>
          <w:lang w:val="en-US"/>
        </w:rPr>
        <w:t>j</w:t>
      </w:r>
      <w:r w:rsidRPr="00BD0B61">
        <w:rPr>
          <w:sz w:val="28"/>
          <w:szCs w:val="28"/>
        </w:rPr>
        <w:t>-й оси (</w:t>
      </w:r>
      <w:r w:rsidRPr="00CD0564">
        <w:rPr>
          <w:i/>
          <w:sz w:val="28"/>
          <w:szCs w:val="28"/>
          <w:lang w:val="en-US"/>
        </w:rPr>
        <w:t>j</w:t>
      </w:r>
      <w:r w:rsidRPr="00CD0564">
        <w:rPr>
          <w:sz w:val="28"/>
          <w:szCs w:val="28"/>
        </w:rPr>
        <w:t xml:space="preserve"> </w:t>
      </w:r>
      <w:r w:rsidRPr="00BD0B61">
        <w:rPr>
          <w:sz w:val="28"/>
          <w:szCs w:val="28"/>
        </w:rPr>
        <w:t xml:space="preserve">= 1, 2, 3) при </w:t>
      </w:r>
      <w:r w:rsidRPr="00CD0564">
        <w:rPr>
          <w:i/>
          <w:sz w:val="28"/>
          <w:szCs w:val="28"/>
          <w:lang w:val="en-US"/>
        </w:rPr>
        <w:t>l</w:t>
      </w:r>
      <w:r w:rsidRPr="00CD0564">
        <w:rPr>
          <w:sz w:val="28"/>
          <w:szCs w:val="28"/>
        </w:rPr>
        <w:t>-</w:t>
      </w:r>
      <w:r w:rsidRPr="00BD0B61">
        <w:rPr>
          <w:sz w:val="28"/>
          <w:szCs w:val="28"/>
        </w:rPr>
        <w:t>й ориентации воздействия, определяемое в предположении упругого деформирования конструкций;</w:t>
      </w:r>
    </w:p>
    <w:p w14:paraId="1EA1D388" w14:textId="38736C2E" w:rsidR="004C43DC" w:rsidRDefault="004C43DC" w:rsidP="004C43DC">
      <w:pPr>
        <w:pStyle w:val="aff1"/>
        <w:ind w:firstLine="567"/>
        <w:jc w:val="both"/>
        <w:rPr>
          <w:sz w:val="28"/>
          <w:szCs w:val="28"/>
        </w:rPr>
      </w:pPr>
      <w:r>
        <w:rPr>
          <w:i/>
          <w:sz w:val="28"/>
          <w:szCs w:val="28"/>
          <w:lang w:val="en-US"/>
        </w:rPr>
        <w:t>M</w:t>
      </w:r>
      <w:r w:rsidRPr="00CD0564">
        <w:rPr>
          <w:i/>
          <w:sz w:val="28"/>
          <w:szCs w:val="28"/>
          <w:vertAlign w:val="superscript"/>
        </w:rPr>
        <w:t>l</w:t>
      </w:r>
      <w:r w:rsidRPr="00CD0564">
        <w:rPr>
          <w:sz w:val="28"/>
          <w:szCs w:val="28"/>
          <w:vertAlign w:val="subscript"/>
        </w:rPr>
        <w:t>0</w:t>
      </w:r>
      <w:r w:rsidRPr="00CD0564">
        <w:rPr>
          <w:i/>
          <w:sz w:val="28"/>
          <w:szCs w:val="28"/>
          <w:vertAlign w:val="subscript"/>
        </w:rPr>
        <w:t>jik</w:t>
      </w:r>
      <w:r w:rsidRPr="00BD0B61">
        <w:rPr>
          <w:sz w:val="28"/>
          <w:szCs w:val="28"/>
        </w:rPr>
        <w:t xml:space="preserve"> </w:t>
      </w:r>
      <w:r w:rsidRPr="00BD0B61">
        <w:rPr>
          <w:sz w:val="28"/>
          <w:szCs w:val="28"/>
        </w:rPr>
        <w:fldChar w:fldCharType="begin"/>
      </w:r>
      <w:r w:rsidRPr="00BD0B61">
        <w:rPr>
          <w:sz w:val="28"/>
          <w:szCs w:val="28"/>
        </w:rPr>
        <w:instrText xml:space="preserve"> QUOTE </w:instrText>
      </w:r>
      <m:oMath>
        <m:sSubSup>
          <m:sSubSupPr>
            <m:ctrlPr>
              <w:rPr>
                <w:rFonts w:ascii="Cambria Math" w:hAnsi="Cambria Math"/>
                <w:i/>
                <w:sz w:val="26"/>
                <w:szCs w:val="26"/>
                <w:lang w:val="en-US"/>
              </w:rPr>
            </m:ctrlPr>
          </m:sSubSupPr>
          <m:e>
            <m:r>
              <m:rPr>
                <m:sty m:val="p"/>
              </m:rPr>
              <w:rPr>
                <w:rFonts w:ascii="Cambria Math" w:hAnsi="Cambria Math"/>
                <w:sz w:val="26"/>
                <w:szCs w:val="26"/>
                <w:lang w:val="en-US"/>
              </w:rPr>
              <m:t>M</m:t>
            </m:r>
          </m:e>
          <m:sub>
            <m:r>
              <m:rPr>
                <m:sty m:val="p"/>
              </m:rPr>
              <w:rPr>
                <w:rFonts w:ascii="Cambria Math" w:hAnsi="Cambria Math"/>
                <w:sz w:val="26"/>
                <w:szCs w:val="26"/>
              </w:rPr>
              <m:t>0</m:t>
            </m:r>
            <m:r>
              <m:rPr>
                <m:sty m:val="p"/>
              </m:rPr>
              <w:rPr>
                <w:rFonts w:ascii="Cambria Math" w:hAnsi="Cambria Math"/>
                <w:sz w:val="26"/>
                <w:szCs w:val="26"/>
                <w:lang w:val="en-US"/>
              </w:rPr>
              <m:t>jik</m:t>
            </m:r>
          </m:sub>
          <m:sup>
            <m:r>
              <m:rPr>
                <m:sty m:val="p"/>
              </m:rPr>
              <w:rPr>
                <w:rFonts w:ascii="Cambria Math" w:hAnsi="Cambria Math"/>
                <w:sz w:val="26"/>
                <w:szCs w:val="26"/>
                <w:lang w:val="en-US"/>
              </w:rPr>
              <m:t>l</m:t>
            </m:r>
          </m:sup>
        </m:sSubSup>
      </m:oMath>
      <w:r w:rsidRPr="00BD0B61">
        <w:rPr>
          <w:sz w:val="28"/>
          <w:szCs w:val="28"/>
        </w:rPr>
        <w:instrText xml:space="preserve"> </w:instrText>
      </w:r>
      <w:r w:rsidRPr="00BD0B61">
        <w:rPr>
          <w:sz w:val="28"/>
          <w:szCs w:val="28"/>
        </w:rPr>
        <w:fldChar w:fldCharType="end"/>
      </w:r>
      <w:r w:rsidRPr="00BD0B61">
        <w:rPr>
          <w:sz w:val="28"/>
          <w:szCs w:val="28"/>
        </w:rPr>
        <w:t xml:space="preserve">– значение сейсмического момента </w:t>
      </w:r>
      <w:r>
        <w:rPr>
          <w:sz w:val="28"/>
          <w:szCs w:val="28"/>
        </w:rPr>
        <w:t>для</w:t>
      </w:r>
      <w:r w:rsidRPr="00BD0B61">
        <w:rPr>
          <w:sz w:val="28"/>
          <w:szCs w:val="28"/>
        </w:rPr>
        <w:t xml:space="preserve"> </w:t>
      </w:r>
      <w:r w:rsidRPr="00CD0564">
        <w:rPr>
          <w:i/>
          <w:sz w:val="28"/>
          <w:szCs w:val="28"/>
        </w:rPr>
        <w:fldChar w:fldCharType="begin"/>
      </w:r>
      <w:r w:rsidRPr="00CD0564">
        <w:rPr>
          <w:i/>
          <w:sz w:val="28"/>
          <w:szCs w:val="28"/>
        </w:rPr>
        <w:instrText xml:space="preserve"> QUOTE </w:instrText>
      </w:r>
      <m:oMath>
        <m:r>
          <m:rPr>
            <m:sty m:val="p"/>
          </m:rPr>
          <w:rPr>
            <w:rFonts w:ascii="Cambria Math" w:hAnsi="Cambria Math"/>
            <w:lang w:val="en-US"/>
          </w:rPr>
          <m:t>i</m:t>
        </m:r>
      </m:oMath>
      <w:r w:rsidRPr="00CD0564">
        <w:rPr>
          <w:i/>
          <w:sz w:val="28"/>
          <w:szCs w:val="28"/>
        </w:rPr>
        <w:instrText xml:space="preserve"> </w:instrText>
      </w:r>
      <w:r w:rsidRPr="00CD0564">
        <w:rPr>
          <w:i/>
          <w:sz w:val="28"/>
          <w:szCs w:val="28"/>
        </w:rPr>
        <w:fldChar w:fldCharType="separate"/>
      </w:r>
      <w:r w:rsidRPr="00CD0564">
        <w:rPr>
          <w:i/>
          <w:sz w:val="28"/>
          <w:szCs w:val="28"/>
          <w:lang w:val="en-US"/>
        </w:rPr>
        <w:t>i</w:t>
      </w:r>
      <w:r w:rsidRPr="00CD0564">
        <w:rPr>
          <w:i/>
          <w:sz w:val="28"/>
          <w:szCs w:val="28"/>
        </w:rPr>
        <w:fldChar w:fldCharType="end"/>
      </w:r>
      <w:r w:rsidRPr="00BD0B61">
        <w:rPr>
          <w:sz w:val="28"/>
          <w:szCs w:val="28"/>
        </w:rPr>
        <w:t xml:space="preserve">-й формы собственных колебаний здания в </w:t>
      </w:r>
      <w:r w:rsidRPr="00CD0564">
        <w:rPr>
          <w:i/>
          <w:sz w:val="28"/>
          <w:szCs w:val="28"/>
          <w:lang w:val="en-US"/>
        </w:rPr>
        <w:t>k</w:t>
      </w:r>
      <w:r w:rsidRPr="00BD0B61">
        <w:rPr>
          <w:sz w:val="28"/>
          <w:szCs w:val="28"/>
        </w:rPr>
        <w:t>-м узле</w:t>
      </w:r>
      <w:r w:rsidRPr="00CD0564">
        <w:rPr>
          <w:sz w:val="28"/>
          <w:szCs w:val="28"/>
        </w:rPr>
        <w:t xml:space="preserve"> (</w:t>
      </w:r>
      <w:r w:rsidRPr="00CD0564">
        <w:rPr>
          <w:i/>
          <w:sz w:val="28"/>
          <w:szCs w:val="28"/>
          <w:lang w:val="en-US"/>
        </w:rPr>
        <w:t>k</w:t>
      </w:r>
      <w:r w:rsidRPr="00CD0564">
        <w:rPr>
          <w:sz w:val="28"/>
          <w:szCs w:val="28"/>
        </w:rPr>
        <w:t xml:space="preserve"> = 1 – </w:t>
      </w:r>
      <w:r w:rsidRPr="00CD0564">
        <w:rPr>
          <w:i/>
          <w:sz w:val="28"/>
          <w:szCs w:val="28"/>
          <w:lang w:val="en-US"/>
        </w:rPr>
        <w:t>n</w:t>
      </w:r>
      <w:r w:rsidRPr="00CD0564">
        <w:rPr>
          <w:sz w:val="28"/>
          <w:szCs w:val="28"/>
        </w:rPr>
        <w:t>)</w:t>
      </w:r>
      <w:r w:rsidRPr="00BD0B61">
        <w:rPr>
          <w:sz w:val="28"/>
          <w:szCs w:val="28"/>
        </w:rPr>
        <w:t xml:space="preserve"> РДМ в направлении </w:t>
      </w:r>
      <w:r w:rsidRPr="00CD0564">
        <w:rPr>
          <w:i/>
          <w:sz w:val="28"/>
          <w:szCs w:val="28"/>
          <w:lang w:val="en-US"/>
        </w:rPr>
        <w:t>j</w:t>
      </w:r>
      <w:r w:rsidRPr="00BD0B61">
        <w:rPr>
          <w:sz w:val="28"/>
          <w:szCs w:val="28"/>
        </w:rPr>
        <w:t>-й оси (</w:t>
      </w:r>
      <w:r w:rsidRPr="00CD0564">
        <w:rPr>
          <w:i/>
          <w:sz w:val="28"/>
          <w:szCs w:val="28"/>
          <w:lang w:val="en-US"/>
        </w:rPr>
        <w:t>j</w:t>
      </w:r>
      <w:r w:rsidRPr="00CD0564">
        <w:rPr>
          <w:sz w:val="28"/>
          <w:szCs w:val="28"/>
        </w:rPr>
        <w:t xml:space="preserve"> </w:t>
      </w:r>
      <w:r w:rsidRPr="00BD0B61">
        <w:rPr>
          <w:sz w:val="28"/>
          <w:szCs w:val="28"/>
        </w:rPr>
        <w:t xml:space="preserve">= 1, 2, 3) при </w:t>
      </w:r>
      <w:r w:rsidRPr="00CD0564">
        <w:rPr>
          <w:i/>
          <w:sz w:val="28"/>
          <w:szCs w:val="28"/>
          <w:lang w:val="en-US"/>
        </w:rPr>
        <w:t>l</w:t>
      </w:r>
      <w:r w:rsidRPr="00CD0564">
        <w:rPr>
          <w:sz w:val="28"/>
          <w:szCs w:val="28"/>
        </w:rPr>
        <w:t>-</w:t>
      </w:r>
      <w:r w:rsidRPr="00BD0B61">
        <w:rPr>
          <w:sz w:val="28"/>
          <w:szCs w:val="28"/>
        </w:rPr>
        <w:t>й ориентации воздействия, определяемое в предположении упругого деформирования конструкций</w:t>
      </w:r>
      <w:r>
        <w:rPr>
          <w:sz w:val="28"/>
          <w:szCs w:val="28"/>
        </w:rPr>
        <w:t>.</w:t>
      </w:r>
    </w:p>
    <w:p w14:paraId="3F09DFF3" w14:textId="78E152CD" w:rsidR="006A003D" w:rsidRDefault="006A003D" w:rsidP="004C43DC">
      <w:pPr>
        <w:pStyle w:val="aff1"/>
        <w:ind w:firstLine="567"/>
        <w:jc w:val="both"/>
        <w:rPr>
          <w:sz w:val="28"/>
          <w:szCs w:val="28"/>
        </w:rPr>
      </w:pPr>
    </w:p>
    <w:p w14:paraId="68811085" w14:textId="77777777" w:rsidR="006A003D" w:rsidRPr="004334EC" w:rsidRDefault="006A003D" w:rsidP="006A003D">
      <w:pPr>
        <w:pStyle w:val="aff1"/>
        <w:jc w:val="both"/>
        <w:rPr>
          <w:b/>
          <w:sz w:val="28"/>
          <w:szCs w:val="28"/>
        </w:rPr>
      </w:pPr>
      <w:r w:rsidRPr="00303E6B">
        <w:rPr>
          <w:sz w:val="28"/>
          <w:szCs w:val="28"/>
        </w:rPr>
        <w:t>Т</w:t>
      </w:r>
      <w:r>
        <w:rPr>
          <w:sz w:val="28"/>
          <w:szCs w:val="28"/>
        </w:rPr>
        <w:t xml:space="preserve"> </w:t>
      </w:r>
      <w:r w:rsidRPr="00303E6B">
        <w:rPr>
          <w:sz w:val="28"/>
          <w:szCs w:val="28"/>
        </w:rPr>
        <w:t>а</w:t>
      </w:r>
      <w:r>
        <w:rPr>
          <w:sz w:val="28"/>
          <w:szCs w:val="28"/>
        </w:rPr>
        <w:t xml:space="preserve"> </w:t>
      </w:r>
      <w:r w:rsidRPr="00303E6B">
        <w:rPr>
          <w:sz w:val="28"/>
          <w:szCs w:val="28"/>
        </w:rPr>
        <w:t>б</w:t>
      </w:r>
      <w:r>
        <w:rPr>
          <w:sz w:val="28"/>
          <w:szCs w:val="28"/>
        </w:rPr>
        <w:t xml:space="preserve"> </w:t>
      </w:r>
      <w:r w:rsidRPr="00303E6B">
        <w:rPr>
          <w:sz w:val="28"/>
          <w:szCs w:val="28"/>
        </w:rPr>
        <w:t>л</w:t>
      </w:r>
      <w:r>
        <w:rPr>
          <w:sz w:val="28"/>
          <w:szCs w:val="28"/>
        </w:rPr>
        <w:t xml:space="preserve"> </w:t>
      </w:r>
      <w:r w:rsidRPr="00303E6B">
        <w:rPr>
          <w:sz w:val="28"/>
          <w:szCs w:val="28"/>
        </w:rPr>
        <w:t>и</w:t>
      </w:r>
      <w:r>
        <w:rPr>
          <w:sz w:val="28"/>
          <w:szCs w:val="28"/>
        </w:rPr>
        <w:t xml:space="preserve"> </w:t>
      </w:r>
      <w:r w:rsidRPr="00303E6B">
        <w:rPr>
          <w:sz w:val="28"/>
          <w:szCs w:val="28"/>
        </w:rPr>
        <w:t>ц</w:t>
      </w:r>
      <w:r>
        <w:rPr>
          <w:sz w:val="28"/>
          <w:szCs w:val="28"/>
        </w:rPr>
        <w:t xml:space="preserve"> </w:t>
      </w:r>
      <w:r w:rsidRPr="00303E6B">
        <w:rPr>
          <w:sz w:val="28"/>
          <w:szCs w:val="28"/>
        </w:rPr>
        <w:t>а</w:t>
      </w:r>
      <w:r>
        <w:rPr>
          <w:sz w:val="28"/>
          <w:szCs w:val="28"/>
        </w:rPr>
        <w:t xml:space="preserve">  </w:t>
      </w:r>
      <w:r w:rsidRPr="00303E6B">
        <w:rPr>
          <w:sz w:val="28"/>
          <w:szCs w:val="28"/>
        </w:rPr>
        <w:t xml:space="preserve"> 7.</w:t>
      </w:r>
      <w:r>
        <w:rPr>
          <w:sz w:val="28"/>
          <w:szCs w:val="28"/>
        </w:rPr>
        <w:t>5</w:t>
      </w:r>
      <w:r w:rsidRPr="00303E6B">
        <w:rPr>
          <w:sz w:val="28"/>
          <w:szCs w:val="28"/>
        </w:rPr>
        <w:t xml:space="preserve"> </w:t>
      </w:r>
      <w:r>
        <w:rPr>
          <w:sz w:val="28"/>
          <w:szCs w:val="28"/>
        </w:rPr>
        <w:t>–</w:t>
      </w:r>
      <w:r w:rsidRPr="00303E6B">
        <w:rPr>
          <w:sz w:val="28"/>
          <w:szCs w:val="28"/>
        </w:rPr>
        <w:t xml:space="preserve"> </w:t>
      </w:r>
      <w:r w:rsidRPr="004334EC">
        <w:rPr>
          <w:b/>
          <w:sz w:val="28"/>
          <w:szCs w:val="28"/>
        </w:rPr>
        <w:t xml:space="preserve">Коэффициенты </w:t>
      </w:r>
      <w:r w:rsidRPr="004334EC">
        <w:rPr>
          <w:b/>
          <w:i/>
          <w:sz w:val="28"/>
          <w:szCs w:val="28"/>
          <w:lang w:val="en-US"/>
        </w:rPr>
        <w:t>K</w:t>
      </w:r>
      <w:r w:rsidRPr="004334EC">
        <w:rPr>
          <w:b/>
          <w:sz w:val="28"/>
          <w:szCs w:val="28"/>
          <w:vertAlign w:val="subscript"/>
        </w:rPr>
        <w:t>1</w:t>
      </w:r>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99"/>
        <w:gridCol w:w="1418"/>
        <w:gridCol w:w="1276"/>
      </w:tblGrid>
      <w:tr w:rsidR="006A003D" w:rsidRPr="002C074D" w14:paraId="3DB8A37B" w14:textId="77777777" w:rsidTr="006A003D">
        <w:trPr>
          <w:trHeight w:val="549"/>
        </w:trPr>
        <w:tc>
          <w:tcPr>
            <w:tcW w:w="6799" w:type="dxa"/>
            <w:vMerge w:val="restart"/>
            <w:tcBorders>
              <w:top w:val="single" w:sz="4" w:space="0" w:color="auto"/>
              <w:left w:val="single" w:sz="4" w:space="0" w:color="auto"/>
              <w:right w:val="single" w:sz="4" w:space="0" w:color="auto"/>
            </w:tcBorders>
            <w:vAlign w:val="center"/>
          </w:tcPr>
          <w:p w14:paraId="3A63AEA2" w14:textId="77777777" w:rsidR="006A003D" w:rsidRPr="004334EC" w:rsidRDefault="006A003D" w:rsidP="00522A8A">
            <w:pPr>
              <w:pStyle w:val="aff1"/>
              <w:jc w:val="center"/>
              <w:rPr>
                <w:sz w:val="24"/>
                <w:szCs w:val="24"/>
              </w:rPr>
            </w:pPr>
            <w:r w:rsidRPr="004334EC">
              <w:rPr>
                <w:sz w:val="24"/>
                <w:szCs w:val="24"/>
              </w:rPr>
              <w:t>Тип конструкций здания</w:t>
            </w:r>
          </w:p>
        </w:tc>
        <w:tc>
          <w:tcPr>
            <w:tcW w:w="2694" w:type="dxa"/>
            <w:gridSpan w:val="2"/>
            <w:tcBorders>
              <w:top w:val="single" w:sz="4" w:space="0" w:color="auto"/>
              <w:left w:val="single" w:sz="4" w:space="0" w:color="auto"/>
              <w:bottom w:val="single" w:sz="4" w:space="0" w:color="auto"/>
              <w:right w:val="single" w:sz="4" w:space="0" w:color="auto"/>
            </w:tcBorders>
            <w:vAlign w:val="center"/>
          </w:tcPr>
          <w:p w14:paraId="1D2F6168" w14:textId="77777777" w:rsidR="006A003D" w:rsidRPr="004334EC" w:rsidRDefault="006A003D" w:rsidP="00522A8A">
            <w:pPr>
              <w:pStyle w:val="aff1"/>
              <w:jc w:val="center"/>
              <w:rPr>
                <w:sz w:val="24"/>
                <w:szCs w:val="24"/>
              </w:rPr>
            </w:pPr>
            <w:r w:rsidRPr="004334EC">
              <w:rPr>
                <w:sz w:val="24"/>
                <w:szCs w:val="24"/>
              </w:rPr>
              <w:t>Для зданий высотой, м</w:t>
            </w:r>
          </w:p>
        </w:tc>
      </w:tr>
      <w:tr w:rsidR="006A003D" w:rsidRPr="002C074D" w14:paraId="7449726F" w14:textId="77777777" w:rsidTr="006A003D">
        <w:trPr>
          <w:trHeight w:val="549"/>
        </w:trPr>
        <w:tc>
          <w:tcPr>
            <w:tcW w:w="6799" w:type="dxa"/>
            <w:vMerge/>
            <w:tcBorders>
              <w:left w:val="single" w:sz="4" w:space="0" w:color="auto"/>
              <w:bottom w:val="single" w:sz="4" w:space="0" w:color="auto"/>
              <w:right w:val="single" w:sz="4" w:space="0" w:color="auto"/>
            </w:tcBorders>
            <w:vAlign w:val="center"/>
          </w:tcPr>
          <w:p w14:paraId="6F647135" w14:textId="77777777" w:rsidR="006A003D" w:rsidRPr="004334EC" w:rsidRDefault="006A003D" w:rsidP="00522A8A">
            <w:pPr>
              <w:pStyle w:val="aff1"/>
              <w:jc w:val="center"/>
              <w:rPr>
                <w:sz w:val="24"/>
                <w:szCs w:val="24"/>
              </w:rPr>
            </w:pPr>
          </w:p>
        </w:tc>
        <w:tc>
          <w:tcPr>
            <w:tcW w:w="1418" w:type="dxa"/>
            <w:tcBorders>
              <w:top w:val="single" w:sz="4" w:space="0" w:color="auto"/>
              <w:left w:val="single" w:sz="4" w:space="0" w:color="auto"/>
              <w:bottom w:val="single" w:sz="4" w:space="0" w:color="auto"/>
              <w:right w:val="single" w:sz="4" w:space="0" w:color="auto"/>
            </w:tcBorders>
            <w:vAlign w:val="center"/>
          </w:tcPr>
          <w:p w14:paraId="7B58020D" w14:textId="77777777" w:rsidR="006A003D" w:rsidRPr="004334EC" w:rsidRDefault="006A003D" w:rsidP="00522A8A">
            <w:pPr>
              <w:pStyle w:val="aff1"/>
              <w:jc w:val="center"/>
              <w:rPr>
                <w:sz w:val="24"/>
                <w:szCs w:val="24"/>
              </w:rPr>
            </w:pPr>
            <w:r w:rsidRPr="004334EC">
              <w:rPr>
                <w:sz w:val="24"/>
                <w:szCs w:val="24"/>
              </w:rPr>
              <w:t>до 100</w:t>
            </w:r>
          </w:p>
        </w:tc>
        <w:tc>
          <w:tcPr>
            <w:tcW w:w="1276" w:type="dxa"/>
            <w:tcBorders>
              <w:top w:val="single" w:sz="4" w:space="0" w:color="auto"/>
              <w:left w:val="single" w:sz="4" w:space="0" w:color="auto"/>
              <w:bottom w:val="single" w:sz="4" w:space="0" w:color="auto"/>
              <w:right w:val="single" w:sz="4" w:space="0" w:color="auto"/>
            </w:tcBorders>
            <w:vAlign w:val="center"/>
          </w:tcPr>
          <w:p w14:paraId="7A539A0A" w14:textId="77777777" w:rsidR="006A003D" w:rsidRPr="004334EC" w:rsidRDefault="006A003D" w:rsidP="00522A8A">
            <w:pPr>
              <w:pStyle w:val="aff1"/>
              <w:jc w:val="center"/>
              <w:rPr>
                <w:sz w:val="24"/>
                <w:szCs w:val="24"/>
              </w:rPr>
            </w:pPr>
            <w:r w:rsidRPr="004334EC">
              <w:rPr>
                <w:sz w:val="24"/>
                <w:szCs w:val="24"/>
              </w:rPr>
              <w:t>выше 100</w:t>
            </w:r>
          </w:p>
        </w:tc>
      </w:tr>
      <w:tr w:rsidR="006A003D" w:rsidRPr="002C074D" w14:paraId="63E4F596" w14:textId="77777777" w:rsidTr="006A003D">
        <w:tc>
          <w:tcPr>
            <w:tcW w:w="6799" w:type="dxa"/>
            <w:tcBorders>
              <w:top w:val="single" w:sz="4" w:space="0" w:color="auto"/>
              <w:left w:val="single" w:sz="4" w:space="0" w:color="auto"/>
              <w:bottom w:val="single" w:sz="4" w:space="0" w:color="auto"/>
              <w:right w:val="single" w:sz="4" w:space="0" w:color="auto"/>
            </w:tcBorders>
          </w:tcPr>
          <w:p w14:paraId="40B7EF74" w14:textId="77777777" w:rsidR="006A003D" w:rsidRPr="004334EC" w:rsidRDefault="006A003D" w:rsidP="00522A8A">
            <w:pPr>
              <w:pStyle w:val="aff1"/>
              <w:rPr>
                <w:sz w:val="24"/>
                <w:szCs w:val="24"/>
              </w:rPr>
            </w:pPr>
            <w:r w:rsidRPr="004334EC">
              <w:rPr>
                <w:sz w:val="24"/>
                <w:szCs w:val="24"/>
              </w:rPr>
              <w:t>1 Здания и сооружения, в конструкциях которых повреждения или неупругие деформации не допускаются</w:t>
            </w:r>
          </w:p>
        </w:tc>
        <w:tc>
          <w:tcPr>
            <w:tcW w:w="1418" w:type="dxa"/>
            <w:tcBorders>
              <w:top w:val="single" w:sz="4" w:space="0" w:color="auto"/>
              <w:left w:val="single" w:sz="4" w:space="0" w:color="auto"/>
              <w:bottom w:val="single" w:sz="4" w:space="0" w:color="auto"/>
              <w:right w:val="single" w:sz="4" w:space="0" w:color="auto"/>
            </w:tcBorders>
          </w:tcPr>
          <w:p w14:paraId="6B6A1AF7" w14:textId="77777777" w:rsidR="006A003D" w:rsidRPr="004334EC" w:rsidRDefault="006A003D" w:rsidP="00522A8A">
            <w:pPr>
              <w:pStyle w:val="aff1"/>
              <w:jc w:val="center"/>
              <w:rPr>
                <w:sz w:val="24"/>
                <w:szCs w:val="24"/>
              </w:rPr>
            </w:pPr>
          </w:p>
          <w:p w14:paraId="60997029" w14:textId="77777777" w:rsidR="006A003D" w:rsidRPr="004334EC" w:rsidRDefault="006A003D" w:rsidP="00522A8A">
            <w:pPr>
              <w:pStyle w:val="aff1"/>
              <w:jc w:val="center"/>
              <w:rPr>
                <w:sz w:val="24"/>
                <w:szCs w:val="24"/>
              </w:rPr>
            </w:pPr>
            <w:r w:rsidRPr="004334EC">
              <w:rPr>
                <w:sz w:val="24"/>
                <w:szCs w:val="24"/>
              </w:rPr>
              <w:t>1</w:t>
            </w:r>
          </w:p>
        </w:tc>
        <w:tc>
          <w:tcPr>
            <w:tcW w:w="1276" w:type="dxa"/>
            <w:tcBorders>
              <w:top w:val="single" w:sz="4" w:space="0" w:color="auto"/>
              <w:left w:val="single" w:sz="4" w:space="0" w:color="auto"/>
              <w:bottom w:val="single" w:sz="4" w:space="0" w:color="auto"/>
              <w:right w:val="single" w:sz="4" w:space="0" w:color="auto"/>
            </w:tcBorders>
          </w:tcPr>
          <w:p w14:paraId="7970CD9A" w14:textId="77777777" w:rsidR="006A003D" w:rsidRPr="004334EC" w:rsidRDefault="006A003D" w:rsidP="00522A8A">
            <w:pPr>
              <w:pStyle w:val="aff1"/>
              <w:jc w:val="center"/>
              <w:rPr>
                <w:sz w:val="24"/>
                <w:szCs w:val="24"/>
              </w:rPr>
            </w:pPr>
          </w:p>
          <w:p w14:paraId="778C7EAF" w14:textId="77777777" w:rsidR="006A003D" w:rsidRPr="004334EC" w:rsidRDefault="006A003D" w:rsidP="00522A8A">
            <w:pPr>
              <w:pStyle w:val="aff1"/>
              <w:jc w:val="center"/>
              <w:rPr>
                <w:sz w:val="24"/>
                <w:szCs w:val="24"/>
              </w:rPr>
            </w:pPr>
            <w:r w:rsidRPr="004334EC">
              <w:rPr>
                <w:sz w:val="24"/>
                <w:szCs w:val="24"/>
              </w:rPr>
              <w:t>1</w:t>
            </w:r>
          </w:p>
        </w:tc>
      </w:tr>
      <w:tr w:rsidR="006A003D" w:rsidRPr="002C074D" w14:paraId="2E64FE18" w14:textId="77777777" w:rsidTr="006A003D">
        <w:tc>
          <w:tcPr>
            <w:tcW w:w="6799" w:type="dxa"/>
            <w:tcBorders>
              <w:top w:val="single" w:sz="4" w:space="0" w:color="auto"/>
              <w:left w:val="single" w:sz="4" w:space="0" w:color="auto"/>
              <w:bottom w:val="single" w:sz="4" w:space="0" w:color="auto"/>
              <w:right w:val="single" w:sz="4" w:space="0" w:color="auto"/>
            </w:tcBorders>
          </w:tcPr>
          <w:p w14:paraId="61AE58A0" w14:textId="77777777" w:rsidR="006A003D" w:rsidRPr="004334EC" w:rsidRDefault="006A003D" w:rsidP="00522A8A">
            <w:pPr>
              <w:pStyle w:val="aff1"/>
              <w:rPr>
                <w:sz w:val="24"/>
                <w:szCs w:val="24"/>
              </w:rPr>
            </w:pPr>
            <w:r w:rsidRPr="004334EC">
              <w:rPr>
                <w:sz w:val="24"/>
                <w:szCs w:val="24"/>
              </w:rPr>
              <w:t>2 Здания и сооружения</w:t>
            </w:r>
            <w:r>
              <w:rPr>
                <w:sz w:val="24"/>
                <w:szCs w:val="24"/>
              </w:rPr>
              <w:t>,</w:t>
            </w:r>
            <w:r w:rsidRPr="004334EC">
              <w:rPr>
                <w:sz w:val="24"/>
                <w:szCs w:val="24"/>
              </w:rPr>
              <w:t xml:space="preserve"> в конструкциях которых могут быть допущены остаточные деформации и повреждения, затрудняющие нормальную эксплуатацию, при обеспечении сохранности людей и сохранности оборудования, возводимые:</w:t>
            </w:r>
          </w:p>
          <w:p w14:paraId="788AE9DB" w14:textId="77777777" w:rsidR="006A003D" w:rsidRPr="004334EC" w:rsidRDefault="006A003D" w:rsidP="00522A8A">
            <w:pPr>
              <w:pStyle w:val="aff1"/>
              <w:rPr>
                <w:sz w:val="24"/>
                <w:szCs w:val="24"/>
              </w:rPr>
            </w:pPr>
            <w:r>
              <w:rPr>
                <w:sz w:val="24"/>
                <w:szCs w:val="24"/>
              </w:rPr>
              <w:t xml:space="preserve">- </w:t>
            </w:r>
            <w:r w:rsidRPr="004334EC">
              <w:rPr>
                <w:sz w:val="24"/>
                <w:szCs w:val="24"/>
              </w:rPr>
              <w:t>со стальным каркасом и железобетонным монолитным ядром жесткости или диафрагмами, со сталежелезобетонным каркасом</w:t>
            </w:r>
          </w:p>
          <w:p w14:paraId="043A80CE" w14:textId="77777777" w:rsidR="006A003D" w:rsidRPr="004334EC" w:rsidRDefault="006A003D" w:rsidP="00522A8A">
            <w:pPr>
              <w:pStyle w:val="aff1"/>
              <w:rPr>
                <w:sz w:val="24"/>
                <w:szCs w:val="24"/>
              </w:rPr>
            </w:pPr>
            <w:r>
              <w:rPr>
                <w:sz w:val="24"/>
                <w:szCs w:val="24"/>
              </w:rPr>
              <w:lastRenderedPageBreak/>
              <w:t xml:space="preserve">- </w:t>
            </w:r>
            <w:r w:rsidRPr="004334EC">
              <w:rPr>
                <w:sz w:val="24"/>
                <w:szCs w:val="24"/>
              </w:rPr>
              <w:t>с железобетонным монолитными каркасом и ядром жесткости или диафрагмами</w:t>
            </w:r>
          </w:p>
        </w:tc>
        <w:tc>
          <w:tcPr>
            <w:tcW w:w="1418" w:type="dxa"/>
            <w:tcBorders>
              <w:top w:val="single" w:sz="4" w:space="0" w:color="auto"/>
              <w:left w:val="single" w:sz="4" w:space="0" w:color="auto"/>
              <w:bottom w:val="single" w:sz="4" w:space="0" w:color="auto"/>
              <w:right w:val="single" w:sz="4" w:space="0" w:color="auto"/>
            </w:tcBorders>
          </w:tcPr>
          <w:p w14:paraId="74C51032" w14:textId="77777777" w:rsidR="006A003D" w:rsidRPr="004334EC" w:rsidRDefault="006A003D" w:rsidP="00522A8A">
            <w:pPr>
              <w:pStyle w:val="aff1"/>
              <w:jc w:val="center"/>
              <w:rPr>
                <w:sz w:val="24"/>
                <w:szCs w:val="24"/>
              </w:rPr>
            </w:pPr>
          </w:p>
          <w:p w14:paraId="470B4A78" w14:textId="3FB9D580" w:rsidR="006A003D" w:rsidRDefault="006A003D" w:rsidP="00522A8A">
            <w:pPr>
              <w:pStyle w:val="aff1"/>
              <w:jc w:val="center"/>
              <w:rPr>
                <w:sz w:val="24"/>
                <w:szCs w:val="24"/>
              </w:rPr>
            </w:pPr>
          </w:p>
          <w:p w14:paraId="57407879" w14:textId="77777777" w:rsidR="006A003D" w:rsidRPr="004334EC" w:rsidRDefault="006A003D" w:rsidP="00522A8A">
            <w:pPr>
              <w:pStyle w:val="aff1"/>
              <w:jc w:val="center"/>
              <w:rPr>
                <w:sz w:val="24"/>
                <w:szCs w:val="24"/>
              </w:rPr>
            </w:pPr>
          </w:p>
          <w:p w14:paraId="5E67D83C" w14:textId="77777777" w:rsidR="006A003D" w:rsidRDefault="006A003D" w:rsidP="00522A8A">
            <w:pPr>
              <w:pStyle w:val="aff1"/>
              <w:jc w:val="center"/>
              <w:rPr>
                <w:sz w:val="24"/>
                <w:szCs w:val="24"/>
              </w:rPr>
            </w:pPr>
          </w:p>
          <w:p w14:paraId="50DF52C8" w14:textId="77777777" w:rsidR="006A003D" w:rsidRDefault="006A003D" w:rsidP="00522A8A">
            <w:pPr>
              <w:pStyle w:val="aff1"/>
              <w:jc w:val="center"/>
              <w:rPr>
                <w:sz w:val="24"/>
                <w:szCs w:val="24"/>
              </w:rPr>
            </w:pPr>
          </w:p>
          <w:p w14:paraId="2277AC75" w14:textId="77777777" w:rsidR="006A003D" w:rsidRDefault="006A003D" w:rsidP="00522A8A">
            <w:pPr>
              <w:pStyle w:val="aff1"/>
              <w:jc w:val="center"/>
              <w:rPr>
                <w:sz w:val="24"/>
                <w:szCs w:val="24"/>
              </w:rPr>
            </w:pPr>
          </w:p>
          <w:p w14:paraId="641FCA43" w14:textId="77777777" w:rsidR="006A003D" w:rsidRPr="004334EC" w:rsidRDefault="006A003D" w:rsidP="00522A8A">
            <w:pPr>
              <w:pStyle w:val="aff1"/>
              <w:jc w:val="center"/>
              <w:rPr>
                <w:sz w:val="24"/>
                <w:szCs w:val="24"/>
              </w:rPr>
            </w:pPr>
            <w:r w:rsidRPr="004334EC">
              <w:rPr>
                <w:sz w:val="24"/>
                <w:szCs w:val="24"/>
              </w:rPr>
              <w:t>0</w:t>
            </w:r>
            <w:r>
              <w:rPr>
                <w:sz w:val="24"/>
                <w:szCs w:val="24"/>
              </w:rPr>
              <w:t>,</w:t>
            </w:r>
            <w:r w:rsidRPr="004334EC">
              <w:rPr>
                <w:sz w:val="24"/>
                <w:szCs w:val="24"/>
              </w:rPr>
              <w:t>25</w:t>
            </w:r>
          </w:p>
          <w:p w14:paraId="329F4A4D" w14:textId="77777777" w:rsidR="006A003D" w:rsidRPr="004334EC" w:rsidRDefault="006A003D" w:rsidP="00522A8A">
            <w:pPr>
              <w:pStyle w:val="aff1"/>
              <w:jc w:val="center"/>
              <w:rPr>
                <w:sz w:val="24"/>
                <w:szCs w:val="24"/>
              </w:rPr>
            </w:pPr>
          </w:p>
          <w:p w14:paraId="23F23D46" w14:textId="77777777" w:rsidR="006A003D" w:rsidRPr="004334EC" w:rsidRDefault="006A003D" w:rsidP="00522A8A">
            <w:pPr>
              <w:pStyle w:val="aff1"/>
              <w:jc w:val="center"/>
              <w:rPr>
                <w:sz w:val="24"/>
                <w:szCs w:val="24"/>
              </w:rPr>
            </w:pPr>
            <w:r w:rsidRPr="004334EC">
              <w:rPr>
                <w:sz w:val="24"/>
                <w:szCs w:val="24"/>
              </w:rPr>
              <w:lastRenderedPageBreak/>
              <w:t>0</w:t>
            </w:r>
            <w:r>
              <w:rPr>
                <w:sz w:val="24"/>
                <w:szCs w:val="24"/>
              </w:rPr>
              <w:t>,</w:t>
            </w:r>
            <w:r w:rsidRPr="004334EC">
              <w:rPr>
                <w:sz w:val="24"/>
                <w:szCs w:val="24"/>
              </w:rPr>
              <w:t>22</w:t>
            </w:r>
          </w:p>
        </w:tc>
        <w:tc>
          <w:tcPr>
            <w:tcW w:w="1276" w:type="dxa"/>
            <w:tcBorders>
              <w:top w:val="single" w:sz="4" w:space="0" w:color="auto"/>
              <w:left w:val="single" w:sz="4" w:space="0" w:color="auto"/>
              <w:bottom w:val="single" w:sz="4" w:space="0" w:color="auto"/>
              <w:right w:val="single" w:sz="4" w:space="0" w:color="auto"/>
            </w:tcBorders>
          </w:tcPr>
          <w:p w14:paraId="776CC5A6" w14:textId="77777777" w:rsidR="006A003D" w:rsidRPr="004334EC" w:rsidRDefault="006A003D" w:rsidP="00522A8A">
            <w:pPr>
              <w:pStyle w:val="aff1"/>
              <w:jc w:val="center"/>
              <w:rPr>
                <w:sz w:val="24"/>
                <w:szCs w:val="24"/>
              </w:rPr>
            </w:pPr>
          </w:p>
          <w:p w14:paraId="22E7618D" w14:textId="5F5AA627" w:rsidR="006A003D" w:rsidRDefault="006A003D" w:rsidP="00522A8A">
            <w:pPr>
              <w:pStyle w:val="aff1"/>
              <w:jc w:val="center"/>
              <w:rPr>
                <w:sz w:val="24"/>
                <w:szCs w:val="24"/>
              </w:rPr>
            </w:pPr>
          </w:p>
          <w:p w14:paraId="33A50B19" w14:textId="77777777" w:rsidR="006A003D" w:rsidRPr="004334EC" w:rsidRDefault="006A003D" w:rsidP="00522A8A">
            <w:pPr>
              <w:pStyle w:val="aff1"/>
              <w:jc w:val="center"/>
              <w:rPr>
                <w:sz w:val="24"/>
                <w:szCs w:val="24"/>
              </w:rPr>
            </w:pPr>
          </w:p>
          <w:p w14:paraId="21961599" w14:textId="77777777" w:rsidR="006A003D" w:rsidRDefault="006A003D" w:rsidP="00522A8A">
            <w:pPr>
              <w:pStyle w:val="aff1"/>
              <w:jc w:val="center"/>
              <w:rPr>
                <w:sz w:val="24"/>
                <w:szCs w:val="24"/>
              </w:rPr>
            </w:pPr>
          </w:p>
          <w:p w14:paraId="19941BBC" w14:textId="77777777" w:rsidR="006A003D" w:rsidRDefault="006A003D" w:rsidP="00522A8A">
            <w:pPr>
              <w:pStyle w:val="aff1"/>
              <w:jc w:val="center"/>
              <w:rPr>
                <w:sz w:val="24"/>
                <w:szCs w:val="24"/>
              </w:rPr>
            </w:pPr>
          </w:p>
          <w:p w14:paraId="61F8B6A3" w14:textId="77777777" w:rsidR="006A003D" w:rsidRDefault="006A003D" w:rsidP="00522A8A">
            <w:pPr>
              <w:pStyle w:val="aff1"/>
              <w:jc w:val="center"/>
              <w:rPr>
                <w:sz w:val="24"/>
                <w:szCs w:val="24"/>
              </w:rPr>
            </w:pPr>
          </w:p>
          <w:p w14:paraId="1D838606" w14:textId="77777777" w:rsidR="006A003D" w:rsidRPr="004334EC" w:rsidRDefault="006A003D" w:rsidP="00522A8A">
            <w:pPr>
              <w:pStyle w:val="aff1"/>
              <w:jc w:val="center"/>
              <w:rPr>
                <w:sz w:val="24"/>
                <w:szCs w:val="24"/>
              </w:rPr>
            </w:pPr>
            <w:r w:rsidRPr="004334EC">
              <w:rPr>
                <w:sz w:val="24"/>
                <w:szCs w:val="24"/>
              </w:rPr>
              <w:t>0</w:t>
            </w:r>
            <w:r>
              <w:rPr>
                <w:sz w:val="24"/>
                <w:szCs w:val="24"/>
              </w:rPr>
              <w:t>,</w:t>
            </w:r>
            <w:r w:rsidRPr="004334EC">
              <w:rPr>
                <w:sz w:val="24"/>
                <w:szCs w:val="24"/>
              </w:rPr>
              <w:t>4</w:t>
            </w:r>
          </w:p>
          <w:p w14:paraId="59B962DA" w14:textId="77777777" w:rsidR="006A003D" w:rsidRPr="004334EC" w:rsidRDefault="006A003D" w:rsidP="00522A8A">
            <w:pPr>
              <w:pStyle w:val="aff1"/>
              <w:jc w:val="center"/>
              <w:rPr>
                <w:sz w:val="24"/>
                <w:szCs w:val="24"/>
              </w:rPr>
            </w:pPr>
          </w:p>
          <w:p w14:paraId="38123AC2" w14:textId="77777777" w:rsidR="006A003D" w:rsidRPr="004334EC" w:rsidRDefault="006A003D" w:rsidP="00522A8A">
            <w:pPr>
              <w:pStyle w:val="aff1"/>
              <w:jc w:val="center"/>
              <w:rPr>
                <w:sz w:val="24"/>
                <w:szCs w:val="24"/>
              </w:rPr>
            </w:pPr>
            <w:r w:rsidRPr="004334EC">
              <w:rPr>
                <w:sz w:val="24"/>
                <w:szCs w:val="24"/>
              </w:rPr>
              <w:lastRenderedPageBreak/>
              <w:t>0</w:t>
            </w:r>
            <w:r>
              <w:rPr>
                <w:sz w:val="24"/>
                <w:szCs w:val="24"/>
              </w:rPr>
              <w:t>,</w:t>
            </w:r>
            <w:r w:rsidRPr="004334EC">
              <w:rPr>
                <w:sz w:val="24"/>
                <w:szCs w:val="24"/>
              </w:rPr>
              <w:t>4</w:t>
            </w:r>
          </w:p>
        </w:tc>
      </w:tr>
    </w:tbl>
    <w:p w14:paraId="77328764" w14:textId="77777777" w:rsidR="006A003D" w:rsidRPr="00BD0B61" w:rsidRDefault="006A003D" w:rsidP="004C43DC">
      <w:pPr>
        <w:pStyle w:val="aff1"/>
        <w:ind w:firstLine="567"/>
        <w:jc w:val="both"/>
        <w:rPr>
          <w:sz w:val="28"/>
          <w:szCs w:val="28"/>
        </w:rPr>
      </w:pPr>
    </w:p>
    <w:p w14:paraId="413CCD57" w14:textId="77777777" w:rsidR="004C43DC" w:rsidRPr="00BD0B61" w:rsidRDefault="004C43DC" w:rsidP="004C43DC">
      <w:pPr>
        <w:pStyle w:val="aff1"/>
        <w:ind w:firstLine="567"/>
        <w:jc w:val="both"/>
        <w:rPr>
          <w:sz w:val="28"/>
          <w:szCs w:val="28"/>
        </w:rPr>
      </w:pPr>
      <w:r>
        <w:rPr>
          <w:sz w:val="28"/>
          <w:szCs w:val="28"/>
        </w:rPr>
        <w:t xml:space="preserve">Для </w:t>
      </w:r>
      <w:r w:rsidRPr="00BD0B61">
        <w:rPr>
          <w:sz w:val="28"/>
          <w:szCs w:val="28"/>
        </w:rPr>
        <w:t xml:space="preserve">пространственной модели (на основе МКЭ) </w:t>
      </w:r>
      <w:r>
        <w:rPr>
          <w:sz w:val="28"/>
          <w:szCs w:val="28"/>
        </w:rPr>
        <w:t>высотного здания</w:t>
      </w:r>
      <w:r w:rsidRPr="00BD0B61">
        <w:rPr>
          <w:sz w:val="28"/>
          <w:szCs w:val="28"/>
        </w:rPr>
        <w:fldChar w:fldCharType="begin"/>
      </w:r>
      <w:r w:rsidRPr="00BD0B61">
        <w:rPr>
          <w:sz w:val="28"/>
          <w:szCs w:val="28"/>
        </w:rPr>
        <w:instrText xml:space="preserve"> QUOTE </w:instrText>
      </w:r>
      <m:oMath>
        <m:sSubSup>
          <m:sSubSupPr>
            <m:ctrlPr>
              <w:rPr>
                <w:rFonts w:ascii="Cambria Math" w:hAnsi="Cambria Math"/>
                <w:i/>
                <w:sz w:val="26"/>
                <w:szCs w:val="26"/>
                <w:lang w:val="en-US"/>
              </w:rPr>
            </m:ctrlPr>
          </m:sSubSupPr>
          <m:e>
            <m:r>
              <m:rPr>
                <m:sty m:val="p"/>
              </m:rPr>
              <w:rPr>
                <w:rFonts w:ascii="Cambria Math" w:hAnsi="Cambria Math"/>
                <w:sz w:val="26"/>
                <w:szCs w:val="26"/>
                <w:lang w:val="en-US"/>
              </w:rPr>
              <m:t>S</m:t>
            </m:r>
          </m:e>
          <m:sub>
            <m:r>
              <m:rPr>
                <m:sty m:val="p"/>
              </m:rPr>
              <w:rPr>
                <w:rFonts w:ascii="Cambria Math" w:hAnsi="Cambria Math"/>
                <w:sz w:val="26"/>
                <w:szCs w:val="26"/>
                <w:lang w:val="en-US"/>
              </w:rPr>
              <m:t>jik</m:t>
            </m:r>
          </m:sub>
          <m:sup>
            <m:r>
              <m:rPr>
                <m:sty m:val="p"/>
              </m:rPr>
              <w:rPr>
                <w:rFonts w:ascii="Cambria Math" w:hAnsi="Cambria Math"/>
                <w:sz w:val="26"/>
                <w:szCs w:val="26"/>
                <w:lang w:val="en-US"/>
              </w:rPr>
              <m:t>l</m:t>
            </m:r>
          </m:sup>
        </m:sSubSup>
      </m:oMath>
      <w:r w:rsidRPr="00BD0B61">
        <w:rPr>
          <w:sz w:val="28"/>
          <w:szCs w:val="28"/>
        </w:rPr>
        <w:instrText xml:space="preserve"> </w:instrText>
      </w:r>
      <w:r w:rsidRPr="00BD0B61">
        <w:rPr>
          <w:sz w:val="28"/>
          <w:szCs w:val="28"/>
        </w:rPr>
        <w:fldChar w:fldCharType="end"/>
      </w:r>
      <w:r w:rsidRPr="00CD0564">
        <w:rPr>
          <w:i/>
          <w:sz w:val="28"/>
          <w:szCs w:val="28"/>
        </w:rPr>
        <w:t xml:space="preserve"> S</w:t>
      </w:r>
      <w:r w:rsidRPr="00CD0564">
        <w:rPr>
          <w:i/>
          <w:sz w:val="28"/>
          <w:szCs w:val="28"/>
          <w:vertAlign w:val="superscript"/>
        </w:rPr>
        <w:t>l</w:t>
      </w:r>
      <w:r w:rsidRPr="00CD0564">
        <w:rPr>
          <w:i/>
          <w:sz w:val="28"/>
          <w:szCs w:val="28"/>
          <w:vertAlign w:val="subscript"/>
        </w:rPr>
        <w:t>jik</w:t>
      </w:r>
      <w:r w:rsidRPr="00BD0B61">
        <w:rPr>
          <w:sz w:val="28"/>
          <w:szCs w:val="28"/>
        </w:rPr>
        <w:t xml:space="preserve"> </w:t>
      </w:r>
      <w:r w:rsidRPr="00CD0564">
        <w:rPr>
          <w:sz w:val="28"/>
          <w:szCs w:val="28"/>
        </w:rPr>
        <w:t>(</w:t>
      </w:r>
      <w:r w:rsidRPr="00CD0564">
        <w:rPr>
          <w:i/>
          <w:sz w:val="28"/>
          <w:szCs w:val="28"/>
        </w:rPr>
        <w:t>S</w:t>
      </w:r>
      <w:r w:rsidRPr="00CD0564">
        <w:rPr>
          <w:i/>
          <w:sz w:val="28"/>
          <w:szCs w:val="28"/>
          <w:vertAlign w:val="superscript"/>
        </w:rPr>
        <w:t>l</w:t>
      </w:r>
      <w:r w:rsidRPr="00CD0564">
        <w:rPr>
          <w:sz w:val="28"/>
          <w:szCs w:val="28"/>
          <w:vertAlign w:val="subscript"/>
        </w:rPr>
        <w:t>0</w:t>
      </w:r>
      <w:r w:rsidRPr="00CD0564">
        <w:rPr>
          <w:i/>
          <w:sz w:val="28"/>
          <w:szCs w:val="28"/>
          <w:vertAlign w:val="subscript"/>
        </w:rPr>
        <w:t>jik</w:t>
      </w:r>
      <w:r w:rsidRPr="00CD0564">
        <w:rPr>
          <w:sz w:val="28"/>
          <w:szCs w:val="28"/>
        </w:rPr>
        <w:t>)</w:t>
      </w:r>
      <w:r w:rsidRPr="00BD0B61">
        <w:rPr>
          <w:sz w:val="28"/>
          <w:szCs w:val="28"/>
        </w:rPr>
        <w:t xml:space="preserve"> и </w:t>
      </w:r>
      <w:r>
        <w:rPr>
          <w:i/>
          <w:sz w:val="28"/>
          <w:szCs w:val="28"/>
          <w:lang w:val="en-US"/>
        </w:rPr>
        <w:t>M</w:t>
      </w:r>
      <w:r w:rsidRPr="00CD0564">
        <w:rPr>
          <w:i/>
          <w:sz w:val="28"/>
          <w:szCs w:val="28"/>
          <w:vertAlign w:val="superscript"/>
        </w:rPr>
        <w:t>l</w:t>
      </w:r>
      <w:r w:rsidRPr="00CD0564">
        <w:rPr>
          <w:i/>
          <w:sz w:val="28"/>
          <w:szCs w:val="28"/>
          <w:vertAlign w:val="subscript"/>
        </w:rPr>
        <w:t>jik</w:t>
      </w:r>
      <w:r w:rsidRPr="00BD0B61">
        <w:rPr>
          <w:sz w:val="28"/>
          <w:szCs w:val="28"/>
        </w:rPr>
        <w:t xml:space="preserve"> </w:t>
      </w:r>
      <w:r w:rsidRPr="00CD0564">
        <w:rPr>
          <w:sz w:val="28"/>
          <w:szCs w:val="28"/>
        </w:rPr>
        <w:t>(</w:t>
      </w:r>
      <w:r>
        <w:rPr>
          <w:i/>
          <w:sz w:val="28"/>
          <w:szCs w:val="28"/>
          <w:lang w:val="en-US"/>
        </w:rPr>
        <w:t>M</w:t>
      </w:r>
      <w:r w:rsidRPr="00CD0564">
        <w:rPr>
          <w:i/>
          <w:sz w:val="28"/>
          <w:szCs w:val="28"/>
          <w:vertAlign w:val="superscript"/>
        </w:rPr>
        <w:t>l</w:t>
      </w:r>
      <w:r w:rsidRPr="00CD0564">
        <w:rPr>
          <w:sz w:val="28"/>
          <w:szCs w:val="28"/>
          <w:vertAlign w:val="subscript"/>
        </w:rPr>
        <w:t>0</w:t>
      </w:r>
      <w:r w:rsidRPr="00CD0564">
        <w:rPr>
          <w:i/>
          <w:sz w:val="28"/>
          <w:szCs w:val="28"/>
          <w:vertAlign w:val="subscript"/>
        </w:rPr>
        <w:t>jik</w:t>
      </w:r>
      <w:r w:rsidRPr="00BD0B61">
        <w:rPr>
          <w:sz w:val="28"/>
          <w:szCs w:val="28"/>
        </w:rPr>
        <w:t xml:space="preserve">) </w:t>
      </w:r>
      <w:r>
        <w:rPr>
          <w:sz w:val="28"/>
          <w:szCs w:val="28"/>
        </w:rPr>
        <w:t>–</w:t>
      </w:r>
      <w:r w:rsidRPr="00BD0B61">
        <w:rPr>
          <w:sz w:val="28"/>
          <w:szCs w:val="28"/>
        </w:rPr>
        <w:t xml:space="preserve"> узловые сейсмические силы и моменты, где</w:t>
      </w:r>
      <w:r w:rsidRPr="00CD0564">
        <w:rPr>
          <w:sz w:val="28"/>
          <w:szCs w:val="28"/>
        </w:rPr>
        <w:t xml:space="preserve"> </w:t>
      </w:r>
      <w:r w:rsidRPr="00CD0564">
        <w:rPr>
          <w:i/>
          <w:sz w:val="28"/>
          <w:szCs w:val="28"/>
          <w:lang w:val="en-US"/>
        </w:rPr>
        <w:t>k</w:t>
      </w:r>
      <w:r w:rsidRPr="00CD0564">
        <w:rPr>
          <w:sz w:val="28"/>
          <w:szCs w:val="28"/>
        </w:rPr>
        <w:t xml:space="preserve"> = 1 – </w:t>
      </w:r>
      <w:r w:rsidRPr="00CD0564">
        <w:rPr>
          <w:i/>
          <w:sz w:val="28"/>
          <w:szCs w:val="28"/>
          <w:lang w:val="en-US"/>
        </w:rPr>
        <w:t>n</w:t>
      </w:r>
      <w:r w:rsidRPr="00BD0B61">
        <w:rPr>
          <w:sz w:val="28"/>
          <w:szCs w:val="28"/>
        </w:rPr>
        <w:t xml:space="preserve">, </w:t>
      </w:r>
      <w:r w:rsidRPr="00CD0564">
        <w:rPr>
          <w:i/>
          <w:sz w:val="28"/>
          <w:szCs w:val="28"/>
          <w:lang w:val="en-US"/>
        </w:rPr>
        <w:t>n</w:t>
      </w:r>
      <w:r w:rsidRPr="00BD0B61">
        <w:rPr>
          <w:sz w:val="28"/>
          <w:szCs w:val="28"/>
        </w:rPr>
        <w:t xml:space="preserve"> – число узлов РДМ </w:t>
      </w:r>
      <w:r w:rsidRPr="00CD0564">
        <w:rPr>
          <w:sz w:val="28"/>
          <w:szCs w:val="28"/>
        </w:rPr>
        <w:t>(</w:t>
      </w:r>
      <w:r w:rsidRPr="00BD0B61">
        <w:rPr>
          <w:sz w:val="28"/>
          <w:szCs w:val="28"/>
        </w:rPr>
        <w:t>см. рис</w:t>
      </w:r>
      <w:r w:rsidRPr="001D183A">
        <w:rPr>
          <w:sz w:val="28"/>
          <w:szCs w:val="28"/>
        </w:rPr>
        <w:t>унок</w:t>
      </w:r>
      <w:r w:rsidRPr="00BD0B61">
        <w:rPr>
          <w:sz w:val="28"/>
          <w:szCs w:val="28"/>
        </w:rPr>
        <w:t xml:space="preserve"> 7.1</w:t>
      </w:r>
      <w:r>
        <w:rPr>
          <w:sz w:val="28"/>
          <w:szCs w:val="28"/>
        </w:rPr>
        <w:t>)</w:t>
      </w:r>
      <w:r w:rsidRPr="00BD0B61">
        <w:rPr>
          <w:sz w:val="28"/>
          <w:szCs w:val="28"/>
        </w:rPr>
        <w:t>.</w:t>
      </w:r>
    </w:p>
    <w:p w14:paraId="549E60A4" w14:textId="77777777" w:rsidR="004C43DC" w:rsidRDefault="004C43DC" w:rsidP="004C43DC">
      <w:pPr>
        <w:pStyle w:val="aff1"/>
        <w:ind w:firstLine="567"/>
        <w:jc w:val="both"/>
        <w:rPr>
          <w:sz w:val="28"/>
          <w:szCs w:val="28"/>
        </w:rPr>
      </w:pPr>
      <w:r w:rsidRPr="00BD0B61">
        <w:rPr>
          <w:sz w:val="28"/>
          <w:szCs w:val="28"/>
        </w:rPr>
        <w:t xml:space="preserve">Для консольной модели </w:t>
      </w:r>
      <w:r w:rsidRPr="00CD0564">
        <w:rPr>
          <w:i/>
          <w:sz w:val="28"/>
          <w:szCs w:val="28"/>
        </w:rPr>
        <w:t>S</w:t>
      </w:r>
      <w:r w:rsidRPr="00CD0564">
        <w:rPr>
          <w:i/>
          <w:sz w:val="28"/>
          <w:szCs w:val="28"/>
          <w:vertAlign w:val="superscript"/>
        </w:rPr>
        <w:t>l</w:t>
      </w:r>
      <w:r w:rsidRPr="00CD0564">
        <w:rPr>
          <w:i/>
          <w:sz w:val="28"/>
          <w:szCs w:val="28"/>
          <w:vertAlign w:val="subscript"/>
        </w:rPr>
        <w:t>jik</w:t>
      </w:r>
      <w:r w:rsidRPr="00BD0B61">
        <w:rPr>
          <w:sz w:val="28"/>
          <w:szCs w:val="28"/>
        </w:rPr>
        <w:t xml:space="preserve"> </w:t>
      </w:r>
      <w:r w:rsidRPr="00CD0564">
        <w:rPr>
          <w:sz w:val="28"/>
          <w:szCs w:val="28"/>
        </w:rPr>
        <w:t>(</w:t>
      </w:r>
      <w:r w:rsidRPr="00CD0564">
        <w:rPr>
          <w:i/>
          <w:sz w:val="28"/>
          <w:szCs w:val="28"/>
        </w:rPr>
        <w:t>S</w:t>
      </w:r>
      <w:r w:rsidRPr="00CD0564">
        <w:rPr>
          <w:i/>
          <w:sz w:val="28"/>
          <w:szCs w:val="28"/>
          <w:vertAlign w:val="superscript"/>
        </w:rPr>
        <w:t>l</w:t>
      </w:r>
      <w:r w:rsidRPr="00CD0564">
        <w:rPr>
          <w:sz w:val="28"/>
          <w:szCs w:val="28"/>
          <w:vertAlign w:val="subscript"/>
        </w:rPr>
        <w:t>0</w:t>
      </w:r>
      <w:r w:rsidRPr="00CD0564">
        <w:rPr>
          <w:i/>
          <w:sz w:val="28"/>
          <w:szCs w:val="28"/>
          <w:vertAlign w:val="subscript"/>
        </w:rPr>
        <w:t>jik</w:t>
      </w:r>
      <w:r w:rsidRPr="00CD0564">
        <w:rPr>
          <w:sz w:val="28"/>
          <w:szCs w:val="28"/>
        </w:rPr>
        <w:t>)</w:t>
      </w:r>
      <w:r w:rsidRPr="00BD0B61">
        <w:rPr>
          <w:sz w:val="28"/>
          <w:szCs w:val="28"/>
        </w:rPr>
        <w:t xml:space="preserve"> – поэтажные сейсмические силы</w:t>
      </w:r>
      <w:r>
        <w:rPr>
          <w:sz w:val="28"/>
          <w:szCs w:val="28"/>
        </w:rPr>
        <w:t xml:space="preserve">; </w:t>
      </w:r>
      <w:r w:rsidRPr="00CD0564">
        <w:rPr>
          <w:i/>
          <w:sz w:val="28"/>
          <w:szCs w:val="28"/>
          <w:lang w:val="en-US"/>
        </w:rPr>
        <w:t>k</w:t>
      </w:r>
      <w:r w:rsidRPr="00CD0564">
        <w:rPr>
          <w:sz w:val="28"/>
          <w:szCs w:val="28"/>
        </w:rPr>
        <w:t xml:space="preserve"> = 1 – </w:t>
      </w:r>
      <w:r w:rsidRPr="00CD0564">
        <w:rPr>
          <w:i/>
          <w:sz w:val="28"/>
          <w:szCs w:val="28"/>
          <w:lang w:val="en-US"/>
        </w:rPr>
        <w:t>n</w:t>
      </w:r>
      <w:r>
        <w:rPr>
          <w:i/>
          <w:sz w:val="28"/>
          <w:szCs w:val="28"/>
        </w:rPr>
        <w:t xml:space="preserve">, </w:t>
      </w:r>
      <w:r w:rsidRPr="004947B1">
        <w:rPr>
          <w:sz w:val="28"/>
          <w:szCs w:val="28"/>
        </w:rPr>
        <w:t>где</w:t>
      </w:r>
      <w:r>
        <w:rPr>
          <w:i/>
          <w:sz w:val="28"/>
          <w:szCs w:val="28"/>
        </w:rPr>
        <w:t xml:space="preserve"> </w:t>
      </w:r>
      <w:r>
        <w:rPr>
          <w:i/>
          <w:sz w:val="28"/>
          <w:szCs w:val="28"/>
          <w:lang w:val="en-US"/>
        </w:rPr>
        <w:t>n</w:t>
      </w:r>
      <w:r w:rsidRPr="00BD0B61">
        <w:rPr>
          <w:sz w:val="28"/>
          <w:szCs w:val="28"/>
        </w:rPr>
        <w:t xml:space="preserve"> </w:t>
      </w:r>
      <w:r w:rsidRPr="00BD0B61">
        <w:rPr>
          <w:sz w:val="28"/>
          <w:szCs w:val="28"/>
        </w:rPr>
        <w:fldChar w:fldCharType="begin"/>
      </w:r>
      <w:r w:rsidRPr="00BD0B61">
        <w:rPr>
          <w:sz w:val="28"/>
          <w:szCs w:val="28"/>
        </w:rPr>
        <w:instrText xml:space="preserve"> QUOTE </w:instrText>
      </w:r>
      <m:oMath>
        <m:r>
          <m:rPr>
            <m:sty m:val="p"/>
          </m:rPr>
          <w:rPr>
            <w:rFonts w:ascii="Cambria Math" w:hAnsi="Cambria Math"/>
          </w:rPr>
          <m:t xml:space="preserve">где </m:t>
        </m:r>
        <m:r>
          <m:rPr>
            <m:sty m:val="p"/>
          </m:rPr>
          <w:rPr>
            <w:rFonts w:ascii="Cambria Math" w:hAnsi="Cambria Math"/>
            <w:lang w:val="en-US"/>
          </w:rPr>
          <m:t>k</m:t>
        </m:r>
        <m:r>
          <m:rPr>
            <m:sty m:val="p"/>
          </m:rPr>
          <w:rPr>
            <w:rFonts w:ascii="Cambria Math" w:hAnsi="Cambria Math"/>
          </w:rPr>
          <m:t xml:space="preserve"> = 1 – </m:t>
        </m:r>
        <m:r>
          <m:rPr>
            <m:sty m:val="p"/>
          </m:rPr>
          <w:rPr>
            <w:rFonts w:ascii="Cambria Math" w:hAnsi="Cambria Math"/>
            <w:lang w:val="en-US"/>
          </w:rPr>
          <m:t>n</m:t>
        </m:r>
        <m:r>
          <m:rPr>
            <m:sty m:val="p"/>
          </m:rPr>
          <w:rPr>
            <w:rFonts w:ascii="Cambria Math" w:hAnsi="Cambria Math"/>
          </w:rPr>
          <m:t xml:space="preserve">,  </m:t>
        </m:r>
        <m:r>
          <m:rPr>
            <m:sty m:val="p"/>
          </m:rPr>
          <w:rPr>
            <w:rFonts w:ascii="Cambria Math" w:hAnsi="Cambria Math"/>
            <w:lang w:val="en-US"/>
          </w:rPr>
          <m:t>n</m:t>
        </m:r>
      </m:oMath>
      <w:r w:rsidRPr="00BD0B61">
        <w:rPr>
          <w:sz w:val="28"/>
          <w:szCs w:val="28"/>
        </w:rPr>
        <w:instrText xml:space="preserve"> </w:instrText>
      </w:r>
      <w:r w:rsidRPr="00BD0B61">
        <w:rPr>
          <w:sz w:val="28"/>
          <w:szCs w:val="28"/>
        </w:rPr>
        <w:fldChar w:fldCharType="end"/>
      </w:r>
      <w:r w:rsidRPr="00BD0B61">
        <w:rPr>
          <w:sz w:val="28"/>
          <w:szCs w:val="28"/>
        </w:rPr>
        <w:t xml:space="preserve">– число уровней (этажей) РДМ </w:t>
      </w:r>
      <w:r>
        <w:rPr>
          <w:sz w:val="28"/>
          <w:szCs w:val="28"/>
        </w:rPr>
        <w:t>(</w:t>
      </w:r>
      <w:r w:rsidRPr="00BD0B61">
        <w:rPr>
          <w:sz w:val="28"/>
          <w:szCs w:val="28"/>
        </w:rPr>
        <w:t>см. рис</w:t>
      </w:r>
      <w:r>
        <w:rPr>
          <w:sz w:val="28"/>
          <w:szCs w:val="28"/>
        </w:rPr>
        <w:t>унок</w:t>
      </w:r>
      <w:r w:rsidRPr="00BD0B61">
        <w:rPr>
          <w:sz w:val="28"/>
          <w:szCs w:val="28"/>
        </w:rPr>
        <w:t xml:space="preserve"> 7.2</w:t>
      </w:r>
      <w:r>
        <w:rPr>
          <w:sz w:val="28"/>
          <w:szCs w:val="28"/>
        </w:rPr>
        <w:t xml:space="preserve">). При консольной РДМ </w:t>
      </w:r>
      <w:r w:rsidRPr="00BD0B61">
        <w:rPr>
          <w:sz w:val="28"/>
          <w:szCs w:val="28"/>
        </w:rPr>
        <w:t>рассматривают колебания в плоскости и определяют поэтажные сейсмические силы в направлении заданной горизонтальной оси, по которой</w:t>
      </w:r>
      <w:r>
        <w:rPr>
          <w:sz w:val="28"/>
          <w:szCs w:val="28"/>
        </w:rPr>
        <w:t xml:space="preserve"> задается воздействие. Индексы </w:t>
      </w:r>
      <w:r w:rsidRPr="00BD0B61">
        <w:rPr>
          <w:sz w:val="28"/>
          <w:szCs w:val="28"/>
        </w:rPr>
        <w:t xml:space="preserve">направления оси для определения силы </w:t>
      </w:r>
      <w:r>
        <w:rPr>
          <w:i/>
          <w:sz w:val="28"/>
          <w:szCs w:val="28"/>
          <w:lang w:val="en-US"/>
        </w:rPr>
        <w:t>j</w:t>
      </w:r>
      <w:r>
        <w:rPr>
          <w:sz w:val="28"/>
          <w:szCs w:val="28"/>
        </w:rPr>
        <w:t xml:space="preserve"> </w:t>
      </w:r>
      <w:r w:rsidRPr="00BD0B61">
        <w:rPr>
          <w:sz w:val="28"/>
          <w:szCs w:val="28"/>
        </w:rPr>
        <w:t xml:space="preserve">и направления воздействия </w:t>
      </w:r>
      <w:r>
        <w:rPr>
          <w:i/>
          <w:sz w:val="28"/>
          <w:szCs w:val="28"/>
          <w:lang w:val="en-US"/>
        </w:rPr>
        <w:t>l</w:t>
      </w:r>
      <w:r w:rsidRPr="007E6F02">
        <w:rPr>
          <w:sz w:val="28"/>
          <w:szCs w:val="28"/>
        </w:rPr>
        <w:t xml:space="preserve"> </w:t>
      </w:r>
      <w:r w:rsidRPr="00BD0B61">
        <w:rPr>
          <w:sz w:val="28"/>
          <w:szCs w:val="28"/>
        </w:rPr>
        <w:t>совпадают по численному значению и не имеют смысла</w:t>
      </w:r>
      <w:r>
        <w:rPr>
          <w:sz w:val="28"/>
          <w:szCs w:val="28"/>
        </w:rPr>
        <w:t xml:space="preserve">, т. е. </w:t>
      </w:r>
      <w:r w:rsidRPr="00CD0564">
        <w:rPr>
          <w:i/>
          <w:sz w:val="28"/>
          <w:szCs w:val="28"/>
        </w:rPr>
        <w:t>S</w:t>
      </w:r>
      <w:r w:rsidRPr="00CD0564">
        <w:rPr>
          <w:i/>
          <w:sz w:val="28"/>
          <w:szCs w:val="28"/>
          <w:vertAlign w:val="superscript"/>
        </w:rPr>
        <w:t>l</w:t>
      </w:r>
      <w:r w:rsidRPr="00CD0564">
        <w:rPr>
          <w:i/>
          <w:sz w:val="28"/>
          <w:szCs w:val="28"/>
          <w:vertAlign w:val="subscript"/>
        </w:rPr>
        <w:t>jik</w:t>
      </w:r>
      <w:r w:rsidRPr="00BD0B61">
        <w:rPr>
          <w:sz w:val="28"/>
          <w:szCs w:val="28"/>
        </w:rPr>
        <w:t xml:space="preserve"> </w:t>
      </w:r>
      <w:r>
        <w:rPr>
          <w:sz w:val="28"/>
          <w:szCs w:val="28"/>
        </w:rPr>
        <w:t xml:space="preserve">= </w:t>
      </w:r>
      <w:r w:rsidRPr="00CD0564">
        <w:rPr>
          <w:i/>
          <w:sz w:val="28"/>
          <w:szCs w:val="28"/>
        </w:rPr>
        <w:t>S</w:t>
      </w:r>
      <w:r w:rsidRPr="00CD0564">
        <w:rPr>
          <w:i/>
          <w:sz w:val="28"/>
          <w:szCs w:val="28"/>
          <w:vertAlign w:val="subscript"/>
        </w:rPr>
        <w:t>ik</w:t>
      </w:r>
      <w:r w:rsidRPr="00BD0B61">
        <w:rPr>
          <w:sz w:val="28"/>
          <w:szCs w:val="28"/>
        </w:rPr>
        <w:t xml:space="preserve"> и</w:t>
      </w:r>
      <w:r>
        <w:rPr>
          <w:sz w:val="28"/>
          <w:szCs w:val="28"/>
        </w:rPr>
        <w:t xml:space="preserve"> </w:t>
      </w:r>
      <w:r w:rsidRPr="00CD0564">
        <w:rPr>
          <w:i/>
          <w:sz w:val="28"/>
          <w:szCs w:val="28"/>
        </w:rPr>
        <w:t>S</w:t>
      </w:r>
      <w:r w:rsidRPr="00CD0564">
        <w:rPr>
          <w:i/>
          <w:sz w:val="28"/>
          <w:szCs w:val="28"/>
          <w:vertAlign w:val="superscript"/>
        </w:rPr>
        <w:t>l</w:t>
      </w:r>
      <w:r w:rsidRPr="002E1378">
        <w:rPr>
          <w:sz w:val="28"/>
          <w:szCs w:val="28"/>
          <w:vertAlign w:val="subscript"/>
        </w:rPr>
        <w:t>0</w:t>
      </w:r>
      <w:r>
        <w:rPr>
          <w:i/>
          <w:sz w:val="28"/>
          <w:szCs w:val="28"/>
          <w:vertAlign w:val="subscript"/>
          <w:lang w:val="en-US"/>
        </w:rPr>
        <w:t>j</w:t>
      </w:r>
      <w:r w:rsidRPr="00CD0564">
        <w:rPr>
          <w:i/>
          <w:sz w:val="28"/>
          <w:szCs w:val="28"/>
          <w:vertAlign w:val="subscript"/>
        </w:rPr>
        <w:t>ik</w:t>
      </w:r>
      <w:r w:rsidRPr="00BD0B61">
        <w:rPr>
          <w:sz w:val="28"/>
          <w:szCs w:val="28"/>
        </w:rPr>
        <w:t xml:space="preserve"> </w:t>
      </w:r>
      <w:r w:rsidRPr="002E1378">
        <w:rPr>
          <w:sz w:val="28"/>
          <w:szCs w:val="28"/>
        </w:rPr>
        <w:t xml:space="preserve">= </w:t>
      </w:r>
      <w:r w:rsidRPr="00CD0564">
        <w:rPr>
          <w:i/>
          <w:sz w:val="28"/>
          <w:szCs w:val="28"/>
        </w:rPr>
        <w:t>S</w:t>
      </w:r>
      <w:r w:rsidRPr="00CD0564">
        <w:rPr>
          <w:sz w:val="28"/>
          <w:szCs w:val="28"/>
          <w:vertAlign w:val="subscript"/>
        </w:rPr>
        <w:t>0</w:t>
      </w:r>
      <w:r w:rsidRPr="00CD0564">
        <w:rPr>
          <w:i/>
          <w:sz w:val="28"/>
          <w:szCs w:val="28"/>
          <w:vertAlign w:val="subscript"/>
        </w:rPr>
        <w:t>ik</w:t>
      </w:r>
      <w:r w:rsidRPr="00BD0B61">
        <w:rPr>
          <w:sz w:val="28"/>
          <w:szCs w:val="28"/>
        </w:rPr>
        <w:t>.</w:t>
      </w:r>
    </w:p>
    <w:p w14:paraId="7161F9B8" w14:textId="1DEFC23F" w:rsidR="004C43DC" w:rsidRPr="00BD0B61" w:rsidRDefault="004C43DC" w:rsidP="004C43DC">
      <w:pPr>
        <w:pStyle w:val="aff1"/>
        <w:ind w:firstLine="567"/>
        <w:jc w:val="both"/>
        <w:rPr>
          <w:sz w:val="28"/>
          <w:szCs w:val="28"/>
        </w:rPr>
      </w:pPr>
      <w:r w:rsidRPr="00BD0B61">
        <w:rPr>
          <w:sz w:val="28"/>
          <w:szCs w:val="28"/>
        </w:rPr>
        <w:t xml:space="preserve">Поэтажные сейсмические силы консольной РДМ </w:t>
      </w:r>
      <w:r w:rsidRPr="00CD0564">
        <w:rPr>
          <w:i/>
          <w:sz w:val="28"/>
          <w:szCs w:val="28"/>
        </w:rPr>
        <w:t>S</w:t>
      </w:r>
      <w:r w:rsidRPr="00CD0564">
        <w:rPr>
          <w:i/>
          <w:sz w:val="28"/>
          <w:szCs w:val="28"/>
          <w:vertAlign w:val="subscript"/>
        </w:rPr>
        <w:t>ik</w:t>
      </w:r>
      <w:r w:rsidRPr="00BD0B61">
        <w:rPr>
          <w:sz w:val="28"/>
          <w:szCs w:val="28"/>
        </w:rPr>
        <w:t xml:space="preserve"> </w:t>
      </w:r>
      <w:r>
        <w:rPr>
          <w:sz w:val="28"/>
          <w:szCs w:val="28"/>
        </w:rPr>
        <w:t xml:space="preserve">являются горизонтальными </w:t>
      </w:r>
      <w:r w:rsidRPr="00BD0B61">
        <w:rPr>
          <w:sz w:val="28"/>
          <w:szCs w:val="28"/>
        </w:rPr>
        <w:t>компонентами главных векторов узловых сейсмических сил пространственной РДМ в п</w:t>
      </w:r>
      <w:r>
        <w:rPr>
          <w:sz w:val="28"/>
          <w:szCs w:val="28"/>
        </w:rPr>
        <w:t xml:space="preserve">ределах рассматриваемых этажей </w:t>
      </w:r>
      <w:r w:rsidRPr="00BD0B61">
        <w:rPr>
          <w:sz w:val="28"/>
          <w:szCs w:val="28"/>
        </w:rPr>
        <w:t xml:space="preserve">по </w:t>
      </w:r>
      <w:r>
        <w:rPr>
          <w:sz w:val="28"/>
          <w:szCs w:val="28"/>
        </w:rPr>
        <w:t xml:space="preserve">формуле </w:t>
      </w:r>
      <w:r w:rsidRPr="00BD0B61">
        <w:rPr>
          <w:sz w:val="28"/>
          <w:szCs w:val="28"/>
        </w:rPr>
        <w:t>(7.</w:t>
      </w:r>
      <w:r w:rsidRPr="002E1378">
        <w:rPr>
          <w:sz w:val="28"/>
          <w:szCs w:val="28"/>
        </w:rPr>
        <w:t>6</w:t>
      </w:r>
      <w:r w:rsidRPr="00BD0B61">
        <w:rPr>
          <w:sz w:val="28"/>
          <w:szCs w:val="28"/>
        </w:rPr>
        <w:t>).</w:t>
      </w:r>
    </w:p>
    <w:p w14:paraId="56B5F7C9" w14:textId="77777777" w:rsidR="004C43DC" w:rsidRPr="00BD0B61" w:rsidRDefault="004C43DC" w:rsidP="004C43DC">
      <w:pPr>
        <w:pStyle w:val="aff1"/>
        <w:ind w:firstLine="567"/>
        <w:jc w:val="both"/>
        <w:rPr>
          <w:sz w:val="28"/>
          <w:szCs w:val="28"/>
        </w:rPr>
      </w:pPr>
      <w:r w:rsidRPr="00BD0B61">
        <w:rPr>
          <w:sz w:val="28"/>
          <w:szCs w:val="28"/>
        </w:rPr>
        <w:t xml:space="preserve">Компоненты главных моментов узловой нагрузки </w:t>
      </w:r>
      <w:r>
        <w:rPr>
          <w:sz w:val="28"/>
          <w:szCs w:val="28"/>
        </w:rPr>
        <w:t xml:space="preserve">по формулам </w:t>
      </w:r>
      <w:r w:rsidRPr="00BD0B61">
        <w:rPr>
          <w:sz w:val="28"/>
          <w:szCs w:val="28"/>
        </w:rPr>
        <w:t>(7.</w:t>
      </w:r>
      <w:r>
        <w:rPr>
          <w:sz w:val="28"/>
          <w:szCs w:val="28"/>
        </w:rPr>
        <w:t>6</w:t>
      </w:r>
      <w:r w:rsidRPr="00BD0B61">
        <w:rPr>
          <w:sz w:val="28"/>
          <w:szCs w:val="28"/>
        </w:rPr>
        <w:t>) и (7.</w:t>
      </w:r>
      <w:r>
        <w:rPr>
          <w:sz w:val="28"/>
          <w:szCs w:val="28"/>
        </w:rPr>
        <w:t>7</w:t>
      </w:r>
      <w:r w:rsidRPr="00BD0B61">
        <w:rPr>
          <w:sz w:val="28"/>
          <w:szCs w:val="28"/>
        </w:rPr>
        <w:t>) пространственной РДМ в пределах рассматриваемых этажей относительно вертикальной оси соответствуют поэтажным крутящим сейсмическим моментам консольной РДМ, определяемым по 7.9.2.19.</w:t>
      </w:r>
    </w:p>
    <w:p w14:paraId="7AAFD712" w14:textId="77777777" w:rsidR="00064E2D" w:rsidRPr="004947B1" w:rsidRDefault="00990C6D" w:rsidP="00932913">
      <w:pPr>
        <w:pStyle w:val="aff1"/>
        <w:ind w:firstLine="567"/>
        <w:jc w:val="both"/>
        <w:rPr>
          <w:sz w:val="28"/>
          <w:szCs w:val="28"/>
        </w:rPr>
      </w:pPr>
      <w:r w:rsidRPr="00303E6B">
        <w:rPr>
          <w:sz w:val="28"/>
          <w:szCs w:val="28"/>
        </w:rPr>
        <w:t>7.9.2.</w:t>
      </w:r>
      <w:r w:rsidR="00A45CC6" w:rsidRPr="00303E6B">
        <w:rPr>
          <w:sz w:val="28"/>
          <w:szCs w:val="28"/>
        </w:rPr>
        <w:t>8</w:t>
      </w:r>
      <w:r w:rsidR="00DC610B" w:rsidRPr="00303E6B">
        <w:rPr>
          <w:sz w:val="28"/>
          <w:szCs w:val="28"/>
        </w:rPr>
        <w:t xml:space="preserve"> </w:t>
      </w:r>
      <w:r w:rsidR="00064E2D" w:rsidRPr="00303E6B">
        <w:rPr>
          <w:sz w:val="28"/>
          <w:szCs w:val="28"/>
        </w:rPr>
        <w:t>Сейсмическая нагрузка высотного здания для диагональной матрицы сосредоточенных в узлах масс РДМ при упругом деформировании констр</w:t>
      </w:r>
      <w:r w:rsidR="00303E6B">
        <w:rPr>
          <w:sz w:val="28"/>
          <w:szCs w:val="28"/>
        </w:rPr>
        <w:t>укций определяется по формулам</w:t>
      </w:r>
      <w:r w:rsidR="004947B1">
        <w:rPr>
          <w:sz w:val="28"/>
          <w:szCs w:val="28"/>
        </w:rPr>
        <w:t>:</w:t>
      </w:r>
    </w:p>
    <w:tbl>
      <w:tblPr>
        <w:tblW w:w="0" w:type="auto"/>
        <w:tblLook w:val="04A0" w:firstRow="1" w:lastRow="0" w:firstColumn="1" w:lastColumn="0" w:noHBand="0" w:noVBand="1"/>
      </w:tblPr>
      <w:tblGrid>
        <w:gridCol w:w="8141"/>
        <w:gridCol w:w="1145"/>
      </w:tblGrid>
      <w:tr w:rsidR="00303E6B" w:rsidRPr="00BD0B61" w14:paraId="132E66DC" w14:textId="77777777" w:rsidTr="00786E5D">
        <w:tc>
          <w:tcPr>
            <w:tcW w:w="8141" w:type="dxa"/>
            <w:shd w:val="clear" w:color="auto" w:fill="auto"/>
          </w:tcPr>
          <w:p w14:paraId="46DAC174" w14:textId="77777777" w:rsidR="00303E6B" w:rsidRPr="00303E6B" w:rsidRDefault="00303E6B" w:rsidP="00932913">
            <w:pPr>
              <w:pStyle w:val="aff1"/>
              <w:jc w:val="center"/>
              <w:rPr>
                <w:sz w:val="28"/>
                <w:szCs w:val="28"/>
                <w:lang w:val="en-US"/>
              </w:rPr>
            </w:pPr>
            <w:r w:rsidRPr="00303E6B">
              <w:rPr>
                <w:i/>
                <w:sz w:val="28"/>
                <w:szCs w:val="28"/>
                <w:lang w:val="en-US"/>
              </w:rPr>
              <w:t>S</w:t>
            </w:r>
            <w:r w:rsidRPr="00303E6B">
              <w:rPr>
                <w:i/>
                <w:sz w:val="28"/>
                <w:szCs w:val="28"/>
                <w:vertAlign w:val="superscript"/>
                <w:lang w:val="en-US"/>
              </w:rPr>
              <w:t>l</w:t>
            </w:r>
            <w:r w:rsidRPr="00303E6B">
              <w:rPr>
                <w:sz w:val="28"/>
                <w:szCs w:val="28"/>
                <w:vertAlign w:val="subscript"/>
                <w:lang w:val="en-US"/>
              </w:rPr>
              <w:t>0</w:t>
            </w:r>
            <w:r w:rsidRPr="00303E6B">
              <w:rPr>
                <w:i/>
                <w:sz w:val="28"/>
                <w:szCs w:val="28"/>
                <w:vertAlign w:val="subscript"/>
                <w:lang w:val="en-US"/>
              </w:rPr>
              <w:t>jik</w:t>
            </w:r>
            <w:r w:rsidRPr="00303E6B">
              <w:rPr>
                <w:sz w:val="28"/>
                <w:szCs w:val="28"/>
                <w:lang w:val="en-US"/>
              </w:rPr>
              <w:t xml:space="preserve"> = </w:t>
            </w:r>
            <w:r>
              <w:rPr>
                <w:i/>
                <w:sz w:val="28"/>
                <w:szCs w:val="28"/>
                <w:lang w:val="en-US"/>
              </w:rPr>
              <w:t>Q</w:t>
            </w:r>
            <w:r>
              <w:rPr>
                <w:i/>
                <w:sz w:val="28"/>
                <w:szCs w:val="28"/>
                <w:vertAlign w:val="subscript"/>
                <w:lang w:val="en-US"/>
              </w:rPr>
              <w:t>k</w:t>
            </w:r>
            <w:r w:rsidRPr="00303E6B">
              <w:rPr>
                <w:sz w:val="28"/>
                <w:szCs w:val="28"/>
                <w:lang w:val="en-US"/>
              </w:rPr>
              <w:t xml:space="preserve"> </w:t>
            </w:r>
            <w:r>
              <w:rPr>
                <w:i/>
                <w:sz w:val="28"/>
                <w:szCs w:val="28"/>
                <w:lang w:val="en-US"/>
              </w:rPr>
              <w:t>A</w:t>
            </w:r>
            <w:r>
              <w:rPr>
                <w:sz w:val="28"/>
                <w:szCs w:val="28"/>
                <w:lang w:val="en-US"/>
              </w:rPr>
              <w:t xml:space="preserve"> </w:t>
            </w:r>
            <w:r>
              <w:rPr>
                <w:sz w:val="28"/>
                <w:szCs w:val="28"/>
              </w:rPr>
              <w:t>β</w:t>
            </w:r>
            <w:r>
              <w:rPr>
                <w:i/>
                <w:sz w:val="28"/>
                <w:szCs w:val="28"/>
                <w:vertAlign w:val="subscript"/>
                <w:lang w:val="en-US"/>
              </w:rPr>
              <w:t>i</w:t>
            </w:r>
            <w:r w:rsidRPr="00303E6B">
              <w:rPr>
                <w:sz w:val="28"/>
                <w:szCs w:val="28"/>
                <w:lang w:val="en-US"/>
              </w:rPr>
              <w:t xml:space="preserve"> </w:t>
            </w:r>
            <w:r>
              <w:rPr>
                <w:i/>
                <w:sz w:val="28"/>
                <w:szCs w:val="28"/>
                <w:lang w:val="en-US"/>
              </w:rPr>
              <w:t>K</w:t>
            </w:r>
            <w:r>
              <w:rPr>
                <w:sz w:val="28"/>
                <w:szCs w:val="28"/>
                <w:vertAlign w:val="subscript"/>
                <w:lang w:val="en-US"/>
              </w:rPr>
              <w:t>ψ</w:t>
            </w:r>
            <w:r>
              <w:rPr>
                <w:sz w:val="28"/>
                <w:szCs w:val="28"/>
                <w:lang w:val="en-US"/>
              </w:rPr>
              <w:t xml:space="preserve"> η</w:t>
            </w:r>
            <w:r w:rsidRPr="00303E6B">
              <w:rPr>
                <w:i/>
                <w:sz w:val="28"/>
                <w:szCs w:val="28"/>
                <w:vertAlign w:val="superscript"/>
                <w:lang w:val="en-US"/>
              </w:rPr>
              <w:t>l</w:t>
            </w:r>
            <w:r w:rsidRPr="00303E6B">
              <w:rPr>
                <w:i/>
                <w:sz w:val="28"/>
                <w:szCs w:val="28"/>
                <w:vertAlign w:val="subscript"/>
                <w:lang w:val="en-US"/>
              </w:rPr>
              <w:t>jik</w:t>
            </w:r>
            <w:r w:rsidRPr="00303E6B">
              <w:rPr>
                <w:sz w:val="28"/>
                <w:szCs w:val="28"/>
                <w:lang w:val="en-US"/>
              </w:rPr>
              <w:t>,</w:t>
            </w:r>
          </w:p>
        </w:tc>
        <w:tc>
          <w:tcPr>
            <w:tcW w:w="1145" w:type="dxa"/>
            <w:shd w:val="clear" w:color="auto" w:fill="auto"/>
          </w:tcPr>
          <w:p w14:paraId="513C58FB" w14:textId="77777777" w:rsidR="00303E6B" w:rsidRPr="00BD0B61" w:rsidRDefault="00303E6B" w:rsidP="00932913">
            <w:pPr>
              <w:pStyle w:val="aff1"/>
              <w:jc w:val="right"/>
              <w:rPr>
                <w:sz w:val="28"/>
                <w:szCs w:val="28"/>
              </w:rPr>
            </w:pPr>
            <w:r w:rsidRPr="00BD0B61">
              <w:rPr>
                <w:sz w:val="28"/>
                <w:szCs w:val="28"/>
              </w:rPr>
              <w:t>(7.</w:t>
            </w:r>
            <w:r>
              <w:rPr>
                <w:sz w:val="28"/>
                <w:szCs w:val="28"/>
                <w:lang w:val="en-US"/>
              </w:rPr>
              <w:t>8</w:t>
            </w:r>
            <w:r w:rsidRPr="00BD0B61">
              <w:rPr>
                <w:sz w:val="28"/>
                <w:szCs w:val="28"/>
              </w:rPr>
              <w:t>)</w:t>
            </w:r>
          </w:p>
        </w:tc>
      </w:tr>
      <w:tr w:rsidR="00303E6B" w:rsidRPr="00BD0B61" w14:paraId="5F45F09D" w14:textId="77777777" w:rsidTr="00303E6B">
        <w:tc>
          <w:tcPr>
            <w:tcW w:w="8141" w:type="dxa"/>
            <w:shd w:val="clear" w:color="auto" w:fill="auto"/>
          </w:tcPr>
          <w:p w14:paraId="762CB8F2" w14:textId="77777777" w:rsidR="00303E6B" w:rsidRPr="00303E6B" w:rsidRDefault="00303E6B" w:rsidP="00932913">
            <w:pPr>
              <w:pStyle w:val="aff1"/>
              <w:jc w:val="center"/>
              <w:rPr>
                <w:i/>
                <w:sz w:val="28"/>
                <w:szCs w:val="28"/>
                <w:lang w:val="en-US"/>
              </w:rPr>
            </w:pPr>
            <w:r>
              <w:rPr>
                <w:i/>
                <w:sz w:val="28"/>
                <w:szCs w:val="28"/>
                <w:lang w:val="en-US"/>
              </w:rPr>
              <w:t>M</w:t>
            </w:r>
            <w:r w:rsidRPr="00303E6B">
              <w:rPr>
                <w:i/>
                <w:sz w:val="28"/>
                <w:szCs w:val="28"/>
                <w:vertAlign w:val="superscript"/>
                <w:lang w:val="en-US"/>
              </w:rPr>
              <w:t>l</w:t>
            </w:r>
            <w:r w:rsidRPr="00303E6B">
              <w:rPr>
                <w:sz w:val="28"/>
                <w:szCs w:val="28"/>
                <w:vertAlign w:val="subscript"/>
                <w:lang w:val="en-US"/>
              </w:rPr>
              <w:t>0</w:t>
            </w:r>
            <w:r w:rsidRPr="00303E6B">
              <w:rPr>
                <w:i/>
                <w:sz w:val="28"/>
                <w:szCs w:val="28"/>
                <w:vertAlign w:val="subscript"/>
                <w:lang w:val="en-US"/>
              </w:rPr>
              <w:t>jik</w:t>
            </w:r>
            <w:r w:rsidRPr="00303E6B">
              <w:rPr>
                <w:sz w:val="28"/>
                <w:szCs w:val="28"/>
                <w:lang w:val="en-US"/>
              </w:rPr>
              <w:t xml:space="preserve"> = </w:t>
            </w:r>
            <w:r w:rsidRPr="00303E6B">
              <w:rPr>
                <w:i/>
                <w:sz w:val="28"/>
                <w:szCs w:val="28"/>
                <w:lang w:val="en-US"/>
              </w:rPr>
              <w:t>g</w:t>
            </w:r>
            <w:r w:rsidRPr="00303E6B">
              <w:rPr>
                <w:sz w:val="28"/>
                <w:szCs w:val="28"/>
                <w:lang w:val="en-US"/>
              </w:rPr>
              <w:t>Θ</w:t>
            </w:r>
            <w:r w:rsidR="001319CF">
              <w:rPr>
                <w:i/>
                <w:sz w:val="28"/>
                <w:szCs w:val="28"/>
                <w:vertAlign w:val="subscript"/>
                <w:lang w:val="en-US"/>
              </w:rPr>
              <w:t>j</w:t>
            </w:r>
            <w:r w:rsidRPr="00303E6B">
              <w:rPr>
                <w:i/>
                <w:sz w:val="28"/>
                <w:szCs w:val="28"/>
                <w:vertAlign w:val="subscript"/>
                <w:lang w:val="en-US"/>
              </w:rPr>
              <w:t>k</w:t>
            </w:r>
            <w:r w:rsidRPr="00303E6B">
              <w:rPr>
                <w:sz w:val="28"/>
                <w:szCs w:val="28"/>
                <w:lang w:val="en-US"/>
              </w:rPr>
              <w:t xml:space="preserve"> </w:t>
            </w:r>
            <w:r>
              <w:rPr>
                <w:i/>
                <w:sz w:val="28"/>
                <w:szCs w:val="28"/>
                <w:lang w:val="en-US"/>
              </w:rPr>
              <w:t>A</w:t>
            </w:r>
            <w:r>
              <w:rPr>
                <w:sz w:val="28"/>
                <w:szCs w:val="28"/>
                <w:lang w:val="en-US"/>
              </w:rPr>
              <w:t xml:space="preserve"> </w:t>
            </w:r>
            <w:r>
              <w:rPr>
                <w:sz w:val="28"/>
                <w:szCs w:val="28"/>
              </w:rPr>
              <w:t>β</w:t>
            </w:r>
            <w:r>
              <w:rPr>
                <w:i/>
                <w:sz w:val="28"/>
                <w:szCs w:val="28"/>
                <w:vertAlign w:val="subscript"/>
                <w:lang w:val="en-US"/>
              </w:rPr>
              <w:t>i</w:t>
            </w:r>
            <w:r w:rsidRPr="00303E6B">
              <w:rPr>
                <w:sz w:val="28"/>
                <w:szCs w:val="28"/>
                <w:lang w:val="en-US"/>
              </w:rPr>
              <w:t xml:space="preserve"> </w:t>
            </w:r>
            <w:r>
              <w:rPr>
                <w:i/>
                <w:sz w:val="28"/>
                <w:szCs w:val="28"/>
                <w:lang w:val="en-US"/>
              </w:rPr>
              <w:t>K</w:t>
            </w:r>
            <w:r>
              <w:rPr>
                <w:sz w:val="28"/>
                <w:szCs w:val="28"/>
                <w:vertAlign w:val="subscript"/>
                <w:lang w:val="en-US"/>
              </w:rPr>
              <w:t>ψ</w:t>
            </w:r>
            <w:r>
              <w:rPr>
                <w:sz w:val="28"/>
                <w:szCs w:val="28"/>
                <w:lang w:val="en-US"/>
              </w:rPr>
              <w:t xml:space="preserve"> η</w:t>
            </w:r>
            <w:r w:rsidR="001319CF" w:rsidRPr="001319CF">
              <w:rPr>
                <w:sz w:val="28"/>
                <w:szCs w:val="28"/>
                <w:vertAlign w:val="superscript"/>
                <w:lang w:val="en-US"/>
              </w:rPr>
              <w:t>–</w:t>
            </w:r>
            <w:r w:rsidRPr="00303E6B">
              <w:rPr>
                <w:i/>
                <w:sz w:val="28"/>
                <w:szCs w:val="28"/>
                <w:vertAlign w:val="superscript"/>
                <w:lang w:val="en-US"/>
              </w:rPr>
              <w:t>l</w:t>
            </w:r>
            <w:r w:rsidRPr="00303E6B">
              <w:rPr>
                <w:i/>
                <w:sz w:val="28"/>
                <w:szCs w:val="28"/>
                <w:vertAlign w:val="subscript"/>
                <w:lang w:val="en-US"/>
              </w:rPr>
              <w:t>jik</w:t>
            </w:r>
            <w:r w:rsidRPr="00303E6B">
              <w:rPr>
                <w:sz w:val="28"/>
                <w:szCs w:val="28"/>
                <w:lang w:val="en-US"/>
              </w:rPr>
              <w:t>,</w:t>
            </w:r>
          </w:p>
        </w:tc>
        <w:tc>
          <w:tcPr>
            <w:tcW w:w="1145" w:type="dxa"/>
            <w:shd w:val="clear" w:color="auto" w:fill="auto"/>
          </w:tcPr>
          <w:p w14:paraId="2CC01081" w14:textId="77777777" w:rsidR="00303E6B" w:rsidRPr="00BD0B61" w:rsidRDefault="00303E6B" w:rsidP="00932913">
            <w:pPr>
              <w:pStyle w:val="aff1"/>
              <w:jc w:val="right"/>
              <w:rPr>
                <w:sz w:val="28"/>
                <w:szCs w:val="28"/>
              </w:rPr>
            </w:pPr>
            <w:r w:rsidRPr="00BD0B61">
              <w:rPr>
                <w:sz w:val="28"/>
                <w:szCs w:val="28"/>
              </w:rPr>
              <w:t>(7.</w:t>
            </w:r>
            <w:r w:rsidR="001319CF">
              <w:rPr>
                <w:sz w:val="28"/>
                <w:szCs w:val="28"/>
                <w:lang w:val="en-US"/>
              </w:rPr>
              <w:t>9</w:t>
            </w:r>
            <w:r w:rsidRPr="00BD0B61">
              <w:rPr>
                <w:sz w:val="28"/>
                <w:szCs w:val="28"/>
              </w:rPr>
              <w:t>)</w:t>
            </w:r>
          </w:p>
        </w:tc>
      </w:tr>
    </w:tbl>
    <w:p w14:paraId="192CA961" w14:textId="77777777" w:rsidR="00A45CC6" w:rsidRPr="00303E6B" w:rsidRDefault="00A45CC6" w:rsidP="00932913">
      <w:pPr>
        <w:pStyle w:val="aff1"/>
        <w:jc w:val="both"/>
        <w:rPr>
          <w:sz w:val="28"/>
          <w:szCs w:val="28"/>
        </w:rPr>
      </w:pPr>
      <w:r w:rsidRPr="00303E6B">
        <w:rPr>
          <w:sz w:val="28"/>
          <w:szCs w:val="28"/>
        </w:rPr>
        <w:t xml:space="preserve">где </w:t>
      </w:r>
      <w:r w:rsidR="001319CF">
        <w:rPr>
          <w:i/>
          <w:sz w:val="28"/>
          <w:szCs w:val="28"/>
          <w:lang w:val="en-US"/>
        </w:rPr>
        <w:t>g</w:t>
      </w:r>
      <w:r w:rsidRPr="00303E6B">
        <w:rPr>
          <w:sz w:val="28"/>
          <w:szCs w:val="28"/>
        </w:rPr>
        <w:t xml:space="preserve"> </w:t>
      </w:r>
      <w:r w:rsidR="001319CF" w:rsidRPr="00BD0B61">
        <w:rPr>
          <w:sz w:val="28"/>
          <w:szCs w:val="28"/>
        </w:rPr>
        <w:t>–</w:t>
      </w:r>
      <w:r w:rsidR="001319CF">
        <w:rPr>
          <w:sz w:val="28"/>
          <w:szCs w:val="28"/>
        </w:rPr>
        <w:t xml:space="preserve"> ускорение силы тяжести;</w:t>
      </w:r>
    </w:p>
    <w:p w14:paraId="616AA8C1" w14:textId="77777777" w:rsidR="00A45CC6" w:rsidRPr="00303E6B" w:rsidRDefault="001319CF" w:rsidP="00932913">
      <w:pPr>
        <w:pStyle w:val="aff1"/>
        <w:ind w:firstLine="567"/>
        <w:jc w:val="both"/>
        <w:rPr>
          <w:sz w:val="28"/>
          <w:szCs w:val="28"/>
        </w:rPr>
      </w:pPr>
      <w:r>
        <w:rPr>
          <w:i/>
          <w:sz w:val="28"/>
          <w:szCs w:val="28"/>
          <w:lang w:val="en-US"/>
        </w:rPr>
        <w:t>Q</w:t>
      </w:r>
      <w:r>
        <w:rPr>
          <w:i/>
          <w:sz w:val="28"/>
          <w:szCs w:val="28"/>
          <w:vertAlign w:val="subscript"/>
          <w:lang w:val="en-US"/>
        </w:rPr>
        <w:t>k</w:t>
      </w:r>
      <w:r w:rsidRPr="001319CF">
        <w:rPr>
          <w:sz w:val="28"/>
          <w:szCs w:val="28"/>
        </w:rPr>
        <w:t xml:space="preserve"> = </w:t>
      </w:r>
      <w:r>
        <w:rPr>
          <w:i/>
          <w:sz w:val="28"/>
          <w:szCs w:val="28"/>
          <w:lang w:val="en-US"/>
        </w:rPr>
        <w:t>gm</w:t>
      </w:r>
      <w:r w:rsidRPr="001319CF">
        <w:rPr>
          <w:i/>
          <w:sz w:val="28"/>
          <w:szCs w:val="28"/>
          <w:vertAlign w:val="subscript"/>
          <w:lang w:val="en-US"/>
        </w:rPr>
        <w:t>k</w:t>
      </w:r>
      <w:r w:rsidRPr="001319CF">
        <w:rPr>
          <w:sz w:val="28"/>
          <w:szCs w:val="28"/>
        </w:rPr>
        <w:t xml:space="preserve"> </w:t>
      </w:r>
      <w:r w:rsidR="00A45CC6" w:rsidRPr="00303E6B">
        <w:rPr>
          <w:sz w:val="28"/>
          <w:szCs w:val="28"/>
        </w:rPr>
        <w:t xml:space="preserve">– вес </w:t>
      </w:r>
      <w:r w:rsidRPr="001319CF">
        <w:rPr>
          <w:i/>
          <w:sz w:val="28"/>
          <w:szCs w:val="28"/>
          <w:lang w:val="en-US"/>
        </w:rPr>
        <w:t>k</w:t>
      </w:r>
      <w:r w:rsidRPr="001319CF">
        <w:rPr>
          <w:sz w:val="28"/>
          <w:szCs w:val="28"/>
        </w:rPr>
        <w:t>-</w:t>
      </w:r>
      <w:r>
        <w:rPr>
          <w:sz w:val="28"/>
          <w:szCs w:val="28"/>
        </w:rPr>
        <w:t>го</w:t>
      </w:r>
      <w:r w:rsidR="00A45CC6" w:rsidRPr="00303E6B">
        <w:rPr>
          <w:sz w:val="28"/>
          <w:szCs w:val="28"/>
        </w:rPr>
        <w:t xml:space="preserve"> узла РДМ</w:t>
      </w:r>
      <w:r>
        <w:rPr>
          <w:sz w:val="28"/>
          <w:szCs w:val="28"/>
        </w:rPr>
        <w:t>,</w:t>
      </w:r>
      <w:r w:rsidR="00A45CC6" w:rsidRPr="00303E6B">
        <w:rPr>
          <w:sz w:val="28"/>
          <w:szCs w:val="28"/>
        </w:rPr>
        <w:t xml:space="preserve"> </w:t>
      </w:r>
      <w:r>
        <w:rPr>
          <w:sz w:val="28"/>
          <w:szCs w:val="28"/>
        </w:rPr>
        <w:t xml:space="preserve">здесь </w:t>
      </w:r>
      <w:r>
        <w:rPr>
          <w:i/>
          <w:sz w:val="28"/>
          <w:szCs w:val="28"/>
          <w:lang w:val="en-US"/>
        </w:rPr>
        <w:t>m</w:t>
      </w:r>
      <w:r w:rsidRPr="001319CF">
        <w:rPr>
          <w:i/>
          <w:sz w:val="28"/>
          <w:szCs w:val="28"/>
          <w:vertAlign w:val="subscript"/>
          <w:lang w:val="en-US"/>
        </w:rPr>
        <w:t>k</w:t>
      </w:r>
      <w:r w:rsidRPr="001319CF">
        <w:rPr>
          <w:sz w:val="28"/>
          <w:szCs w:val="28"/>
        </w:rPr>
        <w:t xml:space="preserve"> </w:t>
      </w:r>
      <w:r w:rsidRPr="00303E6B">
        <w:rPr>
          <w:sz w:val="28"/>
          <w:szCs w:val="28"/>
        </w:rPr>
        <w:t xml:space="preserve">– </w:t>
      </w:r>
      <w:r w:rsidR="00A45CC6" w:rsidRPr="00303E6B">
        <w:rPr>
          <w:sz w:val="28"/>
          <w:szCs w:val="28"/>
        </w:rPr>
        <w:t>его масса;</w:t>
      </w:r>
    </w:p>
    <w:p w14:paraId="53D8EEFF" w14:textId="77777777" w:rsidR="00A45CC6" w:rsidRPr="00303E6B" w:rsidRDefault="001319CF" w:rsidP="00932913">
      <w:pPr>
        <w:pStyle w:val="aff1"/>
        <w:ind w:firstLine="567"/>
        <w:jc w:val="both"/>
        <w:rPr>
          <w:sz w:val="28"/>
          <w:szCs w:val="28"/>
        </w:rPr>
      </w:pPr>
      <w:r w:rsidRPr="00303E6B">
        <w:rPr>
          <w:sz w:val="28"/>
          <w:szCs w:val="28"/>
          <w:lang w:val="en-US"/>
        </w:rPr>
        <w:t>Θ</w:t>
      </w:r>
      <w:r>
        <w:rPr>
          <w:i/>
          <w:sz w:val="28"/>
          <w:szCs w:val="28"/>
          <w:vertAlign w:val="subscript"/>
          <w:lang w:val="en-US"/>
        </w:rPr>
        <w:t>j</w:t>
      </w:r>
      <w:r w:rsidRPr="00303E6B">
        <w:rPr>
          <w:i/>
          <w:sz w:val="28"/>
          <w:szCs w:val="28"/>
          <w:vertAlign w:val="subscript"/>
          <w:lang w:val="en-US"/>
        </w:rPr>
        <w:t>k</w:t>
      </w:r>
      <w:r w:rsidR="00A45CC6" w:rsidRPr="00303E6B">
        <w:rPr>
          <w:sz w:val="28"/>
          <w:szCs w:val="28"/>
        </w:rPr>
        <w:fldChar w:fldCharType="begin"/>
      </w:r>
      <w:r w:rsidR="00A45CC6" w:rsidRPr="00303E6B">
        <w:rPr>
          <w:sz w:val="28"/>
          <w:szCs w:val="28"/>
        </w:rPr>
        <w:instrText xml:space="preserve"> QUOTE </w:instrText>
      </w:r>
      <m:oMath>
        <m:sSub>
          <m:sSubPr>
            <m:ctrlPr>
              <w:rPr>
                <w:rFonts w:ascii="Cambria Math" w:hAnsi="Cambria Math"/>
                <w:i/>
                <w:sz w:val="26"/>
                <w:szCs w:val="26"/>
                <w:lang w:val="en-US"/>
              </w:rPr>
            </m:ctrlPr>
          </m:sSubPr>
          <m:e>
            <m:r>
              <m:rPr>
                <m:sty m:val="p"/>
              </m:rPr>
              <w:rPr>
                <w:rFonts w:ascii="Cambria Math" w:hAnsi="Cambria Math"/>
                <w:sz w:val="26"/>
                <w:szCs w:val="26"/>
                <w:lang w:val="en-US"/>
              </w:rPr>
              <m:t>Θ</m:t>
            </m:r>
          </m:e>
          <m:sub>
            <m:r>
              <m:rPr>
                <m:sty m:val="p"/>
              </m:rPr>
              <w:rPr>
                <w:rFonts w:ascii="Cambria Math" w:hAnsi="Cambria Math"/>
                <w:sz w:val="26"/>
                <w:szCs w:val="26"/>
                <w:lang w:val="en-US"/>
              </w:rPr>
              <m:t>j</m:t>
            </m:r>
            <m:r>
              <m:rPr>
                <m:sty m:val="p"/>
              </m:rPr>
              <w:rPr>
                <w:rFonts w:ascii="Cambria Math" w:hAnsi="Cambria Math"/>
                <w:sz w:val="26"/>
                <w:szCs w:val="26"/>
              </w:rPr>
              <m:t>k</m:t>
            </m:r>
          </m:sub>
        </m:sSub>
        <m:r>
          <m:rPr>
            <m:sty m:val="p"/>
          </m:rPr>
          <w:rPr>
            <w:rFonts w:ascii="Cambria Math" w:hAnsi="Cambria Math"/>
          </w:rPr>
          <m:t>-</m:t>
        </m:r>
      </m:oMath>
      <w:r w:rsidR="00A45CC6" w:rsidRPr="00303E6B">
        <w:rPr>
          <w:sz w:val="28"/>
          <w:szCs w:val="28"/>
        </w:rPr>
        <w:instrText xml:space="preserve"> </w:instrText>
      </w:r>
      <w:r w:rsidR="00A45CC6" w:rsidRPr="00303E6B">
        <w:rPr>
          <w:sz w:val="28"/>
          <w:szCs w:val="28"/>
        </w:rPr>
        <w:fldChar w:fldCharType="end"/>
      </w:r>
      <w:r w:rsidRPr="001319CF">
        <w:rPr>
          <w:sz w:val="28"/>
          <w:szCs w:val="28"/>
        </w:rPr>
        <w:t xml:space="preserve"> </w:t>
      </w:r>
      <w:r w:rsidRPr="00BD0B61">
        <w:rPr>
          <w:sz w:val="28"/>
          <w:szCs w:val="28"/>
        </w:rPr>
        <w:t>–</w:t>
      </w:r>
      <w:r w:rsidRPr="001319CF">
        <w:rPr>
          <w:sz w:val="28"/>
          <w:szCs w:val="28"/>
        </w:rPr>
        <w:t xml:space="preserve"> </w:t>
      </w:r>
      <w:r>
        <w:rPr>
          <w:sz w:val="28"/>
          <w:szCs w:val="28"/>
        </w:rPr>
        <w:t>м</w:t>
      </w:r>
      <w:r w:rsidR="00A45CC6" w:rsidRPr="00303E6B">
        <w:rPr>
          <w:sz w:val="28"/>
          <w:szCs w:val="28"/>
        </w:rPr>
        <w:t xml:space="preserve">омент инерции массы </w:t>
      </w:r>
      <w:r w:rsidRPr="001319CF">
        <w:rPr>
          <w:i/>
          <w:sz w:val="28"/>
          <w:szCs w:val="28"/>
          <w:lang w:val="en-US"/>
        </w:rPr>
        <w:t>k</w:t>
      </w:r>
      <w:r w:rsidRPr="001319CF">
        <w:rPr>
          <w:sz w:val="28"/>
          <w:szCs w:val="28"/>
        </w:rPr>
        <w:t>-</w:t>
      </w:r>
      <w:r>
        <w:rPr>
          <w:sz w:val="28"/>
          <w:szCs w:val="28"/>
        </w:rPr>
        <w:t>го</w:t>
      </w:r>
      <w:r w:rsidRPr="00303E6B">
        <w:rPr>
          <w:sz w:val="28"/>
          <w:szCs w:val="28"/>
        </w:rPr>
        <w:t xml:space="preserve"> </w:t>
      </w:r>
      <w:r w:rsidR="00A45CC6" w:rsidRPr="00303E6B">
        <w:rPr>
          <w:sz w:val="28"/>
          <w:szCs w:val="28"/>
        </w:rPr>
        <w:t>узла РДМ относительно</w:t>
      </w:r>
      <w:r>
        <w:rPr>
          <w:sz w:val="28"/>
          <w:szCs w:val="28"/>
        </w:rPr>
        <w:t xml:space="preserve"> </w:t>
      </w:r>
      <w:r>
        <w:rPr>
          <w:i/>
          <w:sz w:val="28"/>
          <w:szCs w:val="28"/>
          <w:lang w:val="en-US"/>
        </w:rPr>
        <w:t>j</w:t>
      </w:r>
      <w:r w:rsidR="00A45CC6" w:rsidRPr="00303E6B">
        <w:rPr>
          <w:sz w:val="28"/>
          <w:szCs w:val="28"/>
        </w:rPr>
        <w:t>-й оси (</w:t>
      </w:r>
      <w:r>
        <w:rPr>
          <w:i/>
          <w:sz w:val="28"/>
          <w:szCs w:val="28"/>
          <w:lang w:val="en-US"/>
        </w:rPr>
        <w:t>j</w:t>
      </w:r>
      <w:r w:rsidR="00A45CC6" w:rsidRPr="00303E6B">
        <w:rPr>
          <w:sz w:val="28"/>
          <w:szCs w:val="28"/>
        </w:rPr>
        <w:t xml:space="preserve"> = 1, 2, 3);</w:t>
      </w:r>
    </w:p>
    <w:p w14:paraId="44558248" w14:textId="77777777" w:rsidR="001319CF" w:rsidRDefault="001319CF" w:rsidP="00932913">
      <w:pPr>
        <w:pStyle w:val="aff1"/>
        <w:ind w:firstLine="567"/>
        <w:jc w:val="both"/>
        <w:rPr>
          <w:sz w:val="28"/>
          <w:szCs w:val="28"/>
        </w:rPr>
      </w:pPr>
      <w:r w:rsidRPr="001319CF">
        <w:rPr>
          <w:i/>
          <w:sz w:val="28"/>
          <w:szCs w:val="28"/>
          <w:lang w:val="en-US"/>
        </w:rPr>
        <w:t>A</w:t>
      </w:r>
      <w:r w:rsidRPr="001319CF">
        <w:rPr>
          <w:sz w:val="28"/>
          <w:szCs w:val="28"/>
        </w:rPr>
        <w:t xml:space="preserve"> </w:t>
      </w:r>
      <w:r w:rsidR="00A45CC6" w:rsidRPr="00303E6B">
        <w:rPr>
          <w:sz w:val="28"/>
          <w:szCs w:val="28"/>
        </w:rPr>
        <w:t>– коэффициент, значения которого следует принимать равными 0</w:t>
      </w:r>
      <w:r>
        <w:rPr>
          <w:sz w:val="28"/>
          <w:szCs w:val="28"/>
        </w:rPr>
        <w:t>,</w:t>
      </w:r>
      <w:r w:rsidR="00A45CC6" w:rsidRPr="00303E6B">
        <w:rPr>
          <w:sz w:val="28"/>
          <w:szCs w:val="28"/>
        </w:rPr>
        <w:t>1; 0</w:t>
      </w:r>
      <w:r>
        <w:rPr>
          <w:sz w:val="28"/>
          <w:szCs w:val="28"/>
        </w:rPr>
        <w:t>,</w:t>
      </w:r>
      <w:r w:rsidR="00A45CC6" w:rsidRPr="00303E6B">
        <w:rPr>
          <w:sz w:val="28"/>
          <w:szCs w:val="28"/>
        </w:rPr>
        <w:t>2; 0</w:t>
      </w:r>
      <w:r>
        <w:rPr>
          <w:sz w:val="28"/>
          <w:szCs w:val="28"/>
        </w:rPr>
        <w:t>,</w:t>
      </w:r>
      <w:r w:rsidR="00A45CC6" w:rsidRPr="00303E6B">
        <w:rPr>
          <w:sz w:val="28"/>
          <w:szCs w:val="28"/>
        </w:rPr>
        <w:t>4 для расчетной сейсмичности 7,</w:t>
      </w:r>
      <w:r>
        <w:rPr>
          <w:sz w:val="28"/>
          <w:szCs w:val="28"/>
        </w:rPr>
        <w:t xml:space="preserve"> </w:t>
      </w:r>
      <w:r w:rsidR="00A45CC6" w:rsidRPr="00303E6B">
        <w:rPr>
          <w:sz w:val="28"/>
          <w:szCs w:val="28"/>
        </w:rPr>
        <w:t>8,</w:t>
      </w:r>
      <w:r>
        <w:rPr>
          <w:sz w:val="28"/>
          <w:szCs w:val="28"/>
        </w:rPr>
        <w:t xml:space="preserve"> </w:t>
      </w:r>
      <w:r w:rsidR="00A45CC6" w:rsidRPr="00303E6B">
        <w:rPr>
          <w:sz w:val="28"/>
          <w:szCs w:val="28"/>
        </w:rPr>
        <w:t>9 баллов</w:t>
      </w:r>
      <w:r>
        <w:rPr>
          <w:sz w:val="28"/>
          <w:szCs w:val="28"/>
        </w:rPr>
        <w:t xml:space="preserve"> </w:t>
      </w:r>
      <w:r w:rsidRPr="00303E6B">
        <w:rPr>
          <w:sz w:val="28"/>
          <w:szCs w:val="28"/>
        </w:rPr>
        <w:t>соответственно</w:t>
      </w:r>
      <w:r w:rsidR="00A45CC6" w:rsidRPr="00303E6B">
        <w:rPr>
          <w:sz w:val="28"/>
          <w:szCs w:val="28"/>
        </w:rPr>
        <w:t>;</w:t>
      </w:r>
    </w:p>
    <w:p w14:paraId="1F73CF3D" w14:textId="77777777" w:rsidR="00A45CC6" w:rsidRPr="00303E6B" w:rsidRDefault="001319CF" w:rsidP="00932913">
      <w:pPr>
        <w:pStyle w:val="aff1"/>
        <w:ind w:firstLine="567"/>
        <w:jc w:val="both"/>
        <w:rPr>
          <w:sz w:val="28"/>
          <w:szCs w:val="28"/>
        </w:rPr>
      </w:pPr>
      <w:r>
        <w:rPr>
          <w:sz w:val="28"/>
          <w:szCs w:val="28"/>
        </w:rPr>
        <w:t>β</w:t>
      </w:r>
      <w:r>
        <w:rPr>
          <w:i/>
          <w:sz w:val="28"/>
          <w:szCs w:val="28"/>
          <w:vertAlign w:val="subscript"/>
          <w:lang w:val="en-US"/>
        </w:rPr>
        <w:t>i</w:t>
      </w:r>
      <w:r w:rsidR="00A45CC6" w:rsidRPr="00303E6B">
        <w:rPr>
          <w:sz w:val="28"/>
          <w:szCs w:val="28"/>
        </w:rPr>
        <w:t xml:space="preserve"> </w:t>
      </w:r>
      <w:r w:rsidRPr="00303E6B">
        <w:rPr>
          <w:sz w:val="28"/>
          <w:szCs w:val="28"/>
        </w:rPr>
        <w:t>–</w:t>
      </w:r>
      <w:r w:rsidRPr="001319CF">
        <w:rPr>
          <w:sz w:val="28"/>
          <w:szCs w:val="28"/>
        </w:rPr>
        <w:t xml:space="preserve"> </w:t>
      </w:r>
      <w:r w:rsidR="00A45CC6" w:rsidRPr="00303E6B">
        <w:rPr>
          <w:sz w:val="28"/>
          <w:szCs w:val="28"/>
        </w:rPr>
        <w:t xml:space="preserve">коэффициент динамичности для </w:t>
      </w:r>
      <w:r>
        <w:rPr>
          <w:i/>
          <w:sz w:val="28"/>
          <w:szCs w:val="28"/>
          <w:lang w:val="en-US"/>
        </w:rPr>
        <w:t>i</w:t>
      </w:r>
      <w:r w:rsidRPr="00303E6B">
        <w:rPr>
          <w:sz w:val="28"/>
          <w:szCs w:val="28"/>
        </w:rPr>
        <w:t>-й</w:t>
      </w:r>
      <w:r w:rsidR="00A45CC6" w:rsidRPr="00303E6B">
        <w:rPr>
          <w:sz w:val="28"/>
          <w:szCs w:val="28"/>
        </w:rPr>
        <w:t xml:space="preserve"> формы собственных колебаний здания, определяемый по данным ДСР и СМР с учетом грунтовых и гидрогеологических условий площадки строительства, согласно соответствующи</w:t>
      </w:r>
      <w:r w:rsidR="008B0573">
        <w:rPr>
          <w:sz w:val="28"/>
          <w:szCs w:val="28"/>
        </w:rPr>
        <w:t>м</w:t>
      </w:r>
      <w:r w:rsidR="00A45CC6" w:rsidRPr="00303E6B">
        <w:rPr>
          <w:sz w:val="28"/>
          <w:szCs w:val="28"/>
        </w:rPr>
        <w:t xml:space="preserve"> </w:t>
      </w:r>
      <w:r w:rsidR="008B0573">
        <w:rPr>
          <w:sz w:val="28"/>
          <w:szCs w:val="28"/>
        </w:rPr>
        <w:t>нормативным документам</w:t>
      </w:r>
      <w:r w:rsidR="00A45CC6" w:rsidRPr="00303E6B">
        <w:rPr>
          <w:sz w:val="28"/>
          <w:szCs w:val="28"/>
        </w:rPr>
        <w:t>, регламентирующи</w:t>
      </w:r>
      <w:r w:rsidR="008B0573">
        <w:rPr>
          <w:sz w:val="28"/>
          <w:szCs w:val="28"/>
        </w:rPr>
        <w:t>м</w:t>
      </w:r>
      <w:r w:rsidR="00A45CC6" w:rsidRPr="00303E6B">
        <w:rPr>
          <w:sz w:val="28"/>
          <w:szCs w:val="28"/>
        </w:rPr>
        <w:t xml:space="preserve"> выполнение этих изысканий. При отсутствии таких данных на предварительных стадиях проектирования допускается определять по 7.9.2.9</w:t>
      </w:r>
      <w:r w:rsidR="008B0573">
        <w:rPr>
          <w:sz w:val="28"/>
          <w:szCs w:val="28"/>
        </w:rPr>
        <w:t>;</w:t>
      </w:r>
    </w:p>
    <w:p w14:paraId="38E20AC9" w14:textId="77777777" w:rsidR="00A45CC6" w:rsidRPr="00303E6B" w:rsidRDefault="008B0573" w:rsidP="00932913">
      <w:pPr>
        <w:pStyle w:val="aff1"/>
        <w:ind w:firstLine="567"/>
        <w:jc w:val="both"/>
        <w:rPr>
          <w:sz w:val="28"/>
          <w:szCs w:val="28"/>
        </w:rPr>
      </w:pPr>
      <w:r>
        <w:rPr>
          <w:i/>
          <w:sz w:val="28"/>
          <w:szCs w:val="28"/>
          <w:lang w:val="en-US"/>
        </w:rPr>
        <w:t>K</w:t>
      </w:r>
      <w:r>
        <w:rPr>
          <w:sz w:val="28"/>
          <w:szCs w:val="28"/>
          <w:vertAlign w:val="subscript"/>
          <w:lang w:val="en-US"/>
        </w:rPr>
        <w:t>ψ</w:t>
      </w:r>
      <w:r w:rsidRPr="00303E6B">
        <w:rPr>
          <w:sz w:val="28"/>
          <w:szCs w:val="28"/>
        </w:rPr>
        <w:t xml:space="preserve"> </w:t>
      </w:r>
      <w:r w:rsidR="00A45CC6" w:rsidRPr="00303E6B">
        <w:rPr>
          <w:sz w:val="28"/>
          <w:szCs w:val="28"/>
        </w:rPr>
        <w:fldChar w:fldCharType="begin"/>
      </w:r>
      <w:r w:rsidR="00A45CC6" w:rsidRPr="00303E6B">
        <w:rPr>
          <w:sz w:val="28"/>
          <w:szCs w:val="28"/>
        </w:rPr>
        <w:instrText xml:space="preserve"> QUOTE </w:instrText>
      </w:r>
      <m:oMath>
        <m:sSub>
          <m:sSubPr>
            <m:ctrlPr>
              <w:rPr>
                <w:rFonts w:ascii="Cambria Math" w:hAnsi="Cambria Math"/>
                <w:i/>
                <w:sz w:val="26"/>
                <w:szCs w:val="26"/>
                <w:lang w:val="en-US"/>
              </w:rPr>
            </m:ctrlPr>
          </m:sSubPr>
          <m:e>
            <m:r>
              <m:rPr>
                <m:sty m:val="p"/>
              </m:rPr>
              <w:rPr>
                <w:rFonts w:ascii="Cambria Math" w:hAnsi="Cambria Math"/>
                <w:sz w:val="26"/>
                <w:szCs w:val="26"/>
                <w:lang w:val="en-US"/>
              </w:rPr>
              <m:t>K</m:t>
            </m:r>
          </m:e>
          <m:sub>
            <m:r>
              <m:rPr>
                <m:sty m:val="p"/>
              </m:rPr>
              <w:rPr>
                <w:rFonts w:ascii="Cambria Math" w:hAnsi="Cambria Math"/>
                <w:sz w:val="26"/>
                <w:szCs w:val="26"/>
                <w:lang w:val="en-US"/>
              </w:rPr>
              <m:t>ψ</m:t>
            </m:r>
          </m:sub>
        </m:sSub>
      </m:oMath>
      <w:r w:rsidR="00A45CC6" w:rsidRPr="00303E6B">
        <w:rPr>
          <w:sz w:val="28"/>
          <w:szCs w:val="28"/>
        </w:rPr>
        <w:instrText xml:space="preserve"> </w:instrText>
      </w:r>
      <w:r w:rsidR="00A45CC6" w:rsidRPr="00303E6B">
        <w:rPr>
          <w:sz w:val="28"/>
          <w:szCs w:val="28"/>
        </w:rPr>
        <w:fldChar w:fldCharType="end"/>
      </w:r>
      <w:r w:rsidR="00A45CC6" w:rsidRPr="00303E6B">
        <w:rPr>
          <w:sz w:val="28"/>
          <w:szCs w:val="28"/>
        </w:rPr>
        <w:t>– коэффициент, корректирующий учет рассеяния энергии при колебаниях здания, принимаемый по табл</w:t>
      </w:r>
      <w:r>
        <w:rPr>
          <w:sz w:val="28"/>
          <w:szCs w:val="28"/>
        </w:rPr>
        <w:t>ице</w:t>
      </w:r>
      <w:r w:rsidR="00A45CC6" w:rsidRPr="00303E6B">
        <w:rPr>
          <w:sz w:val="28"/>
          <w:szCs w:val="28"/>
        </w:rPr>
        <w:t xml:space="preserve"> 7.</w:t>
      </w:r>
      <w:r>
        <w:rPr>
          <w:sz w:val="28"/>
          <w:szCs w:val="28"/>
        </w:rPr>
        <w:t>6</w:t>
      </w:r>
      <w:r w:rsidR="00A45CC6" w:rsidRPr="00303E6B">
        <w:rPr>
          <w:sz w:val="28"/>
          <w:szCs w:val="28"/>
        </w:rPr>
        <w:t>;</w:t>
      </w:r>
    </w:p>
    <w:p w14:paraId="52C4A0A1" w14:textId="77777777" w:rsidR="00A45CC6" w:rsidRPr="00303E6B" w:rsidRDefault="008B0573" w:rsidP="00932913">
      <w:pPr>
        <w:pStyle w:val="aff1"/>
        <w:ind w:firstLine="567"/>
        <w:jc w:val="both"/>
        <w:rPr>
          <w:sz w:val="28"/>
          <w:szCs w:val="28"/>
        </w:rPr>
      </w:pPr>
      <w:r>
        <w:rPr>
          <w:sz w:val="28"/>
          <w:szCs w:val="28"/>
          <w:lang w:val="en-US"/>
        </w:rPr>
        <w:t>η</w:t>
      </w:r>
      <w:r w:rsidRPr="00303E6B">
        <w:rPr>
          <w:i/>
          <w:sz w:val="28"/>
          <w:szCs w:val="28"/>
          <w:vertAlign w:val="superscript"/>
          <w:lang w:val="en-US"/>
        </w:rPr>
        <w:t>l</w:t>
      </w:r>
      <w:r w:rsidRPr="00303E6B">
        <w:rPr>
          <w:i/>
          <w:sz w:val="28"/>
          <w:szCs w:val="28"/>
          <w:vertAlign w:val="subscript"/>
          <w:lang w:val="en-US"/>
        </w:rPr>
        <w:t>jik</w:t>
      </w:r>
      <w:r>
        <w:rPr>
          <w:sz w:val="28"/>
          <w:szCs w:val="28"/>
        </w:rPr>
        <w:t xml:space="preserve"> </w:t>
      </w:r>
      <w:r w:rsidR="00A45CC6" w:rsidRPr="00303E6B">
        <w:rPr>
          <w:sz w:val="28"/>
          <w:szCs w:val="28"/>
        </w:rPr>
        <w:t xml:space="preserve">и </w:t>
      </w:r>
      <w:r>
        <w:rPr>
          <w:sz w:val="28"/>
          <w:szCs w:val="28"/>
          <w:lang w:val="en-US"/>
        </w:rPr>
        <w:t>η</w:t>
      </w:r>
      <w:r w:rsidRPr="008B0573">
        <w:rPr>
          <w:sz w:val="28"/>
          <w:szCs w:val="28"/>
          <w:vertAlign w:val="superscript"/>
        </w:rPr>
        <w:t>–</w:t>
      </w:r>
      <w:r w:rsidRPr="00303E6B">
        <w:rPr>
          <w:i/>
          <w:sz w:val="28"/>
          <w:szCs w:val="28"/>
          <w:vertAlign w:val="superscript"/>
          <w:lang w:val="en-US"/>
        </w:rPr>
        <w:t>l</w:t>
      </w:r>
      <w:r w:rsidRPr="00303E6B">
        <w:rPr>
          <w:i/>
          <w:sz w:val="28"/>
          <w:szCs w:val="28"/>
          <w:vertAlign w:val="subscript"/>
          <w:lang w:val="en-US"/>
        </w:rPr>
        <w:t>jik</w:t>
      </w:r>
      <w:r w:rsidR="00A45CC6" w:rsidRPr="00303E6B">
        <w:rPr>
          <w:sz w:val="28"/>
          <w:szCs w:val="28"/>
        </w:rPr>
        <w:t xml:space="preserve"> </w:t>
      </w:r>
      <w:r w:rsidRPr="00303E6B">
        <w:rPr>
          <w:sz w:val="28"/>
          <w:szCs w:val="28"/>
        </w:rPr>
        <w:t>–</w:t>
      </w:r>
      <w:r w:rsidRPr="001319CF">
        <w:rPr>
          <w:sz w:val="28"/>
          <w:szCs w:val="28"/>
        </w:rPr>
        <w:t xml:space="preserve"> </w:t>
      </w:r>
      <w:r w:rsidR="00A45CC6" w:rsidRPr="00303E6B">
        <w:rPr>
          <w:sz w:val="28"/>
          <w:szCs w:val="28"/>
        </w:rPr>
        <w:fldChar w:fldCharType="begin"/>
      </w:r>
      <w:r w:rsidR="00A45CC6" w:rsidRPr="00303E6B">
        <w:rPr>
          <w:sz w:val="28"/>
          <w:szCs w:val="28"/>
        </w:rPr>
        <w:instrText xml:space="preserve"> QUOTE </w:instrText>
      </w:r>
      <m:oMath>
        <m:sSubSup>
          <m:sSubSupPr>
            <m:ctrlPr>
              <w:rPr>
                <w:rFonts w:ascii="Cambria Math" w:hAnsi="Cambria Math"/>
                <w:i/>
                <w:sz w:val="26"/>
                <w:szCs w:val="26"/>
                <w:lang w:val="en-US"/>
              </w:rPr>
            </m:ctrlPr>
          </m:sSubSupPr>
          <m:e>
            <m:acc>
              <m:accPr>
                <m:chr m:val="̅"/>
                <m:ctrlPr>
                  <w:rPr>
                    <w:rFonts w:ascii="Cambria Math" w:hAnsi="Cambria Math"/>
                    <w:i/>
                    <w:sz w:val="26"/>
                    <w:szCs w:val="26"/>
                    <w:lang w:val="en-US"/>
                  </w:rPr>
                </m:ctrlPr>
              </m:accPr>
              <m:e>
                <m:r>
                  <m:rPr>
                    <m:sty m:val="p"/>
                  </m:rPr>
                  <w:rPr>
                    <w:rFonts w:ascii="Cambria Math" w:hAnsi="Cambria Math"/>
                    <w:sz w:val="26"/>
                    <w:szCs w:val="26"/>
                    <w:lang w:val="en-US"/>
                  </w:rPr>
                  <m:t>η</m:t>
                </m:r>
              </m:e>
            </m:acc>
          </m:e>
          <m:sub>
            <m:r>
              <m:rPr>
                <m:sty m:val="p"/>
              </m:rPr>
              <w:rPr>
                <w:rFonts w:ascii="Cambria Math" w:hAnsi="Cambria Math"/>
                <w:sz w:val="26"/>
                <w:szCs w:val="26"/>
                <w:lang w:val="en-US"/>
              </w:rPr>
              <m:t>jik</m:t>
            </m:r>
          </m:sub>
          <m:sup>
            <m:r>
              <m:rPr>
                <m:sty m:val="p"/>
              </m:rPr>
              <w:rPr>
                <w:rFonts w:ascii="Cambria Math" w:hAnsi="Cambria Math"/>
                <w:sz w:val="26"/>
                <w:szCs w:val="26"/>
                <w:lang w:val="en-US"/>
              </w:rPr>
              <m:t>l</m:t>
            </m:r>
          </m:sup>
        </m:sSubSup>
      </m:oMath>
      <w:r w:rsidR="00A45CC6" w:rsidRPr="00303E6B">
        <w:rPr>
          <w:sz w:val="28"/>
          <w:szCs w:val="28"/>
        </w:rPr>
        <w:instrText xml:space="preserve"> </w:instrText>
      </w:r>
      <w:r w:rsidR="00A45CC6" w:rsidRPr="00303E6B">
        <w:rPr>
          <w:sz w:val="28"/>
          <w:szCs w:val="28"/>
        </w:rPr>
        <w:fldChar w:fldCharType="end"/>
      </w:r>
      <w:r w:rsidR="00A45CC6" w:rsidRPr="00303E6B">
        <w:rPr>
          <w:sz w:val="28"/>
          <w:szCs w:val="28"/>
        </w:rPr>
        <w:t xml:space="preserve">коэффициенты пространственных форм колебаний, учитывающие приведение сейсмического воздействия с </w:t>
      </w:r>
      <w:r w:rsidR="004947B1">
        <w:rPr>
          <w:i/>
          <w:sz w:val="28"/>
          <w:szCs w:val="28"/>
          <w:lang w:val="en-US"/>
        </w:rPr>
        <w:t>l</w:t>
      </w:r>
      <w:r w:rsidRPr="00303E6B">
        <w:rPr>
          <w:sz w:val="28"/>
          <w:szCs w:val="28"/>
        </w:rPr>
        <w:t>-й</w:t>
      </w:r>
      <w:r w:rsidR="00A45CC6" w:rsidRPr="00303E6B">
        <w:rPr>
          <w:sz w:val="28"/>
          <w:szCs w:val="28"/>
        </w:rPr>
        <w:t xml:space="preserve"> ориентацией к </w:t>
      </w:r>
      <w:r w:rsidRPr="001319CF">
        <w:rPr>
          <w:i/>
          <w:sz w:val="28"/>
          <w:szCs w:val="28"/>
          <w:lang w:val="en-US"/>
        </w:rPr>
        <w:t>k</w:t>
      </w:r>
      <w:r w:rsidRPr="001319CF">
        <w:rPr>
          <w:sz w:val="28"/>
          <w:szCs w:val="28"/>
        </w:rPr>
        <w:t>-</w:t>
      </w:r>
      <w:r>
        <w:rPr>
          <w:sz w:val="28"/>
          <w:szCs w:val="28"/>
        </w:rPr>
        <w:lastRenderedPageBreak/>
        <w:t>м</w:t>
      </w:r>
      <w:r w:rsidR="00A45CC6" w:rsidRPr="00303E6B">
        <w:rPr>
          <w:sz w:val="28"/>
          <w:szCs w:val="28"/>
        </w:rPr>
        <w:t xml:space="preserve">у узлу РДМ для </w:t>
      </w:r>
      <w:r>
        <w:rPr>
          <w:i/>
          <w:sz w:val="28"/>
          <w:szCs w:val="28"/>
          <w:lang w:val="en-US"/>
        </w:rPr>
        <w:t>i</w:t>
      </w:r>
      <w:r w:rsidRPr="00303E6B">
        <w:rPr>
          <w:sz w:val="28"/>
          <w:szCs w:val="28"/>
        </w:rPr>
        <w:t>-й</w:t>
      </w:r>
      <w:r w:rsidR="00A45CC6" w:rsidRPr="00303E6B">
        <w:rPr>
          <w:sz w:val="28"/>
          <w:szCs w:val="28"/>
        </w:rPr>
        <w:t xml:space="preserve"> формы собственных колебаний здания в направлении и относительно </w:t>
      </w:r>
      <w:r>
        <w:rPr>
          <w:i/>
          <w:sz w:val="28"/>
          <w:szCs w:val="28"/>
          <w:lang w:val="en-US"/>
        </w:rPr>
        <w:t>j</w:t>
      </w:r>
      <w:r w:rsidRPr="00303E6B">
        <w:rPr>
          <w:sz w:val="28"/>
          <w:szCs w:val="28"/>
        </w:rPr>
        <w:t>-й оси (</w:t>
      </w:r>
      <w:r>
        <w:rPr>
          <w:i/>
          <w:sz w:val="28"/>
          <w:szCs w:val="28"/>
          <w:lang w:val="en-US"/>
        </w:rPr>
        <w:t>j</w:t>
      </w:r>
      <w:r w:rsidRPr="00303E6B">
        <w:rPr>
          <w:sz w:val="28"/>
          <w:szCs w:val="28"/>
        </w:rPr>
        <w:t xml:space="preserve"> = 1, 2, 3)</w:t>
      </w:r>
      <w:r w:rsidR="00A45CC6" w:rsidRPr="00303E6B">
        <w:rPr>
          <w:sz w:val="28"/>
          <w:szCs w:val="28"/>
        </w:rPr>
        <w:t>.</w:t>
      </w:r>
    </w:p>
    <w:p w14:paraId="5C5311A2" w14:textId="77777777" w:rsidR="00064E2D" w:rsidRPr="004C43DC" w:rsidRDefault="00064E2D" w:rsidP="00932913">
      <w:pPr>
        <w:pStyle w:val="aff1"/>
        <w:ind w:firstLine="567"/>
        <w:jc w:val="both"/>
      </w:pPr>
      <w:r w:rsidRPr="004C43DC">
        <w:t>П</w:t>
      </w:r>
      <w:r w:rsidR="008B0573" w:rsidRPr="004C43DC">
        <w:t xml:space="preserve"> </w:t>
      </w:r>
      <w:r w:rsidRPr="004C43DC">
        <w:t>р</w:t>
      </w:r>
      <w:r w:rsidR="008B0573" w:rsidRPr="004C43DC">
        <w:t xml:space="preserve"> </w:t>
      </w:r>
      <w:r w:rsidRPr="004C43DC">
        <w:t>и</w:t>
      </w:r>
      <w:r w:rsidR="008B0573" w:rsidRPr="004C43DC">
        <w:t xml:space="preserve"> </w:t>
      </w:r>
      <w:r w:rsidRPr="004C43DC">
        <w:t>м</w:t>
      </w:r>
      <w:r w:rsidR="008B0573" w:rsidRPr="004C43DC">
        <w:t xml:space="preserve"> </w:t>
      </w:r>
      <w:r w:rsidRPr="004C43DC">
        <w:t>е</w:t>
      </w:r>
      <w:r w:rsidR="008B0573" w:rsidRPr="004C43DC">
        <w:t xml:space="preserve"> </w:t>
      </w:r>
      <w:r w:rsidRPr="004C43DC">
        <w:t>ч</w:t>
      </w:r>
      <w:r w:rsidR="008B0573" w:rsidRPr="004C43DC">
        <w:t xml:space="preserve"> </w:t>
      </w:r>
      <w:r w:rsidRPr="004C43DC">
        <w:t>а</w:t>
      </w:r>
      <w:r w:rsidR="008B0573" w:rsidRPr="004C43DC">
        <w:t xml:space="preserve"> </w:t>
      </w:r>
      <w:r w:rsidRPr="004C43DC">
        <w:t>н</w:t>
      </w:r>
      <w:r w:rsidR="008B0573" w:rsidRPr="004C43DC">
        <w:t xml:space="preserve"> </w:t>
      </w:r>
      <w:r w:rsidRPr="004C43DC">
        <w:t>и</w:t>
      </w:r>
      <w:r w:rsidR="008B0573" w:rsidRPr="004C43DC">
        <w:t xml:space="preserve"> </w:t>
      </w:r>
      <w:r w:rsidRPr="004C43DC">
        <w:t xml:space="preserve">е </w:t>
      </w:r>
      <w:r w:rsidR="008B0573" w:rsidRPr="004C43DC">
        <w:t>–</w:t>
      </w:r>
      <w:r w:rsidRPr="004C43DC">
        <w:t xml:space="preserve"> Скалярный вид формул (7.</w:t>
      </w:r>
      <w:r w:rsidR="008B0573" w:rsidRPr="004C43DC">
        <w:t>6</w:t>
      </w:r>
      <w:r w:rsidRPr="004C43DC">
        <w:t>)</w:t>
      </w:r>
      <w:r w:rsidR="008B0573" w:rsidRPr="004C43DC">
        <w:t>,</w:t>
      </w:r>
      <w:r w:rsidRPr="004C43DC">
        <w:t xml:space="preserve"> (7.</w:t>
      </w:r>
      <w:r w:rsidR="008B0573" w:rsidRPr="004C43DC">
        <w:t>7</w:t>
      </w:r>
      <w:r w:rsidRPr="004C43DC">
        <w:t>)</w:t>
      </w:r>
      <w:r w:rsidR="008B0573" w:rsidRPr="004C43DC">
        <w:t xml:space="preserve"> и</w:t>
      </w:r>
      <w:r w:rsidRPr="004C43DC">
        <w:t xml:space="preserve"> (7.</w:t>
      </w:r>
      <w:r w:rsidR="008B0573" w:rsidRPr="004C43DC">
        <w:t>8</w:t>
      </w:r>
      <w:r w:rsidRPr="004C43DC">
        <w:t>)</w:t>
      </w:r>
      <w:r w:rsidR="008B0573" w:rsidRPr="004C43DC">
        <w:t>,</w:t>
      </w:r>
      <w:r w:rsidRPr="004C43DC">
        <w:t xml:space="preserve"> (7.9), обладающий наглядностью физической сути проблемы имеет место (и в принципе возможен) только для диагональной матрицы масс. Скалярные развертки </w:t>
      </w:r>
      <w:r w:rsidR="008B0573" w:rsidRPr="004C43DC">
        <w:t>(7.6), (7.7) и (7.8), (7.9)</w:t>
      </w:r>
      <w:r w:rsidRPr="004C43DC">
        <w:t xml:space="preserve"> являются частным случаем </w:t>
      </w:r>
      <w:r w:rsidR="008B0573" w:rsidRPr="004C43DC">
        <w:t xml:space="preserve">общей векторно-матричной формы </w:t>
      </w:r>
      <w:r w:rsidRPr="004C43DC">
        <w:t xml:space="preserve">аналогичных, но более формализованных и громоздких выражений, которые удобнее программируются и поэтому заложены в большинстве вычислительных комплексов. Векторно-матричные аналоги </w:t>
      </w:r>
      <w:r w:rsidR="008B0573" w:rsidRPr="004C43DC">
        <w:t>(7.6), (7.7) и (7.8), (7.9)</w:t>
      </w:r>
      <w:r w:rsidRPr="004C43DC">
        <w:t xml:space="preserve"> следует рассматривать в </w:t>
      </w:r>
      <w:r w:rsidR="008B0573" w:rsidRPr="004C43DC">
        <w:t xml:space="preserve">научно-прикладной литературе. </w:t>
      </w:r>
      <w:r w:rsidRPr="004C43DC">
        <w:t>Программировани</w:t>
      </w:r>
      <w:r w:rsidR="002E5EB6" w:rsidRPr="004C43DC">
        <w:t>е вычислительных комплексов так</w:t>
      </w:r>
      <w:r w:rsidRPr="004C43DC">
        <w:t xml:space="preserve">же возможно </w:t>
      </w:r>
      <w:r w:rsidR="008B0573" w:rsidRPr="004C43DC">
        <w:t>на основе формул (7.6), (7.7) и (7.8), (7.9)</w:t>
      </w:r>
      <w:r w:rsidRPr="004C43DC">
        <w:t>. В таких случаях РДМ формулируется на основе динамики системы упруго соединенных твердых тел с диагональными матрицами масс.</w:t>
      </w:r>
    </w:p>
    <w:p w14:paraId="7F964042" w14:textId="77777777" w:rsidR="006A003D" w:rsidRDefault="006A003D" w:rsidP="00932913">
      <w:pPr>
        <w:pStyle w:val="aff1"/>
        <w:ind w:firstLine="567"/>
        <w:jc w:val="both"/>
        <w:rPr>
          <w:sz w:val="28"/>
          <w:szCs w:val="28"/>
        </w:rPr>
      </w:pPr>
    </w:p>
    <w:p w14:paraId="64C32A7D" w14:textId="77777777" w:rsidR="006A003D" w:rsidRPr="002E5EB6" w:rsidRDefault="006A003D" w:rsidP="006A003D">
      <w:pPr>
        <w:pStyle w:val="aff1"/>
        <w:jc w:val="both"/>
        <w:rPr>
          <w:b/>
          <w:sz w:val="28"/>
          <w:szCs w:val="28"/>
        </w:rPr>
      </w:pPr>
      <w:r w:rsidRPr="004334EC">
        <w:rPr>
          <w:sz w:val="28"/>
          <w:szCs w:val="28"/>
        </w:rPr>
        <w:t>Т</w:t>
      </w:r>
      <w:r>
        <w:rPr>
          <w:sz w:val="28"/>
          <w:szCs w:val="28"/>
        </w:rPr>
        <w:t xml:space="preserve"> </w:t>
      </w:r>
      <w:r w:rsidRPr="004334EC">
        <w:rPr>
          <w:sz w:val="28"/>
          <w:szCs w:val="28"/>
        </w:rPr>
        <w:t>а</w:t>
      </w:r>
      <w:r>
        <w:rPr>
          <w:sz w:val="28"/>
          <w:szCs w:val="28"/>
        </w:rPr>
        <w:t xml:space="preserve"> </w:t>
      </w:r>
      <w:r w:rsidRPr="004334EC">
        <w:rPr>
          <w:sz w:val="28"/>
          <w:szCs w:val="28"/>
        </w:rPr>
        <w:t>б</w:t>
      </w:r>
      <w:r>
        <w:rPr>
          <w:sz w:val="28"/>
          <w:szCs w:val="28"/>
        </w:rPr>
        <w:t xml:space="preserve"> </w:t>
      </w:r>
      <w:r w:rsidRPr="004334EC">
        <w:rPr>
          <w:sz w:val="28"/>
          <w:szCs w:val="28"/>
        </w:rPr>
        <w:t>л</w:t>
      </w:r>
      <w:r>
        <w:rPr>
          <w:sz w:val="28"/>
          <w:szCs w:val="28"/>
        </w:rPr>
        <w:t xml:space="preserve"> </w:t>
      </w:r>
      <w:r w:rsidRPr="004334EC">
        <w:rPr>
          <w:sz w:val="28"/>
          <w:szCs w:val="28"/>
        </w:rPr>
        <w:t>и</w:t>
      </w:r>
      <w:r>
        <w:rPr>
          <w:sz w:val="28"/>
          <w:szCs w:val="28"/>
        </w:rPr>
        <w:t xml:space="preserve"> </w:t>
      </w:r>
      <w:r w:rsidRPr="004334EC">
        <w:rPr>
          <w:sz w:val="28"/>
          <w:szCs w:val="28"/>
        </w:rPr>
        <w:t>ц</w:t>
      </w:r>
      <w:r>
        <w:rPr>
          <w:sz w:val="28"/>
          <w:szCs w:val="28"/>
        </w:rPr>
        <w:t xml:space="preserve"> </w:t>
      </w:r>
      <w:r w:rsidRPr="004334EC">
        <w:rPr>
          <w:sz w:val="28"/>
          <w:szCs w:val="28"/>
        </w:rPr>
        <w:t>а</w:t>
      </w:r>
      <w:r>
        <w:rPr>
          <w:sz w:val="28"/>
          <w:szCs w:val="28"/>
        </w:rPr>
        <w:t xml:space="preserve">  </w:t>
      </w:r>
      <w:r w:rsidRPr="004334EC">
        <w:rPr>
          <w:sz w:val="28"/>
          <w:szCs w:val="28"/>
        </w:rPr>
        <w:t xml:space="preserve"> 7.</w:t>
      </w:r>
      <w:r>
        <w:rPr>
          <w:sz w:val="28"/>
          <w:szCs w:val="28"/>
        </w:rPr>
        <w:t>6</w:t>
      </w:r>
      <w:r w:rsidRPr="004334EC">
        <w:rPr>
          <w:sz w:val="28"/>
          <w:szCs w:val="28"/>
        </w:rPr>
        <w:t xml:space="preserve"> </w:t>
      </w:r>
      <w:r>
        <w:rPr>
          <w:sz w:val="28"/>
          <w:szCs w:val="28"/>
        </w:rPr>
        <w:t>–</w:t>
      </w:r>
      <w:r w:rsidRPr="004334EC">
        <w:rPr>
          <w:sz w:val="28"/>
          <w:szCs w:val="28"/>
        </w:rPr>
        <w:t xml:space="preserve"> </w:t>
      </w:r>
      <w:r w:rsidRPr="002E5EB6">
        <w:rPr>
          <w:b/>
          <w:sz w:val="28"/>
          <w:szCs w:val="28"/>
        </w:rPr>
        <w:t xml:space="preserve">Коэффициенты </w:t>
      </w:r>
      <w:r w:rsidRPr="002E5EB6">
        <w:rPr>
          <w:b/>
          <w:i/>
          <w:sz w:val="28"/>
          <w:szCs w:val="28"/>
          <w:lang w:val="en-US"/>
        </w:rPr>
        <w:t>K</w:t>
      </w:r>
      <w:r w:rsidRPr="002E5EB6">
        <w:rPr>
          <w:b/>
          <w:sz w:val="28"/>
          <w:szCs w:val="28"/>
        </w:rPr>
        <w:t>ψ</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66"/>
        <w:gridCol w:w="1620"/>
      </w:tblGrid>
      <w:tr w:rsidR="006A003D" w:rsidRPr="002C074D" w14:paraId="629AB222" w14:textId="77777777" w:rsidTr="00522A8A">
        <w:tc>
          <w:tcPr>
            <w:tcW w:w="7666" w:type="dxa"/>
            <w:tcBorders>
              <w:top w:val="single" w:sz="4" w:space="0" w:color="auto"/>
              <w:left w:val="single" w:sz="4" w:space="0" w:color="auto"/>
              <w:bottom w:val="single" w:sz="4" w:space="0" w:color="auto"/>
              <w:right w:val="single" w:sz="4" w:space="0" w:color="auto"/>
            </w:tcBorders>
          </w:tcPr>
          <w:p w14:paraId="2E41EA6F" w14:textId="77777777" w:rsidR="006A003D" w:rsidRPr="00F15A39" w:rsidRDefault="006A003D" w:rsidP="00522A8A">
            <w:r w:rsidRPr="00F15A39">
              <w:t>Характеристика конструктивной схемы высотного здания</w:t>
            </w:r>
          </w:p>
        </w:tc>
        <w:tc>
          <w:tcPr>
            <w:tcW w:w="1620" w:type="dxa"/>
            <w:tcBorders>
              <w:top w:val="single" w:sz="4" w:space="0" w:color="auto"/>
              <w:left w:val="single" w:sz="4" w:space="0" w:color="auto"/>
              <w:bottom w:val="single" w:sz="4" w:space="0" w:color="auto"/>
              <w:right w:val="single" w:sz="4" w:space="0" w:color="auto"/>
            </w:tcBorders>
          </w:tcPr>
          <w:p w14:paraId="31CB62D1" w14:textId="77777777" w:rsidR="006A003D" w:rsidRPr="00F15A39" w:rsidRDefault="006A003D" w:rsidP="00522A8A">
            <w:pPr>
              <w:jc w:val="center"/>
            </w:pPr>
            <w:r w:rsidRPr="00F15A39">
              <w:rPr>
                <w:i/>
                <w:lang w:val="en-US"/>
              </w:rPr>
              <w:t>K</w:t>
            </w:r>
            <w:r w:rsidRPr="00F15A39">
              <w:t>ψ</w:t>
            </w:r>
          </w:p>
        </w:tc>
      </w:tr>
      <w:tr w:rsidR="006A003D" w:rsidRPr="002C074D" w14:paraId="7E26234D" w14:textId="77777777" w:rsidTr="00522A8A">
        <w:tc>
          <w:tcPr>
            <w:tcW w:w="7666" w:type="dxa"/>
            <w:tcBorders>
              <w:top w:val="single" w:sz="4" w:space="0" w:color="auto"/>
              <w:left w:val="single" w:sz="4" w:space="0" w:color="auto"/>
              <w:bottom w:val="single" w:sz="4" w:space="0" w:color="auto"/>
              <w:right w:val="single" w:sz="4" w:space="0" w:color="auto"/>
            </w:tcBorders>
          </w:tcPr>
          <w:p w14:paraId="63B0A3C2" w14:textId="77777777" w:rsidR="006A003D" w:rsidRPr="00F15A39" w:rsidRDefault="006A003D" w:rsidP="00522A8A">
            <w:r w:rsidRPr="00F15A39">
              <w:t xml:space="preserve">Здания небольших размеров в плане при </w:t>
            </w:r>
            <w:r w:rsidRPr="00F15A39">
              <w:rPr>
                <w:i/>
              </w:rPr>
              <w:t>h</w:t>
            </w:r>
            <w:r w:rsidRPr="00F15A39">
              <w:t>/</w:t>
            </w:r>
            <w:r w:rsidRPr="00F15A39">
              <w:rPr>
                <w:i/>
              </w:rPr>
              <w:t>b</w:t>
            </w:r>
            <w:r w:rsidRPr="00F15A39">
              <w:t xml:space="preserve"> ≥1/7</w:t>
            </w:r>
          </w:p>
        </w:tc>
        <w:tc>
          <w:tcPr>
            <w:tcW w:w="1620" w:type="dxa"/>
            <w:tcBorders>
              <w:top w:val="single" w:sz="4" w:space="0" w:color="auto"/>
              <w:left w:val="single" w:sz="4" w:space="0" w:color="auto"/>
              <w:bottom w:val="single" w:sz="4" w:space="0" w:color="auto"/>
              <w:right w:val="single" w:sz="4" w:space="0" w:color="auto"/>
            </w:tcBorders>
          </w:tcPr>
          <w:p w14:paraId="0A87286A" w14:textId="77777777" w:rsidR="006A003D" w:rsidRPr="00F15A39" w:rsidRDefault="006A003D" w:rsidP="00522A8A">
            <w:pPr>
              <w:jc w:val="center"/>
            </w:pPr>
            <w:r w:rsidRPr="00F15A39">
              <w:t>1</w:t>
            </w:r>
            <w:r>
              <w:t>,</w:t>
            </w:r>
            <w:r w:rsidRPr="00F15A39">
              <w:t>8</w:t>
            </w:r>
          </w:p>
        </w:tc>
      </w:tr>
      <w:tr w:rsidR="006A003D" w:rsidRPr="002C074D" w14:paraId="0539CFCB" w14:textId="77777777" w:rsidTr="00522A8A">
        <w:tc>
          <w:tcPr>
            <w:tcW w:w="7666" w:type="dxa"/>
            <w:tcBorders>
              <w:top w:val="single" w:sz="4" w:space="0" w:color="auto"/>
              <w:left w:val="single" w:sz="4" w:space="0" w:color="auto"/>
              <w:bottom w:val="single" w:sz="4" w:space="0" w:color="auto"/>
              <w:right w:val="single" w:sz="4" w:space="0" w:color="auto"/>
            </w:tcBorders>
          </w:tcPr>
          <w:p w14:paraId="1825350A" w14:textId="77777777" w:rsidR="006A003D" w:rsidRPr="00F15A39" w:rsidRDefault="006A003D" w:rsidP="00522A8A">
            <w:r w:rsidRPr="00F15A39">
              <w:t xml:space="preserve">Здания c размерами в плане при </w:t>
            </w:r>
            <w:r w:rsidRPr="00F15A39">
              <w:rPr>
                <w:i/>
              </w:rPr>
              <w:t>h</w:t>
            </w:r>
            <w:r w:rsidRPr="00F15A39">
              <w:t>/</w:t>
            </w:r>
            <w:r w:rsidRPr="00F15A39">
              <w:rPr>
                <w:i/>
              </w:rPr>
              <w:t>b</w:t>
            </w:r>
            <w:r w:rsidRPr="00F15A39">
              <w:t xml:space="preserve"> &lt; 1/7</w:t>
            </w:r>
          </w:p>
        </w:tc>
        <w:tc>
          <w:tcPr>
            <w:tcW w:w="1620" w:type="dxa"/>
            <w:tcBorders>
              <w:top w:val="single" w:sz="4" w:space="0" w:color="auto"/>
              <w:left w:val="single" w:sz="4" w:space="0" w:color="auto"/>
              <w:bottom w:val="single" w:sz="4" w:space="0" w:color="auto"/>
              <w:right w:val="single" w:sz="4" w:space="0" w:color="auto"/>
            </w:tcBorders>
          </w:tcPr>
          <w:p w14:paraId="6670820B" w14:textId="77777777" w:rsidR="006A003D" w:rsidRPr="00F15A39" w:rsidRDefault="006A003D" w:rsidP="00522A8A">
            <w:pPr>
              <w:jc w:val="center"/>
            </w:pPr>
            <w:r w:rsidRPr="00F15A39">
              <w:t>1</w:t>
            </w:r>
            <w:r>
              <w:t>,</w:t>
            </w:r>
            <w:r w:rsidRPr="00F15A39">
              <w:t>5</w:t>
            </w:r>
          </w:p>
        </w:tc>
      </w:tr>
      <w:tr w:rsidR="006A003D" w:rsidRPr="002C074D" w14:paraId="199BA5DD" w14:textId="77777777" w:rsidTr="00522A8A">
        <w:tc>
          <w:tcPr>
            <w:tcW w:w="9286" w:type="dxa"/>
            <w:gridSpan w:val="2"/>
            <w:tcBorders>
              <w:top w:val="single" w:sz="4" w:space="0" w:color="auto"/>
              <w:left w:val="single" w:sz="4" w:space="0" w:color="auto"/>
              <w:bottom w:val="single" w:sz="4" w:space="0" w:color="auto"/>
              <w:right w:val="single" w:sz="4" w:space="0" w:color="auto"/>
            </w:tcBorders>
          </w:tcPr>
          <w:p w14:paraId="15E55286" w14:textId="77777777" w:rsidR="006A003D" w:rsidRPr="00F15A39" w:rsidRDefault="006A003D" w:rsidP="006A003D">
            <w:pPr>
              <w:pStyle w:val="aff1"/>
              <w:ind w:firstLine="452"/>
              <w:jc w:val="both"/>
            </w:pPr>
            <w:r w:rsidRPr="00F15A39">
              <w:t xml:space="preserve">П р и м е ч а н и е – </w:t>
            </w:r>
            <w:r w:rsidRPr="00F15A39">
              <w:rPr>
                <w:i/>
              </w:rPr>
              <w:t>h</w:t>
            </w:r>
            <w:r w:rsidRPr="00F15A39">
              <w:t xml:space="preserve"> – высота здания от фундамента до оси ригеля верхнего перекрытия; </w:t>
            </w:r>
            <w:r w:rsidRPr="00F15A39">
              <w:rPr>
                <w:i/>
              </w:rPr>
              <w:t>b</w:t>
            </w:r>
            <w:r w:rsidRPr="00F15A39">
              <w:t xml:space="preserve"> – размер здания в плане вдоль учитываемого сейсмического воздействия.</w:t>
            </w:r>
          </w:p>
        </w:tc>
      </w:tr>
    </w:tbl>
    <w:p w14:paraId="0336D832" w14:textId="77777777" w:rsidR="006A003D" w:rsidRPr="006A003D" w:rsidRDefault="006A003D" w:rsidP="006A003D">
      <w:pPr>
        <w:rPr>
          <w:sz w:val="28"/>
          <w:szCs w:val="28"/>
        </w:rPr>
      </w:pPr>
    </w:p>
    <w:p w14:paraId="79D86930" w14:textId="37991D03" w:rsidR="00990C6D" w:rsidRPr="00303E6B" w:rsidRDefault="002E2952" w:rsidP="00932913">
      <w:pPr>
        <w:pStyle w:val="aff1"/>
        <w:ind w:firstLine="567"/>
        <w:jc w:val="both"/>
        <w:rPr>
          <w:sz w:val="28"/>
          <w:szCs w:val="28"/>
        </w:rPr>
      </w:pPr>
      <w:r w:rsidRPr="00303E6B">
        <w:rPr>
          <w:sz w:val="28"/>
          <w:szCs w:val="28"/>
        </w:rPr>
        <w:t>7.9.2.</w:t>
      </w:r>
      <w:r w:rsidR="00A45CC6" w:rsidRPr="00303E6B">
        <w:rPr>
          <w:sz w:val="28"/>
          <w:szCs w:val="28"/>
        </w:rPr>
        <w:t>9</w:t>
      </w:r>
      <w:r w:rsidRPr="00303E6B">
        <w:rPr>
          <w:sz w:val="28"/>
          <w:szCs w:val="28"/>
        </w:rPr>
        <w:t xml:space="preserve"> При отсутствии данных ДСР и СМР площадки строительства на предварительных стадиях проектирования зданий высотой до </w:t>
      </w:r>
      <w:smartTag w:uri="urn:schemas-microsoft-com:office:smarttags" w:element="metricconverter">
        <w:smartTagPr>
          <w:attr w:name="ProductID" w:val="100 м"/>
        </w:smartTagPr>
        <w:r w:rsidRPr="00303E6B">
          <w:rPr>
            <w:sz w:val="28"/>
            <w:szCs w:val="28"/>
          </w:rPr>
          <w:t>100 м</w:t>
        </w:r>
      </w:smartTag>
      <w:r w:rsidRPr="00303E6B">
        <w:rPr>
          <w:sz w:val="28"/>
          <w:szCs w:val="28"/>
        </w:rPr>
        <w:t xml:space="preserve"> допускается определять значения коэффициента динамичности </w:t>
      </w:r>
      <w:r w:rsidR="00B94A52">
        <w:rPr>
          <w:sz w:val="28"/>
          <w:szCs w:val="28"/>
        </w:rPr>
        <w:t>β</w:t>
      </w:r>
      <w:r w:rsidR="00B94A52">
        <w:rPr>
          <w:i/>
          <w:sz w:val="28"/>
          <w:szCs w:val="28"/>
          <w:vertAlign w:val="subscript"/>
          <w:lang w:val="en-US"/>
        </w:rPr>
        <w:t>i</w:t>
      </w:r>
      <w:r w:rsidRPr="00303E6B">
        <w:rPr>
          <w:sz w:val="28"/>
          <w:szCs w:val="28"/>
        </w:rPr>
        <w:t xml:space="preserve"> в зависимости от расчетного периода собственных колебаний</w:t>
      </w:r>
      <w:r w:rsidR="00B94A52">
        <w:rPr>
          <w:sz w:val="28"/>
          <w:szCs w:val="28"/>
        </w:rPr>
        <w:t xml:space="preserve"> </w:t>
      </w:r>
      <w:r w:rsidR="00B94A52">
        <w:rPr>
          <w:i/>
          <w:sz w:val="28"/>
          <w:szCs w:val="28"/>
          <w:lang w:val="en-US"/>
        </w:rPr>
        <w:t>T</w:t>
      </w:r>
      <w:r w:rsidR="00B94A52">
        <w:rPr>
          <w:i/>
          <w:sz w:val="28"/>
          <w:szCs w:val="28"/>
          <w:vertAlign w:val="subscript"/>
          <w:lang w:val="en-US"/>
        </w:rPr>
        <w:t>i</w:t>
      </w:r>
      <w:r w:rsidRPr="00303E6B">
        <w:rPr>
          <w:sz w:val="28"/>
          <w:szCs w:val="28"/>
        </w:rPr>
        <w:t xml:space="preserve"> </w:t>
      </w:r>
      <w:r w:rsidRPr="00303E6B">
        <w:rPr>
          <w:sz w:val="28"/>
          <w:szCs w:val="28"/>
        </w:rPr>
        <w:fldChar w:fldCharType="begin"/>
      </w:r>
      <w:r w:rsidRPr="00303E6B">
        <w:rPr>
          <w:sz w:val="28"/>
          <w:szCs w:val="28"/>
        </w:rPr>
        <w:instrText xml:space="preserve"> QUOTE </w:instrText>
      </w:r>
      <m:oMath>
        <m:sSub>
          <m:sSubPr>
            <m:ctrlPr>
              <w:rPr>
                <w:rFonts w:ascii="Cambria Math" w:hAnsi="Cambria Math"/>
                <w:i/>
              </w:rPr>
            </m:ctrlPr>
          </m:sSubPr>
          <m:e>
            <m:r>
              <m:rPr>
                <m:sty m:val="p"/>
              </m:rPr>
              <w:rPr>
                <w:rFonts w:ascii="Cambria Math" w:hAnsi="Cambria Math"/>
              </w:rPr>
              <m:t>T</m:t>
            </m:r>
          </m:e>
          <m:sub>
            <m:r>
              <m:rPr>
                <m:sty m:val="p"/>
              </m:rPr>
              <w:rPr>
                <w:rFonts w:ascii="Cambria Math" w:hAnsi="Cambria Math"/>
                <w:lang w:val="en-US"/>
              </w:rPr>
              <m:t>i</m:t>
            </m:r>
          </m:sub>
        </m:sSub>
      </m:oMath>
      <w:r w:rsidRPr="00303E6B">
        <w:rPr>
          <w:sz w:val="28"/>
          <w:szCs w:val="28"/>
        </w:rPr>
        <w:instrText xml:space="preserve"> </w:instrText>
      </w:r>
      <w:r w:rsidRPr="00303E6B">
        <w:rPr>
          <w:sz w:val="28"/>
          <w:szCs w:val="28"/>
        </w:rPr>
        <w:fldChar w:fldCharType="end"/>
      </w:r>
      <w:r w:rsidRPr="00303E6B">
        <w:rPr>
          <w:sz w:val="28"/>
          <w:szCs w:val="28"/>
        </w:rPr>
        <w:t xml:space="preserve">здания для </w:t>
      </w:r>
      <w:r w:rsidR="00B94A52">
        <w:rPr>
          <w:i/>
          <w:sz w:val="28"/>
          <w:szCs w:val="28"/>
          <w:lang w:val="en-US"/>
        </w:rPr>
        <w:t>i</w:t>
      </w:r>
      <w:r w:rsidR="00B94A52" w:rsidRPr="00303E6B">
        <w:rPr>
          <w:sz w:val="28"/>
          <w:szCs w:val="28"/>
        </w:rPr>
        <w:t xml:space="preserve">-й </w:t>
      </w:r>
      <w:r w:rsidRPr="00303E6B">
        <w:rPr>
          <w:sz w:val="28"/>
          <w:szCs w:val="28"/>
        </w:rPr>
        <w:t xml:space="preserve">формы </w:t>
      </w:r>
      <w:r w:rsidR="00064E2D" w:rsidRPr="00303E6B">
        <w:rPr>
          <w:sz w:val="28"/>
          <w:szCs w:val="28"/>
        </w:rPr>
        <w:t>по формулам (7.</w:t>
      </w:r>
      <w:r w:rsidR="00B94A52" w:rsidRPr="00B94A52">
        <w:rPr>
          <w:sz w:val="28"/>
          <w:szCs w:val="28"/>
        </w:rPr>
        <w:t>8</w:t>
      </w:r>
      <w:r w:rsidR="00064E2D" w:rsidRPr="00303E6B">
        <w:rPr>
          <w:sz w:val="28"/>
          <w:szCs w:val="28"/>
        </w:rPr>
        <w:t>) и (7.9) или</w:t>
      </w:r>
      <w:r w:rsidR="00990C6D" w:rsidRPr="00303E6B">
        <w:rPr>
          <w:sz w:val="28"/>
          <w:szCs w:val="28"/>
        </w:rPr>
        <w:t xml:space="preserve"> рисунку 7.</w:t>
      </w:r>
      <w:r w:rsidR="00AC58BD" w:rsidRPr="00303E6B">
        <w:rPr>
          <w:sz w:val="28"/>
          <w:szCs w:val="28"/>
        </w:rPr>
        <w:t>3.</w:t>
      </w:r>
    </w:p>
    <w:p w14:paraId="7E484182" w14:textId="77777777" w:rsidR="00771189" w:rsidRPr="00303E6B" w:rsidRDefault="00771189" w:rsidP="00932913">
      <w:pPr>
        <w:pStyle w:val="aff1"/>
        <w:ind w:firstLine="567"/>
        <w:jc w:val="both"/>
        <w:rPr>
          <w:sz w:val="28"/>
          <w:szCs w:val="28"/>
        </w:rPr>
      </w:pPr>
    </w:p>
    <w:p w14:paraId="350607CC" w14:textId="77777777" w:rsidR="009E76CF" w:rsidRPr="00303E6B" w:rsidRDefault="005E6F23" w:rsidP="004C43DC">
      <w:pPr>
        <w:pStyle w:val="aff1"/>
        <w:ind w:firstLine="567"/>
        <w:jc w:val="center"/>
        <w:rPr>
          <w:sz w:val="28"/>
          <w:szCs w:val="28"/>
        </w:rPr>
      </w:pPr>
      <w:r w:rsidRPr="00303E6B">
        <w:rPr>
          <w:noProof/>
          <w:sz w:val="28"/>
          <w:szCs w:val="28"/>
        </w:rPr>
        <w:drawing>
          <wp:inline distT="0" distB="0" distL="0" distR="0" wp14:anchorId="40A6AA19" wp14:editId="54D8486A">
            <wp:extent cx="3779520" cy="1524000"/>
            <wp:effectExtent l="0" t="0" r="0" b="0"/>
            <wp:docPr id="14" name="Рисунок 14" descr="d:\Users\KRACHU~1\AppData\Local\Temp\ns\A124.files\image01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d:\Users\KRACHU~1\AppData\Local\Temp\ns\A124.files\image013.jpg"/>
                    <pic:cNvPicPr>
                      <a:picLocks noChangeAspect="1" noChangeArrowheads="1"/>
                    </pic:cNvPicPr>
                  </pic:nvPicPr>
                  <pic:blipFill>
                    <a:blip r:embed="rId18" r:link="rId19" cstate="print">
                      <a:extLst>
                        <a:ext uri="{28A0092B-C50C-407E-A947-70E740481C1C}">
                          <a14:useLocalDpi xmlns:a14="http://schemas.microsoft.com/office/drawing/2010/main" val="0"/>
                        </a:ext>
                      </a:extLst>
                    </a:blip>
                    <a:srcRect/>
                    <a:stretch>
                      <a:fillRect/>
                    </a:stretch>
                  </pic:blipFill>
                  <pic:spPr bwMode="auto">
                    <a:xfrm>
                      <a:off x="0" y="0"/>
                      <a:ext cx="3779520" cy="1524000"/>
                    </a:xfrm>
                    <a:prstGeom prst="rect">
                      <a:avLst/>
                    </a:prstGeom>
                    <a:noFill/>
                    <a:ln>
                      <a:noFill/>
                    </a:ln>
                  </pic:spPr>
                </pic:pic>
              </a:graphicData>
            </a:graphic>
          </wp:inline>
        </w:drawing>
      </w:r>
    </w:p>
    <w:p w14:paraId="4365E26B" w14:textId="77777777" w:rsidR="009E76CF" w:rsidRPr="00303E6B" w:rsidRDefault="009E76CF" w:rsidP="00932913">
      <w:pPr>
        <w:pStyle w:val="aff1"/>
        <w:ind w:firstLine="567"/>
        <w:jc w:val="both"/>
        <w:rPr>
          <w:sz w:val="28"/>
          <w:szCs w:val="28"/>
        </w:rPr>
      </w:pPr>
    </w:p>
    <w:p w14:paraId="36ABFD63" w14:textId="77777777" w:rsidR="009E76CF" w:rsidRPr="002E5EB6" w:rsidRDefault="009E76CF" w:rsidP="00932913">
      <w:pPr>
        <w:pStyle w:val="aff1"/>
        <w:jc w:val="center"/>
        <w:rPr>
          <w:b/>
          <w:i/>
          <w:sz w:val="24"/>
          <w:szCs w:val="24"/>
        </w:rPr>
      </w:pPr>
      <w:r w:rsidRPr="002E5EB6">
        <w:rPr>
          <w:b/>
          <w:i/>
          <w:sz w:val="24"/>
          <w:szCs w:val="24"/>
        </w:rPr>
        <w:t>Рисунок 7.</w:t>
      </w:r>
      <w:r w:rsidR="00AC58BD" w:rsidRPr="002E5EB6">
        <w:rPr>
          <w:b/>
          <w:i/>
          <w:sz w:val="24"/>
          <w:szCs w:val="24"/>
        </w:rPr>
        <w:t>3</w:t>
      </w:r>
    </w:p>
    <w:p w14:paraId="7F24829F" w14:textId="77777777" w:rsidR="00B94A52" w:rsidRDefault="00B94A52" w:rsidP="00932913">
      <w:pPr>
        <w:pStyle w:val="aff1"/>
        <w:ind w:firstLine="567"/>
        <w:jc w:val="both"/>
        <w:rPr>
          <w:sz w:val="28"/>
          <w:szCs w:val="28"/>
        </w:rPr>
      </w:pPr>
    </w:p>
    <w:p w14:paraId="36B40ECA" w14:textId="77777777" w:rsidR="00C709BC" w:rsidRDefault="00990C6D" w:rsidP="00932913">
      <w:pPr>
        <w:pStyle w:val="aff1"/>
        <w:ind w:firstLine="567"/>
        <w:jc w:val="both"/>
        <w:rPr>
          <w:sz w:val="28"/>
          <w:szCs w:val="28"/>
        </w:rPr>
      </w:pPr>
      <w:r w:rsidRPr="00303E6B">
        <w:rPr>
          <w:sz w:val="28"/>
          <w:szCs w:val="28"/>
        </w:rPr>
        <w:t xml:space="preserve">Для грунтов категорий I и II по сейсмическим свойствам (кривая </w:t>
      </w:r>
      <w:r w:rsidRPr="00C709BC">
        <w:rPr>
          <w:i/>
          <w:sz w:val="28"/>
          <w:szCs w:val="28"/>
        </w:rPr>
        <w:t>1</w:t>
      </w:r>
      <w:r w:rsidRPr="00303E6B">
        <w:rPr>
          <w:sz w:val="28"/>
          <w:szCs w:val="28"/>
        </w:rPr>
        <w:t>)</w:t>
      </w:r>
      <w:r w:rsidR="00ED5658">
        <w:rPr>
          <w:sz w:val="28"/>
          <w:szCs w:val="28"/>
        </w:rPr>
        <w:t>:</w:t>
      </w:r>
    </w:p>
    <w:p w14:paraId="34A82D21" w14:textId="77777777" w:rsidR="00C709BC" w:rsidRDefault="00C709BC" w:rsidP="00932913">
      <w:pPr>
        <w:pStyle w:val="aff1"/>
        <w:ind w:firstLine="567"/>
        <w:jc w:val="both"/>
        <w:rPr>
          <w:sz w:val="28"/>
          <w:szCs w:val="28"/>
        </w:rPr>
      </w:pPr>
      <w:r>
        <w:rPr>
          <w:sz w:val="28"/>
          <w:szCs w:val="28"/>
        </w:rPr>
        <w:t>-</w:t>
      </w:r>
      <w:r w:rsidR="00990C6D" w:rsidRPr="00303E6B">
        <w:rPr>
          <w:sz w:val="28"/>
          <w:szCs w:val="28"/>
        </w:rPr>
        <w:t xml:space="preserve"> при</w:t>
      </w:r>
      <w:r>
        <w:rPr>
          <w:sz w:val="28"/>
          <w:szCs w:val="28"/>
        </w:rPr>
        <w:t xml:space="preserve"> </w:t>
      </w:r>
      <w:r w:rsidR="00990C6D" w:rsidRPr="00C709BC">
        <w:rPr>
          <w:i/>
          <w:sz w:val="28"/>
          <w:szCs w:val="28"/>
        </w:rPr>
        <w:t>Т</w:t>
      </w:r>
      <w:r w:rsidR="00990C6D" w:rsidRPr="00C709BC">
        <w:rPr>
          <w:i/>
          <w:sz w:val="28"/>
          <w:szCs w:val="28"/>
          <w:vertAlign w:val="subscript"/>
        </w:rPr>
        <w:t>i</w:t>
      </w:r>
      <w:r w:rsidR="00313D75">
        <w:rPr>
          <w:sz w:val="28"/>
          <w:szCs w:val="28"/>
        </w:rPr>
        <w:t xml:space="preserve"> ≤ 0,1 с</w:t>
      </w:r>
    </w:p>
    <w:tbl>
      <w:tblPr>
        <w:tblW w:w="0" w:type="auto"/>
        <w:tblLook w:val="04A0" w:firstRow="1" w:lastRow="0" w:firstColumn="1" w:lastColumn="0" w:noHBand="0" w:noVBand="1"/>
      </w:tblPr>
      <w:tblGrid>
        <w:gridCol w:w="8141"/>
        <w:gridCol w:w="1145"/>
      </w:tblGrid>
      <w:tr w:rsidR="00125B57" w:rsidRPr="00BD0B61" w14:paraId="6CD3F7D0" w14:textId="77777777" w:rsidTr="00786E5D">
        <w:tc>
          <w:tcPr>
            <w:tcW w:w="8141" w:type="dxa"/>
            <w:shd w:val="clear" w:color="auto" w:fill="auto"/>
          </w:tcPr>
          <w:p w14:paraId="32D82B59" w14:textId="77777777" w:rsidR="00125B57" w:rsidRPr="00303E6B" w:rsidRDefault="00125B57" w:rsidP="00932913">
            <w:pPr>
              <w:pStyle w:val="aff1"/>
              <w:jc w:val="center"/>
              <w:rPr>
                <w:sz w:val="28"/>
                <w:szCs w:val="28"/>
                <w:lang w:val="en-US"/>
              </w:rPr>
            </w:pPr>
            <w:r>
              <w:rPr>
                <w:sz w:val="28"/>
                <w:szCs w:val="28"/>
              </w:rPr>
              <w:t>β</w:t>
            </w:r>
            <w:r w:rsidRPr="00C709BC">
              <w:rPr>
                <w:i/>
                <w:sz w:val="28"/>
                <w:szCs w:val="28"/>
                <w:vertAlign w:val="superscript"/>
                <w:lang w:val="en-US"/>
              </w:rPr>
              <w:t>j</w:t>
            </w:r>
            <w:r>
              <w:rPr>
                <w:i/>
                <w:sz w:val="28"/>
                <w:szCs w:val="28"/>
                <w:vertAlign w:val="subscript"/>
                <w:lang w:val="en-US"/>
              </w:rPr>
              <w:t>i</w:t>
            </w:r>
            <w:r>
              <w:rPr>
                <w:sz w:val="28"/>
                <w:szCs w:val="28"/>
              </w:rPr>
              <w:t xml:space="preserve"> </w:t>
            </w:r>
            <w:r w:rsidRPr="00303E6B">
              <w:rPr>
                <w:sz w:val="28"/>
                <w:szCs w:val="28"/>
              </w:rPr>
              <w:t>= 1 + 15</w:t>
            </w:r>
            <w:r w:rsidRPr="00C709BC">
              <w:rPr>
                <w:i/>
                <w:sz w:val="28"/>
                <w:szCs w:val="28"/>
              </w:rPr>
              <w:t xml:space="preserve"> Т</w:t>
            </w:r>
            <w:r w:rsidRPr="00C709BC">
              <w:rPr>
                <w:i/>
                <w:sz w:val="28"/>
                <w:szCs w:val="28"/>
                <w:vertAlign w:val="subscript"/>
              </w:rPr>
              <w:t>i</w:t>
            </w:r>
            <w:r w:rsidRPr="00303E6B">
              <w:rPr>
                <w:sz w:val="28"/>
                <w:szCs w:val="28"/>
              </w:rPr>
              <w:t>;</w:t>
            </w:r>
          </w:p>
        </w:tc>
        <w:tc>
          <w:tcPr>
            <w:tcW w:w="1145" w:type="dxa"/>
            <w:shd w:val="clear" w:color="auto" w:fill="auto"/>
          </w:tcPr>
          <w:p w14:paraId="2A03BF70" w14:textId="77777777" w:rsidR="00125B57" w:rsidRPr="00BD0B61" w:rsidRDefault="00125B57" w:rsidP="00932913">
            <w:pPr>
              <w:pStyle w:val="aff1"/>
              <w:jc w:val="right"/>
              <w:rPr>
                <w:sz w:val="28"/>
                <w:szCs w:val="28"/>
              </w:rPr>
            </w:pPr>
            <w:r w:rsidRPr="00BD0B61">
              <w:rPr>
                <w:sz w:val="28"/>
                <w:szCs w:val="28"/>
              </w:rPr>
              <w:t>(7.</w:t>
            </w:r>
            <w:r>
              <w:rPr>
                <w:sz w:val="28"/>
                <w:szCs w:val="28"/>
              </w:rPr>
              <w:t>10</w:t>
            </w:r>
            <w:r w:rsidRPr="00BD0B61">
              <w:rPr>
                <w:sz w:val="28"/>
                <w:szCs w:val="28"/>
              </w:rPr>
              <w:t>)</w:t>
            </w:r>
          </w:p>
        </w:tc>
      </w:tr>
    </w:tbl>
    <w:p w14:paraId="1AD6D562" w14:textId="77777777" w:rsidR="00C709BC" w:rsidRDefault="00C709BC" w:rsidP="00932913">
      <w:pPr>
        <w:pStyle w:val="aff1"/>
        <w:ind w:firstLine="567"/>
        <w:jc w:val="both"/>
        <w:rPr>
          <w:sz w:val="28"/>
          <w:szCs w:val="28"/>
        </w:rPr>
      </w:pPr>
      <w:r>
        <w:rPr>
          <w:sz w:val="28"/>
          <w:szCs w:val="28"/>
        </w:rPr>
        <w:t xml:space="preserve">- при </w:t>
      </w:r>
      <w:r w:rsidR="00990C6D" w:rsidRPr="00303E6B">
        <w:rPr>
          <w:sz w:val="28"/>
          <w:szCs w:val="28"/>
        </w:rPr>
        <w:t xml:space="preserve">0,1 с &lt; </w:t>
      </w:r>
      <w:r w:rsidRPr="00C709BC">
        <w:rPr>
          <w:i/>
          <w:sz w:val="28"/>
          <w:szCs w:val="28"/>
        </w:rPr>
        <w:t>Т</w:t>
      </w:r>
      <w:r w:rsidRPr="00C709BC">
        <w:rPr>
          <w:i/>
          <w:sz w:val="28"/>
          <w:szCs w:val="28"/>
          <w:vertAlign w:val="subscript"/>
        </w:rPr>
        <w:t>i</w:t>
      </w:r>
      <w:r w:rsidR="00990C6D" w:rsidRPr="00303E6B">
        <w:rPr>
          <w:sz w:val="28"/>
          <w:szCs w:val="28"/>
        </w:rPr>
        <w:t xml:space="preserve"> &lt; 0,4 с</w:t>
      </w:r>
    </w:p>
    <w:tbl>
      <w:tblPr>
        <w:tblW w:w="0" w:type="auto"/>
        <w:tblLook w:val="04A0" w:firstRow="1" w:lastRow="0" w:firstColumn="1" w:lastColumn="0" w:noHBand="0" w:noVBand="1"/>
      </w:tblPr>
      <w:tblGrid>
        <w:gridCol w:w="8141"/>
        <w:gridCol w:w="1145"/>
      </w:tblGrid>
      <w:tr w:rsidR="00125B57" w:rsidRPr="00BD0B61" w14:paraId="15529848" w14:textId="77777777" w:rsidTr="00786E5D">
        <w:tc>
          <w:tcPr>
            <w:tcW w:w="8141" w:type="dxa"/>
            <w:shd w:val="clear" w:color="auto" w:fill="auto"/>
          </w:tcPr>
          <w:p w14:paraId="3EC4DCF4" w14:textId="77777777" w:rsidR="00125B57" w:rsidRPr="00303E6B" w:rsidRDefault="00125B57" w:rsidP="00932913">
            <w:pPr>
              <w:pStyle w:val="aff1"/>
              <w:jc w:val="center"/>
              <w:rPr>
                <w:sz w:val="28"/>
                <w:szCs w:val="28"/>
                <w:lang w:val="en-US"/>
              </w:rPr>
            </w:pPr>
            <w:r>
              <w:rPr>
                <w:sz w:val="28"/>
                <w:szCs w:val="28"/>
              </w:rPr>
              <w:t>β</w:t>
            </w:r>
            <w:r w:rsidRPr="00C709BC">
              <w:rPr>
                <w:i/>
                <w:sz w:val="28"/>
                <w:szCs w:val="28"/>
                <w:vertAlign w:val="superscript"/>
                <w:lang w:val="en-US"/>
              </w:rPr>
              <w:t>j</w:t>
            </w:r>
            <w:r>
              <w:rPr>
                <w:i/>
                <w:sz w:val="28"/>
                <w:szCs w:val="28"/>
                <w:vertAlign w:val="subscript"/>
                <w:lang w:val="en-US"/>
              </w:rPr>
              <w:t>i</w:t>
            </w:r>
            <w:r>
              <w:rPr>
                <w:sz w:val="28"/>
                <w:szCs w:val="28"/>
              </w:rPr>
              <w:t xml:space="preserve"> </w:t>
            </w:r>
            <w:r w:rsidRPr="00303E6B">
              <w:rPr>
                <w:sz w:val="28"/>
                <w:szCs w:val="28"/>
              </w:rPr>
              <w:t>= 2,5;</w:t>
            </w:r>
          </w:p>
        </w:tc>
        <w:tc>
          <w:tcPr>
            <w:tcW w:w="1145" w:type="dxa"/>
            <w:shd w:val="clear" w:color="auto" w:fill="auto"/>
          </w:tcPr>
          <w:p w14:paraId="215D5A01" w14:textId="77777777" w:rsidR="00125B57" w:rsidRPr="00BD0B61" w:rsidRDefault="00125B57" w:rsidP="00932913">
            <w:pPr>
              <w:pStyle w:val="aff1"/>
              <w:jc w:val="right"/>
              <w:rPr>
                <w:sz w:val="28"/>
                <w:szCs w:val="28"/>
              </w:rPr>
            </w:pPr>
            <w:r w:rsidRPr="00BD0B61">
              <w:rPr>
                <w:sz w:val="28"/>
                <w:szCs w:val="28"/>
              </w:rPr>
              <w:t>(7.</w:t>
            </w:r>
            <w:r>
              <w:rPr>
                <w:sz w:val="28"/>
                <w:szCs w:val="28"/>
              </w:rPr>
              <w:t>11</w:t>
            </w:r>
            <w:r w:rsidRPr="00BD0B61">
              <w:rPr>
                <w:sz w:val="28"/>
                <w:szCs w:val="28"/>
              </w:rPr>
              <w:t>)</w:t>
            </w:r>
          </w:p>
        </w:tc>
      </w:tr>
    </w:tbl>
    <w:p w14:paraId="1CA8B350" w14:textId="77777777" w:rsidR="00313D75" w:rsidRDefault="00ED5658" w:rsidP="00932913">
      <w:pPr>
        <w:pStyle w:val="aff1"/>
        <w:ind w:firstLine="567"/>
        <w:jc w:val="both"/>
        <w:rPr>
          <w:sz w:val="28"/>
          <w:szCs w:val="28"/>
        </w:rPr>
      </w:pPr>
      <w:r>
        <w:rPr>
          <w:sz w:val="28"/>
          <w:szCs w:val="28"/>
        </w:rPr>
        <w:t xml:space="preserve">- при </w:t>
      </w:r>
      <w:r w:rsidRPr="00C709BC">
        <w:rPr>
          <w:i/>
          <w:sz w:val="28"/>
          <w:szCs w:val="28"/>
        </w:rPr>
        <w:t>Т</w:t>
      </w:r>
      <w:r w:rsidRPr="00C709BC">
        <w:rPr>
          <w:i/>
          <w:sz w:val="28"/>
          <w:szCs w:val="28"/>
          <w:vertAlign w:val="subscript"/>
        </w:rPr>
        <w:t>i</w:t>
      </w:r>
      <w:r w:rsidRPr="00303E6B">
        <w:rPr>
          <w:sz w:val="28"/>
          <w:szCs w:val="28"/>
        </w:rPr>
        <w:t xml:space="preserve"> ≥ 0,4 с</w:t>
      </w:r>
    </w:p>
    <w:tbl>
      <w:tblPr>
        <w:tblW w:w="0" w:type="auto"/>
        <w:tblLook w:val="04A0" w:firstRow="1" w:lastRow="0" w:firstColumn="1" w:lastColumn="0" w:noHBand="0" w:noVBand="1"/>
      </w:tblPr>
      <w:tblGrid>
        <w:gridCol w:w="8141"/>
        <w:gridCol w:w="1145"/>
      </w:tblGrid>
      <w:tr w:rsidR="00ED5658" w:rsidRPr="00BD0B61" w14:paraId="19A7A17B" w14:textId="77777777" w:rsidTr="00786E5D">
        <w:tc>
          <w:tcPr>
            <w:tcW w:w="8141" w:type="dxa"/>
            <w:shd w:val="clear" w:color="auto" w:fill="auto"/>
          </w:tcPr>
          <w:p w14:paraId="0EF3BD89" w14:textId="77777777" w:rsidR="00ED5658" w:rsidRPr="00303E6B" w:rsidRDefault="00ED5658" w:rsidP="00932913">
            <w:pPr>
              <w:pStyle w:val="aff1"/>
              <w:jc w:val="center"/>
              <w:rPr>
                <w:sz w:val="28"/>
                <w:szCs w:val="28"/>
                <w:lang w:val="en-US"/>
              </w:rPr>
            </w:pPr>
            <w:r>
              <w:rPr>
                <w:sz w:val="28"/>
                <w:szCs w:val="28"/>
              </w:rPr>
              <w:t>β</w:t>
            </w:r>
            <w:r w:rsidRPr="00C709BC">
              <w:rPr>
                <w:i/>
                <w:sz w:val="28"/>
                <w:szCs w:val="28"/>
                <w:vertAlign w:val="superscript"/>
                <w:lang w:val="en-US"/>
              </w:rPr>
              <w:t>j</w:t>
            </w:r>
            <w:r>
              <w:rPr>
                <w:i/>
                <w:sz w:val="28"/>
                <w:szCs w:val="28"/>
                <w:vertAlign w:val="subscript"/>
                <w:lang w:val="en-US"/>
              </w:rPr>
              <w:t>i</w:t>
            </w:r>
            <w:r>
              <w:rPr>
                <w:sz w:val="28"/>
                <w:szCs w:val="28"/>
              </w:rPr>
              <w:t xml:space="preserve"> </w:t>
            </w:r>
            <w:r w:rsidRPr="00303E6B">
              <w:rPr>
                <w:sz w:val="28"/>
                <w:szCs w:val="28"/>
              </w:rPr>
              <w:t>= 2,5</w:t>
            </w:r>
            <w:r>
              <w:rPr>
                <w:sz w:val="28"/>
                <w:szCs w:val="28"/>
              </w:rPr>
              <w:t xml:space="preserve"> (0,4 / </w:t>
            </w:r>
            <w:r w:rsidRPr="00C709BC">
              <w:rPr>
                <w:i/>
                <w:sz w:val="28"/>
                <w:szCs w:val="28"/>
              </w:rPr>
              <w:t>Т</w:t>
            </w:r>
            <w:r w:rsidRPr="00C709BC">
              <w:rPr>
                <w:i/>
                <w:sz w:val="28"/>
                <w:szCs w:val="28"/>
                <w:vertAlign w:val="subscript"/>
              </w:rPr>
              <w:t>i</w:t>
            </w:r>
            <w:r>
              <w:rPr>
                <w:sz w:val="28"/>
                <w:szCs w:val="28"/>
              </w:rPr>
              <w:t>)</w:t>
            </w:r>
            <w:r w:rsidRPr="00ED5658">
              <w:rPr>
                <w:sz w:val="28"/>
                <w:szCs w:val="28"/>
                <w:vertAlign w:val="superscript"/>
              </w:rPr>
              <w:t>0,5</w:t>
            </w:r>
            <w:r>
              <w:rPr>
                <w:sz w:val="28"/>
                <w:szCs w:val="28"/>
              </w:rPr>
              <w:t>.</w:t>
            </w:r>
          </w:p>
        </w:tc>
        <w:tc>
          <w:tcPr>
            <w:tcW w:w="1145" w:type="dxa"/>
            <w:shd w:val="clear" w:color="auto" w:fill="auto"/>
          </w:tcPr>
          <w:p w14:paraId="37BAF076" w14:textId="77777777" w:rsidR="00ED5658" w:rsidRPr="00BD0B61" w:rsidRDefault="00ED5658" w:rsidP="00932913">
            <w:pPr>
              <w:pStyle w:val="aff1"/>
              <w:jc w:val="right"/>
              <w:rPr>
                <w:sz w:val="28"/>
                <w:szCs w:val="28"/>
              </w:rPr>
            </w:pPr>
            <w:r w:rsidRPr="00BD0B61">
              <w:rPr>
                <w:sz w:val="28"/>
                <w:szCs w:val="28"/>
              </w:rPr>
              <w:t>(7.</w:t>
            </w:r>
            <w:r>
              <w:rPr>
                <w:sz w:val="28"/>
                <w:szCs w:val="28"/>
              </w:rPr>
              <w:t>12</w:t>
            </w:r>
            <w:r w:rsidRPr="00BD0B61">
              <w:rPr>
                <w:sz w:val="28"/>
                <w:szCs w:val="28"/>
              </w:rPr>
              <w:t>)</w:t>
            </w:r>
          </w:p>
        </w:tc>
      </w:tr>
    </w:tbl>
    <w:p w14:paraId="4EEAB184" w14:textId="77777777" w:rsidR="00990C6D" w:rsidRPr="00303E6B" w:rsidRDefault="00990C6D" w:rsidP="00932913">
      <w:pPr>
        <w:pStyle w:val="aff1"/>
        <w:ind w:firstLine="567"/>
        <w:jc w:val="both"/>
        <w:rPr>
          <w:sz w:val="28"/>
          <w:szCs w:val="28"/>
        </w:rPr>
      </w:pPr>
      <w:r w:rsidRPr="00303E6B">
        <w:rPr>
          <w:sz w:val="28"/>
          <w:szCs w:val="28"/>
        </w:rPr>
        <w:t xml:space="preserve">Для грунтов категории III по сейсмическим свойствам (кривая </w:t>
      </w:r>
      <w:r w:rsidRPr="00ED5658">
        <w:rPr>
          <w:i/>
          <w:sz w:val="28"/>
          <w:szCs w:val="28"/>
        </w:rPr>
        <w:t>2</w:t>
      </w:r>
      <w:r w:rsidRPr="00303E6B">
        <w:rPr>
          <w:sz w:val="28"/>
          <w:szCs w:val="28"/>
        </w:rPr>
        <w:t>)</w:t>
      </w:r>
      <w:r w:rsidR="00ED5658">
        <w:rPr>
          <w:sz w:val="28"/>
          <w:szCs w:val="28"/>
        </w:rPr>
        <w:t>:</w:t>
      </w:r>
    </w:p>
    <w:p w14:paraId="1CA8F9E2" w14:textId="77777777" w:rsidR="00ED5658" w:rsidRDefault="00ED5658" w:rsidP="00932913">
      <w:pPr>
        <w:pStyle w:val="aff1"/>
        <w:ind w:firstLine="567"/>
        <w:jc w:val="both"/>
        <w:rPr>
          <w:sz w:val="28"/>
          <w:szCs w:val="28"/>
        </w:rPr>
      </w:pPr>
      <w:r>
        <w:rPr>
          <w:sz w:val="28"/>
          <w:szCs w:val="28"/>
        </w:rPr>
        <w:t>-</w:t>
      </w:r>
      <w:r w:rsidRPr="00303E6B">
        <w:rPr>
          <w:sz w:val="28"/>
          <w:szCs w:val="28"/>
        </w:rPr>
        <w:t xml:space="preserve"> при</w:t>
      </w:r>
      <w:r>
        <w:rPr>
          <w:sz w:val="28"/>
          <w:szCs w:val="28"/>
        </w:rPr>
        <w:t xml:space="preserve"> </w:t>
      </w:r>
      <w:r w:rsidRPr="00C709BC">
        <w:rPr>
          <w:i/>
          <w:sz w:val="28"/>
          <w:szCs w:val="28"/>
        </w:rPr>
        <w:t>Т</w:t>
      </w:r>
      <w:r w:rsidRPr="00C709BC">
        <w:rPr>
          <w:i/>
          <w:sz w:val="28"/>
          <w:szCs w:val="28"/>
          <w:vertAlign w:val="subscript"/>
        </w:rPr>
        <w:t>i</w:t>
      </w:r>
      <w:r>
        <w:rPr>
          <w:sz w:val="28"/>
          <w:szCs w:val="28"/>
        </w:rPr>
        <w:t xml:space="preserve"> ≤ 0,1 с</w:t>
      </w:r>
    </w:p>
    <w:tbl>
      <w:tblPr>
        <w:tblW w:w="0" w:type="auto"/>
        <w:tblLook w:val="04A0" w:firstRow="1" w:lastRow="0" w:firstColumn="1" w:lastColumn="0" w:noHBand="0" w:noVBand="1"/>
      </w:tblPr>
      <w:tblGrid>
        <w:gridCol w:w="8141"/>
        <w:gridCol w:w="1145"/>
      </w:tblGrid>
      <w:tr w:rsidR="00ED5658" w:rsidRPr="00BD0B61" w14:paraId="1D77DB94" w14:textId="77777777" w:rsidTr="00786E5D">
        <w:tc>
          <w:tcPr>
            <w:tcW w:w="8141" w:type="dxa"/>
            <w:shd w:val="clear" w:color="auto" w:fill="auto"/>
          </w:tcPr>
          <w:p w14:paraId="19872048" w14:textId="77777777" w:rsidR="00ED5658" w:rsidRPr="00303E6B" w:rsidRDefault="00ED5658" w:rsidP="00932913">
            <w:pPr>
              <w:pStyle w:val="aff1"/>
              <w:jc w:val="center"/>
              <w:rPr>
                <w:sz w:val="28"/>
                <w:szCs w:val="28"/>
                <w:lang w:val="en-US"/>
              </w:rPr>
            </w:pPr>
            <w:r>
              <w:rPr>
                <w:sz w:val="28"/>
                <w:szCs w:val="28"/>
              </w:rPr>
              <w:t>β</w:t>
            </w:r>
            <w:r w:rsidRPr="00C709BC">
              <w:rPr>
                <w:i/>
                <w:sz w:val="28"/>
                <w:szCs w:val="28"/>
                <w:vertAlign w:val="superscript"/>
                <w:lang w:val="en-US"/>
              </w:rPr>
              <w:t>j</w:t>
            </w:r>
            <w:r>
              <w:rPr>
                <w:i/>
                <w:sz w:val="28"/>
                <w:szCs w:val="28"/>
                <w:vertAlign w:val="subscript"/>
                <w:lang w:val="en-US"/>
              </w:rPr>
              <w:t>i</w:t>
            </w:r>
            <w:r>
              <w:rPr>
                <w:sz w:val="28"/>
                <w:szCs w:val="28"/>
              </w:rPr>
              <w:t xml:space="preserve"> </w:t>
            </w:r>
            <w:r w:rsidRPr="00303E6B">
              <w:rPr>
                <w:sz w:val="28"/>
                <w:szCs w:val="28"/>
              </w:rPr>
              <w:t>= 1 + 15</w:t>
            </w:r>
            <w:r w:rsidRPr="00C709BC">
              <w:rPr>
                <w:i/>
                <w:sz w:val="28"/>
                <w:szCs w:val="28"/>
              </w:rPr>
              <w:t xml:space="preserve"> Т</w:t>
            </w:r>
            <w:r w:rsidRPr="00C709BC">
              <w:rPr>
                <w:i/>
                <w:sz w:val="28"/>
                <w:szCs w:val="28"/>
                <w:vertAlign w:val="subscript"/>
              </w:rPr>
              <w:t>i</w:t>
            </w:r>
            <w:r w:rsidRPr="00303E6B">
              <w:rPr>
                <w:sz w:val="28"/>
                <w:szCs w:val="28"/>
              </w:rPr>
              <w:t>;</w:t>
            </w:r>
          </w:p>
        </w:tc>
        <w:tc>
          <w:tcPr>
            <w:tcW w:w="1145" w:type="dxa"/>
            <w:shd w:val="clear" w:color="auto" w:fill="auto"/>
          </w:tcPr>
          <w:p w14:paraId="6FEE2113" w14:textId="77777777" w:rsidR="00ED5658" w:rsidRPr="00BD0B61" w:rsidRDefault="00ED5658" w:rsidP="00932913">
            <w:pPr>
              <w:pStyle w:val="aff1"/>
              <w:jc w:val="right"/>
              <w:rPr>
                <w:sz w:val="28"/>
                <w:szCs w:val="28"/>
              </w:rPr>
            </w:pPr>
            <w:r w:rsidRPr="00BD0B61">
              <w:rPr>
                <w:sz w:val="28"/>
                <w:szCs w:val="28"/>
              </w:rPr>
              <w:t>(7.</w:t>
            </w:r>
            <w:r>
              <w:rPr>
                <w:sz w:val="28"/>
                <w:szCs w:val="28"/>
              </w:rPr>
              <w:t>1</w:t>
            </w:r>
            <w:r w:rsidR="002E78E6">
              <w:rPr>
                <w:sz w:val="28"/>
                <w:szCs w:val="28"/>
              </w:rPr>
              <w:t>3</w:t>
            </w:r>
            <w:r w:rsidRPr="00BD0B61">
              <w:rPr>
                <w:sz w:val="28"/>
                <w:szCs w:val="28"/>
              </w:rPr>
              <w:t>)</w:t>
            </w:r>
          </w:p>
        </w:tc>
      </w:tr>
    </w:tbl>
    <w:p w14:paraId="1A2F720B" w14:textId="77777777" w:rsidR="00ED5658" w:rsidRDefault="00ED5658" w:rsidP="00932913">
      <w:pPr>
        <w:pStyle w:val="aff1"/>
        <w:ind w:firstLine="567"/>
        <w:jc w:val="both"/>
        <w:rPr>
          <w:sz w:val="28"/>
          <w:szCs w:val="28"/>
        </w:rPr>
      </w:pPr>
      <w:r>
        <w:rPr>
          <w:sz w:val="28"/>
          <w:szCs w:val="28"/>
        </w:rPr>
        <w:t xml:space="preserve">- при </w:t>
      </w:r>
      <w:r w:rsidRPr="00303E6B">
        <w:rPr>
          <w:sz w:val="28"/>
          <w:szCs w:val="28"/>
        </w:rPr>
        <w:t xml:space="preserve">0,1 с &lt; </w:t>
      </w:r>
      <w:r w:rsidRPr="00C709BC">
        <w:rPr>
          <w:i/>
          <w:sz w:val="28"/>
          <w:szCs w:val="28"/>
        </w:rPr>
        <w:t>Т</w:t>
      </w:r>
      <w:r w:rsidRPr="00C709BC">
        <w:rPr>
          <w:i/>
          <w:sz w:val="28"/>
          <w:szCs w:val="28"/>
          <w:vertAlign w:val="subscript"/>
        </w:rPr>
        <w:t>i</w:t>
      </w:r>
      <w:r w:rsidRPr="00303E6B">
        <w:rPr>
          <w:sz w:val="28"/>
          <w:szCs w:val="28"/>
        </w:rPr>
        <w:t xml:space="preserve"> &lt; 0,</w:t>
      </w:r>
      <w:r w:rsidR="002E78E6">
        <w:rPr>
          <w:sz w:val="28"/>
          <w:szCs w:val="28"/>
        </w:rPr>
        <w:t>8</w:t>
      </w:r>
      <w:r w:rsidRPr="00303E6B">
        <w:rPr>
          <w:sz w:val="28"/>
          <w:szCs w:val="28"/>
        </w:rPr>
        <w:t xml:space="preserve"> с</w:t>
      </w:r>
    </w:p>
    <w:tbl>
      <w:tblPr>
        <w:tblW w:w="0" w:type="auto"/>
        <w:tblLook w:val="04A0" w:firstRow="1" w:lastRow="0" w:firstColumn="1" w:lastColumn="0" w:noHBand="0" w:noVBand="1"/>
      </w:tblPr>
      <w:tblGrid>
        <w:gridCol w:w="8141"/>
        <w:gridCol w:w="1145"/>
      </w:tblGrid>
      <w:tr w:rsidR="00ED5658" w:rsidRPr="00BD0B61" w14:paraId="230C61AE" w14:textId="77777777" w:rsidTr="00786E5D">
        <w:tc>
          <w:tcPr>
            <w:tcW w:w="8141" w:type="dxa"/>
            <w:shd w:val="clear" w:color="auto" w:fill="auto"/>
          </w:tcPr>
          <w:p w14:paraId="2936C918" w14:textId="77777777" w:rsidR="00ED5658" w:rsidRPr="00303E6B" w:rsidRDefault="00ED5658" w:rsidP="00932913">
            <w:pPr>
              <w:pStyle w:val="aff1"/>
              <w:jc w:val="center"/>
              <w:rPr>
                <w:sz w:val="28"/>
                <w:szCs w:val="28"/>
                <w:lang w:val="en-US"/>
              </w:rPr>
            </w:pPr>
            <w:r>
              <w:rPr>
                <w:sz w:val="28"/>
                <w:szCs w:val="28"/>
              </w:rPr>
              <w:lastRenderedPageBreak/>
              <w:t>β</w:t>
            </w:r>
            <w:r w:rsidRPr="00C709BC">
              <w:rPr>
                <w:i/>
                <w:sz w:val="28"/>
                <w:szCs w:val="28"/>
                <w:vertAlign w:val="superscript"/>
                <w:lang w:val="en-US"/>
              </w:rPr>
              <w:t>j</w:t>
            </w:r>
            <w:r>
              <w:rPr>
                <w:i/>
                <w:sz w:val="28"/>
                <w:szCs w:val="28"/>
                <w:vertAlign w:val="subscript"/>
                <w:lang w:val="en-US"/>
              </w:rPr>
              <w:t>i</w:t>
            </w:r>
            <w:r>
              <w:rPr>
                <w:sz w:val="28"/>
                <w:szCs w:val="28"/>
              </w:rPr>
              <w:t xml:space="preserve"> </w:t>
            </w:r>
            <w:r w:rsidRPr="00303E6B">
              <w:rPr>
                <w:sz w:val="28"/>
                <w:szCs w:val="28"/>
              </w:rPr>
              <w:t>= 2,5;</w:t>
            </w:r>
          </w:p>
        </w:tc>
        <w:tc>
          <w:tcPr>
            <w:tcW w:w="1145" w:type="dxa"/>
            <w:shd w:val="clear" w:color="auto" w:fill="auto"/>
          </w:tcPr>
          <w:p w14:paraId="35CD60EE" w14:textId="77777777" w:rsidR="00ED5658" w:rsidRPr="00BD0B61" w:rsidRDefault="00ED5658" w:rsidP="00932913">
            <w:pPr>
              <w:pStyle w:val="aff1"/>
              <w:jc w:val="right"/>
              <w:rPr>
                <w:sz w:val="28"/>
                <w:szCs w:val="28"/>
              </w:rPr>
            </w:pPr>
            <w:r w:rsidRPr="00BD0B61">
              <w:rPr>
                <w:sz w:val="28"/>
                <w:szCs w:val="28"/>
              </w:rPr>
              <w:t>(7.</w:t>
            </w:r>
            <w:r>
              <w:rPr>
                <w:sz w:val="28"/>
                <w:szCs w:val="28"/>
              </w:rPr>
              <w:t>1</w:t>
            </w:r>
            <w:r w:rsidR="002E78E6">
              <w:rPr>
                <w:sz w:val="28"/>
                <w:szCs w:val="28"/>
              </w:rPr>
              <w:t>4</w:t>
            </w:r>
            <w:r w:rsidRPr="00BD0B61">
              <w:rPr>
                <w:sz w:val="28"/>
                <w:szCs w:val="28"/>
              </w:rPr>
              <w:t>)</w:t>
            </w:r>
          </w:p>
        </w:tc>
      </w:tr>
    </w:tbl>
    <w:p w14:paraId="2D0C142C" w14:textId="77777777" w:rsidR="00ED5658" w:rsidRDefault="00ED5658" w:rsidP="00932913">
      <w:pPr>
        <w:pStyle w:val="aff1"/>
        <w:ind w:firstLine="567"/>
        <w:jc w:val="both"/>
        <w:rPr>
          <w:sz w:val="28"/>
          <w:szCs w:val="28"/>
        </w:rPr>
      </w:pPr>
      <w:r>
        <w:rPr>
          <w:sz w:val="28"/>
          <w:szCs w:val="28"/>
        </w:rPr>
        <w:t xml:space="preserve">- при </w:t>
      </w:r>
      <w:r w:rsidRPr="00C709BC">
        <w:rPr>
          <w:i/>
          <w:sz w:val="28"/>
          <w:szCs w:val="28"/>
        </w:rPr>
        <w:t>Т</w:t>
      </w:r>
      <w:r w:rsidRPr="00C709BC">
        <w:rPr>
          <w:i/>
          <w:sz w:val="28"/>
          <w:szCs w:val="28"/>
          <w:vertAlign w:val="subscript"/>
        </w:rPr>
        <w:t>i</w:t>
      </w:r>
      <w:r w:rsidRPr="00303E6B">
        <w:rPr>
          <w:sz w:val="28"/>
          <w:szCs w:val="28"/>
        </w:rPr>
        <w:t xml:space="preserve"> ≥ 0,</w:t>
      </w:r>
      <w:r w:rsidR="002E78E6">
        <w:rPr>
          <w:sz w:val="28"/>
          <w:szCs w:val="28"/>
        </w:rPr>
        <w:t>8</w:t>
      </w:r>
      <w:r w:rsidRPr="00303E6B">
        <w:rPr>
          <w:sz w:val="28"/>
          <w:szCs w:val="28"/>
        </w:rPr>
        <w:t xml:space="preserve"> с</w:t>
      </w:r>
    </w:p>
    <w:tbl>
      <w:tblPr>
        <w:tblW w:w="0" w:type="auto"/>
        <w:tblLook w:val="04A0" w:firstRow="1" w:lastRow="0" w:firstColumn="1" w:lastColumn="0" w:noHBand="0" w:noVBand="1"/>
      </w:tblPr>
      <w:tblGrid>
        <w:gridCol w:w="8141"/>
        <w:gridCol w:w="1145"/>
      </w:tblGrid>
      <w:tr w:rsidR="00ED5658" w:rsidRPr="00BD0B61" w14:paraId="39EFBAA6" w14:textId="77777777" w:rsidTr="00786E5D">
        <w:tc>
          <w:tcPr>
            <w:tcW w:w="8141" w:type="dxa"/>
            <w:shd w:val="clear" w:color="auto" w:fill="auto"/>
          </w:tcPr>
          <w:p w14:paraId="436EAC28" w14:textId="77777777" w:rsidR="00ED5658" w:rsidRPr="00303E6B" w:rsidRDefault="00ED5658" w:rsidP="00932913">
            <w:pPr>
              <w:pStyle w:val="aff1"/>
              <w:jc w:val="center"/>
              <w:rPr>
                <w:sz w:val="28"/>
                <w:szCs w:val="28"/>
                <w:lang w:val="en-US"/>
              </w:rPr>
            </w:pPr>
            <w:r>
              <w:rPr>
                <w:sz w:val="28"/>
                <w:szCs w:val="28"/>
              </w:rPr>
              <w:t>β</w:t>
            </w:r>
            <w:r w:rsidRPr="00C709BC">
              <w:rPr>
                <w:i/>
                <w:sz w:val="28"/>
                <w:szCs w:val="28"/>
                <w:vertAlign w:val="superscript"/>
                <w:lang w:val="en-US"/>
              </w:rPr>
              <w:t>j</w:t>
            </w:r>
            <w:r>
              <w:rPr>
                <w:i/>
                <w:sz w:val="28"/>
                <w:szCs w:val="28"/>
                <w:vertAlign w:val="subscript"/>
                <w:lang w:val="en-US"/>
              </w:rPr>
              <w:t>i</w:t>
            </w:r>
            <w:r>
              <w:rPr>
                <w:sz w:val="28"/>
                <w:szCs w:val="28"/>
              </w:rPr>
              <w:t xml:space="preserve"> </w:t>
            </w:r>
            <w:r w:rsidRPr="00303E6B">
              <w:rPr>
                <w:sz w:val="28"/>
                <w:szCs w:val="28"/>
              </w:rPr>
              <w:t>= 2,5</w:t>
            </w:r>
            <w:r>
              <w:rPr>
                <w:sz w:val="28"/>
                <w:szCs w:val="28"/>
              </w:rPr>
              <w:t xml:space="preserve"> (0,</w:t>
            </w:r>
            <w:r w:rsidR="002E78E6">
              <w:rPr>
                <w:sz w:val="28"/>
                <w:szCs w:val="28"/>
              </w:rPr>
              <w:t>8</w:t>
            </w:r>
            <w:r>
              <w:rPr>
                <w:sz w:val="28"/>
                <w:szCs w:val="28"/>
              </w:rPr>
              <w:t xml:space="preserve"> / </w:t>
            </w:r>
            <w:r w:rsidRPr="00C709BC">
              <w:rPr>
                <w:i/>
                <w:sz w:val="28"/>
                <w:szCs w:val="28"/>
              </w:rPr>
              <w:t>Т</w:t>
            </w:r>
            <w:r w:rsidRPr="00C709BC">
              <w:rPr>
                <w:i/>
                <w:sz w:val="28"/>
                <w:szCs w:val="28"/>
                <w:vertAlign w:val="subscript"/>
              </w:rPr>
              <w:t>i</w:t>
            </w:r>
            <w:r>
              <w:rPr>
                <w:sz w:val="28"/>
                <w:szCs w:val="28"/>
              </w:rPr>
              <w:t>)</w:t>
            </w:r>
            <w:r w:rsidRPr="00ED5658">
              <w:rPr>
                <w:sz w:val="28"/>
                <w:szCs w:val="28"/>
                <w:vertAlign w:val="superscript"/>
              </w:rPr>
              <w:t>0,5</w:t>
            </w:r>
            <w:r>
              <w:rPr>
                <w:sz w:val="28"/>
                <w:szCs w:val="28"/>
              </w:rPr>
              <w:t>.</w:t>
            </w:r>
          </w:p>
        </w:tc>
        <w:tc>
          <w:tcPr>
            <w:tcW w:w="1145" w:type="dxa"/>
            <w:shd w:val="clear" w:color="auto" w:fill="auto"/>
          </w:tcPr>
          <w:p w14:paraId="07CF6203" w14:textId="77777777" w:rsidR="00ED5658" w:rsidRPr="00BD0B61" w:rsidRDefault="00ED5658" w:rsidP="00932913">
            <w:pPr>
              <w:pStyle w:val="aff1"/>
              <w:jc w:val="right"/>
              <w:rPr>
                <w:sz w:val="28"/>
                <w:szCs w:val="28"/>
              </w:rPr>
            </w:pPr>
            <w:r w:rsidRPr="00BD0B61">
              <w:rPr>
                <w:sz w:val="28"/>
                <w:szCs w:val="28"/>
              </w:rPr>
              <w:t>(7.</w:t>
            </w:r>
            <w:r>
              <w:rPr>
                <w:sz w:val="28"/>
                <w:szCs w:val="28"/>
              </w:rPr>
              <w:t>1</w:t>
            </w:r>
            <w:r w:rsidR="002E78E6">
              <w:rPr>
                <w:sz w:val="28"/>
                <w:szCs w:val="28"/>
              </w:rPr>
              <w:t>5</w:t>
            </w:r>
            <w:r w:rsidRPr="00BD0B61">
              <w:rPr>
                <w:sz w:val="28"/>
                <w:szCs w:val="28"/>
              </w:rPr>
              <w:t>)</w:t>
            </w:r>
          </w:p>
        </w:tc>
      </w:tr>
    </w:tbl>
    <w:p w14:paraId="3CD83691" w14:textId="77777777" w:rsidR="00990C6D" w:rsidRPr="00303E6B" w:rsidRDefault="00990C6D" w:rsidP="00932913">
      <w:pPr>
        <w:pStyle w:val="aff1"/>
        <w:ind w:firstLine="567"/>
        <w:jc w:val="both"/>
        <w:rPr>
          <w:sz w:val="28"/>
          <w:szCs w:val="28"/>
        </w:rPr>
      </w:pPr>
      <w:r w:rsidRPr="00303E6B">
        <w:rPr>
          <w:sz w:val="28"/>
          <w:szCs w:val="28"/>
        </w:rPr>
        <w:t xml:space="preserve">Во всех случаях значения </w:t>
      </w:r>
      <w:r w:rsidR="002E78E6" w:rsidRPr="00C709BC">
        <w:rPr>
          <w:i/>
          <w:sz w:val="28"/>
          <w:szCs w:val="28"/>
        </w:rPr>
        <w:t>Т</w:t>
      </w:r>
      <w:r w:rsidR="002E78E6" w:rsidRPr="00C709BC">
        <w:rPr>
          <w:i/>
          <w:sz w:val="28"/>
          <w:szCs w:val="28"/>
          <w:vertAlign w:val="subscript"/>
        </w:rPr>
        <w:t>i</w:t>
      </w:r>
      <w:r w:rsidRPr="00303E6B">
        <w:rPr>
          <w:sz w:val="28"/>
          <w:szCs w:val="28"/>
        </w:rPr>
        <w:t xml:space="preserve"> </w:t>
      </w:r>
      <w:r w:rsidR="002E78E6">
        <w:rPr>
          <w:sz w:val="28"/>
          <w:szCs w:val="28"/>
        </w:rPr>
        <w:t>следует</w:t>
      </w:r>
      <w:r w:rsidRPr="00303E6B">
        <w:rPr>
          <w:sz w:val="28"/>
          <w:szCs w:val="28"/>
        </w:rPr>
        <w:t xml:space="preserve"> принимать не менее 0,8.</w:t>
      </w:r>
    </w:p>
    <w:p w14:paraId="4DB21E5C" w14:textId="77777777" w:rsidR="002E2952" w:rsidRPr="00303E6B" w:rsidRDefault="00990C6D" w:rsidP="00932913">
      <w:pPr>
        <w:pStyle w:val="aff1"/>
        <w:ind w:firstLine="567"/>
        <w:jc w:val="both"/>
        <w:rPr>
          <w:sz w:val="28"/>
          <w:szCs w:val="28"/>
        </w:rPr>
      </w:pPr>
      <w:r w:rsidRPr="00303E6B">
        <w:rPr>
          <w:sz w:val="28"/>
          <w:szCs w:val="28"/>
        </w:rPr>
        <w:t>7.9.2.</w:t>
      </w:r>
      <w:r w:rsidR="002E78E6">
        <w:rPr>
          <w:sz w:val="28"/>
          <w:szCs w:val="28"/>
        </w:rPr>
        <w:t>10</w:t>
      </w:r>
      <w:r w:rsidRPr="00303E6B">
        <w:rPr>
          <w:sz w:val="28"/>
          <w:szCs w:val="28"/>
        </w:rPr>
        <w:t xml:space="preserve"> Для зданий, рассчитываемых по пространственной РДМ</w:t>
      </w:r>
      <w:r w:rsidR="002E78E6">
        <w:rPr>
          <w:sz w:val="28"/>
          <w:szCs w:val="28"/>
        </w:rPr>
        <w:t xml:space="preserve">, </w:t>
      </w:r>
      <w:r w:rsidR="002E2952" w:rsidRPr="00303E6B">
        <w:rPr>
          <w:sz w:val="28"/>
          <w:szCs w:val="28"/>
        </w:rPr>
        <w:t>коэффициенты форм колебаний определяют по следующим формулам</w:t>
      </w:r>
      <w:r w:rsidR="002E78E6">
        <w:rPr>
          <w:sz w:val="28"/>
          <w:szCs w:val="28"/>
        </w:rPr>
        <w:t>:</w:t>
      </w:r>
    </w:p>
    <w:tbl>
      <w:tblPr>
        <w:tblW w:w="0" w:type="auto"/>
        <w:tblLook w:val="04A0" w:firstRow="1" w:lastRow="0" w:firstColumn="1" w:lastColumn="0" w:noHBand="0" w:noVBand="1"/>
      </w:tblPr>
      <w:tblGrid>
        <w:gridCol w:w="8141"/>
        <w:gridCol w:w="1145"/>
      </w:tblGrid>
      <w:tr w:rsidR="002E78E6" w:rsidRPr="00BD0B61" w14:paraId="6DBB11A2" w14:textId="77777777" w:rsidTr="00786E5D">
        <w:tc>
          <w:tcPr>
            <w:tcW w:w="8141" w:type="dxa"/>
            <w:shd w:val="clear" w:color="auto" w:fill="auto"/>
          </w:tcPr>
          <w:p w14:paraId="4543866A" w14:textId="77777777" w:rsidR="002E78E6" w:rsidRPr="00303E6B" w:rsidRDefault="002E78E6" w:rsidP="00932913">
            <w:pPr>
              <w:pStyle w:val="aff1"/>
              <w:jc w:val="center"/>
              <w:rPr>
                <w:sz w:val="28"/>
                <w:szCs w:val="28"/>
                <w:lang w:val="en-US"/>
              </w:rPr>
            </w:pPr>
            <w:r>
              <w:rPr>
                <w:sz w:val="28"/>
                <w:szCs w:val="28"/>
                <w:lang w:val="en-US"/>
              </w:rPr>
              <w:t>η</w:t>
            </w:r>
            <w:r w:rsidRPr="00303E6B">
              <w:rPr>
                <w:i/>
                <w:sz w:val="28"/>
                <w:szCs w:val="28"/>
                <w:vertAlign w:val="superscript"/>
                <w:lang w:val="en-US"/>
              </w:rPr>
              <w:t>l</w:t>
            </w:r>
            <w:r w:rsidRPr="00303E6B">
              <w:rPr>
                <w:i/>
                <w:sz w:val="28"/>
                <w:szCs w:val="28"/>
                <w:vertAlign w:val="subscript"/>
                <w:lang w:val="en-US"/>
              </w:rPr>
              <w:t>jik</w:t>
            </w:r>
            <w:r>
              <w:rPr>
                <w:sz w:val="28"/>
                <w:szCs w:val="28"/>
              </w:rPr>
              <w:t xml:space="preserve"> </w:t>
            </w:r>
            <w:r w:rsidRPr="00303E6B">
              <w:rPr>
                <w:sz w:val="28"/>
                <w:szCs w:val="28"/>
              </w:rPr>
              <w:t xml:space="preserve">= </w:t>
            </w:r>
            <w:r>
              <w:rPr>
                <w:i/>
                <w:sz w:val="28"/>
                <w:szCs w:val="28"/>
                <w:lang w:val="en-US"/>
              </w:rPr>
              <w:t>x</w:t>
            </w:r>
            <w:r w:rsidRPr="00303E6B">
              <w:rPr>
                <w:i/>
                <w:sz w:val="28"/>
                <w:szCs w:val="28"/>
                <w:vertAlign w:val="subscript"/>
                <w:lang w:val="en-US"/>
              </w:rPr>
              <w:t>jik</w:t>
            </w:r>
            <w:r>
              <w:rPr>
                <w:sz w:val="28"/>
                <w:szCs w:val="28"/>
              </w:rPr>
              <w:t xml:space="preserve"> </w:t>
            </w:r>
            <w:r>
              <w:rPr>
                <w:sz w:val="28"/>
                <w:szCs w:val="28"/>
                <w:lang w:val="en-US"/>
              </w:rPr>
              <w:t>η</w:t>
            </w:r>
            <w:r w:rsidRPr="00303E6B">
              <w:rPr>
                <w:i/>
                <w:sz w:val="28"/>
                <w:szCs w:val="28"/>
                <w:vertAlign w:val="superscript"/>
                <w:lang w:val="en-US"/>
              </w:rPr>
              <w:t>l</w:t>
            </w:r>
            <w:r>
              <w:rPr>
                <w:i/>
                <w:sz w:val="28"/>
                <w:szCs w:val="28"/>
                <w:vertAlign w:val="subscript"/>
                <w:lang w:val="en-US"/>
              </w:rPr>
              <w:t>j</w:t>
            </w:r>
            <w:r>
              <w:rPr>
                <w:sz w:val="28"/>
                <w:szCs w:val="28"/>
              </w:rPr>
              <w:t>,</w:t>
            </w:r>
          </w:p>
        </w:tc>
        <w:tc>
          <w:tcPr>
            <w:tcW w:w="1145" w:type="dxa"/>
            <w:shd w:val="clear" w:color="auto" w:fill="auto"/>
          </w:tcPr>
          <w:p w14:paraId="4A8865ED" w14:textId="77777777" w:rsidR="002E78E6" w:rsidRPr="00BD0B61" w:rsidRDefault="002E78E6" w:rsidP="00932913">
            <w:pPr>
              <w:pStyle w:val="aff1"/>
              <w:jc w:val="right"/>
              <w:rPr>
                <w:sz w:val="28"/>
                <w:szCs w:val="28"/>
              </w:rPr>
            </w:pPr>
            <w:r w:rsidRPr="00BD0B61">
              <w:rPr>
                <w:sz w:val="28"/>
                <w:szCs w:val="28"/>
              </w:rPr>
              <w:t>(7.</w:t>
            </w:r>
            <w:r>
              <w:rPr>
                <w:sz w:val="28"/>
                <w:szCs w:val="28"/>
              </w:rPr>
              <w:t>16</w:t>
            </w:r>
            <w:r w:rsidRPr="00BD0B61">
              <w:rPr>
                <w:sz w:val="28"/>
                <w:szCs w:val="28"/>
              </w:rPr>
              <w:t>)</w:t>
            </w:r>
          </w:p>
        </w:tc>
      </w:tr>
      <w:tr w:rsidR="002E78E6" w:rsidRPr="00BD0B61" w14:paraId="25110D55" w14:textId="77777777" w:rsidTr="002E78E6">
        <w:tc>
          <w:tcPr>
            <w:tcW w:w="8141" w:type="dxa"/>
            <w:shd w:val="clear" w:color="auto" w:fill="auto"/>
          </w:tcPr>
          <w:p w14:paraId="3CA05A34" w14:textId="77777777" w:rsidR="002E78E6" w:rsidRPr="00303E6B" w:rsidRDefault="002E78E6" w:rsidP="00932913">
            <w:pPr>
              <w:pStyle w:val="aff1"/>
              <w:jc w:val="center"/>
              <w:rPr>
                <w:sz w:val="28"/>
                <w:szCs w:val="28"/>
                <w:lang w:val="en-US"/>
              </w:rPr>
            </w:pPr>
            <w:r>
              <w:rPr>
                <w:sz w:val="28"/>
                <w:szCs w:val="28"/>
                <w:lang w:val="en-US"/>
              </w:rPr>
              <w:t>η</w:t>
            </w:r>
            <w:r w:rsidRPr="008B0573">
              <w:rPr>
                <w:sz w:val="28"/>
                <w:szCs w:val="28"/>
                <w:vertAlign w:val="superscript"/>
              </w:rPr>
              <w:t>–</w:t>
            </w:r>
            <w:r w:rsidRPr="00303E6B">
              <w:rPr>
                <w:i/>
                <w:sz w:val="28"/>
                <w:szCs w:val="28"/>
                <w:vertAlign w:val="superscript"/>
                <w:lang w:val="en-US"/>
              </w:rPr>
              <w:t>l</w:t>
            </w:r>
            <w:r w:rsidRPr="00303E6B">
              <w:rPr>
                <w:i/>
                <w:sz w:val="28"/>
                <w:szCs w:val="28"/>
                <w:vertAlign w:val="subscript"/>
                <w:lang w:val="en-US"/>
              </w:rPr>
              <w:t>jik</w:t>
            </w:r>
            <w:r>
              <w:rPr>
                <w:sz w:val="28"/>
                <w:szCs w:val="28"/>
              </w:rPr>
              <w:t xml:space="preserve"> </w:t>
            </w:r>
            <w:r w:rsidRPr="00303E6B">
              <w:rPr>
                <w:sz w:val="28"/>
                <w:szCs w:val="28"/>
              </w:rPr>
              <w:t xml:space="preserve">= </w:t>
            </w:r>
            <w:r>
              <w:rPr>
                <w:sz w:val="28"/>
                <w:szCs w:val="28"/>
              </w:rPr>
              <w:t>α</w:t>
            </w:r>
            <w:r w:rsidRPr="00303E6B">
              <w:rPr>
                <w:i/>
                <w:sz w:val="28"/>
                <w:szCs w:val="28"/>
                <w:vertAlign w:val="subscript"/>
                <w:lang w:val="en-US"/>
              </w:rPr>
              <w:t>jik</w:t>
            </w:r>
            <w:r>
              <w:rPr>
                <w:sz w:val="28"/>
                <w:szCs w:val="28"/>
              </w:rPr>
              <w:t xml:space="preserve"> </w:t>
            </w:r>
            <w:r>
              <w:rPr>
                <w:sz w:val="28"/>
                <w:szCs w:val="28"/>
                <w:lang w:val="en-US"/>
              </w:rPr>
              <w:t>η</w:t>
            </w:r>
            <w:r w:rsidRPr="00303E6B">
              <w:rPr>
                <w:i/>
                <w:sz w:val="28"/>
                <w:szCs w:val="28"/>
                <w:vertAlign w:val="superscript"/>
                <w:lang w:val="en-US"/>
              </w:rPr>
              <w:t>l</w:t>
            </w:r>
            <w:r>
              <w:rPr>
                <w:i/>
                <w:sz w:val="28"/>
                <w:szCs w:val="28"/>
                <w:vertAlign w:val="subscript"/>
                <w:lang w:val="en-US"/>
              </w:rPr>
              <w:t>j</w:t>
            </w:r>
            <w:r>
              <w:rPr>
                <w:sz w:val="28"/>
                <w:szCs w:val="28"/>
              </w:rPr>
              <w:t>,</w:t>
            </w:r>
          </w:p>
        </w:tc>
        <w:tc>
          <w:tcPr>
            <w:tcW w:w="1145" w:type="dxa"/>
            <w:shd w:val="clear" w:color="auto" w:fill="auto"/>
          </w:tcPr>
          <w:p w14:paraId="6EB15B86" w14:textId="77777777" w:rsidR="002E78E6" w:rsidRPr="00BD0B61" w:rsidRDefault="002E78E6" w:rsidP="00932913">
            <w:pPr>
              <w:pStyle w:val="aff1"/>
              <w:jc w:val="right"/>
              <w:rPr>
                <w:sz w:val="28"/>
                <w:szCs w:val="28"/>
              </w:rPr>
            </w:pPr>
            <w:r w:rsidRPr="00BD0B61">
              <w:rPr>
                <w:sz w:val="28"/>
                <w:szCs w:val="28"/>
              </w:rPr>
              <w:t>(7.</w:t>
            </w:r>
            <w:r>
              <w:rPr>
                <w:sz w:val="28"/>
                <w:szCs w:val="28"/>
              </w:rPr>
              <w:t>17</w:t>
            </w:r>
            <w:r w:rsidRPr="00BD0B61">
              <w:rPr>
                <w:sz w:val="28"/>
                <w:szCs w:val="28"/>
              </w:rPr>
              <w:t>)</w:t>
            </w:r>
          </w:p>
        </w:tc>
      </w:tr>
    </w:tbl>
    <w:p w14:paraId="1A392DDA" w14:textId="77777777" w:rsidR="002E2952" w:rsidRPr="00303E6B" w:rsidRDefault="002E2952" w:rsidP="00932913">
      <w:pPr>
        <w:pStyle w:val="aff1"/>
        <w:jc w:val="both"/>
        <w:rPr>
          <w:sz w:val="28"/>
          <w:szCs w:val="28"/>
        </w:rPr>
      </w:pPr>
      <w:r w:rsidRPr="00303E6B">
        <w:rPr>
          <w:sz w:val="28"/>
          <w:szCs w:val="28"/>
        </w:rPr>
        <w:t>где</w:t>
      </w:r>
      <w:r w:rsidR="002E78E6">
        <w:rPr>
          <w:sz w:val="28"/>
          <w:szCs w:val="28"/>
        </w:rPr>
        <w:t xml:space="preserve"> </w:t>
      </w:r>
      <w:r w:rsidR="002E78E6">
        <w:rPr>
          <w:i/>
          <w:sz w:val="28"/>
          <w:szCs w:val="28"/>
          <w:lang w:val="en-US"/>
        </w:rPr>
        <w:t>x</w:t>
      </w:r>
      <w:r w:rsidR="002E78E6" w:rsidRPr="00303E6B">
        <w:rPr>
          <w:i/>
          <w:sz w:val="28"/>
          <w:szCs w:val="28"/>
          <w:vertAlign w:val="subscript"/>
          <w:lang w:val="en-US"/>
        </w:rPr>
        <w:t>jik</w:t>
      </w:r>
      <w:r w:rsidRPr="00303E6B">
        <w:rPr>
          <w:sz w:val="28"/>
          <w:szCs w:val="28"/>
        </w:rPr>
        <w:t xml:space="preserve"> и </w:t>
      </w:r>
      <w:r w:rsidR="002E78E6">
        <w:rPr>
          <w:sz w:val="28"/>
          <w:szCs w:val="28"/>
        </w:rPr>
        <w:t>α</w:t>
      </w:r>
      <w:r w:rsidR="002E78E6" w:rsidRPr="00303E6B">
        <w:rPr>
          <w:i/>
          <w:sz w:val="28"/>
          <w:szCs w:val="28"/>
          <w:vertAlign w:val="subscript"/>
          <w:lang w:val="en-US"/>
        </w:rPr>
        <w:t>jik</w:t>
      </w:r>
      <w:r w:rsidRPr="00303E6B">
        <w:rPr>
          <w:sz w:val="28"/>
          <w:szCs w:val="28"/>
        </w:rPr>
        <w:t xml:space="preserve"> </w:t>
      </w:r>
      <w:r w:rsidRPr="00303E6B">
        <w:rPr>
          <w:sz w:val="28"/>
          <w:szCs w:val="28"/>
        </w:rPr>
        <w:fldChar w:fldCharType="begin"/>
      </w:r>
      <w:r w:rsidRPr="00303E6B">
        <w:rPr>
          <w:sz w:val="28"/>
          <w:szCs w:val="28"/>
        </w:rPr>
        <w:instrText xml:space="preserve"> QUOTE </w:instrText>
      </w:r>
      <m:oMath>
        <m:sSub>
          <m:sSubPr>
            <m:ctrlPr>
              <w:rPr>
                <w:rFonts w:ascii="Cambria Math" w:hAnsi="Cambria Math"/>
                <w:i/>
                <w:sz w:val="28"/>
                <w:szCs w:val="28"/>
                <w:lang w:val="en-US"/>
              </w:rPr>
            </m:ctrlPr>
          </m:sSubPr>
          <m:e>
            <m:r>
              <m:rPr>
                <m:sty m:val="p"/>
              </m:rPr>
              <w:rPr>
                <w:rFonts w:ascii="Cambria Math" w:hAnsi="Cambria Math"/>
                <w:sz w:val="28"/>
                <w:szCs w:val="28"/>
              </w:rPr>
              <m:t>∝</m:t>
            </m:r>
          </m:e>
          <m:sub>
            <m:r>
              <m:rPr>
                <m:sty m:val="p"/>
              </m:rPr>
              <w:rPr>
                <w:rFonts w:ascii="Cambria Math" w:hAnsi="Cambria Math"/>
                <w:sz w:val="28"/>
                <w:szCs w:val="28"/>
                <w:lang w:val="en-US"/>
              </w:rPr>
              <m:t>jik</m:t>
            </m:r>
          </m:sub>
        </m:sSub>
      </m:oMath>
      <w:r w:rsidRPr="00303E6B">
        <w:rPr>
          <w:sz w:val="28"/>
          <w:szCs w:val="28"/>
        </w:rPr>
        <w:instrText xml:space="preserve"> </w:instrText>
      </w:r>
      <w:r w:rsidRPr="00303E6B">
        <w:rPr>
          <w:sz w:val="28"/>
          <w:szCs w:val="28"/>
        </w:rPr>
        <w:fldChar w:fldCharType="end"/>
      </w:r>
      <w:r w:rsidRPr="00303E6B">
        <w:rPr>
          <w:sz w:val="28"/>
          <w:szCs w:val="28"/>
        </w:rPr>
        <w:t xml:space="preserve">– перемещения и углы поворота </w:t>
      </w:r>
      <w:r w:rsidR="007D4AAA">
        <w:rPr>
          <w:i/>
          <w:sz w:val="28"/>
          <w:szCs w:val="28"/>
          <w:lang w:val="en-US"/>
        </w:rPr>
        <w:t>k</w:t>
      </w:r>
      <w:r w:rsidR="007D4AAA" w:rsidRPr="007D4AAA">
        <w:rPr>
          <w:sz w:val="28"/>
          <w:szCs w:val="28"/>
        </w:rPr>
        <w:t>-</w:t>
      </w:r>
      <w:r w:rsidRPr="00303E6B">
        <w:rPr>
          <w:sz w:val="28"/>
          <w:szCs w:val="28"/>
        </w:rPr>
        <w:t xml:space="preserve">го узла РДМ по </w:t>
      </w:r>
      <w:r w:rsidR="007D4AAA">
        <w:rPr>
          <w:i/>
          <w:sz w:val="28"/>
          <w:szCs w:val="28"/>
          <w:lang w:val="en-US"/>
        </w:rPr>
        <w:t>i</w:t>
      </w:r>
      <w:r w:rsidR="007D4AAA" w:rsidRPr="00303E6B">
        <w:rPr>
          <w:sz w:val="28"/>
          <w:szCs w:val="28"/>
        </w:rPr>
        <w:t>-й</w:t>
      </w:r>
      <w:r w:rsidRPr="00303E6B">
        <w:rPr>
          <w:sz w:val="28"/>
          <w:szCs w:val="28"/>
        </w:rPr>
        <w:t xml:space="preserve"> форме собственных колебаний в направлении и относительно </w:t>
      </w:r>
      <w:r w:rsidR="007D4AAA">
        <w:rPr>
          <w:i/>
          <w:sz w:val="28"/>
          <w:szCs w:val="28"/>
          <w:lang w:val="en-US"/>
        </w:rPr>
        <w:t>j</w:t>
      </w:r>
      <w:r w:rsidR="007D4AAA" w:rsidRPr="00303E6B">
        <w:rPr>
          <w:sz w:val="28"/>
          <w:szCs w:val="28"/>
        </w:rPr>
        <w:t>-й оси (</w:t>
      </w:r>
      <w:r w:rsidR="007D4AAA">
        <w:rPr>
          <w:i/>
          <w:sz w:val="28"/>
          <w:szCs w:val="28"/>
          <w:lang w:val="en-US"/>
        </w:rPr>
        <w:t>j</w:t>
      </w:r>
      <w:r w:rsidR="007D4AAA" w:rsidRPr="00303E6B">
        <w:rPr>
          <w:sz w:val="28"/>
          <w:szCs w:val="28"/>
        </w:rPr>
        <w:t xml:space="preserve"> = 1, 2, 3)</w:t>
      </w:r>
      <w:r w:rsidRPr="00303E6B">
        <w:rPr>
          <w:sz w:val="28"/>
          <w:szCs w:val="28"/>
        </w:rPr>
        <w:t>;</w:t>
      </w:r>
    </w:p>
    <w:p w14:paraId="1EA0D1F9" w14:textId="77777777" w:rsidR="002E2952" w:rsidRPr="00303E6B" w:rsidRDefault="003737F2" w:rsidP="00932913">
      <w:pPr>
        <w:pStyle w:val="aff1"/>
        <w:ind w:firstLine="567"/>
        <w:jc w:val="both"/>
        <w:rPr>
          <w:sz w:val="28"/>
          <w:szCs w:val="28"/>
        </w:rPr>
      </w:pPr>
      <w:r>
        <w:rPr>
          <w:sz w:val="28"/>
          <w:szCs w:val="28"/>
          <w:lang w:val="en-US"/>
        </w:rPr>
        <w:t>η</w:t>
      </w:r>
      <w:r w:rsidRPr="00303E6B">
        <w:rPr>
          <w:i/>
          <w:sz w:val="28"/>
          <w:szCs w:val="28"/>
          <w:vertAlign w:val="superscript"/>
          <w:lang w:val="en-US"/>
        </w:rPr>
        <w:t>l</w:t>
      </w:r>
      <w:r>
        <w:rPr>
          <w:i/>
          <w:sz w:val="28"/>
          <w:szCs w:val="28"/>
          <w:vertAlign w:val="subscript"/>
          <w:lang w:val="en-US"/>
        </w:rPr>
        <w:t>j</w:t>
      </w:r>
      <w:r>
        <w:rPr>
          <w:sz w:val="28"/>
          <w:szCs w:val="28"/>
        </w:rPr>
        <w:t xml:space="preserve"> </w:t>
      </w:r>
      <w:r w:rsidRPr="00303E6B">
        <w:rPr>
          <w:sz w:val="28"/>
          <w:szCs w:val="28"/>
        </w:rPr>
        <w:t>–</w:t>
      </w:r>
      <w:r>
        <w:rPr>
          <w:sz w:val="28"/>
          <w:szCs w:val="28"/>
        </w:rPr>
        <w:t xml:space="preserve"> </w:t>
      </w:r>
      <w:r w:rsidR="002E2952" w:rsidRPr="00303E6B">
        <w:rPr>
          <w:sz w:val="28"/>
          <w:szCs w:val="28"/>
        </w:rPr>
        <w:t xml:space="preserve">коэффициенты приведения сейсмического воздействия с </w:t>
      </w:r>
      <w:r w:rsidR="00786E5D">
        <w:rPr>
          <w:i/>
          <w:sz w:val="28"/>
          <w:szCs w:val="28"/>
          <w:lang w:val="en-US"/>
        </w:rPr>
        <w:t>l</w:t>
      </w:r>
      <w:r w:rsidRPr="00303E6B">
        <w:rPr>
          <w:sz w:val="28"/>
          <w:szCs w:val="28"/>
        </w:rPr>
        <w:t>-й</w:t>
      </w:r>
      <w:r w:rsidR="002E2952" w:rsidRPr="00303E6B">
        <w:rPr>
          <w:sz w:val="28"/>
          <w:szCs w:val="28"/>
        </w:rPr>
        <w:t xml:space="preserve"> ориентацией к </w:t>
      </w:r>
      <w:r>
        <w:rPr>
          <w:i/>
          <w:sz w:val="28"/>
          <w:szCs w:val="28"/>
          <w:lang w:val="en-US"/>
        </w:rPr>
        <w:t>i</w:t>
      </w:r>
      <w:r w:rsidRPr="00303E6B">
        <w:rPr>
          <w:sz w:val="28"/>
          <w:szCs w:val="28"/>
        </w:rPr>
        <w:t xml:space="preserve">-й </w:t>
      </w:r>
      <w:r w:rsidR="002E2952" w:rsidRPr="00303E6B">
        <w:rPr>
          <w:sz w:val="28"/>
          <w:szCs w:val="28"/>
        </w:rPr>
        <w:t>форме собственных колебаний РДМ.</w:t>
      </w:r>
    </w:p>
    <w:p w14:paraId="1AA405C4" w14:textId="77777777" w:rsidR="002E2952" w:rsidRDefault="002E2952" w:rsidP="00932913">
      <w:pPr>
        <w:pStyle w:val="aff1"/>
        <w:ind w:firstLine="567"/>
        <w:jc w:val="both"/>
        <w:rPr>
          <w:sz w:val="28"/>
          <w:szCs w:val="28"/>
        </w:rPr>
      </w:pPr>
      <w:r w:rsidRPr="00303E6B">
        <w:rPr>
          <w:sz w:val="28"/>
          <w:szCs w:val="28"/>
        </w:rPr>
        <w:t>7.9.2.1</w:t>
      </w:r>
      <w:r w:rsidR="00786E5D" w:rsidRPr="00786E5D">
        <w:rPr>
          <w:sz w:val="28"/>
          <w:szCs w:val="28"/>
        </w:rPr>
        <w:t>1</w:t>
      </w:r>
      <w:r w:rsidRPr="00303E6B">
        <w:rPr>
          <w:sz w:val="28"/>
          <w:szCs w:val="28"/>
        </w:rPr>
        <w:t xml:space="preserve"> Для зданий, рассчитываемых по пространственной РДМ с диагональной матрицей сосредоточенных масс, при учете только ускорения поступательного движения всего массива грунтового основания при высоких фазовых скоростях распространения сейсмических волн коэффициенты приведения воздействия с </w:t>
      </w:r>
      <w:r w:rsidR="00786E5D">
        <w:rPr>
          <w:i/>
          <w:sz w:val="28"/>
          <w:szCs w:val="28"/>
          <w:lang w:val="en-US"/>
        </w:rPr>
        <w:t>l</w:t>
      </w:r>
      <w:r w:rsidR="00786E5D" w:rsidRPr="00303E6B">
        <w:rPr>
          <w:sz w:val="28"/>
          <w:szCs w:val="28"/>
        </w:rPr>
        <w:t>-й</w:t>
      </w:r>
      <w:r w:rsidRPr="00303E6B">
        <w:rPr>
          <w:sz w:val="28"/>
          <w:szCs w:val="28"/>
        </w:rPr>
        <w:t xml:space="preserve"> ориентацией </w:t>
      </w:r>
      <w:r w:rsidR="00786E5D">
        <w:rPr>
          <w:sz w:val="28"/>
          <w:szCs w:val="28"/>
        </w:rPr>
        <w:t>следует определять по формуле</w:t>
      </w:r>
    </w:p>
    <w:tbl>
      <w:tblPr>
        <w:tblW w:w="0" w:type="auto"/>
        <w:tblLook w:val="04A0" w:firstRow="1" w:lastRow="0" w:firstColumn="1" w:lastColumn="0" w:noHBand="0" w:noVBand="1"/>
      </w:tblPr>
      <w:tblGrid>
        <w:gridCol w:w="8141"/>
        <w:gridCol w:w="1145"/>
      </w:tblGrid>
      <w:tr w:rsidR="00786E5D" w:rsidRPr="00BD0B61" w14:paraId="4D77C0A3" w14:textId="77777777" w:rsidTr="00786E5D">
        <w:tc>
          <w:tcPr>
            <w:tcW w:w="8141" w:type="dxa"/>
            <w:shd w:val="clear" w:color="auto" w:fill="auto"/>
          </w:tcPr>
          <w:p w14:paraId="217DEE8C" w14:textId="77777777" w:rsidR="00786E5D" w:rsidRPr="00854FB7" w:rsidRDefault="006E2D4B" w:rsidP="00932913">
            <w:pPr>
              <w:pStyle w:val="aff1"/>
              <w:jc w:val="center"/>
              <w:rPr>
                <w:sz w:val="28"/>
                <w:szCs w:val="28"/>
              </w:rPr>
            </w:pPr>
            <m:oMath>
              <m:sSubSup>
                <m:sSubSupPr>
                  <m:ctrlPr>
                    <w:rPr>
                      <w:rFonts w:ascii="Cambria Math" w:hAnsi="Cambria Math"/>
                      <w:i/>
                      <w:sz w:val="30"/>
                      <w:szCs w:val="30"/>
                      <w:lang w:val="en-US"/>
                    </w:rPr>
                  </m:ctrlPr>
                </m:sSubSupPr>
                <m:e>
                  <m:r>
                    <w:rPr>
                      <w:rFonts w:ascii="Cambria Math" w:hAnsi="Cambria Math"/>
                      <w:sz w:val="30"/>
                      <w:szCs w:val="30"/>
                    </w:rPr>
                    <m:t xml:space="preserve"> </m:t>
                  </m:r>
                  <m:r>
                    <w:rPr>
                      <w:rFonts w:ascii="Cambria Math" w:hAnsi="Cambria Math"/>
                      <w:sz w:val="30"/>
                      <w:szCs w:val="30"/>
                      <w:lang w:val="en-US"/>
                    </w:rPr>
                    <m:t>η</m:t>
                  </m:r>
                </m:e>
                <m:sub>
                  <m:r>
                    <w:rPr>
                      <w:rFonts w:ascii="Cambria Math" w:hAnsi="Cambria Math"/>
                      <w:sz w:val="30"/>
                      <w:szCs w:val="30"/>
                      <w:lang w:val="en-US"/>
                    </w:rPr>
                    <m:t>i</m:t>
                  </m:r>
                </m:sub>
                <m:sup>
                  <m:r>
                    <w:rPr>
                      <w:rFonts w:ascii="Cambria Math" w:hAnsi="Cambria Math"/>
                      <w:sz w:val="30"/>
                      <w:szCs w:val="30"/>
                      <w:lang w:val="en-US"/>
                    </w:rPr>
                    <m:t>l</m:t>
                  </m:r>
                </m:sup>
              </m:sSubSup>
              <m:r>
                <w:rPr>
                  <w:rFonts w:ascii="Cambria Math" w:hAnsi="Cambria Math"/>
                  <w:sz w:val="30"/>
                  <w:szCs w:val="30"/>
                </w:rPr>
                <m:t>=</m:t>
              </m:r>
              <m:f>
                <m:fPr>
                  <m:ctrlPr>
                    <w:rPr>
                      <w:rFonts w:ascii="Cambria Math" w:hAnsi="Cambria Math"/>
                      <w:i/>
                      <w:sz w:val="30"/>
                      <w:szCs w:val="30"/>
                    </w:rPr>
                  </m:ctrlPr>
                </m:fPr>
                <m:num>
                  <m:nary>
                    <m:naryPr>
                      <m:chr m:val="∑"/>
                      <m:limLoc m:val="undOvr"/>
                      <m:ctrlPr>
                        <w:rPr>
                          <w:rFonts w:ascii="Cambria Math" w:eastAsiaTheme="minorHAnsi" w:hAnsi="Cambria Math" w:cstheme="minorBidi"/>
                          <w:i/>
                          <w:sz w:val="22"/>
                          <w:szCs w:val="22"/>
                          <w:lang w:eastAsia="en-US"/>
                        </w:rPr>
                      </m:ctrlPr>
                    </m:naryPr>
                    <m:sub>
                      <m:r>
                        <w:rPr>
                          <w:rFonts w:ascii="Cambria Math" w:hAnsi="Cambria Math"/>
                        </w:rPr>
                        <m:t>p=1</m:t>
                      </m:r>
                    </m:sub>
                    <m:sup>
                      <m:r>
                        <w:rPr>
                          <w:rFonts w:ascii="Cambria Math" w:hAnsi="Cambria Math"/>
                          <w:lang w:val="en-US"/>
                        </w:rPr>
                        <m:t>n</m:t>
                      </m:r>
                    </m:sup>
                    <m:e/>
                  </m:nary>
                  <m:nary>
                    <m:naryPr>
                      <m:chr m:val="∑"/>
                      <m:limLoc m:val="undOvr"/>
                      <m:ctrlPr>
                        <w:rPr>
                          <w:rFonts w:ascii="Cambria Math" w:eastAsiaTheme="minorHAnsi" w:hAnsi="Cambria Math" w:cstheme="minorBidi"/>
                          <w:i/>
                          <w:sz w:val="22"/>
                          <w:szCs w:val="22"/>
                          <w:lang w:eastAsia="en-US"/>
                        </w:rPr>
                      </m:ctrlPr>
                    </m:naryPr>
                    <m:sub>
                      <m:r>
                        <w:rPr>
                          <w:rFonts w:ascii="Cambria Math" w:hAnsi="Cambria Math"/>
                        </w:rPr>
                        <m:t>j=1</m:t>
                      </m:r>
                    </m:sub>
                    <m:sup>
                      <m:r>
                        <w:rPr>
                          <w:rFonts w:ascii="Cambria Math" w:hAnsi="Cambria Math"/>
                        </w:rPr>
                        <m:t>3</m:t>
                      </m:r>
                    </m:sup>
                    <m:e/>
                  </m:nary>
                  <m:sSub>
                    <m:sSubPr>
                      <m:ctrlPr>
                        <w:rPr>
                          <w:rFonts w:ascii="Cambria Math" w:hAnsi="Cambria Math"/>
                          <w:i/>
                          <w:sz w:val="30"/>
                          <w:szCs w:val="30"/>
                          <w:lang w:val="en-US"/>
                        </w:rPr>
                      </m:ctrlPr>
                    </m:sSubPr>
                    <m:e>
                      <m:r>
                        <w:rPr>
                          <w:rFonts w:ascii="Cambria Math" w:hAnsi="Cambria Math"/>
                          <w:sz w:val="30"/>
                          <w:szCs w:val="30"/>
                          <w:lang w:val="en-US"/>
                        </w:rPr>
                        <m:t>m</m:t>
                      </m:r>
                    </m:e>
                    <m:sub>
                      <m:r>
                        <w:rPr>
                          <w:rFonts w:ascii="Cambria Math" w:hAnsi="Cambria Math"/>
                          <w:sz w:val="30"/>
                          <w:szCs w:val="30"/>
                          <w:lang w:val="en-US"/>
                        </w:rPr>
                        <m:t>p</m:t>
                      </m:r>
                    </m:sub>
                  </m:sSub>
                  <m:sSub>
                    <m:sSubPr>
                      <m:ctrlPr>
                        <w:rPr>
                          <w:rFonts w:ascii="Cambria Math" w:hAnsi="Cambria Math"/>
                          <w:i/>
                          <w:sz w:val="30"/>
                          <w:szCs w:val="30"/>
                          <w:lang w:val="en-US"/>
                        </w:rPr>
                      </m:ctrlPr>
                    </m:sSubPr>
                    <m:e>
                      <m:r>
                        <m:rPr>
                          <m:scr m:val="script"/>
                        </m:rPr>
                        <w:rPr>
                          <w:rFonts w:ascii="Cambria Math" w:hAnsi="Cambria Math"/>
                          <w:sz w:val="30"/>
                          <w:szCs w:val="30"/>
                          <w:lang w:val="en-US"/>
                        </w:rPr>
                        <m:t>x</m:t>
                      </m:r>
                    </m:e>
                    <m:sub>
                      <m:r>
                        <w:rPr>
                          <w:rFonts w:ascii="Cambria Math" w:hAnsi="Cambria Math"/>
                          <w:sz w:val="30"/>
                          <w:szCs w:val="30"/>
                          <w:lang w:val="en-US"/>
                        </w:rPr>
                        <m:t>jip</m:t>
                      </m:r>
                    </m:sub>
                  </m:sSub>
                  <m:sSubSup>
                    <m:sSubSupPr>
                      <m:ctrlPr>
                        <w:rPr>
                          <w:rFonts w:ascii="Cambria Math" w:hAnsi="Cambria Math"/>
                          <w:i/>
                          <w:sz w:val="30"/>
                          <w:szCs w:val="30"/>
                          <w:lang w:val="en-US"/>
                        </w:rPr>
                      </m:ctrlPr>
                    </m:sSubSupPr>
                    <m:e>
                      <m:r>
                        <w:rPr>
                          <w:rFonts w:ascii="Cambria Math" w:hAnsi="Cambria Math"/>
                          <w:sz w:val="30"/>
                          <w:szCs w:val="30"/>
                          <w:lang w:val="en-US"/>
                        </w:rPr>
                        <m:t>ν</m:t>
                      </m:r>
                    </m:e>
                    <m:sub>
                      <m:acc>
                        <m:accPr>
                          <m:chr m:val="̈"/>
                          <m:ctrlPr>
                            <w:rPr>
                              <w:rFonts w:ascii="Cambria Math" w:hAnsi="Cambria Math"/>
                              <w:i/>
                              <w:sz w:val="30"/>
                              <w:szCs w:val="30"/>
                              <w:lang w:val="en-US"/>
                            </w:rPr>
                          </m:ctrlPr>
                        </m:accPr>
                        <m:e>
                          <m:sSub>
                            <m:sSubPr>
                              <m:ctrlPr>
                                <w:rPr>
                                  <w:rFonts w:ascii="Cambria Math" w:hAnsi="Cambria Math"/>
                                  <w:i/>
                                  <w:sz w:val="30"/>
                                  <w:szCs w:val="30"/>
                                  <w:lang w:val="en-US"/>
                                </w:rPr>
                              </m:ctrlPr>
                            </m:sSubPr>
                            <m:e>
                              <m:r>
                                <w:rPr>
                                  <w:rFonts w:ascii="Cambria Math" w:hAnsi="Cambria Math"/>
                                  <w:sz w:val="30"/>
                                  <w:szCs w:val="30"/>
                                </w:rPr>
                                <m:t xml:space="preserve"> </m:t>
                              </m:r>
                              <m:r>
                                <w:rPr>
                                  <w:rFonts w:ascii="Cambria Math" w:hAnsi="Cambria Math"/>
                                  <w:sz w:val="30"/>
                                  <w:szCs w:val="30"/>
                                  <w:lang w:val="en-US"/>
                                </w:rPr>
                                <m:t>X</m:t>
                              </m:r>
                            </m:e>
                            <m:sub>
                              <m:r>
                                <w:rPr>
                                  <w:rFonts w:ascii="Cambria Math" w:hAnsi="Cambria Math"/>
                                  <w:sz w:val="30"/>
                                  <w:szCs w:val="30"/>
                                  <w:lang w:val="en-US"/>
                                </w:rPr>
                                <m:t>j</m:t>
                              </m:r>
                              <m:r>
                                <w:rPr>
                                  <w:rFonts w:ascii="Cambria Math" w:hAnsi="Cambria Math"/>
                                  <w:sz w:val="30"/>
                                  <w:szCs w:val="30"/>
                                </w:rPr>
                                <m:t>0</m:t>
                              </m:r>
                            </m:sub>
                          </m:sSub>
                        </m:e>
                      </m:acc>
                    </m:sub>
                    <m:sup>
                      <m:r>
                        <w:rPr>
                          <w:rFonts w:ascii="Cambria Math" w:hAnsi="Cambria Math"/>
                          <w:sz w:val="30"/>
                          <w:szCs w:val="30"/>
                          <w:lang w:val="en-US"/>
                        </w:rPr>
                        <m:t>l</m:t>
                      </m:r>
                    </m:sup>
                  </m:sSubSup>
                </m:num>
                <m:den>
                  <m:nary>
                    <m:naryPr>
                      <m:chr m:val="∑"/>
                      <m:limLoc m:val="undOvr"/>
                      <m:ctrlPr>
                        <w:rPr>
                          <w:rFonts w:ascii="Cambria Math" w:hAnsi="Cambria Math"/>
                          <w:i/>
                          <w:sz w:val="30"/>
                          <w:szCs w:val="30"/>
                          <w:lang w:val="en-US"/>
                        </w:rPr>
                      </m:ctrlPr>
                    </m:naryPr>
                    <m:sub>
                      <m:r>
                        <w:rPr>
                          <w:rFonts w:ascii="Cambria Math" w:hAnsi="Cambria Math"/>
                          <w:sz w:val="30"/>
                          <w:szCs w:val="30"/>
                          <w:lang w:val="en-US"/>
                        </w:rPr>
                        <m:t>p</m:t>
                      </m:r>
                      <m:r>
                        <w:rPr>
                          <w:rFonts w:ascii="Cambria Math" w:hAnsi="Cambria Math"/>
                          <w:sz w:val="30"/>
                          <w:szCs w:val="30"/>
                        </w:rPr>
                        <m:t>=1</m:t>
                      </m:r>
                    </m:sub>
                    <m:sup>
                      <m:r>
                        <w:rPr>
                          <w:rFonts w:ascii="Cambria Math" w:hAnsi="Cambria Math"/>
                          <w:sz w:val="30"/>
                          <w:szCs w:val="30"/>
                          <w:lang w:val="en-US"/>
                        </w:rPr>
                        <m:t>n</m:t>
                      </m:r>
                    </m:sup>
                    <m:e>
                      <m:nary>
                        <m:naryPr>
                          <m:chr m:val="∑"/>
                          <m:limLoc m:val="undOvr"/>
                          <m:ctrlPr>
                            <w:rPr>
                              <w:rFonts w:ascii="Cambria Math" w:hAnsi="Cambria Math"/>
                              <w:i/>
                              <w:sz w:val="30"/>
                              <w:szCs w:val="30"/>
                              <w:lang w:val="en-US"/>
                            </w:rPr>
                          </m:ctrlPr>
                        </m:naryPr>
                        <m:sub>
                          <m:r>
                            <w:rPr>
                              <w:rFonts w:ascii="Cambria Math" w:hAnsi="Cambria Math"/>
                              <w:sz w:val="30"/>
                              <w:szCs w:val="30"/>
                              <w:lang w:val="en-US"/>
                            </w:rPr>
                            <m:t>j</m:t>
                          </m:r>
                          <m:r>
                            <w:rPr>
                              <w:rFonts w:ascii="Cambria Math" w:hAnsi="Cambria Math"/>
                              <w:sz w:val="30"/>
                              <w:szCs w:val="30"/>
                            </w:rPr>
                            <m:t>=1</m:t>
                          </m:r>
                        </m:sub>
                        <m:sup>
                          <m:r>
                            <w:rPr>
                              <w:rFonts w:ascii="Cambria Math" w:hAnsi="Cambria Math"/>
                              <w:sz w:val="30"/>
                              <w:szCs w:val="30"/>
                            </w:rPr>
                            <m:t>3</m:t>
                          </m:r>
                        </m:sup>
                        <m:e>
                          <m:d>
                            <m:dPr>
                              <m:ctrlPr>
                                <w:rPr>
                                  <w:rFonts w:ascii="Cambria Math" w:hAnsi="Cambria Math"/>
                                  <w:i/>
                                  <w:sz w:val="30"/>
                                  <w:szCs w:val="30"/>
                                  <w:lang w:val="en-US"/>
                                </w:rPr>
                              </m:ctrlPr>
                            </m:dPr>
                            <m:e>
                              <m:sSub>
                                <m:sSubPr>
                                  <m:ctrlPr>
                                    <w:rPr>
                                      <w:rFonts w:ascii="Cambria Math" w:hAnsi="Cambria Math"/>
                                      <w:i/>
                                      <w:sz w:val="30"/>
                                      <w:szCs w:val="30"/>
                                      <w:lang w:val="en-US"/>
                                    </w:rPr>
                                  </m:ctrlPr>
                                </m:sSubPr>
                                <m:e>
                                  <m:r>
                                    <w:rPr>
                                      <w:rFonts w:ascii="Cambria Math" w:hAnsi="Cambria Math"/>
                                      <w:sz w:val="30"/>
                                      <w:szCs w:val="30"/>
                                      <w:lang w:val="en-US"/>
                                    </w:rPr>
                                    <m:t>m</m:t>
                                  </m:r>
                                </m:e>
                                <m:sub>
                                  <m:r>
                                    <w:rPr>
                                      <w:rFonts w:ascii="Cambria Math" w:hAnsi="Cambria Math"/>
                                      <w:sz w:val="30"/>
                                      <w:szCs w:val="30"/>
                                      <w:lang w:val="en-US"/>
                                    </w:rPr>
                                    <m:t>p</m:t>
                                  </m:r>
                                </m:sub>
                              </m:sSub>
                              <m:sSubSup>
                                <m:sSubSupPr>
                                  <m:ctrlPr>
                                    <w:rPr>
                                      <w:rFonts w:ascii="Cambria Math" w:hAnsi="Cambria Math"/>
                                      <w:i/>
                                      <w:sz w:val="30"/>
                                      <w:szCs w:val="30"/>
                                      <w:lang w:val="en-US"/>
                                    </w:rPr>
                                  </m:ctrlPr>
                                </m:sSubSupPr>
                                <m:e>
                                  <m:r>
                                    <m:rPr>
                                      <m:scr m:val="script"/>
                                    </m:rPr>
                                    <w:rPr>
                                      <w:rFonts w:ascii="Cambria Math" w:hAnsi="Cambria Math"/>
                                      <w:sz w:val="30"/>
                                      <w:szCs w:val="30"/>
                                      <w:lang w:val="en-US"/>
                                    </w:rPr>
                                    <m:t>x</m:t>
                                  </m:r>
                                </m:e>
                                <m:sub>
                                  <m:r>
                                    <w:rPr>
                                      <w:rFonts w:ascii="Cambria Math" w:hAnsi="Cambria Math"/>
                                      <w:sz w:val="30"/>
                                      <w:szCs w:val="30"/>
                                      <w:lang w:val="en-US"/>
                                    </w:rPr>
                                    <m:t>jip</m:t>
                                  </m:r>
                                </m:sub>
                                <m:sup>
                                  <m:r>
                                    <w:rPr>
                                      <w:rFonts w:ascii="Cambria Math" w:hAnsi="Cambria Math"/>
                                      <w:sz w:val="30"/>
                                      <w:szCs w:val="30"/>
                                    </w:rPr>
                                    <m:t>2</m:t>
                                  </m:r>
                                </m:sup>
                              </m:sSubSup>
                              <m:r>
                                <w:rPr>
                                  <w:rFonts w:ascii="Cambria Math" w:hAnsi="Cambria Math"/>
                                  <w:sz w:val="30"/>
                                  <w:szCs w:val="30"/>
                                </w:rPr>
                                <m:t>+</m:t>
                              </m:r>
                              <m:sSub>
                                <m:sSubPr>
                                  <m:ctrlPr>
                                    <w:rPr>
                                      <w:rFonts w:ascii="Cambria Math" w:hAnsi="Cambria Math"/>
                                      <w:i/>
                                      <w:sz w:val="30"/>
                                      <w:szCs w:val="30"/>
                                      <w:lang w:val="en-US"/>
                                    </w:rPr>
                                  </m:ctrlPr>
                                </m:sSubPr>
                                <m:e>
                                  <m:r>
                                    <m:rPr>
                                      <m:sty m:val="p"/>
                                    </m:rPr>
                                    <w:rPr>
                                      <w:rFonts w:ascii="Cambria Math" w:hAnsi="Cambria Math"/>
                                      <w:sz w:val="30"/>
                                      <w:szCs w:val="30"/>
                                      <w:lang w:val="en-US"/>
                                    </w:rPr>
                                    <m:t>Θ</m:t>
                                  </m:r>
                                </m:e>
                                <m:sub>
                                  <m:r>
                                    <w:rPr>
                                      <w:rFonts w:ascii="Cambria Math" w:hAnsi="Cambria Math"/>
                                      <w:sz w:val="30"/>
                                      <w:szCs w:val="30"/>
                                      <w:lang w:val="en-US"/>
                                    </w:rPr>
                                    <m:t>jp</m:t>
                                  </m:r>
                                </m:sub>
                              </m:sSub>
                              <m:sSubSup>
                                <m:sSubSupPr>
                                  <m:ctrlPr>
                                    <w:rPr>
                                      <w:rFonts w:ascii="Cambria Math" w:hAnsi="Cambria Math"/>
                                      <w:i/>
                                      <w:sz w:val="30"/>
                                      <w:szCs w:val="30"/>
                                      <w:lang w:val="en-US"/>
                                    </w:rPr>
                                  </m:ctrlPr>
                                </m:sSubSupPr>
                                <m:e>
                                  <m:r>
                                    <w:rPr>
                                      <w:rFonts w:ascii="Cambria Math" w:hAnsi="Cambria Math"/>
                                      <w:sz w:val="30"/>
                                      <w:szCs w:val="30"/>
                                    </w:rPr>
                                    <m:t>∝</m:t>
                                  </m:r>
                                </m:e>
                                <m:sub>
                                  <m:r>
                                    <w:rPr>
                                      <w:rFonts w:ascii="Cambria Math" w:hAnsi="Cambria Math"/>
                                      <w:sz w:val="30"/>
                                      <w:szCs w:val="30"/>
                                      <w:lang w:val="en-US"/>
                                    </w:rPr>
                                    <m:t>jik</m:t>
                                  </m:r>
                                </m:sub>
                                <m:sup>
                                  <m:r>
                                    <w:rPr>
                                      <w:rFonts w:ascii="Cambria Math" w:hAnsi="Cambria Math"/>
                                      <w:sz w:val="30"/>
                                      <w:szCs w:val="30"/>
                                    </w:rPr>
                                    <m:t>2</m:t>
                                  </m:r>
                                </m:sup>
                              </m:sSubSup>
                            </m:e>
                          </m:d>
                        </m:e>
                      </m:nary>
                    </m:e>
                  </m:nary>
                </m:den>
              </m:f>
            </m:oMath>
            <w:r w:rsidR="00786E5D">
              <w:rPr>
                <w:sz w:val="28"/>
                <w:szCs w:val="28"/>
              </w:rPr>
              <w:t>,</w:t>
            </w:r>
          </w:p>
        </w:tc>
        <w:tc>
          <w:tcPr>
            <w:tcW w:w="1145" w:type="dxa"/>
            <w:shd w:val="clear" w:color="auto" w:fill="auto"/>
          </w:tcPr>
          <w:p w14:paraId="77352921" w14:textId="77777777" w:rsidR="00786E5D" w:rsidRPr="00BD0B61" w:rsidRDefault="00786E5D" w:rsidP="00932913">
            <w:pPr>
              <w:pStyle w:val="aff1"/>
              <w:jc w:val="right"/>
              <w:rPr>
                <w:sz w:val="28"/>
                <w:szCs w:val="28"/>
              </w:rPr>
            </w:pPr>
            <w:r w:rsidRPr="00BD0B61">
              <w:rPr>
                <w:sz w:val="28"/>
                <w:szCs w:val="28"/>
              </w:rPr>
              <w:t>(7.</w:t>
            </w:r>
            <w:r>
              <w:rPr>
                <w:sz w:val="28"/>
                <w:szCs w:val="28"/>
              </w:rPr>
              <w:t>18</w:t>
            </w:r>
            <w:r w:rsidRPr="00BD0B61">
              <w:rPr>
                <w:sz w:val="28"/>
                <w:szCs w:val="28"/>
              </w:rPr>
              <w:t>)</w:t>
            </w:r>
          </w:p>
        </w:tc>
      </w:tr>
    </w:tbl>
    <w:p w14:paraId="06260B8E" w14:textId="77777777" w:rsidR="002E2952" w:rsidRDefault="002E2952" w:rsidP="00932913">
      <w:pPr>
        <w:pStyle w:val="aff1"/>
        <w:jc w:val="both"/>
        <w:rPr>
          <w:sz w:val="28"/>
          <w:szCs w:val="28"/>
        </w:rPr>
      </w:pPr>
      <w:r w:rsidRPr="00303E6B">
        <w:rPr>
          <w:sz w:val="28"/>
          <w:szCs w:val="28"/>
        </w:rPr>
        <w:t xml:space="preserve">где </w:t>
      </w:r>
      <w:r w:rsidR="00786E5D" w:rsidRPr="00786E5D">
        <w:rPr>
          <w:i/>
          <w:sz w:val="28"/>
          <w:szCs w:val="28"/>
        </w:rPr>
        <w:t>ν</w:t>
      </w:r>
      <w:r w:rsidR="00786E5D" w:rsidRPr="00786E5D">
        <w:rPr>
          <w:i/>
          <w:sz w:val="28"/>
          <w:szCs w:val="28"/>
          <w:vertAlign w:val="superscript"/>
          <w:lang w:val="en-US"/>
        </w:rPr>
        <w:t>l</w:t>
      </w:r>
      <w:r w:rsidR="00786E5D" w:rsidRPr="00786E5D">
        <w:rPr>
          <w:i/>
          <w:color w:val="333333"/>
          <w:sz w:val="28"/>
          <w:szCs w:val="28"/>
          <w:shd w:val="clear" w:color="auto" w:fill="FFFFFF"/>
          <w:vertAlign w:val="subscript"/>
        </w:rPr>
        <w:t>Ẍ</w:t>
      </w:r>
      <w:r w:rsidR="00786E5D" w:rsidRPr="00786E5D">
        <w:rPr>
          <w:i/>
          <w:color w:val="333333"/>
          <w:sz w:val="24"/>
          <w:szCs w:val="24"/>
          <w:shd w:val="clear" w:color="auto" w:fill="FFFFFF"/>
          <w:vertAlign w:val="subscript"/>
          <w:lang w:val="en-US"/>
        </w:rPr>
        <w:t>j</w:t>
      </w:r>
      <w:r w:rsidR="00786E5D" w:rsidRPr="00786E5D">
        <w:rPr>
          <w:color w:val="333333"/>
          <w:sz w:val="24"/>
          <w:szCs w:val="24"/>
          <w:shd w:val="clear" w:color="auto" w:fill="FFFFFF"/>
          <w:vertAlign w:val="subscript"/>
        </w:rPr>
        <w:t>0</w:t>
      </w:r>
      <w:r w:rsidR="00786E5D" w:rsidRPr="00786E5D">
        <w:rPr>
          <w:color w:val="333333"/>
          <w:sz w:val="28"/>
          <w:szCs w:val="28"/>
          <w:shd w:val="clear" w:color="auto" w:fill="FFFFFF"/>
        </w:rPr>
        <w:t xml:space="preserve"> (</w:t>
      </w:r>
      <w:r w:rsidR="00786E5D">
        <w:rPr>
          <w:color w:val="333333"/>
          <w:sz w:val="28"/>
          <w:szCs w:val="28"/>
          <w:shd w:val="clear" w:color="auto" w:fill="FFFFFF"/>
          <w:lang w:val="en-US"/>
        </w:rPr>
        <w:t>j</w:t>
      </w:r>
      <w:r w:rsidR="00786E5D" w:rsidRPr="00786E5D">
        <w:rPr>
          <w:color w:val="333333"/>
          <w:sz w:val="28"/>
          <w:szCs w:val="28"/>
          <w:shd w:val="clear" w:color="auto" w:fill="FFFFFF"/>
        </w:rPr>
        <w:t xml:space="preserve"> = 1</w:t>
      </w:r>
      <w:r w:rsidR="00786E5D">
        <w:rPr>
          <w:color w:val="333333"/>
          <w:sz w:val="28"/>
          <w:szCs w:val="28"/>
          <w:shd w:val="clear" w:color="auto" w:fill="FFFFFF"/>
        </w:rPr>
        <w:t>, 2, 3)</w:t>
      </w:r>
      <w:r w:rsidRPr="00303E6B">
        <w:rPr>
          <w:sz w:val="28"/>
          <w:szCs w:val="28"/>
        </w:rPr>
        <w:t xml:space="preserve"> </w:t>
      </w:r>
      <w:r w:rsidRPr="00303E6B">
        <w:rPr>
          <w:sz w:val="28"/>
          <w:szCs w:val="28"/>
        </w:rPr>
        <w:fldChar w:fldCharType="begin"/>
      </w:r>
      <w:r w:rsidRPr="00303E6B">
        <w:rPr>
          <w:sz w:val="28"/>
          <w:szCs w:val="28"/>
        </w:rPr>
        <w:instrText xml:space="preserve"> QUOTE </w:instrText>
      </w:r>
      <m:oMath>
        <m:sSubSup>
          <m:sSubSupPr>
            <m:ctrlPr>
              <w:rPr>
                <w:rFonts w:ascii="Cambria Math" w:hAnsi="Cambria Math"/>
                <w:i/>
                <w:sz w:val="26"/>
                <w:szCs w:val="26"/>
                <w:lang w:val="en-US"/>
              </w:rPr>
            </m:ctrlPr>
          </m:sSubSupPr>
          <m:e>
            <m:r>
              <m:rPr>
                <m:sty m:val="p"/>
              </m:rPr>
              <w:rPr>
                <w:rFonts w:ascii="Cambria Math" w:hAnsi="Cambria Math"/>
                <w:sz w:val="26"/>
                <w:szCs w:val="26"/>
                <w:lang w:val="en-US"/>
              </w:rPr>
              <m:t>ν</m:t>
            </m:r>
          </m:e>
          <m:sub>
            <m:acc>
              <m:accPr>
                <m:chr m:val="̈"/>
                <m:ctrlPr>
                  <w:rPr>
                    <w:rFonts w:ascii="Cambria Math" w:hAnsi="Cambria Math"/>
                    <w:i/>
                    <w:sz w:val="26"/>
                    <w:szCs w:val="26"/>
                    <w:lang w:val="en-US"/>
                  </w:rPr>
                </m:ctrlPr>
              </m:accPr>
              <m:e>
                <m:sSub>
                  <m:sSubPr>
                    <m:ctrlPr>
                      <w:rPr>
                        <w:rFonts w:ascii="Cambria Math" w:hAnsi="Cambria Math"/>
                        <w:i/>
                        <w:sz w:val="26"/>
                        <w:szCs w:val="26"/>
                        <w:lang w:val="en-US"/>
                      </w:rPr>
                    </m:ctrlPr>
                  </m:sSubPr>
                  <m:e>
                    <m:r>
                      <m:rPr>
                        <m:sty m:val="p"/>
                      </m:rPr>
                      <w:rPr>
                        <w:rFonts w:ascii="Cambria Math" w:hAnsi="Cambria Math"/>
                        <w:sz w:val="26"/>
                        <w:szCs w:val="26"/>
                      </w:rPr>
                      <m:t xml:space="preserve"> </m:t>
                    </m:r>
                    <m:r>
                      <m:rPr>
                        <m:sty m:val="p"/>
                      </m:rPr>
                      <w:rPr>
                        <w:rFonts w:ascii="Cambria Math" w:hAnsi="Cambria Math"/>
                        <w:sz w:val="26"/>
                        <w:szCs w:val="26"/>
                        <w:lang w:val="en-US"/>
                      </w:rPr>
                      <m:t>X</m:t>
                    </m:r>
                  </m:e>
                  <m:sub>
                    <m:r>
                      <m:rPr>
                        <m:sty m:val="p"/>
                      </m:rPr>
                      <w:rPr>
                        <w:rFonts w:ascii="Cambria Math" w:hAnsi="Cambria Math"/>
                        <w:sz w:val="26"/>
                        <w:szCs w:val="26"/>
                        <w:lang w:val="en-US"/>
                      </w:rPr>
                      <m:t>j</m:t>
                    </m:r>
                    <m:r>
                      <m:rPr>
                        <m:sty m:val="p"/>
                      </m:rPr>
                      <w:rPr>
                        <w:rFonts w:ascii="Cambria Math" w:hAnsi="Cambria Math"/>
                        <w:sz w:val="26"/>
                        <w:szCs w:val="26"/>
                      </w:rPr>
                      <m:t>0</m:t>
                    </m:r>
                  </m:sub>
                </m:sSub>
              </m:e>
            </m:acc>
          </m:sub>
          <m:sup>
            <m:r>
              <m:rPr>
                <m:sty m:val="p"/>
              </m:rPr>
              <w:rPr>
                <w:rFonts w:ascii="Cambria Math" w:hAnsi="Cambria Math"/>
                <w:sz w:val="26"/>
                <w:szCs w:val="26"/>
                <w:lang w:val="en-US"/>
              </w:rPr>
              <m:t>l</m:t>
            </m:r>
          </m:sup>
        </m:sSubSup>
        <m:r>
          <m:rPr>
            <m:sty m:val="p"/>
          </m:rPr>
          <w:rPr>
            <w:rFonts w:ascii="Cambria Math" w:hAnsi="Cambria Math"/>
            <w:sz w:val="26"/>
            <w:szCs w:val="26"/>
          </w:rPr>
          <m:t>(</m:t>
        </m:r>
        <m:r>
          <m:rPr>
            <m:sty m:val="p"/>
          </m:rPr>
          <w:rPr>
            <w:rFonts w:ascii="Cambria Math" w:hAnsi="Cambria Math"/>
            <w:sz w:val="26"/>
            <w:szCs w:val="26"/>
            <w:lang w:val="en-US"/>
          </w:rPr>
          <m:t>j</m:t>
        </m:r>
        <m:r>
          <m:rPr>
            <m:sty m:val="p"/>
          </m:rPr>
          <w:rPr>
            <w:rFonts w:ascii="Cambria Math" w:hAnsi="Cambria Math"/>
            <w:sz w:val="26"/>
            <w:szCs w:val="26"/>
          </w:rPr>
          <m:t xml:space="preserve"> = 1, 2, 3)-</m:t>
        </m:r>
      </m:oMath>
      <w:r w:rsidRPr="00303E6B">
        <w:rPr>
          <w:sz w:val="28"/>
          <w:szCs w:val="28"/>
        </w:rPr>
        <w:instrText xml:space="preserve"> </w:instrText>
      </w:r>
      <w:r w:rsidRPr="00303E6B">
        <w:rPr>
          <w:sz w:val="28"/>
          <w:szCs w:val="28"/>
        </w:rPr>
        <w:fldChar w:fldCharType="separate"/>
      </w:r>
      <w:r w:rsidR="00786E5D">
        <w:rPr>
          <w:sz w:val="28"/>
          <w:szCs w:val="28"/>
        </w:rPr>
        <w:t>–</w:t>
      </w:r>
      <w:r w:rsidRPr="00303E6B">
        <w:rPr>
          <w:sz w:val="28"/>
          <w:szCs w:val="28"/>
        </w:rPr>
        <w:fldChar w:fldCharType="end"/>
      </w:r>
      <w:r w:rsidRPr="00303E6B">
        <w:rPr>
          <w:sz w:val="28"/>
          <w:szCs w:val="28"/>
        </w:rPr>
        <w:t xml:space="preserve"> направляющие косинусы </w:t>
      </w:r>
      <w:r w:rsidR="00786E5D">
        <w:rPr>
          <w:i/>
          <w:sz w:val="28"/>
          <w:szCs w:val="28"/>
          <w:lang w:val="en-US"/>
        </w:rPr>
        <w:t>l</w:t>
      </w:r>
      <w:r w:rsidR="00786E5D" w:rsidRPr="00303E6B">
        <w:rPr>
          <w:sz w:val="28"/>
          <w:szCs w:val="28"/>
        </w:rPr>
        <w:t>-й</w:t>
      </w:r>
      <w:r w:rsidRPr="00303E6B">
        <w:rPr>
          <w:sz w:val="28"/>
          <w:szCs w:val="28"/>
        </w:rPr>
        <w:t xml:space="preserve"> ориентации вектора ускорения поступательного движения грунтового основания</w:t>
      </w:r>
      <w:r w:rsidR="0047470E">
        <w:rPr>
          <w:sz w:val="28"/>
          <w:szCs w:val="28"/>
        </w:rPr>
        <w:t xml:space="preserve"> </w:t>
      </w:r>
      <m:oMath>
        <m:acc>
          <m:accPr>
            <m:chr m:val="̈"/>
            <m:ctrlPr>
              <w:rPr>
                <w:rFonts w:ascii="Cambria Math" w:hAnsi="Cambria Math"/>
                <w:i/>
              </w:rPr>
            </m:ctrlPr>
          </m:accPr>
          <m:e>
            <m:sSub>
              <m:sSubPr>
                <m:ctrlPr>
                  <w:rPr>
                    <w:rFonts w:ascii="Cambria Math" w:hAnsi="Cambria Math"/>
                    <w:i/>
                  </w:rPr>
                </m:ctrlPr>
              </m:sSubPr>
              <m:e>
                <m:acc>
                  <m:accPr>
                    <m:chr m:val="⃗"/>
                    <m:ctrlPr>
                      <w:rPr>
                        <w:rFonts w:ascii="Cambria Math" w:hAnsi="Cambria Math"/>
                        <w:i/>
                        <w:lang w:val="en-US"/>
                      </w:rPr>
                    </m:ctrlPr>
                  </m:accPr>
                  <m:e>
                    <m:r>
                      <w:rPr>
                        <w:rFonts w:ascii="Cambria Math" w:hAnsi="Cambria Math"/>
                        <w:lang w:val="en-US"/>
                      </w:rPr>
                      <m:t>X</m:t>
                    </m:r>
                  </m:e>
                </m:acc>
              </m:e>
              <m:sub>
                <m:r>
                  <w:rPr>
                    <w:rFonts w:ascii="Cambria Math" w:hAnsi="Cambria Math"/>
                  </w:rPr>
                  <m:t>0</m:t>
                </m:r>
              </m:sub>
            </m:sSub>
          </m:e>
        </m:acc>
      </m:oMath>
      <w:r w:rsidRPr="00303E6B">
        <w:rPr>
          <w:sz w:val="28"/>
          <w:szCs w:val="28"/>
        </w:rPr>
        <w:t xml:space="preserve"> (см. рис</w:t>
      </w:r>
      <w:r w:rsidR="00786E5D">
        <w:rPr>
          <w:sz w:val="28"/>
          <w:szCs w:val="28"/>
        </w:rPr>
        <w:t>унок</w:t>
      </w:r>
      <w:r w:rsidRPr="00303E6B">
        <w:rPr>
          <w:sz w:val="28"/>
          <w:szCs w:val="28"/>
        </w:rPr>
        <w:t xml:space="preserve"> 7.1), удовлетворяющие </w:t>
      </w:r>
      <w:r w:rsidR="002E5EB6">
        <w:rPr>
          <w:sz w:val="28"/>
          <w:szCs w:val="28"/>
        </w:rPr>
        <w:t>условию</w:t>
      </w:r>
      <w:r w:rsidRPr="00303E6B">
        <w:rPr>
          <w:sz w:val="28"/>
          <w:szCs w:val="28"/>
        </w:rPr>
        <w:t xml:space="preserve"> нормировки</w:t>
      </w:r>
    </w:p>
    <w:tbl>
      <w:tblPr>
        <w:tblW w:w="0" w:type="auto"/>
        <w:tblLook w:val="04A0" w:firstRow="1" w:lastRow="0" w:firstColumn="1" w:lastColumn="0" w:noHBand="0" w:noVBand="1"/>
      </w:tblPr>
      <w:tblGrid>
        <w:gridCol w:w="8141"/>
        <w:gridCol w:w="1145"/>
      </w:tblGrid>
      <w:tr w:rsidR="0089030F" w:rsidRPr="00BD0B61" w14:paraId="68DB1B1D" w14:textId="77777777" w:rsidTr="000C47CD">
        <w:tc>
          <w:tcPr>
            <w:tcW w:w="8141" w:type="dxa"/>
            <w:shd w:val="clear" w:color="auto" w:fill="auto"/>
          </w:tcPr>
          <w:p w14:paraId="7C95EDFF" w14:textId="77777777" w:rsidR="0089030F" w:rsidRPr="00303E6B" w:rsidRDefault="006E2D4B" w:rsidP="00932913">
            <w:pPr>
              <w:pStyle w:val="aff1"/>
              <w:jc w:val="center"/>
              <w:rPr>
                <w:sz w:val="28"/>
                <w:szCs w:val="28"/>
                <w:lang w:val="en-US"/>
              </w:rPr>
            </w:pPr>
            <m:oMath>
              <m:nary>
                <m:naryPr>
                  <m:chr m:val="∑"/>
                  <m:limLoc m:val="undOvr"/>
                  <m:ctrlPr>
                    <w:rPr>
                      <w:rFonts w:ascii="Cambria Math" w:hAnsi="Cambria Math"/>
                      <w:i/>
                      <w:sz w:val="26"/>
                      <w:szCs w:val="26"/>
                      <w:lang w:val="en-US"/>
                    </w:rPr>
                  </m:ctrlPr>
                </m:naryPr>
                <m:sub>
                  <m:r>
                    <w:rPr>
                      <w:rFonts w:ascii="Cambria Math" w:hAnsi="Cambria Math"/>
                      <w:sz w:val="26"/>
                      <w:szCs w:val="26"/>
                      <w:lang w:val="en-US"/>
                    </w:rPr>
                    <m:t>j</m:t>
                  </m:r>
                  <m:r>
                    <w:rPr>
                      <w:rFonts w:ascii="Cambria Math" w:hAnsi="Cambria Math"/>
                      <w:sz w:val="26"/>
                      <w:szCs w:val="26"/>
                    </w:rPr>
                    <m:t>=1</m:t>
                  </m:r>
                </m:sub>
                <m:sup>
                  <m:r>
                    <w:rPr>
                      <w:rFonts w:ascii="Cambria Math" w:hAnsi="Cambria Math"/>
                      <w:sz w:val="26"/>
                      <w:szCs w:val="26"/>
                    </w:rPr>
                    <m:t>3</m:t>
                  </m:r>
                </m:sup>
                <m:e>
                  <m:sSup>
                    <m:sSupPr>
                      <m:ctrlPr>
                        <w:rPr>
                          <w:rFonts w:ascii="Cambria Math" w:hAnsi="Cambria Math"/>
                          <w:i/>
                          <w:sz w:val="26"/>
                          <w:szCs w:val="26"/>
                          <w:lang w:val="en-US"/>
                        </w:rPr>
                      </m:ctrlPr>
                    </m:sSupPr>
                    <m:e>
                      <m:d>
                        <m:dPr>
                          <m:ctrlPr>
                            <w:rPr>
                              <w:rFonts w:ascii="Cambria Math" w:hAnsi="Cambria Math"/>
                              <w:i/>
                              <w:sz w:val="26"/>
                              <w:szCs w:val="26"/>
                              <w:lang w:val="en-US"/>
                            </w:rPr>
                          </m:ctrlPr>
                        </m:dPr>
                        <m:e>
                          <m:sSubSup>
                            <m:sSubSupPr>
                              <m:ctrlPr>
                                <w:rPr>
                                  <w:rFonts w:ascii="Cambria Math" w:hAnsi="Cambria Math"/>
                                  <w:i/>
                                  <w:sz w:val="26"/>
                                  <w:szCs w:val="26"/>
                                  <w:lang w:val="en-US"/>
                                </w:rPr>
                              </m:ctrlPr>
                            </m:sSubSupPr>
                            <m:e>
                              <m:r>
                                <w:rPr>
                                  <w:rFonts w:ascii="Cambria Math" w:hAnsi="Cambria Math"/>
                                  <w:sz w:val="26"/>
                                  <w:szCs w:val="26"/>
                                  <w:lang w:val="en-US"/>
                                </w:rPr>
                                <m:t>ν</m:t>
                              </m:r>
                            </m:e>
                            <m:sub>
                              <m:acc>
                                <m:accPr>
                                  <m:chr m:val="̈"/>
                                  <m:ctrlPr>
                                    <w:rPr>
                                      <w:rFonts w:ascii="Cambria Math" w:hAnsi="Cambria Math"/>
                                      <w:i/>
                                      <w:sz w:val="26"/>
                                      <w:szCs w:val="26"/>
                                      <w:lang w:val="en-US"/>
                                    </w:rPr>
                                  </m:ctrlPr>
                                </m:accPr>
                                <m:e>
                                  <m:sSub>
                                    <m:sSubPr>
                                      <m:ctrlPr>
                                        <w:rPr>
                                          <w:rFonts w:ascii="Cambria Math" w:hAnsi="Cambria Math"/>
                                          <w:i/>
                                          <w:sz w:val="26"/>
                                          <w:szCs w:val="26"/>
                                          <w:lang w:val="en-US"/>
                                        </w:rPr>
                                      </m:ctrlPr>
                                    </m:sSubPr>
                                    <m:e>
                                      <m:r>
                                        <w:rPr>
                                          <w:rFonts w:ascii="Cambria Math" w:hAnsi="Cambria Math"/>
                                          <w:sz w:val="26"/>
                                          <w:szCs w:val="26"/>
                                        </w:rPr>
                                        <m:t xml:space="preserve"> </m:t>
                                      </m:r>
                                      <m:r>
                                        <w:rPr>
                                          <w:rFonts w:ascii="Cambria Math" w:hAnsi="Cambria Math"/>
                                          <w:sz w:val="26"/>
                                          <w:szCs w:val="26"/>
                                          <w:lang w:val="en-US"/>
                                        </w:rPr>
                                        <m:t>X</m:t>
                                      </m:r>
                                    </m:e>
                                    <m:sub>
                                      <m:r>
                                        <w:rPr>
                                          <w:rFonts w:ascii="Cambria Math" w:hAnsi="Cambria Math"/>
                                          <w:sz w:val="26"/>
                                          <w:szCs w:val="26"/>
                                          <w:lang w:val="en-US"/>
                                        </w:rPr>
                                        <m:t>j</m:t>
                                      </m:r>
                                      <m:r>
                                        <w:rPr>
                                          <w:rFonts w:ascii="Cambria Math" w:hAnsi="Cambria Math"/>
                                          <w:sz w:val="26"/>
                                          <w:szCs w:val="26"/>
                                        </w:rPr>
                                        <m:t>0</m:t>
                                      </m:r>
                                    </m:sub>
                                  </m:sSub>
                                </m:e>
                              </m:acc>
                            </m:sub>
                            <m:sup>
                              <m:r>
                                <w:rPr>
                                  <w:rFonts w:ascii="Cambria Math" w:hAnsi="Cambria Math"/>
                                  <w:sz w:val="26"/>
                                  <w:szCs w:val="26"/>
                                  <w:lang w:val="en-US"/>
                                </w:rPr>
                                <m:t>l</m:t>
                              </m:r>
                            </m:sup>
                          </m:sSubSup>
                        </m:e>
                      </m:d>
                    </m:e>
                    <m:sup>
                      <m:r>
                        <w:rPr>
                          <w:rFonts w:ascii="Cambria Math" w:hAnsi="Cambria Math"/>
                          <w:sz w:val="26"/>
                          <w:szCs w:val="26"/>
                        </w:rPr>
                        <m:t>2</m:t>
                      </m:r>
                    </m:sup>
                  </m:sSup>
                </m:e>
              </m:nary>
            </m:oMath>
            <w:r w:rsidR="0089030F" w:rsidRPr="00303E6B">
              <w:rPr>
                <w:sz w:val="28"/>
                <w:szCs w:val="28"/>
              </w:rPr>
              <w:t>=1</w:t>
            </w:r>
            <w:r w:rsidR="0089030F">
              <w:rPr>
                <w:sz w:val="28"/>
                <w:szCs w:val="28"/>
              </w:rPr>
              <w:t>.</w:t>
            </w:r>
          </w:p>
        </w:tc>
        <w:tc>
          <w:tcPr>
            <w:tcW w:w="1145" w:type="dxa"/>
            <w:shd w:val="clear" w:color="auto" w:fill="auto"/>
          </w:tcPr>
          <w:p w14:paraId="1ED83E4F" w14:textId="77777777" w:rsidR="0089030F" w:rsidRPr="00BD0B61" w:rsidRDefault="0089030F" w:rsidP="00932913">
            <w:pPr>
              <w:pStyle w:val="aff1"/>
              <w:jc w:val="right"/>
              <w:rPr>
                <w:sz w:val="28"/>
                <w:szCs w:val="28"/>
              </w:rPr>
            </w:pPr>
            <w:r w:rsidRPr="00BD0B61">
              <w:rPr>
                <w:sz w:val="28"/>
                <w:szCs w:val="28"/>
              </w:rPr>
              <w:t>(7.</w:t>
            </w:r>
            <w:r>
              <w:rPr>
                <w:sz w:val="28"/>
                <w:szCs w:val="28"/>
              </w:rPr>
              <w:t>19</w:t>
            </w:r>
            <w:r w:rsidRPr="00BD0B61">
              <w:rPr>
                <w:sz w:val="28"/>
                <w:szCs w:val="28"/>
              </w:rPr>
              <w:t>)</w:t>
            </w:r>
          </w:p>
        </w:tc>
      </w:tr>
    </w:tbl>
    <w:p w14:paraId="38AC0D24" w14:textId="77777777" w:rsidR="002E2952" w:rsidRPr="00303E6B" w:rsidRDefault="0089030F" w:rsidP="00932913">
      <w:pPr>
        <w:pStyle w:val="aff1"/>
        <w:ind w:firstLine="567"/>
        <w:jc w:val="both"/>
        <w:rPr>
          <w:sz w:val="28"/>
          <w:szCs w:val="28"/>
        </w:rPr>
      </w:pPr>
      <w:r>
        <w:rPr>
          <w:sz w:val="28"/>
          <w:szCs w:val="28"/>
        </w:rPr>
        <w:t xml:space="preserve">Для меньших значений </w:t>
      </w:r>
      <w:r w:rsidR="002E2952" w:rsidRPr="00303E6B">
        <w:rPr>
          <w:sz w:val="28"/>
          <w:szCs w:val="28"/>
        </w:rPr>
        <w:t xml:space="preserve">фазовых скоростей распространения сейсмических волн при определении коэффициентов приведения воздействия </w:t>
      </w:r>
      <w:r>
        <w:rPr>
          <w:sz w:val="28"/>
          <w:szCs w:val="28"/>
          <w:lang w:val="en-US"/>
        </w:rPr>
        <w:t>η</w:t>
      </w:r>
      <w:r w:rsidRPr="00303E6B">
        <w:rPr>
          <w:i/>
          <w:sz w:val="28"/>
          <w:szCs w:val="28"/>
          <w:vertAlign w:val="superscript"/>
          <w:lang w:val="en-US"/>
        </w:rPr>
        <w:t>l</w:t>
      </w:r>
      <w:r w:rsidR="002E5EB6">
        <w:rPr>
          <w:i/>
          <w:sz w:val="28"/>
          <w:szCs w:val="28"/>
          <w:vertAlign w:val="subscript"/>
          <w:lang w:val="en-US"/>
        </w:rPr>
        <w:t>i</w:t>
      </w:r>
      <w:r w:rsidR="002E2952" w:rsidRPr="00303E6B">
        <w:rPr>
          <w:sz w:val="28"/>
          <w:szCs w:val="28"/>
        </w:rPr>
        <w:t xml:space="preserve"> </w:t>
      </w:r>
      <w:r>
        <w:rPr>
          <w:sz w:val="28"/>
          <w:szCs w:val="28"/>
        </w:rPr>
        <w:t xml:space="preserve">по формуле </w:t>
      </w:r>
      <w:r w:rsidR="002E2952" w:rsidRPr="00303E6B">
        <w:rPr>
          <w:sz w:val="28"/>
          <w:szCs w:val="28"/>
        </w:rPr>
        <w:t>(7.</w:t>
      </w:r>
      <w:r>
        <w:rPr>
          <w:sz w:val="28"/>
          <w:szCs w:val="28"/>
        </w:rPr>
        <w:t>18</w:t>
      </w:r>
      <w:r w:rsidR="002E2952" w:rsidRPr="00303E6B">
        <w:rPr>
          <w:sz w:val="28"/>
          <w:szCs w:val="28"/>
        </w:rPr>
        <w:t>) необходимо учитывать волновой характер пространственной мо</w:t>
      </w:r>
      <w:r>
        <w:rPr>
          <w:sz w:val="28"/>
          <w:szCs w:val="28"/>
        </w:rPr>
        <w:t>дели сейсмического воздействия.</w:t>
      </w:r>
    </w:p>
    <w:p w14:paraId="3B80DD3E" w14:textId="77777777" w:rsidR="00A45CC6" w:rsidRPr="004C43DC" w:rsidRDefault="002E2952" w:rsidP="00932913">
      <w:pPr>
        <w:pStyle w:val="aff1"/>
        <w:ind w:firstLine="567"/>
        <w:jc w:val="both"/>
      </w:pPr>
      <w:r w:rsidRPr="004C43DC">
        <w:t>П</w:t>
      </w:r>
      <w:r w:rsidR="0089030F" w:rsidRPr="004C43DC">
        <w:t xml:space="preserve"> </w:t>
      </w:r>
      <w:r w:rsidRPr="004C43DC">
        <w:t>р</w:t>
      </w:r>
      <w:r w:rsidR="0089030F" w:rsidRPr="004C43DC">
        <w:t xml:space="preserve"> </w:t>
      </w:r>
      <w:r w:rsidRPr="004C43DC">
        <w:t>и</w:t>
      </w:r>
      <w:r w:rsidR="0089030F" w:rsidRPr="004C43DC">
        <w:t xml:space="preserve"> </w:t>
      </w:r>
      <w:r w:rsidRPr="004C43DC">
        <w:t>м</w:t>
      </w:r>
      <w:r w:rsidR="0089030F" w:rsidRPr="004C43DC">
        <w:t xml:space="preserve"> </w:t>
      </w:r>
      <w:r w:rsidRPr="004C43DC">
        <w:t>е</w:t>
      </w:r>
      <w:r w:rsidR="0089030F" w:rsidRPr="004C43DC">
        <w:t xml:space="preserve"> </w:t>
      </w:r>
      <w:r w:rsidRPr="004C43DC">
        <w:t>ч</w:t>
      </w:r>
      <w:r w:rsidR="0089030F" w:rsidRPr="004C43DC">
        <w:t xml:space="preserve"> </w:t>
      </w:r>
      <w:r w:rsidRPr="004C43DC">
        <w:t>а</w:t>
      </w:r>
      <w:r w:rsidR="0089030F" w:rsidRPr="004C43DC">
        <w:t xml:space="preserve"> </w:t>
      </w:r>
      <w:r w:rsidRPr="004C43DC">
        <w:t>н</w:t>
      </w:r>
      <w:r w:rsidR="0089030F" w:rsidRPr="004C43DC">
        <w:t xml:space="preserve"> </w:t>
      </w:r>
      <w:r w:rsidRPr="004C43DC">
        <w:t>и</w:t>
      </w:r>
      <w:r w:rsidR="0089030F" w:rsidRPr="004C43DC">
        <w:t xml:space="preserve"> </w:t>
      </w:r>
      <w:r w:rsidRPr="004C43DC">
        <w:t>я</w:t>
      </w:r>
      <w:r w:rsidR="0089030F" w:rsidRPr="004C43DC">
        <w:t xml:space="preserve"> – </w:t>
      </w:r>
      <w:r w:rsidR="00A45CC6" w:rsidRPr="004C43DC">
        <w:t xml:space="preserve">Все вопросы учета пространственного волнового характера сейсмического воздействия приведены в </w:t>
      </w:r>
      <w:r w:rsidR="0089030F" w:rsidRPr="004C43DC">
        <w:t>научно-прикладной</w:t>
      </w:r>
      <w:r w:rsidR="002E5EB6" w:rsidRPr="004C43DC">
        <w:t xml:space="preserve"> литературе, где даны так</w:t>
      </w:r>
      <w:r w:rsidR="00A45CC6" w:rsidRPr="004C43DC">
        <w:t xml:space="preserve">же соответствующие методы расчета зданий и сооружений </w:t>
      </w:r>
      <w:r w:rsidR="0089030F" w:rsidRPr="004C43DC">
        <w:t>при</w:t>
      </w:r>
      <w:r w:rsidR="00A45CC6" w:rsidRPr="004C43DC">
        <w:t xml:space="preserve"> таки</w:t>
      </w:r>
      <w:r w:rsidR="0089030F" w:rsidRPr="004C43DC">
        <w:t>х</w:t>
      </w:r>
      <w:r w:rsidR="00A45CC6" w:rsidRPr="004C43DC">
        <w:t xml:space="preserve"> модел</w:t>
      </w:r>
      <w:r w:rsidR="0089030F" w:rsidRPr="004C43DC">
        <w:t>ях</w:t>
      </w:r>
      <w:r w:rsidR="00A45CC6" w:rsidRPr="004C43DC">
        <w:t xml:space="preserve"> воздействий.</w:t>
      </w:r>
    </w:p>
    <w:p w14:paraId="59B47215" w14:textId="77777777" w:rsidR="002E2952" w:rsidRPr="004C43DC" w:rsidRDefault="002E2952" w:rsidP="00932913">
      <w:pPr>
        <w:pStyle w:val="aff1"/>
        <w:ind w:firstLine="567"/>
        <w:jc w:val="both"/>
      </w:pPr>
      <w:r w:rsidRPr="004C43DC">
        <w:t xml:space="preserve">При сейсмичности площадки 8 баллов и более, повышенной только в связи </w:t>
      </w:r>
      <w:r w:rsidR="0089030F" w:rsidRPr="004C43DC">
        <w:t xml:space="preserve">с </w:t>
      </w:r>
      <w:r w:rsidRPr="004C43DC">
        <w:t xml:space="preserve">наличием грунтов категории III, к значениям нагрузки по </w:t>
      </w:r>
      <w:r w:rsidR="0089030F" w:rsidRPr="004C43DC">
        <w:t xml:space="preserve">формулам </w:t>
      </w:r>
      <w:r w:rsidRPr="004C43DC">
        <w:t>(7.</w:t>
      </w:r>
      <w:r w:rsidR="0089030F" w:rsidRPr="004C43DC">
        <w:t>6</w:t>
      </w:r>
      <w:r w:rsidRPr="004C43DC">
        <w:t>)</w:t>
      </w:r>
      <w:r w:rsidR="0089030F" w:rsidRPr="004C43DC">
        <w:t>,</w:t>
      </w:r>
      <w:r w:rsidRPr="004C43DC">
        <w:t xml:space="preserve"> (7.</w:t>
      </w:r>
      <w:r w:rsidR="0089030F" w:rsidRPr="004C43DC">
        <w:t>7</w:t>
      </w:r>
      <w:r w:rsidRPr="004C43DC">
        <w:t xml:space="preserve">), определенным с применением </w:t>
      </w:r>
      <w:r w:rsidR="0089030F" w:rsidRPr="004C43DC">
        <w:t xml:space="preserve">формулы </w:t>
      </w:r>
      <w:r w:rsidRPr="004C43DC">
        <w:t>(7.</w:t>
      </w:r>
      <w:r w:rsidR="0089030F" w:rsidRPr="004C43DC">
        <w:t>18</w:t>
      </w:r>
      <w:r w:rsidRPr="004C43DC">
        <w:t>) без учета волнового характера сейсмического воздействия, вводится множитель 0,7, учитывающий нелинейное деформирование грунтов при сейсмических воздействиях.</w:t>
      </w:r>
    </w:p>
    <w:p w14:paraId="7A89724E" w14:textId="77777777" w:rsidR="002E2952" w:rsidRPr="00303E6B" w:rsidRDefault="00990C6D" w:rsidP="00932913">
      <w:pPr>
        <w:pStyle w:val="aff1"/>
        <w:ind w:firstLine="567"/>
        <w:jc w:val="both"/>
        <w:rPr>
          <w:sz w:val="28"/>
          <w:szCs w:val="28"/>
        </w:rPr>
      </w:pPr>
      <w:r w:rsidRPr="00303E6B">
        <w:rPr>
          <w:sz w:val="28"/>
          <w:szCs w:val="28"/>
        </w:rPr>
        <w:t>7.9.2.</w:t>
      </w:r>
      <w:r w:rsidR="00A45CC6" w:rsidRPr="00303E6B">
        <w:rPr>
          <w:sz w:val="28"/>
          <w:szCs w:val="28"/>
        </w:rPr>
        <w:t>12</w:t>
      </w:r>
      <w:r w:rsidRPr="00303E6B">
        <w:rPr>
          <w:sz w:val="28"/>
          <w:szCs w:val="28"/>
        </w:rPr>
        <w:t xml:space="preserve"> Значения направляющих косинусов</w:t>
      </w:r>
      <w:r w:rsidR="0089030F">
        <w:rPr>
          <w:sz w:val="28"/>
          <w:szCs w:val="28"/>
        </w:rPr>
        <w:t xml:space="preserve"> </w:t>
      </w:r>
      <w:r w:rsidR="0089030F" w:rsidRPr="00786E5D">
        <w:rPr>
          <w:i/>
          <w:sz w:val="28"/>
          <w:szCs w:val="28"/>
        </w:rPr>
        <w:t>ν</w:t>
      </w:r>
      <w:r w:rsidR="0089030F" w:rsidRPr="00786E5D">
        <w:rPr>
          <w:i/>
          <w:sz w:val="28"/>
          <w:szCs w:val="28"/>
          <w:vertAlign w:val="superscript"/>
          <w:lang w:val="en-US"/>
        </w:rPr>
        <w:t>l</w:t>
      </w:r>
      <w:r w:rsidR="0089030F" w:rsidRPr="00786E5D">
        <w:rPr>
          <w:i/>
          <w:color w:val="333333"/>
          <w:sz w:val="28"/>
          <w:szCs w:val="28"/>
          <w:shd w:val="clear" w:color="auto" w:fill="FFFFFF"/>
          <w:vertAlign w:val="subscript"/>
        </w:rPr>
        <w:t>Ẍ</w:t>
      </w:r>
      <w:r w:rsidR="0089030F" w:rsidRPr="00786E5D">
        <w:rPr>
          <w:i/>
          <w:color w:val="333333"/>
          <w:sz w:val="24"/>
          <w:szCs w:val="24"/>
          <w:shd w:val="clear" w:color="auto" w:fill="FFFFFF"/>
          <w:vertAlign w:val="subscript"/>
          <w:lang w:val="en-US"/>
        </w:rPr>
        <w:t>j</w:t>
      </w:r>
      <w:r w:rsidR="0089030F" w:rsidRPr="00786E5D">
        <w:rPr>
          <w:color w:val="333333"/>
          <w:sz w:val="24"/>
          <w:szCs w:val="24"/>
          <w:shd w:val="clear" w:color="auto" w:fill="FFFFFF"/>
          <w:vertAlign w:val="subscript"/>
        </w:rPr>
        <w:t>0</w:t>
      </w:r>
      <w:r w:rsidR="0089030F">
        <w:rPr>
          <w:sz w:val="28"/>
          <w:szCs w:val="28"/>
        </w:rPr>
        <w:t xml:space="preserve">, </w:t>
      </w:r>
      <w:r w:rsidR="002E2952" w:rsidRPr="00303E6B">
        <w:rPr>
          <w:sz w:val="28"/>
          <w:szCs w:val="28"/>
        </w:rPr>
        <w:fldChar w:fldCharType="begin"/>
      </w:r>
      <w:r w:rsidR="002E2952" w:rsidRPr="00303E6B">
        <w:rPr>
          <w:sz w:val="28"/>
          <w:szCs w:val="28"/>
        </w:rPr>
        <w:instrText xml:space="preserve"> QUOTE </w:instrText>
      </w:r>
      <m:oMath>
        <m:sSubSup>
          <m:sSubSupPr>
            <m:ctrlPr>
              <w:rPr>
                <w:rFonts w:ascii="Cambria Math" w:hAnsi="Cambria Math"/>
                <w:i/>
                <w:lang w:val="en-US"/>
              </w:rPr>
            </m:ctrlPr>
          </m:sSubSupPr>
          <m:e>
            <m:r>
              <m:rPr>
                <m:sty m:val="p"/>
              </m:rPr>
              <w:rPr>
                <w:rFonts w:ascii="Cambria Math" w:hAnsi="Cambria Math"/>
                <w:lang w:val="en-US"/>
              </w:rPr>
              <m:t>ν</m:t>
            </m:r>
          </m:e>
          <m:sub>
            <m:acc>
              <m:accPr>
                <m:chr m:val="̈"/>
                <m:ctrlPr>
                  <w:rPr>
                    <w:rFonts w:ascii="Cambria Math" w:hAnsi="Cambria Math"/>
                    <w:i/>
                    <w:lang w:val="en-US"/>
                  </w:rPr>
                </m:ctrlPr>
              </m:accPr>
              <m:e>
                <m:sSub>
                  <m:sSubPr>
                    <m:ctrlPr>
                      <w:rPr>
                        <w:rFonts w:ascii="Cambria Math" w:hAnsi="Cambria Math"/>
                        <w:i/>
                        <w:lang w:val="en-US"/>
                      </w:rPr>
                    </m:ctrlPr>
                  </m:sSubPr>
                  <m:e>
                    <m:r>
                      <m:rPr>
                        <m:sty m:val="p"/>
                      </m:rPr>
                      <w:rPr>
                        <w:rFonts w:ascii="Cambria Math" w:hAnsi="Cambria Math"/>
                      </w:rPr>
                      <m:t xml:space="preserve"> </m:t>
                    </m:r>
                    <m:r>
                      <m:rPr>
                        <m:sty m:val="p"/>
                      </m:rPr>
                      <w:rPr>
                        <w:rFonts w:ascii="Cambria Math" w:hAnsi="Cambria Math"/>
                        <w:lang w:val="en-US"/>
                      </w:rPr>
                      <m:t>X</m:t>
                    </m:r>
                  </m:e>
                  <m:sub>
                    <m:r>
                      <m:rPr>
                        <m:sty m:val="p"/>
                      </m:rPr>
                      <w:rPr>
                        <w:rFonts w:ascii="Cambria Math" w:hAnsi="Cambria Math"/>
                        <w:lang w:val="en-US"/>
                      </w:rPr>
                      <m:t>j</m:t>
                    </m:r>
                    <m:r>
                      <m:rPr>
                        <m:sty m:val="p"/>
                      </m:rPr>
                      <w:rPr>
                        <w:rFonts w:ascii="Cambria Math" w:hAnsi="Cambria Math"/>
                      </w:rPr>
                      <m:t>0</m:t>
                    </m:r>
                  </m:sub>
                </m:sSub>
              </m:e>
            </m:acc>
          </m:sub>
          <m:sup>
            <m:r>
              <m:rPr>
                <m:sty m:val="p"/>
              </m:rPr>
              <w:rPr>
                <w:rFonts w:ascii="Cambria Math" w:hAnsi="Cambria Math"/>
                <w:lang w:val="en-US"/>
              </w:rPr>
              <m:t>l</m:t>
            </m:r>
          </m:sup>
        </m:sSubSup>
      </m:oMath>
      <w:r w:rsidR="002E2952" w:rsidRPr="00303E6B">
        <w:rPr>
          <w:sz w:val="28"/>
          <w:szCs w:val="28"/>
        </w:rPr>
        <w:instrText xml:space="preserve"> </w:instrText>
      </w:r>
      <w:r w:rsidR="002E2952" w:rsidRPr="00303E6B">
        <w:rPr>
          <w:sz w:val="28"/>
          <w:szCs w:val="28"/>
        </w:rPr>
        <w:fldChar w:fldCharType="end"/>
      </w:r>
      <w:r w:rsidR="002E2952" w:rsidRPr="00303E6B">
        <w:rPr>
          <w:sz w:val="28"/>
          <w:szCs w:val="28"/>
        </w:rPr>
        <w:t>определя</w:t>
      </w:r>
      <w:r w:rsidR="006F7DCA" w:rsidRPr="00303E6B">
        <w:rPr>
          <w:sz w:val="28"/>
          <w:szCs w:val="28"/>
        </w:rPr>
        <w:t>ющие</w:t>
      </w:r>
      <w:r w:rsidR="002E2952" w:rsidRPr="00303E6B">
        <w:rPr>
          <w:sz w:val="28"/>
          <w:szCs w:val="28"/>
        </w:rPr>
        <w:t xml:space="preserve"> наиболее опасные ориен</w:t>
      </w:r>
      <w:r w:rsidR="006F7DCA" w:rsidRPr="00303E6B">
        <w:rPr>
          <w:sz w:val="28"/>
          <w:szCs w:val="28"/>
        </w:rPr>
        <w:t>тации сейсмического воздействия</w:t>
      </w:r>
      <w:r w:rsidR="0089030F">
        <w:rPr>
          <w:rFonts w:eastAsia="Calibri"/>
          <w:sz w:val="28"/>
          <w:szCs w:val="28"/>
        </w:rPr>
        <w:t xml:space="preserve"> согласно </w:t>
      </w:r>
      <w:r w:rsidR="006F7DCA" w:rsidRPr="00303E6B">
        <w:rPr>
          <w:rFonts w:eastAsia="Calibri"/>
          <w:sz w:val="28"/>
          <w:szCs w:val="28"/>
        </w:rPr>
        <w:t xml:space="preserve">7.9.2.4 </w:t>
      </w:r>
      <w:r w:rsidR="002E2952" w:rsidRPr="00303E6B">
        <w:rPr>
          <w:sz w:val="28"/>
          <w:szCs w:val="28"/>
        </w:rPr>
        <w:t xml:space="preserve">для рассчитываемого </w:t>
      </w:r>
      <w:r w:rsidR="00A45CC6" w:rsidRPr="00303E6B">
        <w:rPr>
          <w:sz w:val="28"/>
          <w:szCs w:val="28"/>
        </w:rPr>
        <w:t xml:space="preserve">высотного </w:t>
      </w:r>
      <w:r w:rsidR="002E2952" w:rsidRPr="00303E6B">
        <w:rPr>
          <w:sz w:val="28"/>
          <w:szCs w:val="28"/>
        </w:rPr>
        <w:t>здания</w:t>
      </w:r>
      <w:r w:rsidR="006F7DCA" w:rsidRPr="00303E6B">
        <w:rPr>
          <w:sz w:val="28"/>
          <w:szCs w:val="28"/>
        </w:rPr>
        <w:t xml:space="preserve"> и</w:t>
      </w:r>
      <w:r w:rsidR="002E2952" w:rsidRPr="00303E6B">
        <w:rPr>
          <w:sz w:val="28"/>
          <w:szCs w:val="28"/>
        </w:rPr>
        <w:t xml:space="preserve"> реализующие максимумы динамической реакции </w:t>
      </w:r>
      <w:r w:rsidR="006F7DCA" w:rsidRPr="00303E6B">
        <w:rPr>
          <w:rFonts w:eastAsia="Calibri"/>
          <w:sz w:val="28"/>
          <w:szCs w:val="28"/>
        </w:rPr>
        <w:t>для учитываемых форм</w:t>
      </w:r>
      <w:r w:rsidR="002E2952" w:rsidRPr="00303E6B">
        <w:rPr>
          <w:sz w:val="28"/>
          <w:szCs w:val="28"/>
        </w:rPr>
        <w:t xml:space="preserve"> </w:t>
      </w:r>
      <w:r w:rsidR="00A45CC6" w:rsidRPr="00303E6B">
        <w:rPr>
          <w:sz w:val="28"/>
          <w:szCs w:val="28"/>
        </w:rPr>
        <w:t>колебаний</w:t>
      </w:r>
      <w:r w:rsidR="0089030F">
        <w:rPr>
          <w:sz w:val="28"/>
          <w:szCs w:val="28"/>
        </w:rPr>
        <w:t>,</w:t>
      </w:r>
      <w:r w:rsidR="00A45CC6" w:rsidRPr="00303E6B">
        <w:rPr>
          <w:sz w:val="28"/>
          <w:szCs w:val="28"/>
        </w:rPr>
        <w:t xml:space="preserve"> </w:t>
      </w:r>
      <w:r w:rsidR="006F7DCA" w:rsidRPr="00303E6B">
        <w:rPr>
          <w:rFonts w:eastAsia="Calibri"/>
          <w:sz w:val="28"/>
          <w:szCs w:val="28"/>
        </w:rPr>
        <w:t xml:space="preserve">вычисляют исходя из максимумов </w:t>
      </w:r>
      <w:r w:rsidR="0089030F">
        <w:rPr>
          <w:rFonts w:eastAsia="Calibri"/>
          <w:sz w:val="28"/>
          <w:szCs w:val="28"/>
        </w:rPr>
        <w:t xml:space="preserve">формулы </w:t>
      </w:r>
      <w:r w:rsidR="006F7DCA" w:rsidRPr="00303E6B">
        <w:rPr>
          <w:rFonts w:eastAsia="Calibri"/>
          <w:sz w:val="28"/>
          <w:szCs w:val="28"/>
        </w:rPr>
        <w:t>(7.</w:t>
      </w:r>
      <w:r w:rsidR="0089030F">
        <w:rPr>
          <w:rFonts w:eastAsia="Calibri"/>
          <w:sz w:val="28"/>
          <w:szCs w:val="28"/>
        </w:rPr>
        <w:t>18</w:t>
      </w:r>
      <w:r w:rsidR="006F7DCA" w:rsidRPr="00303E6B">
        <w:rPr>
          <w:rFonts w:eastAsia="Calibri"/>
          <w:sz w:val="28"/>
          <w:szCs w:val="28"/>
        </w:rPr>
        <w:t xml:space="preserve">) с учетом </w:t>
      </w:r>
      <w:r w:rsidR="0089030F">
        <w:rPr>
          <w:rFonts w:eastAsia="Calibri"/>
          <w:sz w:val="28"/>
          <w:szCs w:val="28"/>
        </w:rPr>
        <w:t xml:space="preserve">формулы </w:t>
      </w:r>
      <w:r w:rsidR="006F7DCA" w:rsidRPr="00303E6B">
        <w:rPr>
          <w:rFonts w:eastAsia="Calibri"/>
          <w:sz w:val="28"/>
          <w:szCs w:val="28"/>
        </w:rPr>
        <w:t>(7.</w:t>
      </w:r>
      <w:r w:rsidR="0089030F">
        <w:rPr>
          <w:rFonts w:eastAsia="Calibri"/>
          <w:sz w:val="28"/>
          <w:szCs w:val="28"/>
        </w:rPr>
        <w:t>19</w:t>
      </w:r>
      <w:r w:rsidR="006F7DCA" w:rsidRPr="00303E6B">
        <w:rPr>
          <w:rFonts w:eastAsia="Calibri"/>
          <w:sz w:val="28"/>
          <w:szCs w:val="28"/>
        </w:rPr>
        <w:t>).</w:t>
      </w:r>
    </w:p>
    <w:p w14:paraId="05F32302" w14:textId="77777777" w:rsidR="008F5681" w:rsidRPr="004C43DC" w:rsidRDefault="008F5681" w:rsidP="00932913">
      <w:pPr>
        <w:pStyle w:val="aff1"/>
        <w:ind w:firstLine="567"/>
        <w:jc w:val="both"/>
      </w:pPr>
      <w:r w:rsidRPr="004C43DC">
        <w:t>П</w:t>
      </w:r>
      <w:r w:rsidR="0089030F" w:rsidRPr="004C43DC">
        <w:t xml:space="preserve"> </w:t>
      </w:r>
      <w:r w:rsidRPr="004C43DC">
        <w:t>р</w:t>
      </w:r>
      <w:r w:rsidR="0089030F" w:rsidRPr="004C43DC">
        <w:t xml:space="preserve"> </w:t>
      </w:r>
      <w:r w:rsidRPr="004C43DC">
        <w:t>и</w:t>
      </w:r>
      <w:r w:rsidR="0089030F" w:rsidRPr="004C43DC">
        <w:t xml:space="preserve"> </w:t>
      </w:r>
      <w:r w:rsidRPr="004C43DC">
        <w:t>м</w:t>
      </w:r>
      <w:r w:rsidR="0089030F" w:rsidRPr="004C43DC">
        <w:t xml:space="preserve"> </w:t>
      </w:r>
      <w:r w:rsidRPr="004C43DC">
        <w:t>е</w:t>
      </w:r>
      <w:r w:rsidR="0089030F" w:rsidRPr="004C43DC">
        <w:t xml:space="preserve"> </w:t>
      </w:r>
      <w:r w:rsidRPr="004C43DC">
        <w:t>ч</w:t>
      </w:r>
      <w:r w:rsidR="0089030F" w:rsidRPr="004C43DC">
        <w:t xml:space="preserve"> </w:t>
      </w:r>
      <w:r w:rsidRPr="004C43DC">
        <w:t>а</w:t>
      </w:r>
      <w:r w:rsidR="0089030F" w:rsidRPr="004C43DC">
        <w:t xml:space="preserve"> </w:t>
      </w:r>
      <w:r w:rsidRPr="004C43DC">
        <w:t>н</w:t>
      </w:r>
      <w:r w:rsidR="0089030F" w:rsidRPr="004C43DC">
        <w:t xml:space="preserve"> </w:t>
      </w:r>
      <w:r w:rsidRPr="004C43DC">
        <w:t>и</w:t>
      </w:r>
      <w:r w:rsidR="0089030F" w:rsidRPr="004C43DC">
        <w:t xml:space="preserve"> </w:t>
      </w:r>
      <w:r w:rsidRPr="004C43DC">
        <w:t>е</w:t>
      </w:r>
      <w:r w:rsidR="0089030F" w:rsidRPr="004C43DC">
        <w:t xml:space="preserve"> – </w:t>
      </w:r>
      <w:r w:rsidRPr="004C43DC">
        <w:t xml:space="preserve">Процедуры вычисления направляющих косинусов, определяющих опасные ориентации сейсмического воздействия, </w:t>
      </w:r>
      <w:r w:rsidR="00D96AC3" w:rsidRPr="004C43DC">
        <w:t>в т. ч.</w:t>
      </w:r>
      <w:r w:rsidRPr="004C43DC">
        <w:t xml:space="preserve"> с учетом его волнового пространственного характера</w:t>
      </w:r>
      <w:r w:rsidR="002E5EB6" w:rsidRPr="004C43DC">
        <w:t>,</w:t>
      </w:r>
      <w:r w:rsidRPr="004C43DC">
        <w:t xml:space="preserve"> приведены в </w:t>
      </w:r>
      <w:r w:rsidR="0089030F" w:rsidRPr="004C43DC">
        <w:t>научно-прикладной</w:t>
      </w:r>
      <w:r w:rsidRPr="004C43DC">
        <w:t xml:space="preserve"> литературе.</w:t>
      </w:r>
    </w:p>
    <w:p w14:paraId="5B92C331" w14:textId="77777777" w:rsidR="00632DEC" w:rsidRPr="00303E6B" w:rsidRDefault="008F5681" w:rsidP="00932913">
      <w:pPr>
        <w:pStyle w:val="aff1"/>
        <w:ind w:firstLine="567"/>
        <w:jc w:val="both"/>
        <w:rPr>
          <w:rFonts w:eastAsia="Calibri"/>
          <w:sz w:val="28"/>
          <w:szCs w:val="28"/>
        </w:rPr>
      </w:pPr>
      <w:r w:rsidRPr="00303E6B">
        <w:rPr>
          <w:sz w:val="28"/>
          <w:szCs w:val="28"/>
        </w:rPr>
        <w:lastRenderedPageBreak/>
        <w:t xml:space="preserve">7.9.2.13 </w:t>
      </w:r>
      <w:r w:rsidR="002E2952" w:rsidRPr="00303E6B">
        <w:rPr>
          <w:sz w:val="28"/>
          <w:szCs w:val="28"/>
        </w:rPr>
        <w:t xml:space="preserve">Для каждой учитываемой </w:t>
      </w:r>
      <w:r w:rsidR="0089030F">
        <w:rPr>
          <w:i/>
          <w:sz w:val="28"/>
          <w:szCs w:val="28"/>
          <w:lang w:val="en-US"/>
        </w:rPr>
        <w:t>i</w:t>
      </w:r>
      <w:r w:rsidR="0089030F" w:rsidRPr="00303E6B">
        <w:rPr>
          <w:sz w:val="28"/>
          <w:szCs w:val="28"/>
        </w:rPr>
        <w:t>-й</w:t>
      </w:r>
      <w:r w:rsidR="002E2952" w:rsidRPr="00303E6B">
        <w:rPr>
          <w:sz w:val="28"/>
          <w:szCs w:val="28"/>
        </w:rPr>
        <w:t xml:space="preserve"> формы собственных колебаний РДМ определя</w:t>
      </w:r>
      <w:r w:rsidR="009B2640">
        <w:rPr>
          <w:sz w:val="28"/>
          <w:szCs w:val="28"/>
        </w:rPr>
        <w:t>ют</w:t>
      </w:r>
      <w:r w:rsidR="002E2952" w:rsidRPr="00303E6B">
        <w:rPr>
          <w:sz w:val="28"/>
          <w:szCs w:val="28"/>
        </w:rPr>
        <w:t xml:space="preserve"> </w:t>
      </w:r>
      <w:r w:rsidR="009B2640">
        <w:rPr>
          <w:sz w:val="28"/>
          <w:szCs w:val="28"/>
        </w:rPr>
        <w:t>собственную</w:t>
      </w:r>
      <w:r w:rsidR="002E2952" w:rsidRPr="00303E6B">
        <w:rPr>
          <w:sz w:val="28"/>
          <w:szCs w:val="28"/>
        </w:rPr>
        <w:t xml:space="preserve"> опасн</w:t>
      </w:r>
      <w:r w:rsidR="009B2640">
        <w:rPr>
          <w:sz w:val="28"/>
          <w:szCs w:val="28"/>
        </w:rPr>
        <w:t>ую</w:t>
      </w:r>
      <w:r w:rsidR="002E2952" w:rsidRPr="00303E6B">
        <w:rPr>
          <w:sz w:val="28"/>
          <w:szCs w:val="28"/>
        </w:rPr>
        <w:t xml:space="preserve"> ориентаци</w:t>
      </w:r>
      <w:r w:rsidR="009B2640">
        <w:rPr>
          <w:sz w:val="28"/>
          <w:szCs w:val="28"/>
        </w:rPr>
        <w:t>ю</w:t>
      </w:r>
      <w:r w:rsidR="002E2952" w:rsidRPr="00303E6B">
        <w:rPr>
          <w:sz w:val="28"/>
          <w:szCs w:val="28"/>
        </w:rPr>
        <w:t xml:space="preserve"> воздействия с направляющими косинусами</w:t>
      </w:r>
      <w:r w:rsidR="00E24EEF">
        <w:rPr>
          <w:sz w:val="28"/>
          <w:szCs w:val="28"/>
        </w:rPr>
        <w:t xml:space="preserve"> </w:t>
      </w:r>
      <w:r w:rsidR="00E24EEF" w:rsidRPr="00786E5D">
        <w:rPr>
          <w:i/>
          <w:sz w:val="28"/>
          <w:szCs w:val="28"/>
        </w:rPr>
        <w:t>ν</w:t>
      </w:r>
      <w:r w:rsidR="00E24EEF">
        <w:rPr>
          <w:i/>
          <w:sz w:val="28"/>
          <w:szCs w:val="28"/>
          <w:vertAlign w:val="superscript"/>
          <w:lang w:val="en-US"/>
        </w:rPr>
        <w:t>i</w:t>
      </w:r>
      <w:r w:rsidR="00E24EEF" w:rsidRPr="00786E5D">
        <w:rPr>
          <w:i/>
          <w:color w:val="333333"/>
          <w:sz w:val="28"/>
          <w:szCs w:val="28"/>
          <w:shd w:val="clear" w:color="auto" w:fill="FFFFFF"/>
          <w:vertAlign w:val="subscript"/>
        </w:rPr>
        <w:t>Ẍ</w:t>
      </w:r>
      <w:r w:rsidR="00E24EEF" w:rsidRPr="00786E5D">
        <w:rPr>
          <w:i/>
          <w:color w:val="333333"/>
          <w:sz w:val="24"/>
          <w:szCs w:val="24"/>
          <w:shd w:val="clear" w:color="auto" w:fill="FFFFFF"/>
          <w:vertAlign w:val="subscript"/>
          <w:lang w:val="en-US"/>
        </w:rPr>
        <w:t>j</w:t>
      </w:r>
      <w:r w:rsidR="00E24EEF" w:rsidRPr="00786E5D">
        <w:rPr>
          <w:color w:val="333333"/>
          <w:sz w:val="24"/>
          <w:szCs w:val="24"/>
          <w:shd w:val="clear" w:color="auto" w:fill="FFFFFF"/>
          <w:vertAlign w:val="subscript"/>
        </w:rPr>
        <w:t>0</w:t>
      </w:r>
      <w:r w:rsidR="00E24EEF">
        <w:rPr>
          <w:sz w:val="28"/>
          <w:szCs w:val="28"/>
        </w:rPr>
        <w:t xml:space="preserve">, </w:t>
      </w:r>
      <w:r w:rsidR="002E2952" w:rsidRPr="00303E6B">
        <w:rPr>
          <w:sz w:val="28"/>
          <w:szCs w:val="28"/>
        </w:rPr>
        <w:t>при которой реализуются максимумы всех параметро</w:t>
      </w:r>
      <w:r w:rsidR="00E24EEF">
        <w:rPr>
          <w:sz w:val="28"/>
          <w:szCs w:val="28"/>
        </w:rPr>
        <w:t>в динамической реакции (силы</w:t>
      </w:r>
      <w:r w:rsidR="009B2640">
        <w:rPr>
          <w:sz w:val="28"/>
          <w:szCs w:val="28"/>
        </w:rPr>
        <w:t>,</w:t>
      </w:r>
      <w:r w:rsidR="00E24EEF">
        <w:rPr>
          <w:sz w:val="28"/>
          <w:szCs w:val="28"/>
        </w:rPr>
        <w:t xml:space="preserve"> </w:t>
      </w:r>
      <w:r w:rsidR="002E2952" w:rsidRPr="00303E6B">
        <w:rPr>
          <w:sz w:val="28"/>
          <w:szCs w:val="28"/>
        </w:rPr>
        <w:t>моменты, перемещения</w:t>
      </w:r>
      <w:r w:rsidR="009B2640">
        <w:rPr>
          <w:sz w:val="28"/>
          <w:szCs w:val="28"/>
        </w:rPr>
        <w:t>,</w:t>
      </w:r>
      <w:r w:rsidR="002E2952" w:rsidRPr="00303E6B">
        <w:rPr>
          <w:sz w:val="28"/>
          <w:szCs w:val="28"/>
        </w:rPr>
        <w:t xml:space="preserve"> углы поворотов и др.) по </w:t>
      </w:r>
      <w:r w:rsidR="009B2640">
        <w:rPr>
          <w:sz w:val="28"/>
          <w:szCs w:val="28"/>
        </w:rPr>
        <w:t>данной</w:t>
      </w:r>
      <w:r w:rsidR="002E2952" w:rsidRPr="00303E6B">
        <w:rPr>
          <w:sz w:val="28"/>
          <w:szCs w:val="28"/>
        </w:rPr>
        <w:t xml:space="preserve"> форме колебаний. Для других форм колебаний ориентация воздействия с направляющими косинусами</w:t>
      </w:r>
      <w:r w:rsidR="009B2640">
        <w:rPr>
          <w:sz w:val="28"/>
          <w:szCs w:val="28"/>
        </w:rPr>
        <w:t xml:space="preserve"> </w:t>
      </w:r>
      <w:r w:rsidR="009B2640" w:rsidRPr="00786E5D">
        <w:rPr>
          <w:i/>
          <w:sz w:val="28"/>
          <w:szCs w:val="28"/>
        </w:rPr>
        <w:t>ν</w:t>
      </w:r>
      <w:r w:rsidR="009B2640">
        <w:rPr>
          <w:i/>
          <w:sz w:val="28"/>
          <w:szCs w:val="28"/>
          <w:vertAlign w:val="superscript"/>
          <w:lang w:val="en-US"/>
        </w:rPr>
        <w:t>i</w:t>
      </w:r>
      <w:r w:rsidR="009B2640" w:rsidRPr="00786E5D">
        <w:rPr>
          <w:i/>
          <w:color w:val="333333"/>
          <w:sz w:val="28"/>
          <w:szCs w:val="28"/>
          <w:shd w:val="clear" w:color="auto" w:fill="FFFFFF"/>
          <w:vertAlign w:val="subscript"/>
        </w:rPr>
        <w:t>Ẍ</w:t>
      </w:r>
      <w:r w:rsidR="009B2640" w:rsidRPr="00786E5D">
        <w:rPr>
          <w:i/>
          <w:color w:val="333333"/>
          <w:sz w:val="24"/>
          <w:szCs w:val="24"/>
          <w:shd w:val="clear" w:color="auto" w:fill="FFFFFF"/>
          <w:vertAlign w:val="subscript"/>
          <w:lang w:val="en-US"/>
        </w:rPr>
        <w:t>j</w:t>
      </w:r>
      <w:r w:rsidR="009B2640" w:rsidRPr="00786E5D">
        <w:rPr>
          <w:color w:val="333333"/>
          <w:sz w:val="24"/>
          <w:szCs w:val="24"/>
          <w:shd w:val="clear" w:color="auto" w:fill="FFFFFF"/>
          <w:vertAlign w:val="subscript"/>
        </w:rPr>
        <w:t>0</w:t>
      </w:r>
      <w:r w:rsidR="002E2952" w:rsidRPr="00303E6B">
        <w:rPr>
          <w:sz w:val="28"/>
          <w:szCs w:val="28"/>
        </w:rPr>
        <w:t xml:space="preserve"> </w:t>
      </w:r>
      <w:r w:rsidR="002E2952" w:rsidRPr="00303E6B">
        <w:rPr>
          <w:sz w:val="28"/>
          <w:szCs w:val="28"/>
        </w:rPr>
        <w:fldChar w:fldCharType="begin"/>
      </w:r>
      <w:r w:rsidR="002E2952" w:rsidRPr="00303E6B">
        <w:rPr>
          <w:sz w:val="28"/>
          <w:szCs w:val="28"/>
        </w:rPr>
        <w:instrText xml:space="preserve"> QUOTE </w:instrText>
      </w:r>
      <m:oMath>
        <m:sSubSup>
          <m:sSubSupPr>
            <m:ctrlPr>
              <w:rPr>
                <w:rFonts w:ascii="Cambria Math" w:hAnsi="Cambria Math"/>
                <w:i/>
                <w:sz w:val="26"/>
                <w:szCs w:val="26"/>
                <w:lang w:val="en-US"/>
              </w:rPr>
            </m:ctrlPr>
          </m:sSubSupPr>
          <m:e>
            <m:r>
              <m:rPr>
                <m:sty m:val="p"/>
              </m:rPr>
              <w:rPr>
                <w:rFonts w:ascii="Cambria Math" w:hAnsi="Cambria Math"/>
                <w:sz w:val="26"/>
                <w:szCs w:val="26"/>
                <w:lang w:val="en-US"/>
              </w:rPr>
              <m:t>ν</m:t>
            </m:r>
          </m:e>
          <m:sub>
            <m:acc>
              <m:accPr>
                <m:chr m:val="̈"/>
                <m:ctrlPr>
                  <w:rPr>
                    <w:rFonts w:ascii="Cambria Math" w:hAnsi="Cambria Math"/>
                    <w:i/>
                    <w:sz w:val="26"/>
                    <w:szCs w:val="26"/>
                    <w:lang w:val="en-US"/>
                  </w:rPr>
                </m:ctrlPr>
              </m:accPr>
              <m:e>
                <m:sSub>
                  <m:sSubPr>
                    <m:ctrlPr>
                      <w:rPr>
                        <w:rFonts w:ascii="Cambria Math" w:hAnsi="Cambria Math"/>
                        <w:i/>
                        <w:sz w:val="26"/>
                        <w:szCs w:val="26"/>
                        <w:lang w:val="en-US"/>
                      </w:rPr>
                    </m:ctrlPr>
                  </m:sSubPr>
                  <m:e>
                    <m:r>
                      <m:rPr>
                        <m:sty m:val="p"/>
                      </m:rPr>
                      <w:rPr>
                        <w:rFonts w:ascii="Cambria Math" w:hAnsi="Cambria Math"/>
                        <w:sz w:val="26"/>
                        <w:szCs w:val="26"/>
                      </w:rPr>
                      <m:t xml:space="preserve"> </m:t>
                    </m:r>
                    <m:r>
                      <m:rPr>
                        <m:sty m:val="p"/>
                      </m:rPr>
                      <w:rPr>
                        <w:rFonts w:ascii="Cambria Math" w:hAnsi="Cambria Math"/>
                        <w:sz w:val="26"/>
                        <w:szCs w:val="26"/>
                        <w:lang w:val="en-US"/>
                      </w:rPr>
                      <m:t>X</m:t>
                    </m:r>
                  </m:e>
                  <m:sub>
                    <m:r>
                      <m:rPr>
                        <m:sty m:val="p"/>
                      </m:rPr>
                      <w:rPr>
                        <w:rFonts w:ascii="Cambria Math" w:hAnsi="Cambria Math"/>
                        <w:sz w:val="26"/>
                        <w:szCs w:val="26"/>
                        <w:lang w:val="en-US"/>
                      </w:rPr>
                      <m:t>j</m:t>
                    </m:r>
                    <m:r>
                      <m:rPr>
                        <m:sty m:val="p"/>
                      </m:rPr>
                      <w:rPr>
                        <w:rFonts w:ascii="Cambria Math" w:hAnsi="Cambria Math"/>
                        <w:sz w:val="26"/>
                        <w:szCs w:val="26"/>
                      </w:rPr>
                      <m:t>0</m:t>
                    </m:r>
                  </m:sub>
                </m:sSub>
              </m:e>
            </m:acc>
          </m:sub>
          <m:sup>
            <m:r>
              <m:rPr>
                <m:sty m:val="p"/>
              </m:rPr>
              <w:rPr>
                <w:rFonts w:ascii="Cambria Math" w:hAnsi="Cambria Math"/>
                <w:lang w:val="en-US"/>
              </w:rPr>
              <m:t>i</m:t>
            </m:r>
          </m:sup>
        </m:sSubSup>
      </m:oMath>
      <w:r w:rsidR="002E2952" w:rsidRPr="00303E6B">
        <w:rPr>
          <w:sz w:val="28"/>
          <w:szCs w:val="28"/>
        </w:rPr>
        <w:instrText xml:space="preserve"> </w:instrText>
      </w:r>
      <w:r w:rsidR="002E2952" w:rsidRPr="00303E6B">
        <w:rPr>
          <w:sz w:val="28"/>
          <w:szCs w:val="28"/>
        </w:rPr>
        <w:fldChar w:fldCharType="end"/>
      </w:r>
      <w:r w:rsidR="002E2952" w:rsidRPr="00303E6B">
        <w:rPr>
          <w:sz w:val="28"/>
          <w:szCs w:val="28"/>
        </w:rPr>
        <w:t xml:space="preserve">не приводит к максимумам параметров динамической реакции. Динамическая реакция по этим формам колебаний тем больше, чем ближе по пространственному характеру они совпадают с </w:t>
      </w:r>
      <w:r w:rsidR="009B2640">
        <w:rPr>
          <w:i/>
          <w:sz w:val="28"/>
          <w:szCs w:val="28"/>
          <w:lang w:val="en-US"/>
        </w:rPr>
        <w:t>i</w:t>
      </w:r>
      <w:r w:rsidR="009B2640" w:rsidRPr="00303E6B">
        <w:rPr>
          <w:sz w:val="28"/>
          <w:szCs w:val="28"/>
        </w:rPr>
        <w:t>-й</w:t>
      </w:r>
      <w:r w:rsidR="002E2952" w:rsidRPr="00303E6B">
        <w:rPr>
          <w:sz w:val="28"/>
          <w:szCs w:val="28"/>
        </w:rPr>
        <w:t xml:space="preserve"> формой. Для каждой расчетной опасной ориентации воздействия с направляющими косинусами </w:t>
      </w:r>
      <w:r w:rsidR="009B2640" w:rsidRPr="00786E5D">
        <w:rPr>
          <w:i/>
          <w:sz w:val="28"/>
          <w:szCs w:val="28"/>
        </w:rPr>
        <w:t>ν</w:t>
      </w:r>
      <w:r w:rsidR="009B2640">
        <w:rPr>
          <w:i/>
          <w:sz w:val="28"/>
          <w:szCs w:val="28"/>
          <w:vertAlign w:val="superscript"/>
          <w:lang w:val="en-US"/>
        </w:rPr>
        <w:t>i</w:t>
      </w:r>
      <w:r w:rsidR="009B2640" w:rsidRPr="00786E5D">
        <w:rPr>
          <w:i/>
          <w:color w:val="333333"/>
          <w:sz w:val="28"/>
          <w:szCs w:val="28"/>
          <w:shd w:val="clear" w:color="auto" w:fill="FFFFFF"/>
          <w:vertAlign w:val="subscript"/>
        </w:rPr>
        <w:t>Ẍ</w:t>
      </w:r>
      <w:r w:rsidR="009B2640" w:rsidRPr="00786E5D">
        <w:rPr>
          <w:i/>
          <w:color w:val="333333"/>
          <w:sz w:val="24"/>
          <w:szCs w:val="24"/>
          <w:shd w:val="clear" w:color="auto" w:fill="FFFFFF"/>
          <w:vertAlign w:val="subscript"/>
          <w:lang w:val="en-US"/>
        </w:rPr>
        <w:t>j</w:t>
      </w:r>
      <w:r w:rsidR="009B2640" w:rsidRPr="00786E5D">
        <w:rPr>
          <w:color w:val="333333"/>
          <w:sz w:val="24"/>
          <w:szCs w:val="24"/>
          <w:shd w:val="clear" w:color="auto" w:fill="FFFFFF"/>
          <w:vertAlign w:val="subscript"/>
        </w:rPr>
        <w:t>0</w:t>
      </w:r>
      <w:r w:rsidR="002E2952" w:rsidRPr="00303E6B">
        <w:rPr>
          <w:sz w:val="28"/>
          <w:szCs w:val="28"/>
        </w:rPr>
        <w:t xml:space="preserve"> число учитываемых форм колебаний определяется соотношением интегральных параметров динамической реакции. Значения этих соотношений зависят от характера спектра собственных форм колебаний. Минимальное значение данного соотношения в процентах по отношению к</w:t>
      </w:r>
      <w:r w:rsidR="002E2952" w:rsidRPr="00303E6B">
        <w:rPr>
          <w:sz w:val="28"/>
          <w:szCs w:val="28"/>
        </w:rPr>
        <w:fldChar w:fldCharType="begin"/>
      </w:r>
      <w:r w:rsidR="002E2952" w:rsidRPr="00303E6B">
        <w:rPr>
          <w:sz w:val="28"/>
          <w:szCs w:val="28"/>
        </w:rPr>
        <w:instrText xml:space="preserve"> QUOTE </w:instrText>
      </w:r>
      <m:oMath>
        <m:r>
          <m:rPr>
            <m:sty m:val="p"/>
          </m:rPr>
          <w:rPr>
            <w:rFonts w:ascii="Cambria Math" w:hAnsi="Cambria Math"/>
          </w:rPr>
          <m:t xml:space="preserve">  </m:t>
        </m:r>
        <m:r>
          <m:rPr>
            <m:sty m:val="p"/>
          </m:rPr>
          <w:rPr>
            <w:rFonts w:ascii="Cambria Math" w:hAnsi="Cambria Math"/>
            <w:lang w:val="en-US"/>
          </w:rPr>
          <m:t>i</m:t>
        </m:r>
      </m:oMath>
      <w:r w:rsidR="002E2952" w:rsidRPr="00303E6B">
        <w:rPr>
          <w:sz w:val="28"/>
          <w:szCs w:val="28"/>
        </w:rPr>
        <w:instrText xml:space="preserve"> </w:instrText>
      </w:r>
      <w:r w:rsidR="002E2952" w:rsidRPr="00303E6B">
        <w:rPr>
          <w:sz w:val="28"/>
          <w:szCs w:val="28"/>
        </w:rPr>
        <w:fldChar w:fldCharType="end"/>
      </w:r>
      <w:r w:rsidR="002E2952" w:rsidRPr="00303E6B">
        <w:rPr>
          <w:sz w:val="28"/>
          <w:szCs w:val="28"/>
        </w:rPr>
        <w:t xml:space="preserve"> </w:t>
      </w:r>
      <w:r w:rsidR="009B2640">
        <w:rPr>
          <w:i/>
          <w:sz w:val="28"/>
          <w:szCs w:val="28"/>
          <w:lang w:val="en-US"/>
        </w:rPr>
        <w:t>i</w:t>
      </w:r>
      <w:r w:rsidR="009B2640" w:rsidRPr="00303E6B">
        <w:rPr>
          <w:sz w:val="28"/>
          <w:szCs w:val="28"/>
        </w:rPr>
        <w:t>-й</w:t>
      </w:r>
      <w:r w:rsidR="002E2952" w:rsidRPr="00303E6B">
        <w:rPr>
          <w:sz w:val="28"/>
          <w:szCs w:val="28"/>
        </w:rPr>
        <w:t xml:space="preserve"> форме, для которой оно равно 100</w:t>
      </w:r>
      <w:r w:rsidR="009B2640">
        <w:rPr>
          <w:sz w:val="28"/>
          <w:szCs w:val="28"/>
        </w:rPr>
        <w:t xml:space="preserve"> </w:t>
      </w:r>
      <w:r w:rsidR="002E2952" w:rsidRPr="00303E6B">
        <w:rPr>
          <w:sz w:val="28"/>
          <w:szCs w:val="28"/>
        </w:rPr>
        <w:t xml:space="preserve">%, определяет </w:t>
      </w:r>
      <w:r w:rsidR="00632DEC" w:rsidRPr="00303E6B">
        <w:rPr>
          <w:sz w:val="28"/>
          <w:szCs w:val="28"/>
        </w:rPr>
        <w:t>верхнее число учитываемых форм</w:t>
      </w:r>
      <w:r w:rsidR="00632DEC" w:rsidRPr="00303E6B">
        <w:rPr>
          <w:rFonts w:eastAsia="Calibri"/>
          <w:sz w:val="28"/>
          <w:szCs w:val="28"/>
        </w:rPr>
        <w:t xml:space="preserve"> при рассматриваемой о</w:t>
      </w:r>
      <w:r w:rsidR="009B2640">
        <w:rPr>
          <w:rFonts w:eastAsia="Calibri"/>
          <w:sz w:val="28"/>
          <w:szCs w:val="28"/>
        </w:rPr>
        <w:t>пасной ориентации воздействия.</w:t>
      </w:r>
    </w:p>
    <w:p w14:paraId="285702DF" w14:textId="77777777" w:rsidR="00632DEC" w:rsidRPr="004C43DC" w:rsidRDefault="00632DEC" w:rsidP="00932913">
      <w:pPr>
        <w:pStyle w:val="aff1"/>
        <w:ind w:firstLine="567"/>
        <w:jc w:val="both"/>
      </w:pPr>
      <w:r w:rsidRPr="004C43DC">
        <w:t>П</w:t>
      </w:r>
      <w:r w:rsidR="009B2640" w:rsidRPr="004C43DC">
        <w:t xml:space="preserve"> </w:t>
      </w:r>
      <w:r w:rsidRPr="004C43DC">
        <w:t>р</w:t>
      </w:r>
      <w:r w:rsidR="009B2640" w:rsidRPr="004C43DC">
        <w:t xml:space="preserve"> </w:t>
      </w:r>
      <w:r w:rsidRPr="004C43DC">
        <w:t>и</w:t>
      </w:r>
      <w:r w:rsidR="009B2640" w:rsidRPr="004C43DC">
        <w:t xml:space="preserve"> </w:t>
      </w:r>
      <w:r w:rsidRPr="004C43DC">
        <w:t>м</w:t>
      </w:r>
      <w:r w:rsidR="009B2640" w:rsidRPr="004C43DC">
        <w:t xml:space="preserve"> </w:t>
      </w:r>
      <w:r w:rsidRPr="004C43DC">
        <w:t>е</w:t>
      </w:r>
      <w:r w:rsidR="009B2640" w:rsidRPr="004C43DC">
        <w:t xml:space="preserve"> </w:t>
      </w:r>
      <w:r w:rsidRPr="004C43DC">
        <w:t>ч</w:t>
      </w:r>
      <w:r w:rsidR="009B2640" w:rsidRPr="004C43DC">
        <w:t xml:space="preserve"> </w:t>
      </w:r>
      <w:r w:rsidRPr="004C43DC">
        <w:t>а</w:t>
      </w:r>
      <w:r w:rsidR="009B2640" w:rsidRPr="004C43DC">
        <w:t xml:space="preserve"> </w:t>
      </w:r>
      <w:r w:rsidRPr="004C43DC">
        <w:t>н</w:t>
      </w:r>
      <w:r w:rsidR="009B2640" w:rsidRPr="004C43DC">
        <w:t xml:space="preserve"> </w:t>
      </w:r>
      <w:r w:rsidRPr="004C43DC">
        <w:t>и</w:t>
      </w:r>
      <w:r w:rsidR="009B2640" w:rsidRPr="004C43DC">
        <w:t xml:space="preserve"> </w:t>
      </w:r>
      <w:r w:rsidRPr="004C43DC">
        <w:t>е</w:t>
      </w:r>
      <w:r w:rsidR="009B2640" w:rsidRPr="004C43DC">
        <w:t xml:space="preserve"> – </w:t>
      </w:r>
      <w:r w:rsidRPr="004C43DC">
        <w:t xml:space="preserve">Процедуры определения требуемого числа учитываемых форм колебаний приведены в </w:t>
      </w:r>
      <w:r w:rsidR="009B2640" w:rsidRPr="004C43DC">
        <w:t>научно-прикладной</w:t>
      </w:r>
      <w:r w:rsidRPr="004C43DC">
        <w:t xml:space="preserve"> литературе.</w:t>
      </w:r>
    </w:p>
    <w:p w14:paraId="2D317FFE" w14:textId="77777777" w:rsidR="00FD0543" w:rsidRDefault="000B6E3D" w:rsidP="00932913">
      <w:pPr>
        <w:pStyle w:val="aff1"/>
        <w:ind w:firstLine="567"/>
        <w:jc w:val="both"/>
        <w:rPr>
          <w:sz w:val="28"/>
          <w:szCs w:val="28"/>
        </w:rPr>
      </w:pPr>
      <w:r w:rsidRPr="004334EC">
        <w:rPr>
          <w:sz w:val="28"/>
          <w:szCs w:val="28"/>
        </w:rPr>
        <w:t>7.9.2.1</w:t>
      </w:r>
      <w:r w:rsidR="00632DEC" w:rsidRPr="004334EC">
        <w:rPr>
          <w:sz w:val="28"/>
          <w:szCs w:val="28"/>
        </w:rPr>
        <w:t>4</w:t>
      </w:r>
      <w:r w:rsidRPr="004334EC">
        <w:rPr>
          <w:sz w:val="28"/>
          <w:szCs w:val="28"/>
        </w:rPr>
        <w:t xml:space="preserve"> Для зданий, рассчитываемых по </w:t>
      </w:r>
      <w:r w:rsidR="00FD0543" w:rsidRPr="004334EC">
        <w:rPr>
          <w:sz w:val="28"/>
          <w:szCs w:val="28"/>
        </w:rPr>
        <w:t>консольной РДМ (см. рис</w:t>
      </w:r>
      <w:r w:rsidR="004334EC">
        <w:rPr>
          <w:sz w:val="28"/>
          <w:szCs w:val="28"/>
        </w:rPr>
        <w:t xml:space="preserve">унок </w:t>
      </w:r>
      <w:r w:rsidR="00FD0543" w:rsidRPr="004334EC">
        <w:rPr>
          <w:sz w:val="28"/>
          <w:szCs w:val="28"/>
        </w:rPr>
        <w:t>7.2)</w:t>
      </w:r>
      <w:r w:rsidR="004334EC">
        <w:rPr>
          <w:sz w:val="28"/>
          <w:szCs w:val="28"/>
        </w:rPr>
        <w:t xml:space="preserve">, коэффициенты форм колебаний </w:t>
      </w:r>
      <w:r w:rsidR="00FD0543" w:rsidRPr="004334EC">
        <w:rPr>
          <w:sz w:val="28"/>
          <w:szCs w:val="28"/>
        </w:rPr>
        <w:t>при поступательном сейсмическом воздействии по одной горизонтальной оси без учета моментов инерции масс уровней (этажей) следует определять как частный случай</w:t>
      </w:r>
      <w:r w:rsidR="004334EC">
        <w:rPr>
          <w:sz w:val="28"/>
          <w:szCs w:val="28"/>
        </w:rPr>
        <w:t xml:space="preserve"> формул</w:t>
      </w:r>
      <w:r w:rsidR="00FD0543" w:rsidRPr="004334EC">
        <w:rPr>
          <w:sz w:val="28"/>
          <w:szCs w:val="28"/>
        </w:rPr>
        <w:t xml:space="preserve"> (7.</w:t>
      </w:r>
      <w:r w:rsidR="004334EC">
        <w:rPr>
          <w:sz w:val="28"/>
          <w:szCs w:val="28"/>
        </w:rPr>
        <w:t xml:space="preserve">16), </w:t>
      </w:r>
      <w:r w:rsidR="00FD0543" w:rsidRPr="004334EC">
        <w:rPr>
          <w:sz w:val="28"/>
          <w:szCs w:val="28"/>
        </w:rPr>
        <w:t>(7.</w:t>
      </w:r>
      <w:r w:rsidR="004334EC">
        <w:rPr>
          <w:sz w:val="28"/>
          <w:szCs w:val="28"/>
        </w:rPr>
        <w:t>18</w:t>
      </w:r>
      <w:r w:rsidR="00FD0543" w:rsidRPr="004334EC">
        <w:rPr>
          <w:sz w:val="28"/>
          <w:szCs w:val="28"/>
        </w:rPr>
        <w:t xml:space="preserve">) при </w:t>
      </w:r>
      <w:r w:rsidR="004334EC" w:rsidRPr="004334EC">
        <w:rPr>
          <w:i/>
          <w:sz w:val="28"/>
          <w:szCs w:val="28"/>
          <w:lang w:val="en-US"/>
        </w:rPr>
        <w:t>j</w:t>
      </w:r>
      <w:r w:rsidR="00FD0543" w:rsidRPr="004334EC">
        <w:rPr>
          <w:sz w:val="28"/>
          <w:szCs w:val="28"/>
        </w:rPr>
        <w:t xml:space="preserve"> </w:t>
      </w:r>
      <w:r w:rsidR="004334EC" w:rsidRPr="004334EC">
        <w:rPr>
          <w:sz w:val="28"/>
          <w:szCs w:val="28"/>
        </w:rPr>
        <w:t>=</w:t>
      </w:r>
      <w:r w:rsidR="00FD0543" w:rsidRPr="004334EC">
        <w:rPr>
          <w:sz w:val="28"/>
          <w:szCs w:val="28"/>
        </w:rPr>
        <w:t xml:space="preserve"> </w:t>
      </w:r>
      <w:r w:rsidR="004334EC" w:rsidRPr="004334EC">
        <w:rPr>
          <w:i/>
          <w:sz w:val="28"/>
          <w:szCs w:val="28"/>
          <w:lang w:val="en-US"/>
        </w:rPr>
        <w:t>l</w:t>
      </w:r>
      <w:r w:rsidR="004334EC" w:rsidRPr="004334EC">
        <w:rPr>
          <w:sz w:val="28"/>
          <w:szCs w:val="28"/>
        </w:rPr>
        <w:t xml:space="preserve"> = 1</w:t>
      </w:r>
      <w:r w:rsidR="00FD0543" w:rsidRPr="004334EC">
        <w:rPr>
          <w:sz w:val="28"/>
          <w:szCs w:val="28"/>
        </w:rPr>
        <w:t xml:space="preserve">, </w:t>
      </w:r>
      <w:r w:rsidR="004334EC" w:rsidRPr="00786E5D">
        <w:rPr>
          <w:i/>
          <w:sz w:val="28"/>
          <w:szCs w:val="28"/>
        </w:rPr>
        <w:t>ν</w:t>
      </w:r>
      <w:r w:rsidR="004334EC" w:rsidRPr="00786E5D">
        <w:rPr>
          <w:i/>
          <w:sz w:val="28"/>
          <w:szCs w:val="28"/>
          <w:vertAlign w:val="superscript"/>
          <w:lang w:val="en-US"/>
        </w:rPr>
        <w:t>l</w:t>
      </w:r>
      <w:r w:rsidR="004334EC" w:rsidRPr="00786E5D">
        <w:rPr>
          <w:i/>
          <w:color w:val="333333"/>
          <w:sz w:val="28"/>
          <w:szCs w:val="28"/>
          <w:shd w:val="clear" w:color="auto" w:fill="FFFFFF"/>
          <w:vertAlign w:val="subscript"/>
        </w:rPr>
        <w:t>Ẍ</w:t>
      </w:r>
      <w:r w:rsidR="004334EC" w:rsidRPr="00786E5D">
        <w:rPr>
          <w:i/>
          <w:color w:val="333333"/>
          <w:sz w:val="24"/>
          <w:szCs w:val="24"/>
          <w:shd w:val="clear" w:color="auto" w:fill="FFFFFF"/>
          <w:vertAlign w:val="subscript"/>
          <w:lang w:val="en-US"/>
        </w:rPr>
        <w:t>j</w:t>
      </w:r>
      <w:r w:rsidR="004334EC" w:rsidRPr="00786E5D">
        <w:rPr>
          <w:color w:val="333333"/>
          <w:sz w:val="24"/>
          <w:szCs w:val="24"/>
          <w:shd w:val="clear" w:color="auto" w:fill="FFFFFF"/>
          <w:vertAlign w:val="subscript"/>
        </w:rPr>
        <w:t>0</w:t>
      </w:r>
      <w:r w:rsidR="004334EC" w:rsidRPr="004334EC">
        <w:rPr>
          <w:sz w:val="28"/>
          <w:szCs w:val="28"/>
        </w:rPr>
        <w:t xml:space="preserve"> = 1</w:t>
      </w:r>
      <w:r w:rsidR="00FD0543" w:rsidRPr="004334EC">
        <w:rPr>
          <w:sz w:val="28"/>
          <w:szCs w:val="28"/>
        </w:rPr>
        <w:t xml:space="preserve"> </w:t>
      </w:r>
      <w:r w:rsidR="004334EC">
        <w:rPr>
          <w:sz w:val="28"/>
          <w:szCs w:val="28"/>
        </w:rPr>
        <w:t>и</w:t>
      </w:r>
      <w:r w:rsidR="004334EC" w:rsidRPr="004334EC">
        <w:rPr>
          <w:sz w:val="28"/>
          <w:szCs w:val="28"/>
        </w:rPr>
        <w:t xml:space="preserve"> </w:t>
      </w:r>
      <w:r w:rsidR="004334EC">
        <w:rPr>
          <w:sz w:val="28"/>
          <w:szCs w:val="28"/>
        </w:rPr>
        <w:t>Θ</w:t>
      </w:r>
      <w:r w:rsidR="004334EC" w:rsidRPr="004334EC">
        <w:rPr>
          <w:i/>
          <w:sz w:val="28"/>
          <w:szCs w:val="28"/>
          <w:vertAlign w:val="subscript"/>
          <w:lang w:val="en-US"/>
        </w:rPr>
        <w:t>jp</w:t>
      </w:r>
      <w:r w:rsidR="004334EC" w:rsidRPr="004334EC">
        <w:rPr>
          <w:sz w:val="28"/>
          <w:szCs w:val="28"/>
        </w:rPr>
        <w:t xml:space="preserve"> =</w:t>
      </w:r>
      <w:r w:rsidR="00FD0543" w:rsidRPr="004334EC">
        <w:rPr>
          <w:sz w:val="28"/>
          <w:szCs w:val="28"/>
        </w:rPr>
        <w:t xml:space="preserve"> 0 </w:t>
      </w:r>
      <w:r w:rsidR="004334EC">
        <w:rPr>
          <w:sz w:val="28"/>
          <w:szCs w:val="28"/>
        </w:rPr>
        <w:t>в виде</w:t>
      </w:r>
    </w:p>
    <w:tbl>
      <w:tblPr>
        <w:tblW w:w="0" w:type="auto"/>
        <w:tblLook w:val="04A0" w:firstRow="1" w:lastRow="0" w:firstColumn="1" w:lastColumn="0" w:noHBand="0" w:noVBand="1"/>
      </w:tblPr>
      <w:tblGrid>
        <w:gridCol w:w="8141"/>
        <w:gridCol w:w="1145"/>
      </w:tblGrid>
      <w:tr w:rsidR="004334EC" w:rsidRPr="00BD0B61" w14:paraId="5C55DEC7" w14:textId="77777777" w:rsidTr="000C47CD">
        <w:tc>
          <w:tcPr>
            <w:tcW w:w="8141" w:type="dxa"/>
            <w:shd w:val="clear" w:color="auto" w:fill="auto"/>
          </w:tcPr>
          <w:p w14:paraId="5F080000" w14:textId="77777777" w:rsidR="004334EC" w:rsidRPr="00854FB7" w:rsidRDefault="006E2D4B" w:rsidP="00932913">
            <w:pPr>
              <w:pStyle w:val="aff1"/>
              <w:jc w:val="center"/>
              <w:rPr>
                <w:sz w:val="28"/>
                <w:szCs w:val="28"/>
              </w:rPr>
            </w:pPr>
            <m:oMath>
              <m:sSub>
                <m:sSubPr>
                  <m:ctrlPr>
                    <w:rPr>
                      <w:rFonts w:ascii="Cambria Math" w:hAnsi="Cambria Math"/>
                      <w:i/>
                      <w:sz w:val="30"/>
                      <w:szCs w:val="30"/>
                      <w:lang w:val="en-US"/>
                    </w:rPr>
                  </m:ctrlPr>
                </m:sSubPr>
                <m:e>
                  <m:r>
                    <w:rPr>
                      <w:rFonts w:ascii="Cambria Math" w:hAnsi="Cambria Math"/>
                      <w:sz w:val="30"/>
                      <w:szCs w:val="30"/>
                      <w:lang w:val="en-US"/>
                    </w:rPr>
                    <m:t>η</m:t>
                  </m:r>
                </m:e>
                <m:sub>
                  <m:r>
                    <w:rPr>
                      <w:rFonts w:ascii="Cambria Math" w:hAnsi="Cambria Math"/>
                      <w:sz w:val="30"/>
                      <w:szCs w:val="30"/>
                      <w:lang w:val="en-US"/>
                    </w:rPr>
                    <m:t>ik</m:t>
                  </m:r>
                </m:sub>
              </m:sSub>
              <m:r>
                <w:rPr>
                  <w:rFonts w:ascii="Cambria Math" w:hAnsi="Cambria Math"/>
                  <w:sz w:val="30"/>
                  <w:szCs w:val="30"/>
                </w:rPr>
                <m:t>=</m:t>
              </m:r>
              <m:sSub>
                <m:sSubPr>
                  <m:ctrlPr>
                    <w:rPr>
                      <w:rFonts w:ascii="Cambria Math" w:hAnsi="Cambria Math"/>
                      <w:i/>
                      <w:sz w:val="30"/>
                      <w:szCs w:val="30"/>
                      <w:lang w:val="en-US"/>
                    </w:rPr>
                  </m:ctrlPr>
                </m:sSubPr>
                <m:e>
                  <m:r>
                    <m:rPr>
                      <m:scr m:val="script"/>
                    </m:rPr>
                    <w:rPr>
                      <w:rFonts w:ascii="Cambria Math" w:hAnsi="Cambria Math"/>
                      <w:sz w:val="30"/>
                      <w:szCs w:val="30"/>
                      <w:lang w:val="en-US"/>
                    </w:rPr>
                    <m:t>x</m:t>
                  </m:r>
                </m:e>
                <m:sub>
                  <m:r>
                    <w:rPr>
                      <w:rFonts w:ascii="Cambria Math" w:hAnsi="Cambria Math"/>
                      <w:sz w:val="30"/>
                      <w:szCs w:val="30"/>
                      <w:lang w:val="en-US"/>
                    </w:rPr>
                    <m:t>i</m:t>
                  </m:r>
                  <m:r>
                    <w:rPr>
                      <w:rFonts w:ascii="Cambria Math" w:hAnsi="Cambria Math"/>
                      <w:sz w:val="30"/>
                      <w:szCs w:val="30"/>
                    </w:rPr>
                    <m:t>k</m:t>
                  </m:r>
                </m:sub>
              </m:sSub>
              <m:f>
                <m:fPr>
                  <m:ctrlPr>
                    <w:rPr>
                      <w:rFonts w:ascii="Cambria Math" w:hAnsi="Cambria Math"/>
                      <w:i/>
                      <w:sz w:val="30"/>
                      <w:szCs w:val="30"/>
                      <w:lang w:val="en-US"/>
                    </w:rPr>
                  </m:ctrlPr>
                </m:fPr>
                <m:num>
                  <m:nary>
                    <m:naryPr>
                      <m:chr m:val="∑"/>
                      <m:limLoc m:val="undOvr"/>
                      <m:ctrlPr>
                        <w:rPr>
                          <w:rFonts w:ascii="Cambria Math" w:hAnsi="Cambria Math"/>
                          <w:i/>
                          <w:sz w:val="30"/>
                          <w:szCs w:val="30"/>
                          <w:lang w:val="en-US"/>
                        </w:rPr>
                      </m:ctrlPr>
                    </m:naryPr>
                    <m:sub>
                      <m:r>
                        <w:rPr>
                          <w:rFonts w:ascii="Cambria Math" w:hAnsi="Cambria Math"/>
                          <w:sz w:val="30"/>
                          <w:szCs w:val="30"/>
                          <w:lang w:val="en-US"/>
                        </w:rPr>
                        <m:t>p</m:t>
                      </m:r>
                      <m:r>
                        <w:rPr>
                          <w:rFonts w:ascii="Cambria Math" w:hAnsi="Cambria Math"/>
                          <w:sz w:val="30"/>
                          <w:szCs w:val="30"/>
                        </w:rPr>
                        <m:t>=1</m:t>
                      </m:r>
                    </m:sub>
                    <m:sup>
                      <m:r>
                        <w:rPr>
                          <w:rFonts w:ascii="Cambria Math" w:hAnsi="Cambria Math"/>
                          <w:sz w:val="30"/>
                          <w:szCs w:val="30"/>
                          <w:lang w:val="en-US"/>
                        </w:rPr>
                        <m:t>n</m:t>
                      </m:r>
                    </m:sup>
                    <m:e>
                      <m:sSub>
                        <m:sSubPr>
                          <m:ctrlPr>
                            <w:rPr>
                              <w:rFonts w:ascii="Cambria Math" w:hAnsi="Cambria Math"/>
                              <w:i/>
                              <w:sz w:val="30"/>
                              <w:szCs w:val="30"/>
                              <w:lang w:val="en-US"/>
                            </w:rPr>
                          </m:ctrlPr>
                        </m:sSubPr>
                        <m:e>
                          <m:r>
                            <w:rPr>
                              <w:rFonts w:ascii="Cambria Math" w:hAnsi="Cambria Math"/>
                              <w:sz w:val="30"/>
                              <w:szCs w:val="30"/>
                              <w:lang w:val="en-US"/>
                            </w:rPr>
                            <m:t>m</m:t>
                          </m:r>
                        </m:e>
                        <m:sub>
                          <m:r>
                            <w:rPr>
                              <w:rFonts w:ascii="Cambria Math" w:hAnsi="Cambria Math"/>
                              <w:sz w:val="30"/>
                              <w:szCs w:val="30"/>
                              <w:lang w:val="en-US"/>
                            </w:rPr>
                            <m:t>p</m:t>
                          </m:r>
                        </m:sub>
                      </m:sSub>
                      <m:sSub>
                        <m:sSubPr>
                          <m:ctrlPr>
                            <w:rPr>
                              <w:rFonts w:ascii="Cambria Math" w:hAnsi="Cambria Math"/>
                              <w:i/>
                              <w:sz w:val="30"/>
                              <w:szCs w:val="30"/>
                              <w:lang w:val="en-US"/>
                            </w:rPr>
                          </m:ctrlPr>
                        </m:sSubPr>
                        <m:e>
                          <m:r>
                            <m:rPr>
                              <m:scr m:val="script"/>
                            </m:rPr>
                            <w:rPr>
                              <w:rFonts w:ascii="Cambria Math" w:hAnsi="Cambria Math"/>
                              <w:sz w:val="30"/>
                              <w:szCs w:val="30"/>
                              <w:lang w:val="en-US"/>
                            </w:rPr>
                            <m:t>x</m:t>
                          </m:r>
                        </m:e>
                        <m:sub>
                          <m:r>
                            <w:rPr>
                              <w:rFonts w:ascii="Cambria Math" w:hAnsi="Cambria Math"/>
                              <w:sz w:val="30"/>
                              <w:szCs w:val="30"/>
                              <w:lang w:val="en-US"/>
                            </w:rPr>
                            <m:t>ip</m:t>
                          </m:r>
                        </m:sub>
                      </m:sSub>
                    </m:e>
                  </m:nary>
                </m:num>
                <m:den>
                  <m:nary>
                    <m:naryPr>
                      <m:chr m:val="∑"/>
                      <m:limLoc m:val="undOvr"/>
                      <m:ctrlPr>
                        <w:rPr>
                          <w:rFonts w:ascii="Cambria Math" w:hAnsi="Cambria Math"/>
                          <w:i/>
                          <w:sz w:val="30"/>
                          <w:szCs w:val="30"/>
                          <w:lang w:val="en-US"/>
                        </w:rPr>
                      </m:ctrlPr>
                    </m:naryPr>
                    <m:sub>
                      <m:r>
                        <w:rPr>
                          <w:rFonts w:ascii="Cambria Math" w:hAnsi="Cambria Math"/>
                          <w:sz w:val="30"/>
                          <w:szCs w:val="30"/>
                          <w:lang w:val="en-US"/>
                        </w:rPr>
                        <m:t>p</m:t>
                      </m:r>
                      <m:r>
                        <w:rPr>
                          <w:rFonts w:ascii="Cambria Math" w:hAnsi="Cambria Math"/>
                          <w:sz w:val="30"/>
                          <w:szCs w:val="30"/>
                        </w:rPr>
                        <m:t>=1</m:t>
                      </m:r>
                    </m:sub>
                    <m:sup>
                      <m:r>
                        <w:rPr>
                          <w:rFonts w:ascii="Cambria Math" w:hAnsi="Cambria Math"/>
                          <w:sz w:val="30"/>
                          <w:szCs w:val="30"/>
                          <w:lang w:val="en-US"/>
                        </w:rPr>
                        <m:t>n</m:t>
                      </m:r>
                    </m:sup>
                    <m:e>
                      <m:sSub>
                        <m:sSubPr>
                          <m:ctrlPr>
                            <w:rPr>
                              <w:rFonts w:ascii="Cambria Math" w:hAnsi="Cambria Math"/>
                              <w:i/>
                              <w:sz w:val="30"/>
                              <w:szCs w:val="30"/>
                              <w:lang w:val="en-US"/>
                            </w:rPr>
                          </m:ctrlPr>
                        </m:sSubPr>
                        <m:e>
                          <m:r>
                            <w:rPr>
                              <w:rFonts w:ascii="Cambria Math" w:hAnsi="Cambria Math"/>
                              <w:sz w:val="30"/>
                              <w:szCs w:val="30"/>
                              <w:lang w:val="en-US"/>
                            </w:rPr>
                            <m:t>m</m:t>
                          </m:r>
                        </m:e>
                        <m:sub>
                          <m:r>
                            <w:rPr>
                              <w:rFonts w:ascii="Cambria Math" w:hAnsi="Cambria Math"/>
                              <w:sz w:val="30"/>
                              <w:szCs w:val="30"/>
                              <w:lang w:val="en-US"/>
                            </w:rPr>
                            <m:t>p</m:t>
                          </m:r>
                        </m:sub>
                      </m:sSub>
                      <m:sSubSup>
                        <m:sSubSupPr>
                          <m:ctrlPr>
                            <w:rPr>
                              <w:rFonts w:ascii="Cambria Math" w:hAnsi="Cambria Math"/>
                              <w:i/>
                              <w:sz w:val="30"/>
                              <w:szCs w:val="30"/>
                              <w:lang w:val="en-US"/>
                            </w:rPr>
                          </m:ctrlPr>
                        </m:sSubSupPr>
                        <m:e>
                          <m:r>
                            <m:rPr>
                              <m:scr m:val="script"/>
                            </m:rPr>
                            <w:rPr>
                              <w:rFonts w:ascii="Cambria Math" w:hAnsi="Cambria Math"/>
                              <w:sz w:val="30"/>
                              <w:szCs w:val="30"/>
                              <w:lang w:val="en-US"/>
                            </w:rPr>
                            <m:t>x</m:t>
                          </m:r>
                        </m:e>
                        <m:sub>
                          <m:r>
                            <w:rPr>
                              <w:rFonts w:ascii="Cambria Math" w:hAnsi="Cambria Math"/>
                              <w:sz w:val="30"/>
                              <w:szCs w:val="30"/>
                              <w:lang w:val="en-US"/>
                            </w:rPr>
                            <m:t>ip</m:t>
                          </m:r>
                        </m:sub>
                        <m:sup>
                          <m:r>
                            <w:rPr>
                              <w:rFonts w:ascii="Cambria Math" w:hAnsi="Cambria Math"/>
                              <w:sz w:val="30"/>
                              <w:szCs w:val="30"/>
                            </w:rPr>
                            <m:t>2</m:t>
                          </m:r>
                        </m:sup>
                      </m:sSubSup>
                    </m:e>
                  </m:nary>
                </m:den>
              </m:f>
            </m:oMath>
            <w:r w:rsidR="004334EC">
              <w:rPr>
                <w:sz w:val="28"/>
                <w:szCs w:val="28"/>
              </w:rPr>
              <w:t>,</w:t>
            </w:r>
          </w:p>
        </w:tc>
        <w:tc>
          <w:tcPr>
            <w:tcW w:w="1145" w:type="dxa"/>
            <w:shd w:val="clear" w:color="auto" w:fill="auto"/>
          </w:tcPr>
          <w:p w14:paraId="50F4D9D7" w14:textId="77777777" w:rsidR="004334EC" w:rsidRPr="00BD0B61" w:rsidRDefault="004334EC" w:rsidP="00932913">
            <w:pPr>
              <w:pStyle w:val="aff1"/>
              <w:jc w:val="right"/>
              <w:rPr>
                <w:sz w:val="28"/>
                <w:szCs w:val="28"/>
              </w:rPr>
            </w:pPr>
            <w:r w:rsidRPr="00BD0B61">
              <w:rPr>
                <w:sz w:val="28"/>
                <w:szCs w:val="28"/>
              </w:rPr>
              <w:t>(7.</w:t>
            </w:r>
            <w:r>
              <w:rPr>
                <w:sz w:val="28"/>
                <w:szCs w:val="28"/>
              </w:rPr>
              <w:t>20</w:t>
            </w:r>
            <w:r w:rsidRPr="00BD0B61">
              <w:rPr>
                <w:sz w:val="28"/>
                <w:szCs w:val="28"/>
              </w:rPr>
              <w:t>)</w:t>
            </w:r>
          </w:p>
        </w:tc>
      </w:tr>
    </w:tbl>
    <w:p w14:paraId="655051AE" w14:textId="77777777" w:rsidR="00FD0543" w:rsidRPr="004334EC" w:rsidRDefault="00FD0543" w:rsidP="00932913">
      <w:pPr>
        <w:pStyle w:val="aff1"/>
        <w:jc w:val="both"/>
        <w:rPr>
          <w:sz w:val="28"/>
          <w:szCs w:val="28"/>
        </w:rPr>
      </w:pPr>
      <w:r w:rsidRPr="004334EC">
        <w:rPr>
          <w:sz w:val="28"/>
          <w:szCs w:val="28"/>
        </w:rPr>
        <w:t xml:space="preserve">где </w:t>
      </w:r>
      <w:r w:rsidR="00F15A39" w:rsidRPr="00F15A39">
        <w:rPr>
          <w:i/>
          <w:sz w:val="28"/>
          <w:szCs w:val="28"/>
          <w:lang w:val="en-US"/>
        </w:rPr>
        <w:t>x</w:t>
      </w:r>
      <w:r w:rsidR="00F15A39" w:rsidRPr="00F15A39">
        <w:rPr>
          <w:i/>
          <w:sz w:val="28"/>
          <w:szCs w:val="28"/>
          <w:vertAlign w:val="subscript"/>
          <w:lang w:val="en-US"/>
        </w:rPr>
        <w:t>ik</w:t>
      </w:r>
      <w:r w:rsidRPr="004334EC">
        <w:rPr>
          <w:sz w:val="28"/>
          <w:szCs w:val="28"/>
        </w:rPr>
        <w:t xml:space="preserve"> и </w:t>
      </w:r>
      <w:r w:rsidR="00F15A39" w:rsidRPr="00F15A39">
        <w:rPr>
          <w:i/>
          <w:sz w:val="28"/>
          <w:szCs w:val="28"/>
          <w:lang w:val="en-US"/>
        </w:rPr>
        <w:t>x</w:t>
      </w:r>
      <w:r w:rsidR="00F15A39" w:rsidRPr="00F15A39">
        <w:rPr>
          <w:i/>
          <w:sz w:val="28"/>
          <w:szCs w:val="28"/>
          <w:vertAlign w:val="subscript"/>
          <w:lang w:val="en-US"/>
        </w:rPr>
        <w:t>i</w:t>
      </w:r>
      <w:r w:rsidR="00F15A39">
        <w:rPr>
          <w:i/>
          <w:sz w:val="28"/>
          <w:szCs w:val="28"/>
          <w:vertAlign w:val="subscript"/>
          <w:lang w:val="en-US"/>
        </w:rPr>
        <w:t>p</w:t>
      </w:r>
      <w:r w:rsidRPr="004334EC">
        <w:rPr>
          <w:sz w:val="28"/>
          <w:szCs w:val="28"/>
        </w:rPr>
        <w:t xml:space="preserve"> </w:t>
      </w:r>
      <w:r w:rsidRPr="004334EC">
        <w:rPr>
          <w:sz w:val="28"/>
          <w:szCs w:val="28"/>
        </w:rPr>
        <w:fldChar w:fldCharType="begin"/>
      </w:r>
      <w:r w:rsidRPr="004334EC">
        <w:rPr>
          <w:sz w:val="28"/>
          <w:szCs w:val="28"/>
        </w:rPr>
        <w:instrText xml:space="preserve"> QUOTE </w:instrText>
      </w:r>
      <m:oMath>
        <m:sSub>
          <m:sSubPr>
            <m:ctrlPr>
              <w:rPr>
                <w:rFonts w:ascii="Cambria Math" w:hAnsi="Cambria Math"/>
                <w:i/>
                <w:sz w:val="30"/>
                <w:szCs w:val="30"/>
                <w:lang w:val="en-US"/>
              </w:rPr>
            </m:ctrlPr>
          </m:sSubPr>
          <m:e>
            <m:r>
              <m:rPr>
                <m:sty m:val="p"/>
              </m:rPr>
              <w:rPr>
                <w:rFonts w:ascii="Cambria Math" w:hAnsi="Cambria Math"/>
                <w:sz w:val="30"/>
                <w:szCs w:val="30"/>
                <w:lang w:val="en-US"/>
              </w:rPr>
              <m:t>x</m:t>
            </m:r>
          </m:e>
          <m:sub>
            <m:r>
              <m:rPr>
                <m:sty m:val="p"/>
              </m:rPr>
              <w:rPr>
                <w:rFonts w:ascii="Cambria Math" w:hAnsi="Cambria Math"/>
                <w:sz w:val="30"/>
                <w:szCs w:val="30"/>
                <w:lang w:val="en-US"/>
              </w:rPr>
              <m:t>ip</m:t>
            </m:r>
          </m:sub>
        </m:sSub>
      </m:oMath>
      <w:r w:rsidRPr="004334EC">
        <w:rPr>
          <w:sz w:val="28"/>
          <w:szCs w:val="28"/>
        </w:rPr>
        <w:instrText xml:space="preserve"> </w:instrText>
      </w:r>
      <w:r w:rsidRPr="004334EC">
        <w:rPr>
          <w:sz w:val="28"/>
          <w:szCs w:val="28"/>
        </w:rPr>
        <w:fldChar w:fldCharType="end"/>
      </w:r>
      <w:r w:rsidR="00F15A39">
        <w:rPr>
          <w:sz w:val="28"/>
          <w:szCs w:val="28"/>
        </w:rPr>
        <w:t xml:space="preserve">– </w:t>
      </w:r>
      <w:r w:rsidRPr="004334EC">
        <w:rPr>
          <w:sz w:val="28"/>
          <w:szCs w:val="28"/>
        </w:rPr>
        <w:t xml:space="preserve">перемещения </w:t>
      </w:r>
      <w:r w:rsidR="00F15A39" w:rsidRPr="00F15A39">
        <w:rPr>
          <w:i/>
          <w:sz w:val="28"/>
          <w:szCs w:val="28"/>
          <w:lang w:val="en-US"/>
        </w:rPr>
        <w:t>k</w:t>
      </w:r>
      <w:r w:rsidR="00F15A39" w:rsidRPr="00F15A39">
        <w:rPr>
          <w:sz w:val="28"/>
          <w:szCs w:val="28"/>
        </w:rPr>
        <w:t>-</w:t>
      </w:r>
      <w:r w:rsidRPr="004334EC">
        <w:rPr>
          <w:sz w:val="28"/>
          <w:szCs w:val="28"/>
        </w:rPr>
        <w:t>го</w:t>
      </w:r>
      <w:r w:rsidR="00F15A39">
        <w:rPr>
          <w:sz w:val="28"/>
          <w:szCs w:val="28"/>
        </w:rPr>
        <w:t>,</w:t>
      </w:r>
      <w:r w:rsidRPr="004334EC">
        <w:rPr>
          <w:sz w:val="28"/>
          <w:szCs w:val="28"/>
        </w:rPr>
        <w:t xml:space="preserve"> </w:t>
      </w:r>
      <w:r w:rsidR="00F15A39" w:rsidRPr="00F15A39">
        <w:rPr>
          <w:i/>
          <w:sz w:val="28"/>
          <w:szCs w:val="28"/>
          <w:lang w:val="en-US"/>
        </w:rPr>
        <w:t>p</w:t>
      </w:r>
      <w:r w:rsidR="00F15A39" w:rsidRPr="00F15A39">
        <w:rPr>
          <w:sz w:val="28"/>
          <w:szCs w:val="28"/>
        </w:rPr>
        <w:t>-</w:t>
      </w:r>
      <w:r w:rsidRPr="004334EC">
        <w:rPr>
          <w:sz w:val="28"/>
          <w:szCs w:val="28"/>
        </w:rPr>
        <w:t xml:space="preserve">го уровней РДМ (этажей здания) по </w:t>
      </w:r>
      <w:r w:rsidR="00F15A39" w:rsidRPr="00F15A39">
        <w:rPr>
          <w:i/>
          <w:sz w:val="28"/>
          <w:szCs w:val="28"/>
          <w:lang w:val="en-US"/>
        </w:rPr>
        <w:t>i</w:t>
      </w:r>
      <w:r w:rsidR="00F15A39" w:rsidRPr="00F15A39">
        <w:rPr>
          <w:sz w:val="28"/>
          <w:szCs w:val="28"/>
        </w:rPr>
        <w:t>-</w:t>
      </w:r>
      <w:r w:rsidRPr="004334EC">
        <w:rPr>
          <w:sz w:val="28"/>
          <w:szCs w:val="28"/>
        </w:rPr>
        <w:t>й форме собственных колебани</w:t>
      </w:r>
      <w:r w:rsidR="00F15A39">
        <w:rPr>
          <w:sz w:val="28"/>
          <w:szCs w:val="28"/>
        </w:rPr>
        <w:t>й</w:t>
      </w:r>
      <w:r w:rsidRPr="004334EC">
        <w:rPr>
          <w:sz w:val="28"/>
          <w:szCs w:val="28"/>
        </w:rPr>
        <w:t>.</w:t>
      </w:r>
    </w:p>
    <w:p w14:paraId="5F16828B" w14:textId="77777777" w:rsidR="000B6E3D" w:rsidRPr="00F15A39" w:rsidRDefault="000B6E3D" w:rsidP="00932913">
      <w:pPr>
        <w:pStyle w:val="aff1"/>
        <w:ind w:firstLine="567"/>
        <w:jc w:val="both"/>
        <w:rPr>
          <w:sz w:val="28"/>
          <w:szCs w:val="28"/>
        </w:rPr>
      </w:pPr>
      <w:r w:rsidRPr="00F15A39">
        <w:rPr>
          <w:sz w:val="28"/>
          <w:szCs w:val="28"/>
        </w:rPr>
        <w:t>7.9.2.1</w:t>
      </w:r>
      <w:r w:rsidR="00632DEC" w:rsidRPr="00F15A39">
        <w:rPr>
          <w:sz w:val="28"/>
          <w:szCs w:val="28"/>
        </w:rPr>
        <w:t>5</w:t>
      </w:r>
      <w:r w:rsidRPr="00F15A39">
        <w:rPr>
          <w:sz w:val="28"/>
          <w:szCs w:val="28"/>
        </w:rPr>
        <w:t xml:space="preserve"> Консольные конструкции, масса которых по сравнению с массой здания незначительна (балконы, козырьки, консоли для навесных стен и </w:t>
      </w:r>
      <w:r w:rsidR="009C6904" w:rsidRPr="00F15A39">
        <w:rPr>
          <w:sz w:val="28"/>
          <w:szCs w:val="28"/>
        </w:rPr>
        <w:t>т. п.</w:t>
      </w:r>
      <w:r w:rsidRPr="00F15A39">
        <w:rPr>
          <w:sz w:val="28"/>
          <w:szCs w:val="28"/>
        </w:rPr>
        <w:t xml:space="preserve"> и их крепления), следует рассчитывать на вертикальную сейсмическую нагрузку при значении β</w:t>
      </w:r>
      <w:r w:rsidRPr="008B5173">
        <w:rPr>
          <w:sz w:val="28"/>
          <w:szCs w:val="28"/>
          <w:vertAlign w:val="subscript"/>
        </w:rPr>
        <w:t>η</w:t>
      </w:r>
      <w:r w:rsidR="008B5173">
        <w:rPr>
          <w:sz w:val="28"/>
          <w:szCs w:val="28"/>
        </w:rPr>
        <w:t xml:space="preserve"> </w:t>
      </w:r>
      <w:r w:rsidRPr="00F15A39">
        <w:rPr>
          <w:sz w:val="28"/>
          <w:szCs w:val="28"/>
        </w:rPr>
        <w:t>= 5.</w:t>
      </w:r>
    </w:p>
    <w:p w14:paraId="7D9AFC43" w14:textId="77777777" w:rsidR="000B6E3D" w:rsidRPr="00F15A39" w:rsidRDefault="000B6E3D" w:rsidP="00932913">
      <w:pPr>
        <w:pStyle w:val="aff1"/>
        <w:ind w:firstLine="567"/>
        <w:jc w:val="both"/>
        <w:rPr>
          <w:rFonts w:eastAsia="PMingLiU"/>
          <w:sz w:val="28"/>
          <w:szCs w:val="28"/>
        </w:rPr>
      </w:pPr>
      <w:r w:rsidRPr="00F15A39">
        <w:rPr>
          <w:sz w:val="28"/>
          <w:szCs w:val="28"/>
        </w:rPr>
        <w:t>7.9.2.1</w:t>
      </w:r>
      <w:r w:rsidR="00632DEC" w:rsidRPr="00F15A39">
        <w:rPr>
          <w:sz w:val="28"/>
          <w:szCs w:val="28"/>
        </w:rPr>
        <w:t xml:space="preserve">6 </w:t>
      </w:r>
      <w:r w:rsidRPr="00F15A39">
        <w:rPr>
          <w:sz w:val="28"/>
          <w:szCs w:val="28"/>
        </w:rPr>
        <w:t xml:space="preserve">Конструкции, возвышающиеся над зданием или сооружением и имеющие по сравнению с ним незначительные сечения и массу (парапеты, фронтоны и </w:t>
      </w:r>
      <w:r w:rsidR="009C6904" w:rsidRPr="00F15A39">
        <w:rPr>
          <w:sz w:val="28"/>
          <w:szCs w:val="28"/>
        </w:rPr>
        <w:t>т. п.</w:t>
      </w:r>
      <w:r w:rsidRPr="00F15A39">
        <w:rPr>
          <w:sz w:val="28"/>
          <w:szCs w:val="28"/>
        </w:rPr>
        <w:t>), а также крепления памятников, тяжелого оборудования, устанавливаемого на первом этаже, следует рассчитывать с учетом горизонтальной сейсмической нагрузки, вычисленной</w:t>
      </w:r>
      <w:r w:rsidR="00DC610B" w:rsidRPr="00F15A39">
        <w:rPr>
          <w:sz w:val="28"/>
          <w:szCs w:val="28"/>
        </w:rPr>
        <w:t xml:space="preserve"> </w:t>
      </w:r>
      <w:r w:rsidR="00793132" w:rsidRPr="00F15A39">
        <w:rPr>
          <w:rFonts w:eastAsia="PMingLiU"/>
          <w:sz w:val="28"/>
          <w:szCs w:val="28"/>
        </w:rPr>
        <w:t>без учета динамических эффектов</w:t>
      </w:r>
      <w:r w:rsidR="002E5EB6">
        <w:rPr>
          <w:rFonts w:eastAsia="PMingLiU"/>
          <w:sz w:val="28"/>
          <w:szCs w:val="28"/>
        </w:rPr>
        <w:t>,</w:t>
      </w:r>
      <w:r w:rsidR="00793132" w:rsidRPr="00F15A39">
        <w:rPr>
          <w:rFonts w:eastAsia="PMingLiU"/>
          <w:sz w:val="28"/>
          <w:szCs w:val="28"/>
        </w:rPr>
        <w:t xml:space="preserve"> при значении коэффициента динамичности </w:t>
      </w:r>
      <w:r w:rsidR="008B5173" w:rsidRPr="00F15A39">
        <w:rPr>
          <w:sz w:val="28"/>
          <w:szCs w:val="28"/>
        </w:rPr>
        <w:t>β</w:t>
      </w:r>
      <w:r w:rsidR="00793132" w:rsidRPr="00F15A39">
        <w:rPr>
          <w:rFonts w:eastAsia="PMingLiU"/>
          <w:sz w:val="28"/>
          <w:szCs w:val="28"/>
        </w:rPr>
        <w:t xml:space="preserve"> = 5</w:t>
      </w:r>
      <w:r w:rsidRPr="00F15A39">
        <w:rPr>
          <w:sz w:val="28"/>
          <w:szCs w:val="28"/>
        </w:rPr>
        <w:t>.</w:t>
      </w:r>
    </w:p>
    <w:p w14:paraId="3DCC9A84" w14:textId="77777777" w:rsidR="00793132" w:rsidRPr="00F15A39" w:rsidRDefault="000B6E3D" w:rsidP="00932913">
      <w:pPr>
        <w:pStyle w:val="aff1"/>
        <w:ind w:firstLine="567"/>
        <w:jc w:val="both"/>
        <w:rPr>
          <w:sz w:val="28"/>
          <w:szCs w:val="28"/>
        </w:rPr>
      </w:pPr>
      <w:r w:rsidRPr="00F15A39">
        <w:rPr>
          <w:sz w:val="28"/>
          <w:szCs w:val="28"/>
        </w:rPr>
        <w:t>7.9.2.1</w:t>
      </w:r>
      <w:r w:rsidR="00632DEC" w:rsidRPr="00F15A39">
        <w:rPr>
          <w:sz w:val="28"/>
          <w:szCs w:val="28"/>
        </w:rPr>
        <w:t>7</w:t>
      </w:r>
      <w:r w:rsidRPr="00F15A39">
        <w:rPr>
          <w:sz w:val="28"/>
          <w:szCs w:val="28"/>
        </w:rPr>
        <w:t xml:space="preserve"> Стены, панели, перегородки, соединения между отдельными конструкциями, а также крепления технологического оборудования следует рассчитывать на горизонтальную сейсмическую нагрузку </w:t>
      </w:r>
      <w:r w:rsidR="00793132" w:rsidRPr="00F15A39">
        <w:rPr>
          <w:sz w:val="28"/>
          <w:szCs w:val="28"/>
        </w:rPr>
        <w:t xml:space="preserve">без учета динамических эффектов, но с учетом фактических коэффициентов </w:t>
      </w:r>
      <w:r w:rsidR="00793132" w:rsidRPr="00F15A39">
        <w:rPr>
          <w:sz w:val="28"/>
          <w:szCs w:val="28"/>
        </w:rPr>
        <w:lastRenderedPageBreak/>
        <w:t xml:space="preserve">динамичности для несущих конструкций, значения которых </w:t>
      </w:r>
      <w:r w:rsidR="008B5173">
        <w:rPr>
          <w:sz w:val="28"/>
          <w:szCs w:val="28"/>
        </w:rPr>
        <w:t>следует</w:t>
      </w:r>
      <w:r w:rsidR="00793132" w:rsidRPr="00F15A39">
        <w:rPr>
          <w:sz w:val="28"/>
          <w:szCs w:val="28"/>
        </w:rPr>
        <w:t xml:space="preserve"> принимать не менее 2. </w:t>
      </w:r>
    </w:p>
    <w:p w14:paraId="6D507D50" w14:textId="77777777" w:rsidR="000B6E3D" w:rsidRPr="00F15A39" w:rsidRDefault="000B6E3D" w:rsidP="00932913">
      <w:pPr>
        <w:pStyle w:val="aff1"/>
        <w:ind w:firstLine="567"/>
        <w:jc w:val="both"/>
        <w:rPr>
          <w:sz w:val="28"/>
          <w:szCs w:val="28"/>
        </w:rPr>
      </w:pPr>
      <w:r w:rsidRPr="00F15A39">
        <w:rPr>
          <w:sz w:val="28"/>
          <w:szCs w:val="28"/>
        </w:rPr>
        <w:t>7.9.2.1</w:t>
      </w:r>
      <w:r w:rsidR="00632DEC" w:rsidRPr="00F15A39">
        <w:rPr>
          <w:sz w:val="28"/>
          <w:szCs w:val="28"/>
        </w:rPr>
        <w:t>8</w:t>
      </w:r>
      <w:r w:rsidRPr="00F15A39">
        <w:rPr>
          <w:sz w:val="28"/>
          <w:szCs w:val="28"/>
        </w:rPr>
        <w:t xml:space="preserve"> При расчете конструкций на прочность и устойчивость помимо коэффициентов условий работы, принимаемых в соответствии с действующими нормативными документами, следует вводить дополнительно коэффициент условий работы </w:t>
      </w:r>
      <w:r w:rsidRPr="008B5173">
        <w:rPr>
          <w:i/>
          <w:sz w:val="28"/>
          <w:szCs w:val="28"/>
        </w:rPr>
        <w:t>m</w:t>
      </w:r>
      <w:r w:rsidRPr="008B5173">
        <w:rPr>
          <w:sz w:val="28"/>
          <w:szCs w:val="28"/>
          <w:vertAlign w:val="subscript"/>
        </w:rPr>
        <w:t>кр</w:t>
      </w:r>
      <w:r w:rsidRPr="00F15A39">
        <w:rPr>
          <w:sz w:val="28"/>
          <w:szCs w:val="28"/>
        </w:rPr>
        <w:t xml:space="preserve"> путем деления </w:t>
      </w:r>
      <w:r w:rsidR="008B5173">
        <w:rPr>
          <w:sz w:val="28"/>
          <w:szCs w:val="28"/>
        </w:rPr>
        <w:t>значений</w:t>
      </w:r>
      <w:r w:rsidRPr="00F15A39">
        <w:rPr>
          <w:sz w:val="28"/>
          <w:szCs w:val="28"/>
        </w:rPr>
        <w:t xml:space="preserve"> усилий на </w:t>
      </w:r>
      <w:r w:rsidR="008B5173">
        <w:rPr>
          <w:sz w:val="28"/>
          <w:szCs w:val="28"/>
        </w:rPr>
        <w:t>данный</w:t>
      </w:r>
      <w:r w:rsidRPr="00F15A39">
        <w:rPr>
          <w:sz w:val="28"/>
          <w:szCs w:val="28"/>
        </w:rPr>
        <w:t xml:space="preserve"> коэффициент, определяемый по таблице 7.</w:t>
      </w:r>
      <w:r w:rsidR="002E5EB6">
        <w:rPr>
          <w:sz w:val="28"/>
          <w:szCs w:val="28"/>
        </w:rPr>
        <w:t>7</w:t>
      </w:r>
      <w:r w:rsidRPr="00F15A39">
        <w:rPr>
          <w:sz w:val="28"/>
          <w:szCs w:val="28"/>
        </w:rPr>
        <w:t>.</w:t>
      </w:r>
    </w:p>
    <w:p w14:paraId="43E44B37" w14:textId="77777777" w:rsidR="009E76CF" w:rsidRPr="00F15A39" w:rsidRDefault="009E76CF" w:rsidP="00932913">
      <w:pPr>
        <w:pStyle w:val="aff1"/>
        <w:ind w:firstLine="567"/>
        <w:jc w:val="both"/>
        <w:rPr>
          <w:sz w:val="28"/>
          <w:szCs w:val="28"/>
        </w:rPr>
      </w:pPr>
    </w:p>
    <w:p w14:paraId="28265F37" w14:textId="77777777" w:rsidR="009E76CF" w:rsidRPr="00F15A39" w:rsidRDefault="009E76CF" w:rsidP="00932913">
      <w:pPr>
        <w:pStyle w:val="aff1"/>
        <w:jc w:val="both"/>
        <w:rPr>
          <w:sz w:val="28"/>
          <w:szCs w:val="28"/>
        </w:rPr>
      </w:pPr>
      <w:r w:rsidRPr="00F15A39">
        <w:rPr>
          <w:sz w:val="28"/>
          <w:szCs w:val="28"/>
        </w:rPr>
        <w:t>Т</w:t>
      </w:r>
      <w:r w:rsidR="008B5173">
        <w:rPr>
          <w:sz w:val="28"/>
          <w:szCs w:val="28"/>
        </w:rPr>
        <w:t xml:space="preserve"> </w:t>
      </w:r>
      <w:r w:rsidRPr="00F15A39">
        <w:rPr>
          <w:sz w:val="28"/>
          <w:szCs w:val="28"/>
        </w:rPr>
        <w:t>а</w:t>
      </w:r>
      <w:r w:rsidR="008B5173">
        <w:rPr>
          <w:sz w:val="28"/>
          <w:szCs w:val="28"/>
        </w:rPr>
        <w:t xml:space="preserve"> </w:t>
      </w:r>
      <w:r w:rsidRPr="00F15A39">
        <w:rPr>
          <w:sz w:val="28"/>
          <w:szCs w:val="28"/>
        </w:rPr>
        <w:t>б</w:t>
      </w:r>
      <w:r w:rsidR="008B5173">
        <w:rPr>
          <w:sz w:val="28"/>
          <w:szCs w:val="28"/>
        </w:rPr>
        <w:t xml:space="preserve"> </w:t>
      </w:r>
      <w:r w:rsidRPr="00F15A39">
        <w:rPr>
          <w:sz w:val="28"/>
          <w:szCs w:val="28"/>
        </w:rPr>
        <w:t>л</w:t>
      </w:r>
      <w:r w:rsidR="008B5173">
        <w:rPr>
          <w:sz w:val="28"/>
          <w:szCs w:val="28"/>
        </w:rPr>
        <w:t xml:space="preserve"> </w:t>
      </w:r>
      <w:r w:rsidRPr="00F15A39">
        <w:rPr>
          <w:sz w:val="28"/>
          <w:szCs w:val="28"/>
        </w:rPr>
        <w:t>и</w:t>
      </w:r>
      <w:r w:rsidR="008B5173">
        <w:rPr>
          <w:sz w:val="28"/>
          <w:szCs w:val="28"/>
        </w:rPr>
        <w:t xml:space="preserve"> </w:t>
      </w:r>
      <w:r w:rsidRPr="00F15A39">
        <w:rPr>
          <w:sz w:val="28"/>
          <w:szCs w:val="28"/>
        </w:rPr>
        <w:t>ц</w:t>
      </w:r>
      <w:r w:rsidR="008B5173">
        <w:rPr>
          <w:sz w:val="28"/>
          <w:szCs w:val="28"/>
        </w:rPr>
        <w:t xml:space="preserve"> </w:t>
      </w:r>
      <w:r w:rsidRPr="00F15A39">
        <w:rPr>
          <w:sz w:val="28"/>
          <w:szCs w:val="28"/>
        </w:rPr>
        <w:t>а</w:t>
      </w:r>
      <w:r w:rsidR="008B5173">
        <w:rPr>
          <w:sz w:val="28"/>
          <w:szCs w:val="28"/>
        </w:rPr>
        <w:t xml:space="preserve">  </w:t>
      </w:r>
      <w:r w:rsidRPr="00F15A39">
        <w:rPr>
          <w:sz w:val="28"/>
          <w:szCs w:val="28"/>
        </w:rPr>
        <w:t xml:space="preserve"> 7.</w:t>
      </w:r>
      <w:r w:rsidR="002E5EB6">
        <w:rPr>
          <w:sz w:val="28"/>
          <w:szCs w:val="28"/>
        </w:rPr>
        <w:t>7</w:t>
      </w:r>
      <w:r w:rsidRPr="00F15A39">
        <w:rPr>
          <w:sz w:val="28"/>
          <w:szCs w:val="28"/>
        </w:rPr>
        <w:t xml:space="preserve"> </w:t>
      </w:r>
      <w:r w:rsidR="008B5173">
        <w:rPr>
          <w:sz w:val="28"/>
          <w:szCs w:val="28"/>
        </w:rPr>
        <w:t>–</w:t>
      </w:r>
      <w:r w:rsidRPr="00F15A39">
        <w:rPr>
          <w:sz w:val="28"/>
          <w:szCs w:val="28"/>
        </w:rPr>
        <w:t xml:space="preserve"> </w:t>
      </w:r>
      <w:r w:rsidRPr="008B5173">
        <w:rPr>
          <w:b/>
          <w:sz w:val="28"/>
          <w:szCs w:val="28"/>
        </w:rPr>
        <w:t>Коэффициент условий работы</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196"/>
        <w:gridCol w:w="2090"/>
      </w:tblGrid>
      <w:tr w:rsidR="00E12CF6" w:rsidRPr="00023C91" w14:paraId="6B3A1469" w14:textId="77777777" w:rsidTr="00023C91">
        <w:tc>
          <w:tcPr>
            <w:tcW w:w="7196" w:type="dxa"/>
            <w:shd w:val="clear" w:color="auto" w:fill="auto"/>
          </w:tcPr>
          <w:p w14:paraId="631F7979" w14:textId="77777777" w:rsidR="00E12CF6" w:rsidRPr="00023C91" w:rsidRDefault="00E12CF6" w:rsidP="00932913">
            <w:pPr>
              <w:pStyle w:val="aff1"/>
              <w:jc w:val="center"/>
              <w:rPr>
                <w:sz w:val="24"/>
                <w:szCs w:val="24"/>
              </w:rPr>
            </w:pPr>
            <w:r w:rsidRPr="00023C91">
              <w:rPr>
                <w:sz w:val="24"/>
                <w:szCs w:val="24"/>
              </w:rPr>
              <w:t>Характеристика конструкций</w:t>
            </w:r>
          </w:p>
        </w:tc>
        <w:tc>
          <w:tcPr>
            <w:tcW w:w="2090" w:type="dxa"/>
            <w:shd w:val="clear" w:color="auto" w:fill="auto"/>
          </w:tcPr>
          <w:p w14:paraId="49841583" w14:textId="77777777" w:rsidR="00E12CF6" w:rsidRPr="00023C91" w:rsidRDefault="00E12CF6" w:rsidP="00932913">
            <w:pPr>
              <w:pStyle w:val="aff1"/>
              <w:jc w:val="center"/>
              <w:rPr>
                <w:sz w:val="24"/>
                <w:szCs w:val="24"/>
              </w:rPr>
            </w:pPr>
            <w:r w:rsidRPr="00023C91">
              <w:rPr>
                <w:sz w:val="24"/>
                <w:szCs w:val="24"/>
              </w:rPr>
              <w:t xml:space="preserve">Значения </w:t>
            </w:r>
            <w:r w:rsidRPr="00023C91">
              <w:rPr>
                <w:i/>
                <w:iCs/>
                <w:sz w:val="24"/>
                <w:szCs w:val="24"/>
              </w:rPr>
              <w:t>m</w:t>
            </w:r>
            <w:r w:rsidRPr="00023C91">
              <w:rPr>
                <w:sz w:val="24"/>
                <w:szCs w:val="24"/>
                <w:vertAlign w:val="subscript"/>
              </w:rPr>
              <w:t>кр</w:t>
            </w:r>
          </w:p>
        </w:tc>
      </w:tr>
      <w:tr w:rsidR="00E12CF6" w:rsidRPr="00023C91" w14:paraId="3215D304" w14:textId="77777777" w:rsidTr="00023C91">
        <w:tc>
          <w:tcPr>
            <w:tcW w:w="9286" w:type="dxa"/>
            <w:gridSpan w:val="2"/>
            <w:shd w:val="clear" w:color="auto" w:fill="auto"/>
          </w:tcPr>
          <w:p w14:paraId="2E2DE779" w14:textId="77777777" w:rsidR="00E12CF6" w:rsidRPr="00023C91" w:rsidRDefault="00E12CF6" w:rsidP="00932913">
            <w:pPr>
              <w:pStyle w:val="aff1"/>
              <w:jc w:val="both"/>
              <w:rPr>
                <w:sz w:val="24"/>
                <w:szCs w:val="24"/>
              </w:rPr>
            </w:pPr>
            <w:r w:rsidRPr="00023C91">
              <w:rPr>
                <w:b/>
                <w:sz w:val="24"/>
                <w:szCs w:val="24"/>
              </w:rPr>
              <w:t>Расчеты на прочность</w:t>
            </w:r>
          </w:p>
        </w:tc>
      </w:tr>
      <w:tr w:rsidR="00E12CF6" w:rsidRPr="00023C91" w14:paraId="505B680E" w14:textId="77777777" w:rsidTr="00023C91">
        <w:tc>
          <w:tcPr>
            <w:tcW w:w="7196" w:type="dxa"/>
            <w:shd w:val="clear" w:color="auto" w:fill="auto"/>
          </w:tcPr>
          <w:p w14:paraId="0A4D13ED" w14:textId="77777777" w:rsidR="00E12CF6" w:rsidRPr="00E12CF6" w:rsidRDefault="00E12CF6" w:rsidP="00932913">
            <w:r w:rsidRPr="00E12CF6">
              <w:t>1 Стальные, деревянные, железобетонные с жесткой арматурой</w:t>
            </w:r>
          </w:p>
        </w:tc>
        <w:tc>
          <w:tcPr>
            <w:tcW w:w="2090" w:type="dxa"/>
            <w:shd w:val="clear" w:color="auto" w:fill="auto"/>
          </w:tcPr>
          <w:p w14:paraId="4A022BE9" w14:textId="77777777" w:rsidR="00E12CF6" w:rsidRPr="00E12CF6" w:rsidRDefault="00E12CF6" w:rsidP="00932913">
            <w:pPr>
              <w:shd w:val="clear" w:color="auto" w:fill="FFFFFF"/>
              <w:autoSpaceDE w:val="0"/>
              <w:autoSpaceDN w:val="0"/>
              <w:jc w:val="center"/>
              <w:rPr>
                <w:lang w:eastAsia="en-US"/>
              </w:rPr>
            </w:pPr>
            <w:r w:rsidRPr="00E12CF6">
              <w:t>1,3</w:t>
            </w:r>
          </w:p>
        </w:tc>
      </w:tr>
      <w:tr w:rsidR="00E12CF6" w:rsidRPr="00023C91" w14:paraId="61CABC70" w14:textId="77777777" w:rsidTr="00023C91">
        <w:tc>
          <w:tcPr>
            <w:tcW w:w="7196" w:type="dxa"/>
            <w:shd w:val="clear" w:color="auto" w:fill="auto"/>
          </w:tcPr>
          <w:p w14:paraId="5DB3B5D4" w14:textId="77777777" w:rsidR="00E12CF6" w:rsidRPr="00E12CF6" w:rsidRDefault="00E12CF6" w:rsidP="00932913">
            <w:r w:rsidRPr="00E12CF6">
              <w:t>2 Железобетонные со стержневой и проволочной арматурой, кроме проверки на прочность наклонных сечений</w:t>
            </w:r>
          </w:p>
        </w:tc>
        <w:tc>
          <w:tcPr>
            <w:tcW w:w="2090" w:type="dxa"/>
            <w:shd w:val="clear" w:color="auto" w:fill="auto"/>
          </w:tcPr>
          <w:p w14:paraId="52537090" w14:textId="77777777" w:rsidR="00E12CF6" w:rsidRPr="00E12CF6" w:rsidRDefault="00E12CF6" w:rsidP="00932913">
            <w:pPr>
              <w:shd w:val="clear" w:color="auto" w:fill="FFFFFF"/>
              <w:autoSpaceDE w:val="0"/>
              <w:autoSpaceDN w:val="0"/>
              <w:jc w:val="center"/>
            </w:pPr>
          </w:p>
          <w:p w14:paraId="66122964" w14:textId="77777777" w:rsidR="00E12CF6" w:rsidRPr="00E12CF6" w:rsidRDefault="00E12CF6" w:rsidP="00932913">
            <w:pPr>
              <w:shd w:val="clear" w:color="auto" w:fill="FFFFFF"/>
              <w:autoSpaceDE w:val="0"/>
              <w:autoSpaceDN w:val="0"/>
              <w:jc w:val="center"/>
              <w:rPr>
                <w:lang w:eastAsia="en-US"/>
              </w:rPr>
            </w:pPr>
            <w:r w:rsidRPr="00E12CF6">
              <w:t>1,2</w:t>
            </w:r>
          </w:p>
        </w:tc>
      </w:tr>
      <w:tr w:rsidR="00E12CF6" w:rsidRPr="00023C91" w14:paraId="21DECEE4" w14:textId="77777777" w:rsidTr="00023C91">
        <w:tc>
          <w:tcPr>
            <w:tcW w:w="7196" w:type="dxa"/>
            <w:shd w:val="clear" w:color="auto" w:fill="auto"/>
          </w:tcPr>
          <w:p w14:paraId="39AC1018" w14:textId="77777777" w:rsidR="00E12CF6" w:rsidRPr="00E12CF6" w:rsidRDefault="00E12CF6" w:rsidP="00932913">
            <w:r w:rsidRPr="00E12CF6">
              <w:t>3 Железобетонные при проверке на прочность наклонных сечений</w:t>
            </w:r>
          </w:p>
        </w:tc>
        <w:tc>
          <w:tcPr>
            <w:tcW w:w="2090" w:type="dxa"/>
            <w:shd w:val="clear" w:color="auto" w:fill="auto"/>
          </w:tcPr>
          <w:p w14:paraId="18F248C8" w14:textId="77777777" w:rsidR="00E12CF6" w:rsidRPr="00E12CF6" w:rsidRDefault="00E12CF6" w:rsidP="00932913">
            <w:pPr>
              <w:shd w:val="clear" w:color="auto" w:fill="FFFFFF"/>
              <w:autoSpaceDE w:val="0"/>
              <w:autoSpaceDN w:val="0"/>
              <w:jc w:val="center"/>
              <w:rPr>
                <w:lang w:eastAsia="en-US"/>
              </w:rPr>
            </w:pPr>
            <w:r w:rsidRPr="00E12CF6">
              <w:t>1,0</w:t>
            </w:r>
          </w:p>
        </w:tc>
      </w:tr>
      <w:tr w:rsidR="00E12CF6" w:rsidRPr="00023C91" w14:paraId="6805A0F2" w14:textId="77777777" w:rsidTr="00023C91">
        <w:trPr>
          <w:trHeight w:val="946"/>
        </w:trPr>
        <w:tc>
          <w:tcPr>
            <w:tcW w:w="7196" w:type="dxa"/>
            <w:shd w:val="clear" w:color="auto" w:fill="auto"/>
          </w:tcPr>
          <w:p w14:paraId="7BB3B713" w14:textId="77777777" w:rsidR="00E12CF6" w:rsidRPr="00E12CF6" w:rsidRDefault="00E12CF6" w:rsidP="00932913">
            <w:r w:rsidRPr="00E12CF6">
              <w:t>4 Каменные, армокаменные и бетонные при расчете:</w:t>
            </w:r>
          </w:p>
          <w:p w14:paraId="38834139" w14:textId="77777777" w:rsidR="00E12CF6" w:rsidRPr="00E12CF6" w:rsidRDefault="00E12CF6" w:rsidP="00932913">
            <w:r w:rsidRPr="00E12CF6">
              <w:t>- на внецентренное сжатие</w:t>
            </w:r>
          </w:p>
          <w:p w14:paraId="1E6A0226" w14:textId="77777777" w:rsidR="00E12CF6" w:rsidRPr="00E12CF6" w:rsidRDefault="00E12CF6" w:rsidP="00932913">
            <w:r w:rsidRPr="00E12CF6">
              <w:t>- на сдвиг и растяжение</w:t>
            </w:r>
          </w:p>
        </w:tc>
        <w:tc>
          <w:tcPr>
            <w:tcW w:w="2090" w:type="dxa"/>
            <w:shd w:val="clear" w:color="auto" w:fill="auto"/>
          </w:tcPr>
          <w:p w14:paraId="63E1287F" w14:textId="77777777" w:rsidR="00E12CF6" w:rsidRPr="00E12CF6" w:rsidRDefault="00E12CF6" w:rsidP="00932913">
            <w:pPr>
              <w:shd w:val="clear" w:color="auto" w:fill="FFFFFF"/>
              <w:autoSpaceDE w:val="0"/>
              <w:autoSpaceDN w:val="0"/>
              <w:jc w:val="center"/>
            </w:pPr>
          </w:p>
          <w:p w14:paraId="4FDB6EEC" w14:textId="77777777" w:rsidR="00E12CF6" w:rsidRPr="00E12CF6" w:rsidRDefault="00E12CF6" w:rsidP="00932913">
            <w:pPr>
              <w:shd w:val="clear" w:color="auto" w:fill="FFFFFF"/>
              <w:autoSpaceDE w:val="0"/>
              <w:autoSpaceDN w:val="0"/>
              <w:jc w:val="center"/>
              <w:rPr>
                <w:lang w:eastAsia="en-US"/>
              </w:rPr>
            </w:pPr>
            <w:r w:rsidRPr="00E12CF6">
              <w:t>1,0</w:t>
            </w:r>
          </w:p>
          <w:p w14:paraId="303B24F5" w14:textId="77777777" w:rsidR="00E12CF6" w:rsidRPr="00E12CF6" w:rsidRDefault="00E12CF6" w:rsidP="00932913">
            <w:pPr>
              <w:shd w:val="clear" w:color="auto" w:fill="FFFFFF"/>
              <w:autoSpaceDE w:val="0"/>
              <w:autoSpaceDN w:val="0"/>
              <w:jc w:val="center"/>
              <w:rPr>
                <w:lang w:eastAsia="en-US"/>
              </w:rPr>
            </w:pPr>
            <w:r w:rsidRPr="00E12CF6">
              <w:t>0,8</w:t>
            </w:r>
          </w:p>
        </w:tc>
      </w:tr>
      <w:tr w:rsidR="00E12CF6" w:rsidRPr="00023C91" w14:paraId="1999E947" w14:textId="77777777" w:rsidTr="00023C91">
        <w:tc>
          <w:tcPr>
            <w:tcW w:w="7196" w:type="dxa"/>
            <w:shd w:val="clear" w:color="auto" w:fill="auto"/>
          </w:tcPr>
          <w:p w14:paraId="3AFC4ADE" w14:textId="77777777" w:rsidR="00E12CF6" w:rsidRPr="00E12CF6" w:rsidRDefault="00E12CF6" w:rsidP="00932913">
            <w:r w:rsidRPr="00E12CF6">
              <w:t>5 Сварные соединения</w:t>
            </w:r>
          </w:p>
        </w:tc>
        <w:tc>
          <w:tcPr>
            <w:tcW w:w="2090" w:type="dxa"/>
            <w:shd w:val="clear" w:color="auto" w:fill="auto"/>
          </w:tcPr>
          <w:p w14:paraId="7BD0F026" w14:textId="77777777" w:rsidR="00E12CF6" w:rsidRPr="00E12CF6" w:rsidRDefault="00E12CF6" w:rsidP="00932913">
            <w:pPr>
              <w:shd w:val="clear" w:color="auto" w:fill="FFFFFF"/>
              <w:autoSpaceDE w:val="0"/>
              <w:autoSpaceDN w:val="0"/>
              <w:jc w:val="center"/>
              <w:rPr>
                <w:lang w:eastAsia="en-US"/>
              </w:rPr>
            </w:pPr>
            <w:r w:rsidRPr="00E12CF6">
              <w:t>1,0</w:t>
            </w:r>
          </w:p>
        </w:tc>
      </w:tr>
      <w:tr w:rsidR="00E12CF6" w:rsidRPr="00023C91" w14:paraId="2E50994F" w14:textId="77777777" w:rsidTr="00023C91">
        <w:tc>
          <w:tcPr>
            <w:tcW w:w="7196" w:type="dxa"/>
            <w:shd w:val="clear" w:color="auto" w:fill="auto"/>
          </w:tcPr>
          <w:p w14:paraId="40970BDB" w14:textId="77777777" w:rsidR="00E12CF6" w:rsidRPr="00E12CF6" w:rsidRDefault="00E12CF6" w:rsidP="00932913">
            <w:r w:rsidRPr="00E12CF6">
              <w:t>6 Болтовые и заклепочные соединения</w:t>
            </w:r>
          </w:p>
        </w:tc>
        <w:tc>
          <w:tcPr>
            <w:tcW w:w="2090" w:type="dxa"/>
            <w:shd w:val="clear" w:color="auto" w:fill="auto"/>
          </w:tcPr>
          <w:p w14:paraId="7DAE99D6" w14:textId="77777777" w:rsidR="00E12CF6" w:rsidRPr="00E12CF6" w:rsidRDefault="00E12CF6" w:rsidP="00932913">
            <w:pPr>
              <w:shd w:val="clear" w:color="auto" w:fill="FFFFFF"/>
              <w:autoSpaceDE w:val="0"/>
              <w:autoSpaceDN w:val="0"/>
              <w:jc w:val="center"/>
              <w:rPr>
                <w:lang w:eastAsia="en-US"/>
              </w:rPr>
            </w:pPr>
            <w:r w:rsidRPr="00E12CF6">
              <w:t>1,1</w:t>
            </w:r>
          </w:p>
        </w:tc>
      </w:tr>
      <w:tr w:rsidR="00E12CF6" w:rsidRPr="00023C91" w14:paraId="20E9E2A7" w14:textId="77777777" w:rsidTr="00023C91">
        <w:tc>
          <w:tcPr>
            <w:tcW w:w="9286" w:type="dxa"/>
            <w:gridSpan w:val="2"/>
            <w:shd w:val="clear" w:color="auto" w:fill="auto"/>
          </w:tcPr>
          <w:p w14:paraId="65163B32" w14:textId="77777777" w:rsidR="00E12CF6" w:rsidRPr="00E12CF6" w:rsidRDefault="00E12CF6" w:rsidP="00932913">
            <w:pPr>
              <w:rPr>
                <w:lang w:eastAsia="en-US"/>
              </w:rPr>
            </w:pPr>
            <w:r w:rsidRPr="00023C91">
              <w:rPr>
                <w:b/>
              </w:rPr>
              <w:t>Расчеты на устойчивость</w:t>
            </w:r>
          </w:p>
        </w:tc>
      </w:tr>
      <w:tr w:rsidR="00E12CF6" w:rsidRPr="00023C91" w14:paraId="71098170" w14:textId="77777777" w:rsidTr="00023C91">
        <w:tc>
          <w:tcPr>
            <w:tcW w:w="7196" w:type="dxa"/>
            <w:shd w:val="clear" w:color="auto" w:fill="auto"/>
          </w:tcPr>
          <w:p w14:paraId="47A8F350" w14:textId="77777777" w:rsidR="00E12CF6" w:rsidRPr="00E12CF6" w:rsidRDefault="00E12CF6" w:rsidP="00932913">
            <w:r w:rsidRPr="00E12CF6">
              <w:t>7 Стальные элементы гибкостью свыше 100</w:t>
            </w:r>
          </w:p>
        </w:tc>
        <w:tc>
          <w:tcPr>
            <w:tcW w:w="2090" w:type="dxa"/>
            <w:shd w:val="clear" w:color="auto" w:fill="auto"/>
          </w:tcPr>
          <w:p w14:paraId="378B2B51" w14:textId="77777777" w:rsidR="00E12CF6" w:rsidRPr="00E12CF6" w:rsidRDefault="00E12CF6" w:rsidP="00932913">
            <w:pPr>
              <w:shd w:val="clear" w:color="auto" w:fill="FFFFFF"/>
              <w:autoSpaceDE w:val="0"/>
              <w:autoSpaceDN w:val="0"/>
              <w:jc w:val="center"/>
              <w:rPr>
                <w:lang w:eastAsia="en-US"/>
              </w:rPr>
            </w:pPr>
            <w:r w:rsidRPr="00E12CF6">
              <w:t>1,0</w:t>
            </w:r>
          </w:p>
        </w:tc>
      </w:tr>
      <w:tr w:rsidR="00E12CF6" w:rsidRPr="00023C91" w14:paraId="6CC64056" w14:textId="77777777" w:rsidTr="00023C91">
        <w:tc>
          <w:tcPr>
            <w:tcW w:w="7196" w:type="dxa"/>
            <w:shd w:val="clear" w:color="auto" w:fill="auto"/>
          </w:tcPr>
          <w:p w14:paraId="14B79CAD" w14:textId="77777777" w:rsidR="00E12CF6" w:rsidRPr="00E12CF6" w:rsidRDefault="00E12CF6" w:rsidP="00932913">
            <w:r w:rsidRPr="00E12CF6">
              <w:t>8 Стальные элементы гибкостью до 20</w:t>
            </w:r>
          </w:p>
        </w:tc>
        <w:tc>
          <w:tcPr>
            <w:tcW w:w="2090" w:type="dxa"/>
            <w:shd w:val="clear" w:color="auto" w:fill="auto"/>
          </w:tcPr>
          <w:p w14:paraId="63025D68" w14:textId="77777777" w:rsidR="00E12CF6" w:rsidRPr="00E12CF6" w:rsidRDefault="00E12CF6" w:rsidP="00932913">
            <w:pPr>
              <w:shd w:val="clear" w:color="auto" w:fill="FFFFFF"/>
              <w:autoSpaceDE w:val="0"/>
              <w:autoSpaceDN w:val="0"/>
              <w:jc w:val="center"/>
              <w:rPr>
                <w:lang w:eastAsia="en-US"/>
              </w:rPr>
            </w:pPr>
            <w:r w:rsidRPr="00E12CF6">
              <w:t>1,2</w:t>
            </w:r>
          </w:p>
        </w:tc>
      </w:tr>
      <w:tr w:rsidR="00E12CF6" w:rsidRPr="00023C91" w14:paraId="450CB376" w14:textId="77777777" w:rsidTr="00023C91">
        <w:tc>
          <w:tcPr>
            <w:tcW w:w="7196" w:type="dxa"/>
            <w:shd w:val="clear" w:color="auto" w:fill="auto"/>
          </w:tcPr>
          <w:p w14:paraId="0C9F101E" w14:textId="77777777" w:rsidR="00E12CF6" w:rsidRPr="00E12CF6" w:rsidRDefault="00E12CF6" w:rsidP="00932913">
            <w:r w:rsidRPr="00E12CF6">
              <w:t>9 Стальные элементы гибкостью от 20 до 100</w:t>
            </w:r>
          </w:p>
        </w:tc>
        <w:tc>
          <w:tcPr>
            <w:tcW w:w="2090" w:type="dxa"/>
            <w:shd w:val="clear" w:color="auto" w:fill="auto"/>
          </w:tcPr>
          <w:p w14:paraId="4D39FF87" w14:textId="77777777" w:rsidR="00E12CF6" w:rsidRPr="00E12CF6" w:rsidRDefault="00E12CF6" w:rsidP="00932913">
            <w:pPr>
              <w:shd w:val="clear" w:color="auto" w:fill="FFFFFF"/>
              <w:autoSpaceDE w:val="0"/>
              <w:autoSpaceDN w:val="0"/>
              <w:jc w:val="center"/>
              <w:rPr>
                <w:lang w:eastAsia="en-US"/>
              </w:rPr>
            </w:pPr>
            <w:r w:rsidRPr="00E12CF6">
              <w:t>От 1,2 до 1,0 по интерполяции</w:t>
            </w:r>
          </w:p>
        </w:tc>
      </w:tr>
      <w:tr w:rsidR="00E12CF6" w:rsidRPr="00023C91" w14:paraId="21F65FC6" w14:textId="77777777" w:rsidTr="00023C91">
        <w:tc>
          <w:tcPr>
            <w:tcW w:w="9286" w:type="dxa"/>
            <w:gridSpan w:val="2"/>
            <w:shd w:val="clear" w:color="auto" w:fill="auto"/>
          </w:tcPr>
          <w:p w14:paraId="134D9268" w14:textId="77777777" w:rsidR="00E12CF6" w:rsidRPr="00023C91" w:rsidRDefault="00E12CF6" w:rsidP="00932913">
            <w:pPr>
              <w:pStyle w:val="aff1"/>
              <w:ind w:firstLine="567"/>
              <w:jc w:val="both"/>
              <w:rPr>
                <w:sz w:val="24"/>
                <w:szCs w:val="24"/>
              </w:rPr>
            </w:pPr>
            <w:r w:rsidRPr="00023C91">
              <w:rPr>
                <w:bCs/>
                <w:spacing w:val="20"/>
              </w:rPr>
              <w:t>П р и м е ч а н и е</w:t>
            </w:r>
            <w:r w:rsidRPr="00023C91">
              <w:rPr>
                <w:spacing w:val="40"/>
              </w:rPr>
              <w:t xml:space="preserve"> </w:t>
            </w:r>
            <w:r>
              <w:t>–</w:t>
            </w:r>
            <w:r w:rsidRPr="00E12CF6">
              <w:t xml:space="preserve"> При расчете стальных и железобетонных конструкций, подлежащих эксплуатации в неотапливаемых помещениях или на открытом воздухе при расчетной температуре ниже минус 40 °С, следует принимать </w:t>
            </w:r>
            <w:r w:rsidRPr="00023C91">
              <w:rPr>
                <w:i/>
                <w:iCs/>
              </w:rPr>
              <w:t>m</w:t>
            </w:r>
            <w:r w:rsidRPr="00023C91">
              <w:rPr>
                <w:vertAlign w:val="subscript"/>
              </w:rPr>
              <w:t>кр</w:t>
            </w:r>
            <w:r w:rsidRPr="00E12CF6">
              <w:t xml:space="preserve"> = 0,9, в случае проверки прочности наклонных сечений </w:t>
            </w:r>
            <w:r w:rsidRPr="00023C91">
              <w:rPr>
                <w:i/>
                <w:iCs/>
              </w:rPr>
              <w:t>m</w:t>
            </w:r>
            <w:r w:rsidRPr="00023C91">
              <w:rPr>
                <w:vertAlign w:val="subscript"/>
              </w:rPr>
              <w:t>кр</w:t>
            </w:r>
            <w:r w:rsidRPr="00E12CF6">
              <w:t xml:space="preserve"> = 0,8.</w:t>
            </w:r>
          </w:p>
        </w:tc>
      </w:tr>
    </w:tbl>
    <w:p w14:paraId="03C4E70E" w14:textId="77777777" w:rsidR="00142AA1" w:rsidRPr="00E12CF6" w:rsidRDefault="00142AA1" w:rsidP="00932913">
      <w:pPr>
        <w:pStyle w:val="aff1"/>
        <w:ind w:firstLine="567"/>
        <w:jc w:val="both"/>
        <w:rPr>
          <w:sz w:val="28"/>
          <w:szCs w:val="28"/>
        </w:rPr>
      </w:pPr>
    </w:p>
    <w:p w14:paraId="33E0B970" w14:textId="77777777" w:rsidR="000B6E3D" w:rsidRPr="00E12CF6" w:rsidRDefault="00632DEC" w:rsidP="00932913">
      <w:pPr>
        <w:pStyle w:val="aff1"/>
        <w:ind w:firstLine="567"/>
        <w:jc w:val="both"/>
        <w:rPr>
          <w:sz w:val="28"/>
          <w:szCs w:val="28"/>
        </w:rPr>
      </w:pPr>
      <w:r w:rsidRPr="00E12CF6">
        <w:rPr>
          <w:sz w:val="28"/>
          <w:szCs w:val="28"/>
        </w:rPr>
        <w:t>7.9.2.19</w:t>
      </w:r>
      <w:r w:rsidR="000B6E3D" w:rsidRPr="00E12CF6">
        <w:rPr>
          <w:sz w:val="28"/>
          <w:szCs w:val="28"/>
        </w:rPr>
        <w:t xml:space="preserve"> При расчете зданий и сооружений длиной или шириной более </w:t>
      </w:r>
      <w:smartTag w:uri="urn:schemas-microsoft-com:office:smarttags" w:element="metricconverter">
        <w:smartTagPr>
          <w:attr w:name="ProductID" w:val="30 м"/>
        </w:smartTagPr>
        <w:r w:rsidR="000B6E3D" w:rsidRPr="00E12CF6">
          <w:rPr>
            <w:sz w:val="28"/>
            <w:szCs w:val="28"/>
          </w:rPr>
          <w:t>30 м</w:t>
        </w:r>
      </w:smartTag>
      <w:r w:rsidR="000B6E3D" w:rsidRPr="00E12CF6">
        <w:rPr>
          <w:sz w:val="28"/>
          <w:szCs w:val="28"/>
        </w:rPr>
        <w:t xml:space="preserve"> по консольной РДМ помимо сейсмической нагрузки, определяемой </w:t>
      </w:r>
      <w:r w:rsidR="00793132" w:rsidRPr="00E12CF6">
        <w:rPr>
          <w:sz w:val="28"/>
          <w:szCs w:val="28"/>
        </w:rPr>
        <w:t xml:space="preserve">по 7.9.2.6 и 7.9.2.7 </w:t>
      </w:r>
      <w:r w:rsidR="00E12CF6" w:rsidRPr="00E12CF6">
        <w:rPr>
          <w:sz w:val="28"/>
          <w:szCs w:val="28"/>
        </w:rPr>
        <w:t>[</w:t>
      </w:r>
      <w:r w:rsidR="00E12CF6">
        <w:rPr>
          <w:sz w:val="28"/>
          <w:szCs w:val="28"/>
        </w:rPr>
        <w:t xml:space="preserve">формулы </w:t>
      </w:r>
      <w:r w:rsidR="00793132" w:rsidRPr="00E12CF6">
        <w:rPr>
          <w:sz w:val="28"/>
          <w:szCs w:val="28"/>
        </w:rPr>
        <w:t>(7.</w:t>
      </w:r>
      <w:r w:rsidR="00E12CF6">
        <w:rPr>
          <w:sz w:val="28"/>
          <w:szCs w:val="28"/>
        </w:rPr>
        <w:t>6</w:t>
      </w:r>
      <w:r w:rsidR="00793132" w:rsidRPr="00E12CF6">
        <w:rPr>
          <w:sz w:val="28"/>
          <w:szCs w:val="28"/>
        </w:rPr>
        <w:t>) и (7.</w:t>
      </w:r>
      <w:r w:rsidR="00E12CF6">
        <w:rPr>
          <w:sz w:val="28"/>
          <w:szCs w:val="28"/>
        </w:rPr>
        <w:t>8</w:t>
      </w:r>
      <w:r w:rsidR="00793132" w:rsidRPr="00E12CF6">
        <w:rPr>
          <w:sz w:val="28"/>
          <w:szCs w:val="28"/>
        </w:rPr>
        <w:t>)</w:t>
      </w:r>
      <w:r w:rsidR="00E12CF6" w:rsidRPr="00E12CF6">
        <w:rPr>
          <w:sz w:val="28"/>
          <w:szCs w:val="28"/>
        </w:rPr>
        <w:t>]</w:t>
      </w:r>
      <w:r w:rsidR="00793132" w:rsidRPr="00E12CF6">
        <w:rPr>
          <w:sz w:val="28"/>
          <w:szCs w:val="28"/>
        </w:rPr>
        <w:t xml:space="preserve">, </w:t>
      </w:r>
      <w:r w:rsidR="000B6E3D" w:rsidRPr="00E12CF6">
        <w:rPr>
          <w:sz w:val="28"/>
          <w:szCs w:val="28"/>
        </w:rPr>
        <w:t>необходимо учитывать крутящий момент относительно вертикальной оси здания или сооружения, проходящей через его центр жесткости. Значение расчетного эксцентриситета между центрами жесткостей и масс зданий или сооружений в рассматриваемом уровне следует принимать не менее 0,1</w:t>
      </w:r>
      <w:r w:rsidR="000B6E3D" w:rsidRPr="00B55B93">
        <w:rPr>
          <w:i/>
          <w:sz w:val="28"/>
          <w:szCs w:val="28"/>
        </w:rPr>
        <w:t>В</w:t>
      </w:r>
      <w:r w:rsidR="000B6E3D" w:rsidRPr="00E12CF6">
        <w:rPr>
          <w:sz w:val="28"/>
          <w:szCs w:val="28"/>
        </w:rPr>
        <w:t xml:space="preserve">, где </w:t>
      </w:r>
      <w:r w:rsidR="000B6E3D" w:rsidRPr="00E12CF6">
        <w:rPr>
          <w:i/>
          <w:sz w:val="28"/>
          <w:szCs w:val="28"/>
        </w:rPr>
        <w:t>В</w:t>
      </w:r>
      <w:r w:rsidR="000B6E3D" w:rsidRPr="00E12CF6">
        <w:rPr>
          <w:sz w:val="28"/>
          <w:szCs w:val="28"/>
        </w:rPr>
        <w:t xml:space="preserve"> </w:t>
      </w:r>
      <w:r w:rsidR="00E12CF6">
        <w:rPr>
          <w:sz w:val="28"/>
          <w:szCs w:val="28"/>
        </w:rPr>
        <w:t>–</w:t>
      </w:r>
      <w:r w:rsidR="000B6E3D" w:rsidRPr="00E12CF6">
        <w:rPr>
          <w:sz w:val="28"/>
          <w:szCs w:val="28"/>
        </w:rPr>
        <w:t xml:space="preserve"> размер здания или сооружения в плане в направлении, перпендикулярном к действию силы</w:t>
      </w:r>
      <w:r w:rsidR="00B55B93">
        <w:rPr>
          <w:sz w:val="28"/>
          <w:szCs w:val="28"/>
        </w:rPr>
        <w:t xml:space="preserve"> </w:t>
      </w:r>
      <w:r w:rsidR="00B55B93" w:rsidRPr="00B55B93">
        <w:rPr>
          <w:i/>
          <w:sz w:val="28"/>
          <w:szCs w:val="28"/>
          <w:lang w:val="en-US"/>
        </w:rPr>
        <w:t>S</w:t>
      </w:r>
      <w:r w:rsidR="00B55B93" w:rsidRPr="00B55B93">
        <w:rPr>
          <w:i/>
          <w:sz w:val="28"/>
          <w:szCs w:val="28"/>
          <w:vertAlign w:val="subscript"/>
          <w:lang w:val="en-US"/>
        </w:rPr>
        <w:t>ik</w:t>
      </w:r>
      <w:r w:rsidR="000B6E3D" w:rsidRPr="00E12CF6">
        <w:rPr>
          <w:sz w:val="28"/>
          <w:szCs w:val="28"/>
        </w:rPr>
        <w:t>.</w:t>
      </w:r>
    </w:p>
    <w:p w14:paraId="4F36BDC0" w14:textId="77777777" w:rsidR="00B55B93" w:rsidRDefault="00B55B93" w:rsidP="00932913">
      <w:pPr>
        <w:pStyle w:val="aff1"/>
        <w:ind w:firstLine="567"/>
        <w:jc w:val="both"/>
        <w:rPr>
          <w:sz w:val="28"/>
          <w:szCs w:val="28"/>
        </w:rPr>
      </w:pPr>
      <w:bookmarkStart w:id="36" w:name="_Toc460856907"/>
    </w:p>
    <w:p w14:paraId="021A5435" w14:textId="77777777" w:rsidR="00C92BEA" w:rsidRPr="00B55B93" w:rsidRDefault="00B55B93" w:rsidP="00932913">
      <w:pPr>
        <w:pStyle w:val="aff1"/>
        <w:ind w:firstLine="567"/>
        <w:jc w:val="both"/>
        <w:rPr>
          <w:b/>
          <w:sz w:val="28"/>
          <w:szCs w:val="28"/>
        </w:rPr>
      </w:pPr>
      <w:r w:rsidRPr="00B55B93">
        <w:rPr>
          <w:b/>
          <w:sz w:val="28"/>
          <w:szCs w:val="28"/>
        </w:rPr>
        <w:t xml:space="preserve">8 </w:t>
      </w:r>
      <w:r w:rsidR="00A64182" w:rsidRPr="00B55B93">
        <w:rPr>
          <w:b/>
          <w:sz w:val="28"/>
          <w:szCs w:val="28"/>
        </w:rPr>
        <w:t>Конструктивные решения</w:t>
      </w:r>
      <w:bookmarkEnd w:id="36"/>
    </w:p>
    <w:p w14:paraId="471D267B" w14:textId="77777777" w:rsidR="00A64182" w:rsidRPr="00B55B93" w:rsidRDefault="00B55B93" w:rsidP="00932913">
      <w:pPr>
        <w:pStyle w:val="aff1"/>
        <w:ind w:firstLine="567"/>
        <w:jc w:val="both"/>
        <w:rPr>
          <w:b/>
          <w:sz w:val="28"/>
          <w:szCs w:val="28"/>
        </w:rPr>
      </w:pPr>
      <w:bookmarkStart w:id="37" w:name="_Toc460856908"/>
      <w:r w:rsidRPr="00B55B93">
        <w:rPr>
          <w:b/>
          <w:sz w:val="28"/>
          <w:szCs w:val="28"/>
        </w:rPr>
        <w:t xml:space="preserve">8.1 </w:t>
      </w:r>
      <w:r w:rsidR="00A64182" w:rsidRPr="00B55B93">
        <w:rPr>
          <w:b/>
          <w:sz w:val="28"/>
          <w:szCs w:val="28"/>
        </w:rPr>
        <w:t>Основания и фундаменты</w:t>
      </w:r>
      <w:bookmarkEnd w:id="37"/>
    </w:p>
    <w:p w14:paraId="445A237D" w14:textId="77777777" w:rsidR="006C7AD2" w:rsidRPr="00B55B93" w:rsidRDefault="00B55B93" w:rsidP="00932913">
      <w:pPr>
        <w:pStyle w:val="aff1"/>
        <w:ind w:firstLine="567"/>
        <w:jc w:val="both"/>
        <w:rPr>
          <w:b/>
          <w:sz w:val="28"/>
          <w:szCs w:val="28"/>
        </w:rPr>
      </w:pPr>
      <w:bookmarkStart w:id="38" w:name="_Toc460856909"/>
      <w:r w:rsidRPr="00B55B93">
        <w:rPr>
          <w:b/>
          <w:sz w:val="28"/>
          <w:szCs w:val="28"/>
        </w:rPr>
        <w:t xml:space="preserve">8.1.1 </w:t>
      </w:r>
      <w:r w:rsidR="006C7AD2" w:rsidRPr="00B55B93">
        <w:rPr>
          <w:b/>
          <w:sz w:val="28"/>
          <w:szCs w:val="28"/>
        </w:rPr>
        <w:t>Общие положения</w:t>
      </w:r>
      <w:bookmarkEnd w:id="38"/>
    </w:p>
    <w:p w14:paraId="511044FB" w14:textId="77777777" w:rsidR="006C7AD2" w:rsidRPr="00B55B93" w:rsidRDefault="00B55B93" w:rsidP="00932913">
      <w:pPr>
        <w:pStyle w:val="aff1"/>
        <w:ind w:firstLine="567"/>
        <w:jc w:val="both"/>
        <w:rPr>
          <w:sz w:val="28"/>
          <w:szCs w:val="28"/>
        </w:rPr>
      </w:pPr>
      <w:r>
        <w:rPr>
          <w:sz w:val="28"/>
          <w:szCs w:val="28"/>
        </w:rPr>
        <w:lastRenderedPageBreak/>
        <w:t xml:space="preserve">8.1.1.1 </w:t>
      </w:r>
      <w:r w:rsidR="006C7AD2" w:rsidRPr="00B55B93">
        <w:rPr>
          <w:sz w:val="28"/>
          <w:szCs w:val="28"/>
        </w:rPr>
        <w:t xml:space="preserve">Требования настоящего раздела распространяются на проектирование оснований </w:t>
      </w:r>
      <w:r w:rsidR="00CD59B4" w:rsidRPr="00B55B93">
        <w:rPr>
          <w:sz w:val="28"/>
          <w:szCs w:val="28"/>
        </w:rPr>
        <w:t xml:space="preserve">и фундаментов </w:t>
      </w:r>
      <w:r w:rsidR="006C7AD2" w:rsidRPr="00B55B93">
        <w:rPr>
          <w:sz w:val="28"/>
          <w:szCs w:val="28"/>
        </w:rPr>
        <w:t xml:space="preserve">зданий высотой более </w:t>
      </w:r>
      <w:smartTag w:uri="urn:schemas-microsoft-com:office:smarttags" w:element="metricconverter">
        <w:smartTagPr>
          <w:attr w:name="ProductID" w:val="75 м"/>
        </w:smartTagPr>
        <w:r w:rsidR="006C7AD2" w:rsidRPr="00B55B93">
          <w:rPr>
            <w:sz w:val="28"/>
            <w:szCs w:val="28"/>
          </w:rPr>
          <w:t>75</w:t>
        </w:r>
        <w:r w:rsidR="00142AA1" w:rsidRPr="00B55B93">
          <w:rPr>
            <w:sz w:val="28"/>
            <w:szCs w:val="28"/>
          </w:rPr>
          <w:t xml:space="preserve"> </w:t>
        </w:r>
        <w:r w:rsidR="006C7AD2" w:rsidRPr="00B55B93">
          <w:rPr>
            <w:sz w:val="28"/>
            <w:szCs w:val="28"/>
          </w:rPr>
          <w:t>м</w:t>
        </w:r>
      </w:smartTag>
      <w:r w:rsidR="006C7AD2" w:rsidRPr="00B55B93">
        <w:rPr>
          <w:sz w:val="28"/>
          <w:szCs w:val="28"/>
        </w:rPr>
        <w:t xml:space="preserve">, </w:t>
      </w:r>
      <w:r w:rsidR="00D96AC3" w:rsidRPr="00B55B93">
        <w:rPr>
          <w:sz w:val="28"/>
          <w:szCs w:val="28"/>
        </w:rPr>
        <w:t>в т. ч.</w:t>
      </w:r>
      <w:r w:rsidR="006C7AD2" w:rsidRPr="00B55B93">
        <w:rPr>
          <w:sz w:val="28"/>
          <w:szCs w:val="28"/>
        </w:rPr>
        <w:t xml:space="preserve"> высотные части зданий в составе разноэтажных комплексов.</w:t>
      </w:r>
    </w:p>
    <w:p w14:paraId="78333177" w14:textId="77777777" w:rsidR="006C7AD2" w:rsidRPr="00B55B93" w:rsidRDefault="00B55B93" w:rsidP="00932913">
      <w:pPr>
        <w:pStyle w:val="aff1"/>
        <w:ind w:firstLine="567"/>
        <w:jc w:val="both"/>
        <w:rPr>
          <w:sz w:val="28"/>
          <w:szCs w:val="28"/>
        </w:rPr>
      </w:pPr>
      <w:r>
        <w:rPr>
          <w:sz w:val="28"/>
          <w:szCs w:val="28"/>
        </w:rPr>
        <w:t xml:space="preserve">8.1.1.2 </w:t>
      </w:r>
      <w:r w:rsidR="006C7AD2" w:rsidRPr="00B55B93">
        <w:rPr>
          <w:sz w:val="28"/>
          <w:szCs w:val="28"/>
        </w:rPr>
        <w:t xml:space="preserve">Основания, фундаменты и подземные части высотных зданий следует проектировать в соответствии с </w:t>
      </w:r>
      <w:r w:rsidR="004E6A0C" w:rsidRPr="00B55B93">
        <w:rPr>
          <w:sz w:val="28"/>
          <w:szCs w:val="28"/>
        </w:rPr>
        <w:t xml:space="preserve">требованиями </w:t>
      </w:r>
      <w:r w:rsidR="006C7AD2" w:rsidRPr="00B55B93">
        <w:rPr>
          <w:sz w:val="28"/>
          <w:szCs w:val="28"/>
        </w:rPr>
        <w:t>[</w:t>
      </w:r>
      <w:r>
        <w:rPr>
          <w:sz w:val="28"/>
          <w:szCs w:val="28"/>
        </w:rPr>
        <w:t>1</w:t>
      </w:r>
      <w:r w:rsidR="004E6A0C" w:rsidRPr="00B55B93">
        <w:rPr>
          <w:sz w:val="28"/>
          <w:szCs w:val="28"/>
        </w:rPr>
        <w:t>],</w:t>
      </w:r>
      <w:r w:rsidR="006C7AD2" w:rsidRPr="00B55B93">
        <w:rPr>
          <w:sz w:val="28"/>
          <w:szCs w:val="28"/>
        </w:rPr>
        <w:t xml:space="preserve"> </w:t>
      </w:r>
      <w:r w:rsidRPr="00B55B93">
        <w:rPr>
          <w:sz w:val="28"/>
          <w:szCs w:val="28"/>
        </w:rPr>
        <w:t>[</w:t>
      </w:r>
      <w:r>
        <w:rPr>
          <w:sz w:val="28"/>
          <w:szCs w:val="28"/>
        </w:rPr>
        <w:t>4</w:t>
      </w:r>
      <w:r w:rsidRPr="00B55B93">
        <w:rPr>
          <w:sz w:val="28"/>
          <w:szCs w:val="28"/>
        </w:rPr>
        <w:t>]</w:t>
      </w:r>
      <w:r>
        <w:rPr>
          <w:sz w:val="28"/>
          <w:szCs w:val="28"/>
        </w:rPr>
        <w:t>,</w:t>
      </w:r>
      <w:r w:rsidR="006C7AD2" w:rsidRPr="00B55B93">
        <w:rPr>
          <w:sz w:val="28"/>
          <w:szCs w:val="28"/>
        </w:rPr>
        <w:t xml:space="preserve"> [</w:t>
      </w:r>
      <w:r>
        <w:rPr>
          <w:sz w:val="28"/>
          <w:szCs w:val="28"/>
        </w:rPr>
        <w:t>5</w:t>
      </w:r>
      <w:r w:rsidR="004E6A0C" w:rsidRPr="00B55B93">
        <w:rPr>
          <w:sz w:val="28"/>
          <w:szCs w:val="28"/>
        </w:rPr>
        <w:t>],</w:t>
      </w:r>
      <w:r>
        <w:rPr>
          <w:sz w:val="28"/>
          <w:szCs w:val="28"/>
        </w:rPr>
        <w:t xml:space="preserve"> </w:t>
      </w:r>
      <w:r w:rsidR="00E71F2A" w:rsidRPr="00B55B93">
        <w:rPr>
          <w:sz w:val="28"/>
          <w:szCs w:val="28"/>
        </w:rPr>
        <w:t xml:space="preserve">ГОСТ 27751, </w:t>
      </w:r>
      <w:r w:rsidR="00F344F7" w:rsidRPr="00B55B93">
        <w:rPr>
          <w:sz w:val="28"/>
          <w:szCs w:val="28"/>
        </w:rPr>
        <w:t>СП 20.13330</w:t>
      </w:r>
      <w:r w:rsidR="006C7AD2" w:rsidRPr="00B55B93">
        <w:rPr>
          <w:sz w:val="28"/>
          <w:szCs w:val="28"/>
        </w:rPr>
        <w:t xml:space="preserve">, </w:t>
      </w:r>
      <w:r w:rsidR="00F344F7" w:rsidRPr="00B55B93">
        <w:rPr>
          <w:sz w:val="28"/>
          <w:szCs w:val="28"/>
        </w:rPr>
        <w:t>СП 22.13330</w:t>
      </w:r>
      <w:r w:rsidR="006C7AD2" w:rsidRPr="00B55B93">
        <w:rPr>
          <w:sz w:val="28"/>
          <w:szCs w:val="28"/>
        </w:rPr>
        <w:t xml:space="preserve">, </w:t>
      </w:r>
      <w:r w:rsidR="00F344F7" w:rsidRPr="00B55B93">
        <w:rPr>
          <w:sz w:val="28"/>
          <w:szCs w:val="28"/>
        </w:rPr>
        <w:t>СП 24.1330,</w:t>
      </w:r>
      <w:r w:rsidR="006C7AD2" w:rsidRPr="00B55B93">
        <w:rPr>
          <w:sz w:val="28"/>
          <w:szCs w:val="28"/>
        </w:rPr>
        <w:t xml:space="preserve"> </w:t>
      </w:r>
      <w:r w:rsidR="00F344F7" w:rsidRPr="00B55B93">
        <w:rPr>
          <w:sz w:val="28"/>
          <w:szCs w:val="28"/>
        </w:rPr>
        <w:t>СП 45.13330</w:t>
      </w:r>
      <w:r w:rsidR="00CD26EF">
        <w:rPr>
          <w:sz w:val="28"/>
          <w:szCs w:val="28"/>
        </w:rPr>
        <w:t xml:space="preserve"> </w:t>
      </w:r>
      <w:r w:rsidR="004E6A0C" w:rsidRPr="00B55B93">
        <w:rPr>
          <w:sz w:val="28"/>
          <w:szCs w:val="28"/>
        </w:rPr>
        <w:t>и настоящего</w:t>
      </w:r>
      <w:r w:rsidR="006C7AD2" w:rsidRPr="00B55B93">
        <w:rPr>
          <w:sz w:val="28"/>
          <w:szCs w:val="28"/>
        </w:rPr>
        <w:t xml:space="preserve"> </w:t>
      </w:r>
      <w:r>
        <w:rPr>
          <w:sz w:val="28"/>
          <w:szCs w:val="28"/>
        </w:rPr>
        <w:t>свода правил</w:t>
      </w:r>
      <w:r w:rsidR="006C7AD2" w:rsidRPr="00B55B93">
        <w:rPr>
          <w:sz w:val="28"/>
          <w:szCs w:val="28"/>
        </w:rPr>
        <w:t>.</w:t>
      </w:r>
    </w:p>
    <w:p w14:paraId="5EFD8BBA" w14:textId="77777777" w:rsidR="00E71F2A" w:rsidRPr="00B55B93" w:rsidRDefault="00B55B93" w:rsidP="00932913">
      <w:pPr>
        <w:pStyle w:val="aff1"/>
        <w:ind w:firstLine="567"/>
        <w:jc w:val="both"/>
        <w:rPr>
          <w:sz w:val="28"/>
          <w:szCs w:val="28"/>
        </w:rPr>
      </w:pPr>
      <w:r>
        <w:rPr>
          <w:sz w:val="28"/>
          <w:szCs w:val="28"/>
        </w:rPr>
        <w:t xml:space="preserve">8.1.1.3 </w:t>
      </w:r>
      <w:r w:rsidR="00E71F2A" w:rsidRPr="00B55B93">
        <w:rPr>
          <w:sz w:val="28"/>
          <w:szCs w:val="28"/>
        </w:rPr>
        <w:t>При геотехнической оценке площадки строительства, осуществляемой на подготовительном этапе строительства согласно 5.7, выполняют  инженерно-геологические изыскания для принятия решений относительно выбора площадки строительства согласно 8.1.2.2, определяют  сложность инженерно-геологических условий, оценивают предполагаемое проектное решение и способы выполнения геотехнических работ, а также их потенциальную опасность для геологической среды, окружающей застр</w:t>
      </w:r>
      <w:r>
        <w:rPr>
          <w:sz w:val="28"/>
          <w:szCs w:val="28"/>
        </w:rPr>
        <w:t>ойки и инженерных коммуникаций.</w:t>
      </w:r>
    </w:p>
    <w:p w14:paraId="3FE6552F" w14:textId="77777777" w:rsidR="00E71F2A" w:rsidRPr="00B55B93" w:rsidRDefault="00E71F2A" w:rsidP="00932913">
      <w:pPr>
        <w:pStyle w:val="aff1"/>
        <w:ind w:firstLine="567"/>
        <w:jc w:val="both"/>
        <w:rPr>
          <w:sz w:val="28"/>
          <w:szCs w:val="28"/>
        </w:rPr>
      </w:pPr>
      <w:r w:rsidRPr="00B55B93">
        <w:rPr>
          <w:sz w:val="28"/>
          <w:szCs w:val="28"/>
        </w:rPr>
        <w:t>По результатам геотехнической оценки площ</w:t>
      </w:r>
      <w:r w:rsidR="00B55B93">
        <w:rPr>
          <w:sz w:val="28"/>
          <w:szCs w:val="28"/>
        </w:rPr>
        <w:t xml:space="preserve">адки строительства могут быть </w:t>
      </w:r>
      <w:r w:rsidRPr="00B55B93">
        <w:rPr>
          <w:sz w:val="28"/>
          <w:szCs w:val="28"/>
        </w:rPr>
        <w:t>откорректированы глубина заложения ограждающей конструкции котлована и фундаментов, размеры в плане проектируемого строительства, расположение и ориентация на площадке строительства отдельных частей высотного комплекса, изменение или корректировка конструктивной схемы и расположения ядра (ядер) жесткости высотного здания, определ</w:t>
      </w:r>
      <w:r w:rsidR="00B55B93">
        <w:rPr>
          <w:sz w:val="28"/>
          <w:szCs w:val="28"/>
        </w:rPr>
        <w:t>ены</w:t>
      </w:r>
      <w:r w:rsidRPr="00B55B93">
        <w:rPr>
          <w:sz w:val="28"/>
          <w:szCs w:val="28"/>
        </w:rPr>
        <w:t xml:space="preserve"> основные мероприятия по недопущению развития </w:t>
      </w:r>
      <w:r w:rsidR="00EC05C7">
        <w:rPr>
          <w:sz w:val="28"/>
          <w:szCs w:val="28"/>
        </w:rPr>
        <w:t>ЧС</w:t>
      </w:r>
      <w:r w:rsidRPr="00B55B93">
        <w:rPr>
          <w:sz w:val="28"/>
          <w:szCs w:val="28"/>
        </w:rPr>
        <w:t>.</w:t>
      </w:r>
    </w:p>
    <w:p w14:paraId="025EB429" w14:textId="77777777" w:rsidR="00E71F2A" w:rsidRPr="00B55B93" w:rsidRDefault="00B55B93" w:rsidP="00932913">
      <w:pPr>
        <w:pStyle w:val="aff1"/>
        <w:ind w:firstLine="567"/>
        <w:jc w:val="both"/>
        <w:rPr>
          <w:sz w:val="28"/>
          <w:szCs w:val="28"/>
        </w:rPr>
      </w:pPr>
      <w:r>
        <w:rPr>
          <w:sz w:val="28"/>
          <w:szCs w:val="28"/>
        </w:rPr>
        <w:t xml:space="preserve">8.1.1.4 </w:t>
      </w:r>
      <w:r w:rsidR="00E71F2A" w:rsidRPr="00B55B93">
        <w:rPr>
          <w:sz w:val="28"/>
          <w:szCs w:val="28"/>
        </w:rPr>
        <w:t xml:space="preserve">Проектно-изыскательские работы для проектирования оснований и фундаментов </w:t>
      </w:r>
      <w:r>
        <w:rPr>
          <w:sz w:val="28"/>
          <w:szCs w:val="28"/>
        </w:rPr>
        <w:t>необходимо</w:t>
      </w:r>
      <w:r w:rsidR="00E71F2A" w:rsidRPr="00B55B93">
        <w:rPr>
          <w:sz w:val="28"/>
          <w:szCs w:val="28"/>
        </w:rPr>
        <w:t xml:space="preserve"> выполнять в </w:t>
      </w:r>
      <w:r>
        <w:rPr>
          <w:sz w:val="28"/>
          <w:szCs w:val="28"/>
        </w:rPr>
        <w:t>такой</w:t>
      </w:r>
      <w:r w:rsidR="00E71F2A" w:rsidRPr="00B55B93">
        <w:rPr>
          <w:sz w:val="28"/>
          <w:szCs w:val="28"/>
        </w:rPr>
        <w:t xml:space="preserve"> последовательности:</w:t>
      </w:r>
    </w:p>
    <w:p w14:paraId="06323255" w14:textId="77777777" w:rsidR="00E71F2A" w:rsidRPr="00B55B93" w:rsidRDefault="00B55B93" w:rsidP="00932913">
      <w:pPr>
        <w:pStyle w:val="aff1"/>
        <w:ind w:firstLine="567"/>
        <w:jc w:val="both"/>
        <w:rPr>
          <w:sz w:val="28"/>
          <w:szCs w:val="28"/>
        </w:rPr>
      </w:pPr>
      <w:r>
        <w:rPr>
          <w:sz w:val="28"/>
          <w:szCs w:val="28"/>
        </w:rPr>
        <w:t xml:space="preserve">- </w:t>
      </w:r>
      <w:r w:rsidR="00E71F2A" w:rsidRPr="00B55B93">
        <w:rPr>
          <w:sz w:val="28"/>
          <w:szCs w:val="28"/>
        </w:rPr>
        <w:t>анализ архивных материалов инженерно-геологических изысканий и выполнение инженерно-геологических изысканий на предпроектной стадии с бурением скважин согласно 8.1.2.5, 8.1.2.7;</w:t>
      </w:r>
    </w:p>
    <w:p w14:paraId="4EC1AB84" w14:textId="77777777" w:rsidR="00E71F2A" w:rsidRPr="00B55B93" w:rsidRDefault="00B55B93" w:rsidP="00932913">
      <w:pPr>
        <w:pStyle w:val="aff1"/>
        <w:ind w:firstLine="567"/>
        <w:jc w:val="both"/>
        <w:rPr>
          <w:sz w:val="28"/>
          <w:szCs w:val="28"/>
        </w:rPr>
      </w:pPr>
      <w:r>
        <w:rPr>
          <w:sz w:val="28"/>
          <w:szCs w:val="28"/>
        </w:rPr>
        <w:t xml:space="preserve">- </w:t>
      </w:r>
      <w:r w:rsidR="00E71F2A" w:rsidRPr="00B55B93">
        <w:rPr>
          <w:sz w:val="28"/>
          <w:szCs w:val="28"/>
        </w:rPr>
        <w:t>разработка концептуальных предложений;</w:t>
      </w:r>
    </w:p>
    <w:p w14:paraId="76DDC01B" w14:textId="77777777" w:rsidR="00E71F2A" w:rsidRPr="00B55B93" w:rsidRDefault="00B55B93" w:rsidP="00932913">
      <w:pPr>
        <w:pStyle w:val="aff1"/>
        <w:ind w:firstLine="567"/>
        <w:jc w:val="both"/>
        <w:rPr>
          <w:sz w:val="28"/>
          <w:szCs w:val="28"/>
        </w:rPr>
      </w:pPr>
      <w:r>
        <w:rPr>
          <w:sz w:val="28"/>
          <w:szCs w:val="28"/>
        </w:rPr>
        <w:t xml:space="preserve">- </w:t>
      </w:r>
      <w:r w:rsidR="00E71F2A" w:rsidRPr="00B55B93">
        <w:rPr>
          <w:sz w:val="28"/>
          <w:szCs w:val="28"/>
        </w:rPr>
        <w:t xml:space="preserve">разработка технических заданий и программ инженерно-геологических и инженерно-геотехнических изысканий, </w:t>
      </w:r>
      <w:r w:rsidR="00D96AC3" w:rsidRPr="00B55B93">
        <w:rPr>
          <w:sz w:val="28"/>
          <w:szCs w:val="28"/>
        </w:rPr>
        <w:t>в т. ч.</w:t>
      </w:r>
      <w:r w:rsidR="00E71F2A" w:rsidRPr="00B55B93">
        <w:rPr>
          <w:sz w:val="28"/>
          <w:szCs w:val="28"/>
        </w:rPr>
        <w:t xml:space="preserve"> испытания опорных конструкций (свай и баретт) в случае применения фундаментов глубокого заложения;</w:t>
      </w:r>
    </w:p>
    <w:p w14:paraId="341FC292" w14:textId="77777777" w:rsidR="00E71F2A" w:rsidRPr="00B55B93" w:rsidRDefault="00B55B93" w:rsidP="00932913">
      <w:pPr>
        <w:pStyle w:val="aff1"/>
        <w:ind w:firstLine="567"/>
        <w:jc w:val="both"/>
        <w:rPr>
          <w:sz w:val="28"/>
          <w:szCs w:val="28"/>
        </w:rPr>
      </w:pPr>
      <w:r>
        <w:rPr>
          <w:sz w:val="28"/>
          <w:szCs w:val="28"/>
        </w:rPr>
        <w:t xml:space="preserve">- </w:t>
      </w:r>
      <w:r w:rsidR="00E71F2A" w:rsidRPr="00B55B93">
        <w:rPr>
          <w:sz w:val="28"/>
          <w:szCs w:val="28"/>
        </w:rPr>
        <w:t>проведение инже</w:t>
      </w:r>
      <w:r>
        <w:rPr>
          <w:sz w:val="28"/>
          <w:szCs w:val="28"/>
        </w:rPr>
        <w:t xml:space="preserve">нерно-геологических (согласно </w:t>
      </w:r>
      <w:r w:rsidR="00E71F2A" w:rsidRPr="00B55B93">
        <w:rPr>
          <w:sz w:val="28"/>
          <w:szCs w:val="28"/>
        </w:rPr>
        <w:t>8.1.2.6</w:t>
      </w:r>
      <w:r>
        <w:rPr>
          <w:sz w:val="28"/>
          <w:szCs w:val="28"/>
        </w:rPr>
        <w:t>–</w:t>
      </w:r>
      <w:r w:rsidR="00E71F2A" w:rsidRPr="00B55B93">
        <w:rPr>
          <w:sz w:val="28"/>
          <w:szCs w:val="28"/>
        </w:rPr>
        <w:t xml:space="preserve">8.1.2.8) и инженерно-геотехнических изысканий, </w:t>
      </w:r>
      <w:r w:rsidR="00D96AC3" w:rsidRPr="00B55B93">
        <w:rPr>
          <w:sz w:val="28"/>
          <w:szCs w:val="28"/>
        </w:rPr>
        <w:t>в т. ч.</w:t>
      </w:r>
      <w:r w:rsidR="00E71F2A" w:rsidRPr="00B55B93">
        <w:rPr>
          <w:sz w:val="28"/>
          <w:szCs w:val="28"/>
        </w:rPr>
        <w:t xml:space="preserve"> испытание опорных конструкций при их применении;</w:t>
      </w:r>
    </w:p>
    <w:p w14:paraId="41783122" w14:textId="77777777" w:rsidR="00E71F2A" w:rsidRPr="00B55B93" w:rsidRDefault="00B55B93" w:rsidP="00932913">
      <w:pPr>
        <w:pStyle w:val="aff1"/>
        <w:ind w:firstLine="567"/>
        <w:jc w:val="both"/>
        <w:rPr>
          <w:sz w:val="28"/>
          <w:szCs w:val="28"/>
        </w:rPr>
      </w:pPr>
      <w:r>
        <w:rPr>
          <w:sz w:val="28"/>
          <w:szCs w:val="28"/>
        </w:rPr>
        <w:t xml:space="preserve">- </w:t>
      </w:r>
      <w:r w:rsidR="00E71F2A" w:rsidRPr="00B55B93">
        <w:rPr>
          <w:sz w:val="28"/>
          <w:szCs w:val="28"/>
        </w:rPr>
        <w:t>выполнение геотехнического обоснования проектных решений;</w:t>
      </w:r>
    </w:p>
    <w:p w14:paraId="3B01B3E1" w14:textId="77777777" w:rsidR="00E71F2A" w:rsidRPr="00B55B93" w:rsidRDefault="00B55B93" w:rsidP="00932913">
      <w:pPr>
        <w:pStyle w:val="aff1"/>
        <w:ind w:firstLine="567"/>
        <w:jc w:val="both"/>
        <w:rPr>
          <w:sz w:val="28"/>
          <w:szCs w:val="28"/>
        </w:rPr>
      </w:pPr>
      <w:r>
        <w:rPr>
          <w:sz w:val="28"/>
          <w:szCs w:val="28"/>
        </w:rPr>
        <w:t xml:space="preserve">- </w:t>
      </w:r>
      <w:r w:rsidR="00E71F2A" w:rsidRPr="00B55B93">
        <w:rPr>
          <w:sz w:val="28"/>
          <w:szCs w:val="28"/>
        </w:rPr>
        <w:t>выполнение расч</w:t>
      </w:r>
      <w:r w:rsidR="009C6904" w:rsidRPr="00B55B93">
        <w:rPr>
          <w:sz w:val="28"/>
          <w:szCs w:val="28"/>
        </w:rPr>
        <w:t>е</w:t>
      </w:r>
      <w:r w:rsidR="00E71F2A" w:rsidRPr="00B55B93">
        <w:rPr>
          <w:sz w:val="28"/>
          <w:szCs w:val="28"/>
        </w:rPr>
        <w:t>тного обоснования проектных решений;</w:t>
      </w:r>
    </w:p>
    <w:p w14:paraId="4B5E8000" w14:textId="77777777" w:rsidR="00E71F2A" w:rsidRPr="00B55B93" w:rsidRDefault="00B55B93" w:rsidP="00932913">
      <w:pPr>
        <w:pStyle w:val="aff1"/>
        <w:ind w:firstLine="567"/>
        <w:jc w:val="both"/>
        <w:rPr>
          <w:sz w:val="28"/>
          <w:szCs w:val="28"/>
        </w:rPr>
      </w:pPr>
      <w:r>
        <w:rPr>
          <w:sz w:val="28"/>
          <w:szCs w:val="28"/>
        </w:rPr>
        <w:t xml:space="preserve">- </w:t>
      </w:r>
      <w:r w:rsidR="00E71F2A" w:rsidRPr="00B55B93">
        <w:rPr>
          <w:sz w:val="28"/>
          <w:szCs w:val="28"/>
        </w:rPr>
        <w:t>создание геомеханической модели и оценка влияния строительства на окружающую застройку и подземные коммуникации;</w:t>
      </w:r>
    </w:p>
    <w:p w14:paraId="036161DC" w14:textId="77777777" w:rsidR="00E71F2A" w:rsidRPr="00B55B93" w:rsidRDefault="00B55B93" w:rsidP="00932913">
      <w:pPr>
        <w:pStyle w:val="aff1"/>
        <w:ind w:firstLine="567"/>
        <w:jc w:val="both"/>
        <w:rPr>
          <w:sz w:val="28"/>
          <w:szCs w:val="28"/>
        </w:rPr>
      </w:pPr>
      <w:r>
        <w:rPr>
          <w:sz w:val="28"/>
          <w:szCs w:val="28"/>
        </w:rPr>
        <w:t xml:space="preserve">- </w:t>
      </w:r>
      <w:r w:rsidR="00E71F2A" w:rsidRPr="00B55B93">
        <w:rPr>
          <w:sz w:val="28"/>
          <w:szCs w:val="28"/>
        </w:rPr>
        <w:t>создание гидрогеологической модели и выполнение прогноза изменения гидрогеологической ситуации на площадке строительства;</w:t>
      </w:r>
    </w:p>
    <w:p w14:paraId="49F3F0F0" w14:textId="77777777" w:rsidR="00E71F2A" w:rsidRPr="00B55B93" w:rsidRDefault="00B55B93" w:rsidP="00932913">
      <w:pPr>
        <w:pStyle w:val="aff1"/>
        <w:ind w:firstLine="567"/>
        <w:jc w:val="both"/>
        <w:rPr>
          <w:sz w:val="28"/>
          <w:szCs w:val="28"/>
        </w:rPr>
      </w:pPr>
      <w:r>
        <w:rPr>
          <w:sz w:val="28"/>
          <w:szCs w:val="28"/>
        </w:rPr>
        <w:lastRenderedPageBreak/>
        <w:t xml:space="preserve">- </w:t>
      </w:r>
      <w:r w:rsidR="00E71F2A" w:rsidRPr="00B55B93">
        <w:rPr>
          <w:sz w:val="28"/>
          <w:szCs w:val="28"/>
        </w:rPr>
        <w:t xml:space="preserve">разработка проекта фундамента и программы мониторинга на стадии </w:t>
      </w:r>
      <w:r>
        <w:rPr>
          <w:sz w:val="28"/>
          <w:szCs w:val="28"/>
        </w:rPr>
        <w:t>п</w:t>
      </w:r>
      <w:r w:rsidR="00E71F2A" w:rsidRPr="00B55B93">
        <w:rPr>
          <w:sz w:val="28"/>
          <w:szCs w:val="28"/>
        </w:rPr>
        <w:t>роектн</w:t>
      </w:r>
      <w:r>
        <w:rPr>
          <w:sz w:val="28"/>
          <w:szCs w:val="28"/>
        </w:rPr>
        <w:t>ой документации;</w:t>
      </w:r>
    </w:p>
    <w:p w14:paraId="2E6F13FC" w14:textId="77777777" w:rsidR="00E71F2A" w:rsidRPr="00B55B93" w:rsidRDefault="00B55B93" w:rsidP="00932913">
      <w:pPr>
        <w:pStyle w:val="aff1"/>
        <w:ind w:firstLine="567"/>
        <w:jc w:val="both"/>
        <w:rPr>
          <w:sz w:val="28"/>
          <w:szCs w:val="28"/>
        </w:rPr>
      </w:pPr>
      <w:r>
        <w:rPr>
          <w:sz w:val="28"/>
          <w:szCs w:val="28"/>
        </w:rPr>
        <w:t xml:space="preserve">- </w:t>
      </w:r>
      <w:r w:rsidR="00E71F2A" w:rsidRPr="00B55B93">
        <w:rPr>
          <w:sz w:val="28"/>
          <w:szCs w:val="28"/>
        </w:rPr>
        <w:t>геотехническая экспертиза проекта;</w:t>
      </w:r>
    </w:p>
    <w:p w14:paraId="765E7A7E" w14:textId="77777777" w:rsidR="00E71F2A" w:rsidRPr="00B55B93" w:rsidRDefault="00B55B93" w:rsidP="00932913">
      <w:pPr>
        <w:pStyle w:val="aff1"/>
        <w:ind w:firstLine="567"/>
        <w:jc w:val="both"/>
        <w:rPr>
          <w:sz w:val="28"/>
          <w:szCs w:val="28"/>
        </w:rPr>
      </w:pPr>
      <w:r>
        <w:rPr>
          <w:sz w:val="28"/>
          <w:szCs w:val="28"/>
        </w:rPr>
        <w:t xml:space="preserve">- </w:t>
      </w:r>
      <w:r w:rsidR="00E71F2A" w:rsidRPr="00B55B93">
        <w:rPr>
          <w:sz w:val="28"/>
          <w:szCs w:val="28"/>
        </w:rPr>
        <w:t>разработка проекта фундамента на</w:t>
      </w:r>
      <w:r>
        <w:rPr>
          <w:sz w:val="28"/>
          <w:szCs w:val="28"/>
        </w:rPr>
        <w:t xml:space="preserve"> стадии рабочей документации.</w:t>
      </w:r>
    </w:p>
    <w:p w14:paraId="218E2CB6" w14:textId="77777777" w:rsidR="00E71F2A" w:rsidRPr="00B55B93" w:rsidRDefault="00E71F2A" w:rsidP="00932913">
      <w:pPr>
        <w:pStyle w:val="aff1"/>
        <w:ind w:firstLine="567"/>
        <w:jc w:val="both"/>
        <w:rPr>
          <w:sz w:val="28"/>
          <w:szCs w:val="28"/>
        </w:rPr>
      </w:pPr>
      <w:r w:rsidRPr="00B55B93">
        <w:rPr>
          <w:sz w:val="28"/>
          <w:szCs w:val="28"/>
        </w:rPr>
        <w:t>8.1.1.5 В процессе геотехнического обоснования проектных решений обосновыва</w:t>
      </w:r>
      <w:r w:rsidR="00395A23" w:rsidRPr="00B55B93">
        <w:rPr>
          <w:sz w:val="28"/>
          <w:szCs w:val="28"/>
        </w:rPr>
        <w:t>ю</w:t>
      </w:r>
      <w:r w:rsidRPr="00B55B93">
        <w:rPr>
          <w:sz w:val="28"/>
          <w:szCs w:val="28"/>
        </w:rPr>
        <w:t>т выбор расчетной программы, модели и параметров грунта для выполнения геотехнических расчетов, выполня</w:t>
      </w:r>
      <w:r w:rsidR="003D6E7B">
        <w:rPr>
          <w:sz w:val="28"/>
          <w:szCs w:val="28"/>
        </w:rPr>
        <w:t>ют</w:t>
      </w:r>
      <w:r w:rsidRPr="00B55B93">
        <w:rPr>
          <w:sz w:val="28"/>
          <w:szCs w:val="28"/>
        </w:rPr>
        <w:t xml:space="preserve"> их верификаци</w:t>
      </w:r>
      <w:r w:rsidR="003D6E7B">
        <w:rPr>
          <w:sz w:val="28"/>
          <w:szCs w:val="28"/>
        </w:rPr>
        <w:t>ю</w:t>
      </w:r>
      <w:r w:rsidRPr="00B55B93">
        <w:rPr>
          <w:sz w:val="28"/>
          <w:szCs w:val="28"/>
        </w:rPr>
        <w:t xml:space="preserve"> в соответствии с требованиями СП 22.13330, рассматривают возможные варианты строительства и обосновывают принятое проектное решение.</w:t>
      </w:r>
    </w:p>
    <w:p w14:paraId="6655FC2F" w14:textId="77777777" w:rsidR="00E71F2A" w:rsidRPr="00B55B93" w:rsidRDefault="00E71F2A" w:rsidP="00932913">
      <w:pPr>
        <w:pStyle w:val="aff1"/>
        <w:ind w:firstLine="567"/>
        <w:jc w:val="both"/>
        <w:rPr>
          <w:sz w:val="28"/>
          <w:szCs w:val="28"/>
        </w:rPr>
      </w:pPr>
      <w:r w:rsidRPr="00B55B93">
        <w:rPr>
          <w:sz w:val="28"/>
          <w:szCs w:val="28"/>
        </w:rPr>
        <w:t xml:space="preserve">8.1.1.6 В процессе расчетного обоснования выполняют совместные расчеты в </w:t>
      </w:r>
      <w:r w:rsidR="00854098" w:rsidRPr="00B55B93">
        <w:rPr>
          <w:sz w:val="28"/>
          <w:szCs w:val="28"/>
        </w:rPr>
        <w:t xml:space="preserve">пространственной </w:t>
      </w:r>
      <w:r w:rsidRPr="00B55B93">
        <w:rPr>
          <w:sz w:val="28"/>
          <w:szCs w:val="28"/>
        </w:rPr>
        <w:t xml:space="preserve">постановке системы </w:t>
      </w:r>
      <w:r w:rsidR="003D6E7B">
        <w:rPr>
          <w:sz w:val="28"/>
          <w:szCs w:val="28"/>
        </w:rPr>
        <w:t>«</w:t>
      </w:r>
      <w:r w:rsidRPr="00B55B93">
        <w:rPr>
          <w:sz w:val="28"/>
          <w:szCs w:val="28"/>
        </w:rPr>
        <w:t xml:space="preserve">основание </w:t>
      </w:r>
      <w:r w:rsidR="003D6E7B">
        <w:rPr>
          <w:sz w:val="28"/>
          <w:szCs w:val="28"/>
        </w:rPr>
        <w:t>–</w:t>
      </w:r>
      <w:r w:rsidRPr="00B55B93">
        <w:rPr>
          <w:sz w:val="28"/>
          <w:szCs w:val="28"/>
        </w:rPr>
        <w:t xml:space="preserve"> фундамент – сооружени</w:t>
      </w:r>
      <w:r w:rsidR="00854098" w:rsidRPr="00B55B93">
        <w:rPr>
          <w:sz w:val="28"/>
          <w:szCs w:val="28"/>
        </w:rPr>
        <w:t>е</w:t>
      </w:r>
      <w:r w:rsidR="003D6E7B">
        <w:rPr>
          <w:sz w:val="28"/>
          <w:szCs w:val="28"/>
        </w:rPr>
        <w:t>»</w:t>
      </w:r>
      <w:r w:rsidRPr="00B55B93">
        <w:rPr>
          <w:sz w:val="28"/>
          <w:szCs w:val="28"/>
        </w:rPr>
        <w:t>.</w:t>
      </w:r>
    </w:p>
    <w:p w14:paraId="0BB88E83" w14:textId="77777777" w:rsidR="00E71F2A" w:rsidRPr="00B55B93" w:rsidRDefault="00E71F2A" w:rsidP="00932913">
      <w:pPr>
        <w:pStyle w:val="aff1"/>
        <w:ind w:firstLine="567"/>
        <w:jc w:val="both"/>
        <w:rPr>
          <w:sz w:val="28"/>
          <w:szCs w:val="28"/>
        </w:rPr>
      </w:pPr>
      <w:r w:rsidRPr="00B55B93">
        <w:rPr>
          <w:sz w:val="28"/>
          <w:szCs w:val="28"/>
        </w:rPr>
        <w:t xml:space="preserve">8.1.1.7 Программа геотехнического мониторинга должна отвечать правилам, изложенным в СП 22.13330 </w:t>
      </w:r>
      <w:r w:rsidR="00854098" w:rsidRPr="00B55B93">
        <w:rPr>
          <w:sz w:val="28"/>
          <w:szCs w:val="28"/>
        </w:rPr>
        <w:t xml:space="preserve">и </w:t>
      </w:r>
      <w:r w:rsidR="003D6E7B">
        <w:rPr>
          <w:sz w:val="28"/>
          <w:szCs w:val="28"/>
        </w:rPr>
        <w:t>п</w:t>
      </w:r>
      <w:r w:rsidRPr="00B55B93">
        <w:rPr>
          <w:sz w:val="28"/>
          <w:szCs w:val="28"/>
        </w:rPr>
        <w:t xml:space="preserve">риложении </w:t>
      </w:r>
      <w:r w:rsidR="000871B4" w:rsidRPr="00B55B93">
        <w:rPr>
          <w:sz w:val="28"/>
          <w:szCs w:val="28"/>
        </w:rPr>
        <w:t>В</w:t>
      </w:r>
      <w:r w:rsidRPr="00B55B93">
        <w:rPr>
          <w:sz w:val="28"/>
          <w:szCs w:val="28"/>
        </w:rPr>
        <w:t>.</w:t>
      </w:r>
    </w:p>
    <w:p w14:paraId="423FFF99" w14:textId="77777777" w:rsidR="00B00B06" w:rsidRPr="00B55B93" w:rsidRDefault="00E71F2A" w:rsidP="00932913">
      <w:pPr>
        <w:pStyle w:val="aff1"/>
        <w:ind w:firstLine="567"/>
        <w:jc w:val="both"/>
        <w:rPr>
          <w:sz w:val="28"/>
          <w:szCs w:val="28"/>
        </w:rPr>
      </w:pPr>
      <w:r w:rsidRPr="00B55B93">
        <w:rPr>
          <w:sz w:val="28"/>
          <w:szCs w:val="28"/>
        </w:rPr>
        <w:t xml:space="preserve">8.1.1.8 </w:t>
      </w:r>
      <w:r w:rsidR="003D6E7B">
        <w:rPr>
          <w:sz w:val="28"/>
          <w:szCs w:val="28"/>
        </w:rPr>
        <w:t xml:space="preserve">Геотехническую </w:t>
      </w:r>
      <w:r w:rsidR="00B00B06" w:rsidRPr="00B55B93">
        <w:rPr>
          <w:sz w:val="28"/>
          <w:szCs w:val="28"/>
        </w:rPr>
        <w:t>экспертизу разрабатываемой документации по объекту необходимо осуществлять</w:t>
      </w:r>
      <w:r w:rsidR="003D6E7B">
        <w:rPr>
          <w:sz w:val="28"/>
          <w:szCs w:val="28"/>
        </w:rPr>
        <w:t>,</w:t>
      </w:r>
      <w:r w:rsidR="00B00B06" w:rsidRPr="00B55B93">
        <w:rPr>
          <w:sz w:val="28"/>
          <w:szCs w:val="28"/>
        </w:rPr>
        <w:t xml:space="preserve"> начиная с разработки технических заданий и программ инженерно-геологических и инженерно-геотехнических изысканий.</w:t>
      </w:r>
    </w:p>
    <w:p w14:paraId="2C3D596A" w14:textId="77777777" w:rsidR="00E71F2A" w:rsidRPr="00B55B93" w:rsidRDefault="00E71F2A" w:rsidP="00932913">
      <w:pPr>
        <w:pStyle w:val="aff1"/>
        <w:ind w:firstLine="567"/>
        <w:jc w:val="both"/>
        <w:rPr>
          <w:sz w:val="28"/>
          <w:szCs w:val="28"/>
        </w:rPr>
      </w:pPr>
      <w:r w:rsidRPr="00B55B93">
        <w:rPr>
          <w:sz w:val="28"/>
          <w:szCs w:val="28"/>
        </w:rPr>
        <w:t xml:space="preserve">8.1.1.9 Изыскания, проектирование и строительство высотных зданий </w:t>
      </w:r>
      <w:r w:rsidR="00E05BEE" w:rsidRPr="00B55B93">
        <w:rPr>
          <w:sz w:val="28"/>
          <w:szCs w:val="28"/>
        </w:rPr>
        <w:t>высотой 100</w:t>
      </w:r>
      <w:r w:rsidR="003D6E7B">
        <w:rPr>
          <w:sz w:val="28"/>
          <w:szCs w:val="28"/>
        </w:rPr>
        <w:t xml:space="preserve"> </w:t>
      </w:r>
      <w:r w:rsidR="00E05BEE" w:rsidRPr="00B55B93">
        <w:rPr>
          <w:sz w:val="28"/>
          <w:szCs w:val="28"/>
        </w:rPr>
        <w:t xml:space="preserve">м и более </w:t>
      </w:r>
      <w:r w:rsidRPr="00B55B93">
        <w:rPr>
          <w:sz w:val="28"/>
          <w:szCs w:val="28"/>
        </w:rPr>
        <w:t xml:space="preserve">следует выполнять </w:t>
      </w:r>
      <w:r w:rsidR="00CD26EF">
        <w:rPr>
          <w:sz w:val="28"/>
          <w:szCs w:val="28"/>
        </w:rPr>
        <w:t>в составе работ по</w:t>
      </w:r>
      <w:r w:rsidRPr="00B55B93">
        <w:rPr>
          <w:sz w:val="28"/>
          <w:szCs w:val="28"/>
        </w:rPr>
        <w:t xml:space="preserve"> </w:t>
      </w:r>
      <w:r w:rsidR="00CD26EF">
        <w:rPr>
          <w:sz w:val="28"/>
          <w:szCs w:val="28"/>
        </w:rPr>
        <w:t xml:space="preserve">НТС </w:t>
      </w:r>
      <w:r w:rsidRPr="00B55B93">
        <w:rPr>
          <w:sz w:val="28"/>
          <w:szCs w:val="28"/>
        </w:rPr>
        <w:t xml:space="preserve">со стороны </w:t>
      </w:r>
      <w:r w:rsidR="003D6E7B">
        <w:rPr>
          <w:sz w:val="28"/>
          <w:szCs w:val="28"/>
        </w:rPr>
        <w:t>профильных</w:t>
      </w:r>
      <w:r w:rsidRPr="00B55B93">
        <w:rPr>
          <w:sz w:val="28"/>
          <w:szCs w:val="28"/>
        </w:rPr>
        <w:t xml:space="preserve"> научных организаций в соответствии с СП</w:t>
      </w:r>
      <w:r w:rsidR="003D6E7B">
        <w:rPr>
          <w:sz w:val="28"/>
          <w:szCs w:val="28"/>
        </w:rPr>
        <w:t xml:space="preserve"> </w:t>
      </w:r>
      <w:r w:rsidRPr="00B55B93">
        <w:rPr>
          <w:sz w:val="28"/>
          <w:szCs w:val="28"/>
        </w:rPr>
        <w:t xml:space="preserve">22.13330. В состав работ по НТС на стадии проектно-изыскательских </w:t>
      </w:r>
      <w:r w:rsidR="003D6E7B">
        <w:rPr>
          <w:sz w:val="28"/>
          <w:szCs w:val="28"/>
        </w:rPr>
        <w:t xml:space="preserve">работ кроме сопровождения работ, </w:t>
      </w:r>
      <w:r w:rsidRPr="00B55B93">
        <w:rPr>
          <w:sz w:val="28"/>
          <w:szCs w:val="28"/>
        </w:rPr>
        <w:t>указанных в 8.1.</w:t>
      </w:r>
      <w:r w:rsidR="00E7317D">
        <w:rPr>
          <w:sz w:val="28"/>
          <w:szCs w:val="28"/>
        </w:rPr>
        <w:t>1.4</w:t>
      </w:r>
      <w:r w:rsidRPr="00B55B93">
        <w:rPr>
          <w:sz w:val="28"/>
          <w:szCs w:val="28"/>
        </w:rPr>
        <w:t>, могут быть включены:</w:t>
      </w:r>
    </w:p>
    <w:p w14:paraId="489C0043" w14:textId="77777777" w:rsidR="00E71F2A" w:rsidRPr="00B55B93" w:rsidRDefault="003D6E7B" w:rsidP="00932913">
      <w:pPr>
        <w:pStyle w:val="aff1"/>
        <w:ind w:firstLine="567"/>
        <w:jc w:val="both"/>
        <w:rPr>
          <w:sz w:val="28"/>
          <w:szCs w:val="28"/>
        </w:rPr>
      </w:pPr>
      <w:r>
        <w:rPr>
          <w:sz w:val="28"/>
          <w:szCs w:val="28"/>
        </w:rPr>
        <w:t xml:space="preserve">- </w:t>
      </w:r>
      <w:r w:rsidR="00E71F2A" w:rsidRPr="00B55B93">
        <w:rPr>
          <w:sz w:val="28"/>
          <w:szCs w:val="28"/>
        </w:rPr>
        <w:t>разработка нестандартных методов расчета и анализа;</w:t>
      </w:r>
    </w:p>
    <w:p w14:paraId="23C2F27E" w14:textId="77777777" w:rsidR="00E71F2A" w:rsidRPr="00B55B93" w:rsidRDefault="003D6E7B" w:rsidP="00932913">
      <w:pPr>
        <w:pStyle w:val="aff1"/>
        <w:ind w:firstLine="567"/>
        <w:jc w:val="both"/>
        <w:rPr>
          <w:sz w:val="28"/>
          <w:szCs w:val="28"/>
        </w:rPr>
      </w:pPr>
      <w:r>
        <w:rPr>
          <w:sz w:val="28"/>
          <w:szCs w:val="28"/>
        </w:rPr>
        <w:t xml:space="preserve">- </w:t>
      </w:r>
      <w:r w:rsidR="00E71F2A" w:rsidRPr="00B55B93">
        <w:rPr>
          <w:sz w:val="28"/>
          <w:szCs w:val="28"/>
        </w:rPr>
        <w:t>оценка геологических рисков;</w:t>
      </w:r>
    </w:p>
    <w:p w14:paraId="08DD91AF" w14:textId="77777777" w:rsidR="00E71F2A" w:rsidRPr="00B55B93" w:rsidRDefault="003D6E7B" w:rsidP="00932913">
      <w:pPr>
        <w:pStyle w:val="aff1"/>
        <w:ind w:firstLine="567"/>
        <w:jc w:val="both"/>
        <w:rPr>
          <w:sz w:val="28"/>
          <w:szCs w:val="28"/>
        </w:rPr>
      </w:pPr>
      <w:r>
        <w:rPr>
          <w:sz w:val="28"/>
          <w:szCs w:val="28"/>
        </w:rPr>
        <w:t xml:space="preserve">- </w:t>
      </w:r>
      <w:r w:rsidR="00E71F2A" w:rsidRPr="00B55B93">
        <w:rPr>
          <w:sz w:val="28"/>
          <w:szCs w:val="28"/>
        </w:rPr>
        <w:t>прогноз состояния оснований и фундаментов проектируемого объекта с учетом всех возможных видов воздействий;</w:t>
      </w:r>
    </w:p>
    <w:p w14:paraId="372AAC1C" w14:textId="77777777" w:rsidR="00E71F2A" w:rsidRPr="00B55B93" w:rsidRDefault="003D6E7B" w:rsidP="00932913">
      <w:pPr>
        <w:pStyle w:val="aff1"/>
        <w:ind w:firstLine="567"/>
        <w:jc w:val="both"/>
        <w:rPr>
          <w:sz w:val="28"/>
          <w:szCs w:val="28"/>
        </w:rPr>
      </w:pPr>
      <w:r>
        <w:rPr>
          <w:sz w:val="28"/>
          <w:szCs w:val="28"/>
        </w:rPr>
        <w:t xml:space="preserve">- </w:t>
      </w:r>
      <w:r w:rsidR="00E71F2A" w:rsidRPr="00B55B93">
        <w:rPr>
          <w:sz w:val="28"/>
          <w:szCs w:val="28"/>
        </w:rPr>
        <w:t>выявление возможных сценариев аварийных ситуаций и разработка мероприятий</w:t>
      </w:r>
      <w:r w:rsidR="00E7317D">
        <w:rPr>
          <w:sz w:val="28"/>
          <w:szCs w:val="28"/>
        </w:rPr>
        <w:t>,</w:t>
      </w:r>
      <w:r w:rsidR="00E71F2A" w:rsidRPr="00B55B93">
        <w:rPr>
          <w:sz w:val="28"/>
          <w:szCs w:val="28"/>
        </w:rPr>
        <w:t xml:space="preserve"> не</w:t>
      </w:r>
      <w:r w:rsidR="00E7317D">
        <w:rPr>
          <w:sz w:val="28"/>
          <w:szCs w:val="28"/>
        </w:rPr>
        <w:t xml:space="preserve"> </w:t>
      </w:r>
      <w:r w:rsidR="00E71F2A" w:rsidRPr="00B55B93">
        <w:rPr>
          <w:sz w:val="28"/>
          <w:szCs w:val="28"/>
        </w:rPr>
        <w:t>допускающих их развитие;</w:t>
      </w:r>
    </w:p>
    <w:p w14:paraId="7B197739" w14:textId="77777777" w:rsidR="00E71F2A" w:rsidRPr="00B55B93" w:rsidRDefault="003D6E7B" w:rsidP="00932913">
      <w:pPr>
        <w:pStyle w:val="aff1"/>
        <w:ind w:firstLine="567"/>
        <w:jc w:val="both"/>
        <w:rPr>
          <w:sz w:val="28"/>
          <w:szCs w:val="28"/>
        </w:rPr>
      </w:pPr>
      <w:r>
        <w:rPr>
          <w:sz w:val="28"/>
          <w:szCs w:val="28"/>
        </w:rPr>
        <w:t xml:space="preserve">- </w:t>
      </w:r>
      <w:r w:rsidR="00E71F2A" w:rsidRPr="00B55B93">
        <w:rPr>
          <w:sz w:val="28"/>
          <w:szCs w:val="28"/>
        </w:rPr>
        <w:t xml:space="preserve">разработка </w:t>
      </w:r>
      <w:r w:rsidR="00CD26EF">
        <w:rPr>
          <w:sz w:val="28"/>
          <w:szCs w:val="28"/>
        </w:rPr>
        <w:t>ТР</w:t>
      </w:r>
      <w:r w:rsidR="00E71F2A" w:rsidRPr="00B55B93">
        <w:rPr>
          <w:sz w:val="28"/>
          <w:szCs w:val="28"/>
        </w:rPr>
        <w:t xml:space="preserve"> на специальные виды работ;</w:t>
      </w:r>
    </w:p>
    <w:p w14:paraId="1AFFC9BC" w14:textId="77777777" w:rsidR="00E71F2A" w:rsidRPr="00B55B93" w:rsidRDefault="003D6E7B" w:rsidP="00932913">
      <w:pPr>
        <w:pStyle w:val="aff1"/>
        <w:ind w:firstLine="567"/>
        <w:jc w:val="both"/>
        <w:rPr>
          <w:sz w:val="28"/>
          <w:szCs w:val="28"/>
        </w:rPr>
      </w:pPr>
      <w:r>
        <w:rPr>
          <w:sz w:val="28"/>
          <w:szCs w:val="28"/>
        </w:rPr>
        <w:t xml:space="preserve">- </w:t>
      </w:r>
      <w:r w:rsidR="00E71F2A" w:rsidRPr="00B55B93">
        <w:rPr>
          <w:sz w:val="28"/>
          <w:szCs w:val="28"/>
        </w:rPr>
        <w:t xml:space="preserve">выполнение </w:t>
      </w:r>
      <w:r>
        <w:rPr>
          <w:sz w:val="28"/>
          <w:szCs w:val="28"/>
        </w:rPr>
        <w:t>опытно-исследовательских работ.</w:t>
      </w:r>
    </w:p>
    <w:p w14:paraId="61EAE6DE" w14:textId="77777777" w:rsidR="00E71F2A" w:rsidRPr="00B55B93" w:rsidRDefault="00E71F2A" w:rsidP="00932913">
      <w:pPr>
        <w:pStyle w:val="aff1"/>
        <w:ind w:firstLine="567"/>
        <w:jc w:val="both"/>
        <w:rPr>
          <w:sz w:val="28"/>
          <w:szCs w:val="28"/>
        </w:rPr>
      </w:pPr>
      <w:r w:rsidRPr="00B55B93">
        <w:rPr>
          <w:sz w:val="28"/>
          <w:szCs w:val="28"/>
        </w:rPr>
        <w:t>8.1.1.10 В процессе строительства в состав работ по НТС</w:t>
      </w:r>
      <w:r w:rsidR="00A663B5">
        <w:rPr>
          <w:sz w:val="28"/>
          <w:szCs w:val="28"/>
        </w:rPr>
        <w:t xml:space="preserve"> строительства</w:t>
      </w:r>
      <w:r w:rsidRPr="00B55B93">
        <w:rPr>
          <w:sz w:val="28"/>
          <w:szCs w:val="28"/>
        </w:rPr>
        <w:t xml:space="preserve"> входят следующие виды работ:</w:t>
      </w:r>
    </w:p>
    <w:p w14:paraId="0BA7CDFC" w14:textId="77777777" w:rsidR="00E71F2A" w:rsidRPr="00B55B93" w:rsidRDefault="003D6E7B" w:rsidP="00932913">
      <w:pPr>
        <w:pStyle w:val="aff1"/>
        <w:ind w:firstLine="567"/>
        <w:jc w:val="both"/>
        <w:rPr>
          <w:sz w:val="28"/>
          <w:szCs w:val="28"/>
        </w:rPr>
      </w:pPr>
      <w:r>
        <w:rPr>
          <w:sz w:val="28"/>
          <w:szCs w:val="28"/>
        </w:rPr>
        <w:t xml:space="preserve">- </w:t>
      </w:r>
      <w:r w:rsidR="00E71F2A" w:rsidRPr="00B55B93">
        <w:rPr>
          <w:sz w:val="28"/>
          <w:szCs w:val="28"/>
        </w:rPr>
        <w:t xml:space="preserve">экспертиза ППР и </w:t>
      </w:r>
      <w:r w:rsidR="00CD26EF">
        <w:rPr>
          <w:sz w:val="28"/>
          <w:szCs w:val="28"/>
        </w:rPr>
        <w:t>ТР</w:t>
      </w:r>
      <w:r w:rsidR="00E71F2A" w:rsidRPr="00B55B93">
        <w:rPr>
          <w:sz w:val="28"/>
          <w:szCs w:val="28"/>
        </w:rPr>
        <w:t xml:space="preserve"> на выполнение геотехнических видов работ;</w:t>
      </w:r>
    </w:p>
    <w:p w14:paraId="3F95EF46" w14:textId="77777777" w:rsidR="00E71F2A" w:rsidRPr="00B55B93" w:rsidRDefault="003D6E7B" w:rsidP="00932913">
      <w:pPr>
        <w:pStyle w:val="aff1"/>
        <w:ind w:firstLine="567"/>
        <w:jc w:val="both"/>
        <w:rPr>
          <w:sz w:val="28"/>
          <w:szCs w:val="28"/>
        </w:rPr>
      </w:pPr>
      <w:r>
        <w:rPr>
          <w:sz w:val="28"/>
          <w:szCs w:val="28"/>
        </w:rPr>
        <w:t xml:space="preserve">- </w:t>
      </w:r>
      <w:r w:rsidR="00E71F2A" w:rsidRPr="00B55B93">
        <w:rPr>
          <w:sz w:val="28"/>
          <w:szCs w:val="28"/>
        </w:rPr>
        <w:t>отработка технологии выполнения геотехнических работ в соответствии с проектным решением;</w:t>
      </w:r>
    </w:p>
    <w:p w14:paraId="76092924" w14:textId="77777777" w:rsidR="00E71F2A" w:rsidRPr="00B55B93" w:rsidRDefault="003D6E7B" w:rsidP="00932913">
      <w:pPr>
        <w:pStyle w:val="aff1"/>
        <w:ind w:firstLine="567"/>
        <w:jc w:val="both"/>
        <w:rPr>
          <w:sz w:val="28"/>
          <w:szCs w:val="28"/>
        </w:rPr>
      </w:pPr>
      <w:r>
        <w:rPr>
          <w:sz w:val="28"/>
          <w:szCs w:val="28"/>
        </w:rPr>
        <w:t xml:space="preserve">- </w:t>
      </w:r>
      <w:r w:rsidR="00E71F2A" w:rsidRPr="00B55B93">
        <w:rPr>
          <w:sz w:val="28"/>
          <w:szCs w:val="28"/>
        </w:rPr>
        <w:t>выборочный контроль качества выполнения геотехнических работ;</w:t>
      </w:r>
    </w:p>
    <w:p w14:paraId="587C4CAD" w14:textId="77777777" w:rsidR="00E71F2A" w:rsidRPr="00B55B93" w:rsidRDefault="003D6E7B" w:rsidP="00932913">
      <w:pPr>
        <w:pStyle w:val="aff1"/>
        <w:ind w:firstLine="567"/>
        <w:jc w:val="both"/>
        <w:rPr>
          <w:sz w:val="28"/>
          <w:szCs w:val="28"/>
        </w:rPr>
      </w:pPr>
      <w:r>
        <w:rPr>
          <w:sz w:val="28"/>
          <w:szCs w:val="28"/>
        </w:rPr>
        <w:t xml:space="preserve">- </w:t>
      </w:r>
      <w:r w:rsidR="00E71F2A" w:rsidRPr="00B55B93">
        <w:rPr>
          <w:sz w:val="28"/>
          <w:szCs w:val="28"/>
        </w:rPr>
        <w:t>оперативное решение текущих задач, возникающих в процессе выполнения геотехнических работ;</w:t>
      </w:r>
    </w:p>
    <w:p w14:paraId="339679C4" w14:textId="77777777" w:rsidR="00E71F2A" w:rsidRPr="00B55B93" w:rsidRDefault="003D6E7B" w:rsidP="00932913">
      <w:pPr>
        <w:pStyle w:val="aff1"/>
        <w:ind w:firstLine="567"/>
        <w:jc w:val="both"/>
        <w:rPr>
          <w:sz w:val="28"/>
          <w:szCs w:val="28"/>
        </w:rPr>
      </w:pPr>
      <w:r>
        <w:rPr>
          <w:sz w:val="28"/>
          <w:szCs w:val="28"/>
        </w:rPr>
        <w:t xml:space="preserve">- </w:t>
      </w:r>
      <w:r w:rsidR="00E71F2A" w:rsidRPr="00B55B93">
        <w:rPr>
          <w:sz w:val="28"/>
          <w:szCs w:val="28"/>
        </w:rPr>
        <w:t>обобщение</w:t>
      </w:r>
      <w:r>
        <w:rPr>
          <w:sz w:val="28"/>
          <w:szCs w:val="28"/>
        </w:rPr>
        <w:t xml:space="preserve"> </w:t>
      </w:r>
      <w:r w:rsidR="00E71F2A" w:rsidRPr="00B55B93">
        <w:rPr>
          <w:sz w:val="28"/>
          <w:szCs w:val="28"/>
        </w:rPr>
        <w:t>и анализ результатов всех видов геотехнического мониторинга, их сопоставление с результатами прогноза;</w:t>
      </w:r>
    </w:p>
    <w:p w14:paraId="2ECA23C7" w14:textId="77777777" w:rsidR="00E71F2A" w:rsidRPr="00B55B93" w:rsidRDefault="003D6E7B" w:rsidP="00932913">
      <w:pPr>
        <w:pStyle w:val="aff1"/>
        <w:ind w:firstLine="567"/>
        <w:jc w:val="both"/>
        <w:rPr>
          <w:sz w:val="28"/>
          <w:szCs w:val="28"/>
        </w:rPr>
      </w:pPr>
      <w:r>
        <w:rPr>
          <w:sz w:val="28"/>
          <w:szCs w:val="28"/>
        </w:rPr>
        <w:lastRenderedPageBreak/>
        <w:t xml:space="preserve">- </w:t>
      </w:r>
      <w:r w:rsidR="00E71F2A" w:rsidRPr="00B55B93">
        <w:rPr>
          <w:sz w:val="28"/>
          <w:szCs w:val="28"/>
        </w:rPr>
        <w:t>оперативная</w:t>
      </w:r>
      <w:r>
        <w:rPr>
          <w:sz w:val="28"/>
          <w:szCs w:val="28"/>
        </w:rPr>
        <w:t xml:space="preserve"> </w:t>
      </w:r>
      <w:r w:rsidR="00E71F2A" w:rsidRPr="00B55B93">
        <w:rPr>
          <w:sz w:val="28"/>
          <w:szCs w:val="28"/>
        </w:rPr>
        <w:t>разработка рекомендаций или корректировка проектных решений на основании данных геотехнического мониторинга при выявлении отклонений от результатов прогноза.</w:t>
      </w:r>
    </w:p>
    <w:p w14:paraId="1BCB5F63" w14:textId="77777777" w:rsidR="00E71F2A" w:rsidRPr="00B55B93" w:rsidRDefault="00E71F2A" w:rsidP="00932913">
      <w:pPr>
        <w:pStyle w:val="aff1"/>
        <w:ind w:firstLine="567"/>
        <w:jc w:val="both"/>
        <w:rPr>
          <w:sz w:val="28"/>
          <w:szCs w:val="28"/>
        </w:rPr>
      </w:pPr>
      <w:r w:rsidRPr="00B55B93">
        <w:rPr>
          <w:sz w:val="28"/>
          <w:szCs w:val="28"/>
        </w:rPr>
        <w:t>8.1.</w:t>
      </w:r>
      <w:r w:rsidR="00853CB5" w:rsidRPr="00B55B93">
        <w:rPr>
          <w:sz w:val="28"/>
          <w:szCs w:val="28"/>
        </w:rPr>
        <w:t>1.</w:t>
      </w:r>
      <w:r w:rsidRPr="00B55B93">
        <w:rPr>
          <w:sz w:val="28"/>
          <w:szCs w:val="28"/>
        </w:rPr>
        <w:t xml:space="preserve">11 При проектировании фундаментов высотных зданий </w:t>
      </w:r>
      <w:r w:rsidR="003D6E7B">
        <w:rPr>
          <w:sz w:val="28"/>
          <w:szCs w:val="28"/>
        </w:rPr>
        <w:t>необходи</w:t>
      </w:r>
      <w:r w:rsidR="0047470E">
        <w:rPr>
          <w:sz w:val="28"/>
          <w:szCs w:val="28"/>
        </w:rPr>
        <w:t>м</w:t>
      </w:r>
      <w:r w:rsidR="003D6E7B">
        <w:rPr>
          <w:sz w:val="28"/>
          <w:szCs w:val="28"/>
        </w:rPr>
        <w:t>о</w:t>
      </w:r>
      <w:r w:rsidRPr="00B55B93">
        <w:rPr>
          <w:sz w:val="28"/>
          <w:szCs w:val="28"/>
        </w:rPr>
        <w:t xml:space="preserve"> учитывать следующие особенности:</w:t>
      </w:r>
    </w:p>
    <w:p w14:paraId="6417277D" w14:textId="77777777" w:rsidR="00E71F2A" w:rsidRPr="00B55B93" w:rsidRDefault="003D6E7B" w:rsidP="00932913">
      <w:pPr>
        <w:pStyle w:val="aff1"/>
        <w:ind w:firstLine="567"/>
        <w:jc w:val="both"/>
        <w:rPr>
          <w:sz w:val="28"/>
          <w:szCs w:val="28"/>
        </w:rPr>
      </w:pPr>
      <w:r>
        <w:rPr>
          <w:sz w:val="28"/>
          <w:szCs w:val="28"/>
        </w:rPr>
        <w:t xml:space="preserve">- </w:t>
      </w:r>
      <w:r w:rsidR="00E71F2A" w:rsidRPr="00B55B93">
        <w:rPr>
          <w:sz w:val="28"/>
          <w:szCs w:val="28"/>
        </w:rPr>
        <w:t xml:space="preserve">давление по подошве фундамента высотных зданий может быть существенно выше, чем для зданий высотой до </w:t>
      </w:r>
      <w:smartTag w:uri="urn:schemas-microsoft-com:office:smarttags" w:element="metricconverter">
        <w:smartTagPr>
          <w:attr w:name="ProductID" w:val="75 м"/>
        </w:smartTagPr>
        <w:r w:rsidR="00E71F2A" w:rsidRPr="00B55B93">
          <w:rPr>
            <w:sz w:val="28"/>
            <w:szCs w:val="28"/>
          </w:rPr>
          <w:t>75</w:t>
        </w:r>
        <w:r w:rsidR="00A811F1" w:rsidRPr="00B55B93">
          <w:rPr>
            <w:sz w:val="28"/>
            <w:szCs w:val="28"/>
          </w:rPr>
          <w:t xml:space="preserve"> </w:t>
        </w:r>
        <w:r w:rsidR="00E71F2A" w:rsidRPr="00B55B93">
          <w:rPr>
            <w:sz w:val="28"/>
            <w:szCs w:val="28"/>
          </w:rPr>
          <w:t>м</w:t>
        </w:r>
      </w:smartTag>
      <w:r w:rsidR="00E71F2A" w:rsidRPr="00B55B93">
        <w:rPr>
          <w:sz w:val="28"/>
          <w:szCs w:val="28"/>
        </w:rPr>
        <w:t>, что требует проведения специальных лабораторных и полевых изысканий;</w:t>
      </w:r>
    </w:p>
    <w:p w14:paraId="6752CE09" w14:textId="77777777" w:rsidR="00E71F2A" w:rsidRPr="00B55B93" w:rsidRDefault="003D6E7B" w:rsidP="00932913">
      <w:pPr>
        <w:pStyle w:val="aff1"/>
        <w:ind w:firstLine="567"/>
        <w:jc w:val="both"/>
        <w:rPr>
          <w:sz w:val="28"/>
          <w:szCs w:val="28"/>
        </w:rPr>
      </w:pPr>
      <w:r>
        <w:rPr>
          <w:sz w:val="28"/>
          <w:szCs w:val="28"/>
        </w:rPr>
        <w:t xml:space="preserve">- </w:t>
      </w:r>
      <w:r w:rsidR="00853CB5" w:rsidRPr="00B55B93">
        <w:rPr>
          <w:sz w:val="28"/>
          <w:szCs w:val="28"/>
        </w:rPr>
        <w:t xml:space="preserve">при </w:t>
      </w:r>
      <w:r w:rsidR="00E71F2A" w:rsidRPr="00B55B93">
        <w:rPr>
          <w:sz w:val="28"/>
          <w:szCs w:val="28"/>
        </w:rPr>
        <w:t>больши</w:t>
      </w:r>
      <w:r w:rsidR="00853CB5" w:rsidRPr="00B55B93">
        <w:rPr>
          <w:sz w:val="28"/>
          <w:szCs w:val="28"/>
        </w:rPr>
        <w:t>х</w:t>
      </w:r>
      <w:r w:rsidR="00E71F2A" w:rsidRPr="00B55B93">
        <w:rPr>
          <w:sz w:val="28"/>
          <w:szCs w:val="28"/>
        </w:rPr>
        <w:t xml:space="preserve"> нагрузк</w:t>
      </w:r>
      <w:r w:rsidR="00853CB5" w:rsidRPr="00B55B93">
        <w:rPr>
          <w:sz w:val="28"/>
          <w:szCs w:val="28"/>
        </w:rPr>
        <w:t>ах</w:t>
      </w:r>
      <w:r w:rsidR="00E71F2A" w:rsidRPr="00B55B93">
        <w:rPr>
          <w:sz w:val="28"/>
          <w:szCs w:val="28"/>
        </w:rPr>
        <w:t xml:space="preserve"> (1–2</w:t>
      </w:r>
      <w:r w:rsidR="00142AA1" w:rsidRPr="00B55B93">
        <w:rPr>
          <w:sz w:val="28"/>
          <w:szCs w:val="28"/>
        </w:rPr>
        <w:t xml:space="preserve"> </w:t>
      </w:r>
      <w:r w:rsidR="00E71F2A" w:rsidRPr="00B55B93">
        <w:rPr>
          <w:sz w:val="28"/>
          <w:szCs w:val="28"/>
        </w:rPr>
        <w:t>МПа), передаваемы</w:t>
      </w:r>
      <w:r w:rsidR="00853CB5" w:rsidRPr="00B55B93">
        <w:rPr>
          <w:sz w:val="28"/>
          <w:szCs w:val="28"/>
        </w:rPr>
        <w:t>х</w:t>
      </w:r>
      <w:r w:rsidR="00E71F2A" w:rsidRPr="00B55B93">
        <w:rPr>
          <w:sz w:val="28"/>
          <w:szCs w:val="28"/>
        </w:rPr>
        <w:t xml:space="preserve"> на грунт основания, требу</w:t>
      </w:r>
      <w:r w:rsidR="00853CB5" w:rsidRPr="00B55B93">
        <w:rPr>
          <w:sz w:val="28"/>
          <w:szCs w:val="28"/>
        </w:rPr>
        <w:t>ется</w:t>
      </w:r>
      <w:r w:rsidR="00E71F2A" w:rsidRPr="00B55B93">
        <w:rPr>
          <w:sz w:val="28"/>
          <w:szCs w:val="28"/>
        </w:rPr>
        <w:t xml:space="preserve"> учитывать в расч</w:t>
      </w:r>
      <w:r w:rsidR="009C6904" w:rsidRPr="00B55B93">
        <w:rPr>
          <w:sz w:val="28"/>
          <w:szCs w:val="28"/>
        </w:rPr>
        <w:t>е</w:t>
      </w:r>
      <w:r w:rsidR="00E71F2A" w:rsidRPr="00B55B93">
        <w:rPr>
          <w:sz w:val="28"/>
          <w:szCs w:val="28"/>
        </w:rPr>
        <w:t xml:space="preserve">те прочностные и деформационные характеристики скальных и нескальных грунтов с </w:t>
      </w:r>
      <w:r w:rsidR="00E71F2A" w:rsidRPr="003D6E7B">
        <w:rPr>
          <w:i/>
          <w:sz w:val="28"/>
          <w:szCs w:val="28"/>
        </w:rPr>
        <w:t>Е</w:t>
      </w:r>
      <w:r w:rsidR="00E71F2A" w:rsidRPr="00B55B93">
        <w:rPr>
          <w:sz w:val="28"/>
          <w:szCs w:val="28"/>
        </w:rPr>
        <w:t xml:space="preserve"> &gt; 100</w:t>
      </w:r>
      <w:r w:rsidR="00A811F1" w:rsidRPr="00B55B93">
        <w:rPr>
          <w:sz w:val="28"/>
          <w:szCs w:val="28"/>
        </w:rPr>
        <w:t xml:space="preserve"> </w:t>
      </w:r>
      <w:r w:rsidR="00E71F2A" w:rsidRPr="00B55B93">
        <w:rPr>
          <w:sz w:val="28"/>
          <w:szCs w:val="28"/>
        </w:rPr>
        <w:t>МПа, считающихся несжимаемыми в соответствии с СП 22.13330, а также увеличенную зону распределения напряжений в грунте как по глубине, так и по ширине за контур фундамента, что может привести к увеличению сло</w:t>
      </w:r>
      <w:r w:rsidR="009C6904" w:rsidRPr="00B55B93">
        <w:rPr>
          <w:sz w:val="28"/>
          <w:szCs w:val="28"/>
        </w:rPr>
        <w:t>е</w:t>
      </w:r>
      <w:r w:rsidR="00E71F2A" w:rsidRPr="00B55B93">
        <w:rPr>
          <w:sz w:val="28"/>
          <w:szCs w:val="28"/>
        </w:rPr>
        <w:t xml:space="preserve">в грунта, воспринимающих нагрузку от фундамента. Особенно </w:t>
      </w:r>
      <w:r w:rsidR="00853CB5" w:rsidRPr="00B55B93">
        <w:rPr>
          <w:sz w:val="28"/>
          <w:szCs w:val="28"/>
        </w:rPr>
        <w:t>важно это учитывать</w:t>
      </w:r>
      <w:r w:rsidR="00E71F2A" w:rsidRPr="00B55B93">
        <w:rPr>
          <w:sz w:val="28"/>
          <w:szCs w:val="28"/>
        </w:rPr>
        <w:t xml:space="preserve"> при неравномерном залегании сло</w:t>
      </w:r>
      <w:r w:rsidR="009C6904" w:rsidRPr="00B55B93">
        <w:rPr>
          <w:sz w:val="28"/>
          <w:szCs w:val="28"/>
        </w:rPr>
        <w:t>е</w:t>
      </w:r>
      <w:r>
        <w:rPr>
          <w:sz w:val="28"/>
          <w:szCs w:val="28"/>
        </w:rPr>
        <w:t>в;</w:t>
      </w:r>
    </w:p>
    <w:p w14:paraId="6EB71120" w14:textId="77777777" w:rsidR="00E71F2A" w:rsidRPr="00B55B93" w:rsidRDefault="003D6E7B" w:rsidP="00932913">
      <w:pPr>
        <w:pStyle w:val="aff1"/>
        <w:ind w:firstLine="567"/>
        <w:jc w:val="both"/>
        <w:rPr>
          <w:sz w:val="28"/>
          <w:szCs w:val="28"/>
        </w:rPr>
      </w:pPr>
      <w:r>
        <w:rPr>
          <w:sz w:val="28"/>
          <w:szCs w:val="28"/>
        </w:rPr>
        <w:t xml:space="preserve">- </w:t>
      </w:r>
      <w:r w:rsidR="00E71F2A" w:rsidRPr="00B55B93">
        <w:rPr>
          <w:sz w:val="28"/>
          <w:szCs w:val="28"/>
        </w:rPr>
        <w:t>увеличение размеров (глубины и ширины) сжимаемой толщи в массиве грунта приводит к увеличению сроков завершения консолидации грунта и растягиванию процесса осадки во времени;</w:t>
      </w:r>
    </w:p>
    <w:p w14:paraId="0018DB03" w14:textId="77777777" w:rsidR="00E71F2A" w:rsidRPr="00B55B93" w:rsidRDefault="003D6E7B" w:rsidP="00932913">
      <w:pPr>
        <w:pStyle w:val="aff1"/>
        <w:ind w:firstLine="567"/>
        <w:jc w:val="both"/>
        <w:rPr>
          <w:sz w:val="28"/>
          <w:szCs w:val="28"/>
        </w:rPr>
      </w:pPr>
      <w:r>
        <w:rPr>
          <w:sz w:val="28"/>
          <w:szCs w:val="28"/>
        </w:rPr>
        <w:t xml:space="preserve">- </w:t>
      </w:r>
      <w:r w:rsidR="00E71F2A" w:rsidRPr="00B55B93">
        <w:rPr>
          <w:sz w:val="28"/>
          <w:szCs w:val="28"/>
        </w:rPr>
        <w:t>в случае если основание сложено грунтами с разными коэффициентами консолидации (как первичной, так и вторичной), необходимо учитывать возможность во</w:t>
      </w:r>
      <w:r>
        <w:rPr>
          <w:sz w:val="28"/>
          <w:szCs w:val="28"/>
        </w:rPr>
        <w:t xml:space="preserve">зникновения в результате этого </w:t>
      </w:r>
      <w:r w:rsidR="00E71F2A" w:rsidRPr="00B55B93">
        <w:rPr>
          <w:sz w:val="28"/>
          <w:szCs w:val="28"/>
        </w:rPr>
        <w:t>неравномерного напряженно-деформированного состояния грунта для промежуточной стадии консолидации, неодновременное окончание процессов консолидации различных видов грунтов и, как следствие, крен здания, превышающий предельные значения;</w:t>
      </w:r>
    </w:p>
    <w:p w14:paraId="5496A23C" w14:textId="77777777" w:rsidR="00E71F2A" w:rsidRPr="00B55B93" w:rsidRDefault="003D6E7B" w:rsidP="00932913">
      <w:pPr>
        <w:pStyle w:val="aff1"/>
        <w:ind w:firstLine="567"/>
        <w:jc w:val="both"/>
        <w:rPr>
          <w:sz w:val="28"/>
          <w:szCs w:val="28"/>
        </w:rPr>
      </w:pPr>
      <w:r>
        <w:rPr>
          <w:sz w:val="28"/>
          <w:szCs w:val="28"/>
        </w:rPr>
        <w:t xml:space="preserve">- </w:t>
      </w:r>
      <w:r w:rsidR="00E71F2A" w:rsidRPr="00B55B93">
        <w:rPr>
          <w:sz w:val="28"/>
          <w:szCs w:val="28"/>
        </w:rPr>
        <w:t>увеличение размеров деформируемой области грунта основания   приводит к оказанию большего влияния на окружающие здания и сооружения, а также водонесущие коммуникации, что необходимо учитывать в расч</w:t>
      </w:r>
      <w:r w:rsidR="009C6904" w:rsidRPr="00B55B93">
        <w:rPr>
          <w:sz w:val="28"/>
          <w:szCs w:val="28"/>
        </w:rPr>
        <w:t>е</w:t>
      </w:r>
      <w:r w:rsidR="00E71F2A" w:rsidRPr="00B55B93">
        <w:rPr>
          <w:sz w:val="28"/>
          <w:szCs w:val="28"/>
        </w:rPr>
        <w:t>те.</w:t>
      </w:r>
    </w:p>
    <w:p w14:paraId="2D6D7E92" w14:textId="77777777" w:rsidR="006C7AD2" w:rsidRPr="003D6E7B" w:rsidRDefault="003D6E7B" w:rsidP="00932913">
      <w:pPr>
        <w:pStyle w:val="aff1"/>
        <w:ind w:firstLine="567"/>
        <w:jc w:val="both"/>
        <w:rPr>
          <w:b/>
          <w:sz w:val="28"/>
          <w:szCs w:val="28"/>
        </w:rPr>
      </w:pPr>
      <w:bookmarkStart w:id="39" w:name="_Toc460856910"/>
      <w:r w:rsidRPr="003D6E7B">
        <w:rPr>
          <w:b/>
          <w:sz w:val="28"/>
          <w:szCs w:val="28"/>
        </w:rPr>
        <w:t xml:space="preserve">8.1.2 </w:t>
      </w:r>
      <w:r w:rsidR="006C7AD2" w:rsidRPr="003D6E7B">
        <w:rPr>
          <w:b/>
          <w:sz w:val="28"/>
          <w:szCs w:val="28"/>
        </w:rPr>
        <w:t>Особенности инженерно-геологических изысканий</w:t>
      </w:r>
      <w:bookmarkEnd w:id="39"/>
    </w:p>
    <w:p w14:paraId="5C9D6394" w14:textId="77777777" w:rsidR="00E71F2A" w:rsidRPr="003D6E7B" w:rsidRDefault="00E71F2A" w:rsidP="00932913">
      <w:pPr>
        <w:pStyle w:val="aff1"/>
        <w:ind w:firstLine="567"/>
        <w:jc w:val="both"/>
        <w:rPr>
          <w:sz w:val="28"/>
          <w:szCs w:val="28"/>
        </w:rPr>
      </w:pPr>
      <w:r w:rsidRPr="003D6E7B">
        <w:rPr>
          <w:sz w:val="28"/>
          <w:szCs w:val="28"/>
        </w:rPr>
        <w:t>8.1.2.1 Инженерно-геологические изыскания согласно СП 45.13330</w:t>
      </w:r>
      <w:r w:rsidR="003D6E7B">
        <w:rPr>
          <w:sz w:val="28"/>
          <w:szCs w:val="28"/>
        </w:rPr>
        <w:t xml:space="preserve"> выполняют </w:t>
      </w:r>
      <w:r w:rsidRPr="003D6E7B">
        <w:rPr>
          <w:sz w:val="28"/>
          <w:szCs w:val="28"/>
        </w:rPr>
        <w:t>для принятия решений относительно вы</w:t>
      </w:r>
      <w:r w:rsidR="003D6E7B">
        <w:rPr>
          <w:sz w:val="28"/>
          <w:szCs w:val="28"/>
        </w:rPr>
        <w:t xml:space="preserve">бора площадки строительства и </w:t>
      </w:r>
      <w:r w:rsidRPr="003D6E7B">
        <w:rPr>
          <w:sz w:val="28"/>
          <w:szCs w:val="28"/>
        </w:rPr>
        <w:t>подготовки проектной документации.</w:t>
      </w:r>
    </w:p>
    <w:p w14:paraId="1D021BFB" w14:textId="77777777" w:rsidR="00E71F2A" w:rsidRPr="003D6E7B" w:rsidRDefault="00E71F2A" w:rsidP="00932913">
      <w:pPr>
        <w:pStyle w:val="aff1"/>
        <w:ind w:firstLine="567"/>
        <w:jc w:val="both"/>
        <w:rPr>
          <w:sz w:val="28"/>
          <w:szCs w:val="28"/>
        </w:rPr>
      </w:pPr>
      <w:r w:rsidRPr="003D6E7B">
        <w:rPr>
          <w:sz w:val="28"/>
          <w:szCs w:val="28"/>
        </w:rPr>
        <w:t>8.1.2.2 В процессе инженерно-геологических изысканий для принятия решений относительно</w:t>
      </w:r>
      <w:r w:rsidR="003D6E7B">
        <w:rPr>
          <w:sz w:val="28"/>
          <w:szCs w:val="28"/>
        </w:rPr>
        <w:t xml:space="preserve"> выбора площадки строительства </w:t>
      </w:r>
      <w:r w:rsidRPr="003D6E7B">
        <w:rPr>
          <w:sz w:val="28"/>
          <w:szCs w:val="28"/>
        </w:rPr>
        <w:t>осуществляют анализ архивных материалов и</w:t>
      </w:r>
      <w:r w:rsidR="003D6E7B">
        <w:rPr>
          <w:sz w:val="28"/>
          <w:szCs w:val="28"/>
        </w:rPr>
        <w:t xml:space="preserve">, при необходимости, выполняют </w:t>
      </w:r>
      <w:r w:rsidRPr="003D6E7B">
        <w:rPr>
          <w:sz w:val="28"/>
          <w:szCs w:val="28"/>
        </w:rPr>
        <w:t>инженерно-геологические изыскания для оценки общей пригоднос</w:t>
      </w:r>
      <w:r w:rsidR="003D6E7B">
        <w:rPr>
          <w:sz w:val="28"/>
          <w:szCs w:val="28"/>
        </w:rPr>
        <w:t xml:space="preserve">ти площадки к строительству и </w:t>
      </w:r>
      <w:r w:rsidRPr="003D6E7B">
        <w:rPr>
          <w:sz w:val="28"/>
          <w:szCs w:val="28"/>
        </w:rPr>
        <w:t>изменений в геологической среде, которые могут быть вызваны производством предполагаемых работ.</w:t>
      </w:r>
    </w:p>
    <w:p w14:paraId="74F81F48" w14:textId="77777777" w:rsidR="00E71F2A" w:rsidRPr="003D6E7B" w:rsidRDefault="00E71F2A" w:rsidP="00932913">
      <w:pPr>
        <w:pStyle w:val="aff1"/>
        <w:ind w:firstLine="567"/>
        <w:jc w:val="both"/>
        <w:rPr>
          <w:sz w:val="28"/>
          <w:szCs w:val="28"/>
        </w:rPr>
      </w:pPr>
      <w:r w:rsidRPr="003D6E7B">
        <w:rPr>
          <w:sz w:val="28"/>
          <w:szCs w:val="28"/>
        </w:rPr>
        <w:t xml:space="preserve">8.1.2.3 Инженерно-геологические изыскания для подготовки проектной документации выполняют в </w:t>
      </w:r>
      <w:r w:rsidR="003D6E7B">
        <w:rPr>
          <w:sz w:val="28"/>
          <w:szCs w:val="28"/>
        </w:rPr>
        <w:t>два</w:t>
      </w:r>
      <w:r w:rsidRPr="003D6E7B">
        <w:rPr>
          <w:sz w:val="28"/>
          <w:szCs w:val="28"/>
        </w:rPr>
        <w:t xml:space="preserve"> этапа: предпроектный и проектный.</w:t>
      </w:r>
    </w:p>
    <w:p w14:paraId="6DD508B6" w14:textId="77777777" w:rsidR="00E71F2A" w:rsidRPr="003D6E7B" w:rsidRDefault="00E71F2A" w:rsidP="00932913">
      <w:pPr>
        <w:pStyle w:val="aff1"/>
        <w:ind w:firstLine="567"/>
        <w:jc w:val="both"/>
        <w:rPr>
          <w:sz w:val="28"/>
          <w:szCs w:val="28"/>
        </w:rPr>
      </w:pPr>
      <w:r w:rsidRPr="003D6E7B">
        <w:rPr>
          <w:sz w:val="28"/>
          <w:szCs w:val="28"/>
        </w:rPr>
        <w:lastRenderedPageBreak/>
        <w:t>8.1.2.4 Предпроектный этап инженерно-геологических изысканий необходим для разработки концептуальных предложений, технических заданий и программ инженерно-геологических и инженерно-геотехнических изысканий</w:t>
      </w:r>
      <w:r w:rsidR="003D6E7B">
        <w:rPr>
          <w:sz w:val="28"/>
          <w:szCs w:val="28"/>
        </w:rPr>
        <w:t>,</w:t>
      </w:r>
      <w:r w:rsidRPr="003D6E7B">
        <w:rPr>
          <w:sz w:val="28"/>
          <w:szCs w:val="28"/>
        </w:rPr>
        <w:t xml:space="preserve"> </w:t>
      </w:r>
      <w:r w:rsidR="003D6E7B">
        <w:rPr>
          <w:sz w:val="28"/>
          <w:szCs w:val="28"/>
        </w:rPr>
        <w:t>п</w:t>
      </w:r>
      <w:r w:rsidRPr="003D6E7B">
        <w:rPr>
          <w:sz w:val="28"/>
          <w:szCs w:val="28"/>
        </w:rPr>
        <w:t xml:space="preserve">роектный </w:t>
      </w:r>
      <w:r w:rsidR="003D6E7B">
        <w:rPr>
          <w:sz w:val="28"/>
          <w:szCs w:val="28"/>
        </w:rPr>
        <w:t>–</w:t>
      </w:r>
      <w:r w:rsidRPr="003D6E7B">
        <w:rPr>
          <w:sz w:val="28"/>
          <w:szCs w:val="28"/>
        </w:rPr>
        <w:t xml:space="preserve"> для разработки проектной документации.</w:t>
      </w:r>
    </w:p>
    <w:p w14:paraId="20BC1C30" w14:textId="77777777" w:rsidR="00E71F2A" w:rsidRPr="003D6E7B" w:rsidRDefault="00E71F2A" w:rsidP="00932913">
      <w:pPr>
        <w:pStyle w:val="aff1"/>
        <w:ind w:firstLine="567"/>
        <w:jc w:val="both"/>
        <w:rPr>
          <w:sz w:val="28"/>
          <w:szCs w:val="28"/>
        </w:rPr>
      </w:pPr>
      <w:r w:rsidRPr="003D6E7B">
        <w:rPr>
          <w:sz w:val="28"/>
          <w:szCs w:val="28"/>
        </w:rPr>
        <w:t>8.1.2.5 На предпроектном этапе инж</w:t>
      </w:r>
      <w:r w:rsidR="003D6E7B">
        <w:rPr>
          <w:sz w:val="28"/>
          <w:szCs w:val="28"/>
        </w:rPr>
        <w:t xml:space="preserve">енерно-геологических изысканий </w:t>
      </w:r>
      <w:r w:rsidRPr="003D6E7B">
        <w:rPr>
          <w:sz w:val="28"/>
          <w:szCs w:val="28"/>
        </w:rPr>
        <w:t xml:space="preserve">расстояние между скважинами устанавливают не более </w:t>
      </w:r>
      <w:smartTag w:uri="urn:schemas-microsoft-com:office:smarttags" w:element="metricconverter">
        <w:smartTagPr>
          <w:attr w:name="ProductID" w:val="50 м"/>
        </w:smartTagPr>
        <w:r w:rsidRPr="003D6E7B">
          <w:rPr>
            <w:sz w:val="28"/>
            <w:szCs w:val="28"/>
          </w:rPr>
          <w:t>50</w:t>
        </w:r>
        <w:r w:rsidR="00A811F1" w:rsidRPr="003D6E7B">
          <w:rPr>
            <w:sz w:val="28"/>
            <w:szCs w:val="28"/>
          </w:rPr>
          <w:t xml:space="preserve"> </w:t>
        </w:r>
        <w:r w:rsidRPr="003D6E7B">
          <w:rPr>
            <w:sz w:val="28"/>
            <w:szCs w:val="28"/>
          </w:rPr>
          <w:t>м</w:t>
        </w:r>
      </w:smartTag>
      <w:r w:rsidRPr="003D6E7B">
        <w:rPr>
          <w:sz w:val="28"/>
          <w:szCs w:val="28"/>
        </w:rPr>
        <w:t xml:space="preserve">, а их количество </w:t>
      </w:r>
      <w:r w:rsidR="003D60C0">
        <w:rPr>
          <w:sz w:val="28"/>
          <w:szCs w:val="28"/>
        </w:rPr>
        <w:t xml:space="preserve">– </w:t>
      </w:r>
      <w:r w:rsidRPr="003D6E7B">
        <w:rPr>
          <w:sz w:val="28"/>
          <w:szCs w:val="28"/>
        </w:rPr>
        <w:t xml:space="preserve">не менее </w:t>
      </w:r>
      <w:r w:rsidR="003D60C0">
        <w:rPr>
          <w:sz w:val="28"/>
          <w:szCs w:val="28"/>
        </w:rPr>
        <w:t>двух</w:t>
      </w:r>
      <w:r w:rsidRPr="003D6E7B">
        <w:rPr>
          <w:sz w:val="28"/>
          <w:szCs w:val="28"/>
        </w:rPr>
        <w:t xml:space="preserve"> на противоположных сторонах площадки строительства.</w:t>
      </w:r>
    </w:p>
    <w:p w14:paraId="6B9230D5" w14:textId="77777777" w:rsidR="00E71F2A" w:rsidRPr="003D6E7B" w:rsidRDefault="00E71F2A" w:rsidP="00932913">
      <w:pPr>
        <w:pStyle w:val="aff1"/>
        <w:ind w:firstLine="567"/>
        <w:jc w:val="both"/>
        <w:rPr>
          <w:sz w:val="28"/>
          <w:szCs w:val="28"/>
        </w:rPr>
      </w:pPr>
      <w:r w:rsidRPr="003D6E7B">
        <w:rPr>
          <w:sz w:val="28"/>
          <w:szCs w:val="28"/>
        </w:rPr>
        <w:t xml:space="preserve">8.1.2.6 Количество скважин на проектном этапе инженерно-геологических изысканий следует устанавливать не менее </w:t>
      </w:r>
      <w:r w:rsidR="003D60C0">
        <w:rPr>
          <w:sz w:val="28"/>
          <w:szCs w:val="28"/>
        </w:rPr>
        <w:t>пяти</w:t>
      </w:r>
      <w:r w:rsidRPr="003D6E7B">
        <w:rPr>
          <w:sz w:val="28"/>
          <w:szCs w:val="28"/>
        </w:rPr>
        <w:t xml:space="preserve">: </w:t>
      </w:r>
      <w:r w:rsidR="003D60C0">
        <w:rPr>
          <w:sz w:val="28"/>
          <w:szCs w:val="28"/>
        </w:rPr>
        <w:t>четыре</w:t>
      </w:r>
      <w:r w:rsidRPr="003D6E7B">
        <w:rPr>
          <w:sz w:val="28"/>
          <w:szCs w:val="28"/>
        </w:rPr>
        <w:t xml:space="preserve"> по углам и одна в центре территории, размеры которой должны превышать планов</w:t>
      </w:r>
      <w:r w:rsidR="003D60C0">
        <w:rPr>
          <w:sz w:val="28"/>
          <w:szCs w:val="28"/>
        </w:rPr>
        <w:t xml:space="preserve">ые размеры основания надземной части </w:t>
      </w:r>
      <w:r w:rsidRPr="003D6E7B">
        <w:rPr>
          <w:sz w:val="28"/>
          <w:szCs w:val="28"/>
        </w:rPr>
        <w:t>высотного здания на 0,5</w:t>
      </w:r>
      <w:r w:rsidRPr="003D60C0">
        <w:rPr>
          <w:i/>
          <w:sz w:val="28"/>
          <w:szCs w:val="28"/>
        </w:rPr>
        <w:t>b</w:t>
      </w:r>
      <w:r w:rsidRPr="003D6E7B">
        <w:rPr>
          <w:sz w:val="28"/>
          <w:szCs w:val="28"/>
        </w:rPr>
        <w:t xml:space="preserve">, где </w:t>
      </w:r>
      <w:r w:rsidRPr="003D60C0">
        <w:rPr>
          <w:i/>
          <w:sz w:val="28"/>
          <w:szCs w:val="28"/>
        </w:rPr>
        <w:t>b</w:t>
      </w:r>
      <w:r w:rsidRPr="003D6E7B">
        <w:rPr>
          <w:sz w:val="28"/>
          <w:szCs w:val="28"/>
        </w:rPr>
        <w:t xml:space="preserve"> – ширина подошвы фундамента; при этом расстояние между ними должно быть не более </w:t>
      </w:r>
      <w:smartTag w:uri="urn:schemas-microsoft-com:office:smarttags" w:element="metricconverter">
        <w:smartTagPr>
          <w:attr w:name="ProductID" w:val="20 м"/>
        </w:smartTagPr>
        <w:r w:rsidRPr="003D6E7B">
          <w:rPr>
            <w:sz w:val="28"/>
            <w:szCs w:val="28"/>
          </w:rPr>
          <w:t>20 м</w:t>
        </w:r>
      </w:smartTag>
      <w:r w:rsidRPr="003D6E7B">
        <w:rPr>
          <w:sz w:val="28"/>
          <w:szCs w:val="28"/>
        </w:rPr>
        <w:t>. Размещение скважин в плане выбирают так чтобы  обеспечить оценку неоднородности напластования грунтов, а также учитывать конструктивные особенности здания и характер распределения нагрузки.</w:t>
      </w:r>
    </w:p>
    <w:p w14:paraId="62683B96" w14:textId="77777777" w:rsidR="00E71F2A" w:rsidRPr="003D6E7B" w:rsidRDefault="00E71F2A" w:rsidP="00932913">
      <w:pPr>
        <w:pStyle w:val="aff1"/>
        <w:ind w:firstLine="567"/>
        <w:jc w:val="both"/>
        <w:rPr>
          <w:sz w:val="28"/>
          <w:szCs w:val="28"/>
        </w:rPr>
      </w:pPr>
      <w:r w:rsidRPr="003D6E7B">
        <w:rPr>
          <w:sz w:val="28"/>
          <w:szCs w:val="28"/>
        </w:rPr>
        <w:t>8.1.2.7 Глубину бурения скважин как на предпроектном, так и на проектном этап</w:t>
      </w:r>
      <w:r w:rsidR="003D60C0">
        <w:rPr>
          <w:sz w:val="28"/>
          <w:szCs w:val="28"/>
        </w:rPr>
        <w:t>е</w:t>
      </w:r>
      <w:r w:rsidRPr="003D6E7B">
        <w:rPr>
          <w:sz w:val="28"/>
          <w:szCs w:val="28"/>
        </w:rPr>
        <w:t>, а также глубину зондирования и геофизических исследований следует определять соглас</w:t>
      </w:r>
      <w:r w:rsidR="003D60C0">
        <w:rPr>
          <w:sz w:val="28"/>
          <w:szCs w:val="28"/>
        </w:rPr>
        <w:t>но СП 45.13330</w:t>
      </w:r>
      <w:r w:rsidRPr="003D6E7B">
        <w:rPr>
          <w:sz w:val="28"/>
          <w:szCs w:val="28"/>
        </w:rPr>
        <w:t xml:space="preserve"> с уч</w:t>
      </w:r>
      <w:r w:rsidR="009C6904" w:rsidRPr="003D6E7B">
        <w:rPr>
          <w:sz w:val="28"/>
          <w:szCs w:val="28"/>
        </w:rPr>
        <w:t>е</w:t>
      </w:r>
      <w:r w:rsidRPr="003D6E7B">
        <w:rPr>
          <w:sz w:val="28"/>
          <w:szCs w:val="28"/>
        </w:rPr>
        <w:t>том следующих требований.</w:t>
      </w:r>
    </w:p>
    <w:p w14:paraId="53C2CC06" w14:textId="77777777" w:rsidR="00E71F2A" w:rsidRPr="003D6E7B" w:rsidRDefault="00E71F2A" w:rsidP="00932913">
      <w:pPr>
        <w:pStyle w:val="aff1"/>
        <w:ind w:firstLine="567"/>
        <w:jc w:val="both"/>
        <w:rPr>
          <w:sz w:val="28"/>
          <w:szCs w:val="28"/>
        </w:rPr>
      </w:pPr>
      <w:r w:rsidRPr="003D6E7B">
        <w:rPr>
          <w:sz w:val="28"/>
          <w:szCs w:val="28"/>
        </w:rPr>
        <w:t xml:space="preserve">При применении плитного фундамента глубину разведочных и инженерно-геологических скважин следует определять с учетом глубины котлована </w:t>
      </w:r>
      <w:r w:rsidRPr="003D60C0">
        <w:rPr>
          <w:i/>
          <w:sz w:val="28"/>
          <w:szCs w:val="28"/>
        </w:rPr>
        <w:t>d</w:t>
      </w:r>
      <w:r w:rsidRPr="003D6E7B">
        <w:rPr>
          <w:sz w:val="28"/>
          <w:szCs w:val="28"/>
        </w:rPr>
        <w:t xml:space="preserve"> и сжимаемой толщи </w:t>
      </w:r>
      <w:r w:rsidRPr="003D60C0">
        <w:rPr>
          <w:i/>
          <w:sz w:val="28"/>
          <w:szCs w:val="28"/>
        </w:rPr>
        <w:t>h</w:t>
      </w:r>
      <w:r w:rsidRPr="00CD26EF">
        <w:rPr>
          <w:sz w:val="28"/>
          <w:szCs w:val="28"/>
          <w:vertAlign w:val="subscript"/>
        </w:rPr>
        <w:t>c</w:t>
      </w:r>
      <w:r w:rsidRPr="003D6E7B">
        <w:rPr>
          <w:sz w:val="28"/>
          <w:szCs w:val="28"/>
        </w:rPr>
        <w:t xml:space="preserve"> так, чтобы она составлял</w:t>
      </w:r>
      <w:r w:rsidR="0047470E">
        <w:rPr>
          <w:sz w:val="28"/>
          <w:szCs w:val="28"/>
        </w:rPr>
        <w:t>а</w:t>
      </w:r>
      <w:r w:rsidRPr="003D6E7B">
        <w:rPr>
          <w:sz w:val="28"/>
          <w:szCs w:val="28"/>
        </w:rPr>
        <w:t xml:space="preserve"> не менее 1,5 </w:t>
      </w:r>
      <w:r w:rsidR="003D60C0" w:rsidRPr="003D60C0">
        <w:rPr>
          <w:i/>
          <w:sz w:val="28"/>
          <w:szCs w:val="28"/>
        </w:rPr>
        <w:t>h</w:t>
      </w:r>
      <w:r w:rsidR="003D60C0" w:rsidRPr="00CD26EF">
        <w:rPr>
          <w:sz w:val="28"/>
          <w:szCs w:val="28"/>
          <w:vertAlign w:val="subscript"/>
        </w:rPr>
        <w:t>c</w:t>
      </w:r>
      <w:r w:rsidRPr="003D6E7B">
        <w:rPr>
          <w:sz w:val="28"/>
          <w:szCs w:val="28"/>
        </w:rPr>
        <w:t xml:space="preserve"> + </w:t>
      </w:r>
      <w:r w:rsidRPr="003D60C0">
        <w:rPr>
          <w:i/>
          <w:sz w:val="28"/>
          <w:szCs w:val="28"/>
        </w:rPr>
        <w:t>d</w:t>
      </w:r>
      <w:r w:rsidR="003D60C0">
        <w:rPr>
          <w:sz w:val="28"/>
          <w:szCs w:val="28"/>
        </w:rPr>
        <w:t xml:space="preserve">; </w:t>
      </w:r>
      <w:r w:rsidRPr="003D6E7B">
        <w:rPr>
          <w:sz w:val="28"/>
          <w:szCs w:val="28"/>
        </w:rPr>
        <w:t xml:space="preserve">при этом при нагрузках </w:t>
      </w:r>
      <w:r w:rsidRPr="003D60C0">
        <w:rPr>
          <w:i/>
          <w:sz w:val="28"/>
          <w:szCs w:val="28"/>
        </w:rPr>
        <w:t>Р</w:t>
      </w:r>
      <w:r w:rsidRPr="003D6E7B">
        <w:rPr>
          <w:sz w:val="28"/>
          <w:szCs w:val="28"/>
        </w:rPr>
        <w:t xml:space="preserve"> на плиту от 400 до 600 кПа глубина бурения должна быть ниже глубины заложения ее подошвы не менее</w:t>
      </w:r>
      <w:r w:rsidR="003D60C0">
        <w:rPr>
          <w:sz w:val="28"/>
          <w:szCs w:val="28"/>
        </w:rPr>
        <w:t xml:space="preserve"> чем на указанные ниже значения</w:t>
      </w:r>
      <w:r w:rsidRPr="003D6E7B">
        <w:rPr>
          <w:sz w:val="28"/>
          <w:szCs w:val="28"/>
        </w:rPr>
        <w:t>:</w:t>
      </w:r>
    </w:p>
    <w:p w14:paraId="7319D68C" w14:textId="77777777" w:rsidR="00E71F2A" w:rsidRPr="003D6E7B" w:rsidRDefault="00E71F2A" w:rsidP="00932913">
      <w:pPr>
        <w:pStyle w:val="aff1"/>
        <w:ind w:firstLine="567"/>
        <w:jc w:val="both"/>
        <w:rPr>
          <w:sz w:val="28"/>
          <w:szCs w:val="28"/>
        </w:rPr>
      </w:pPr>
      <w:r w:rsidRPr="003D6E7B">
        <w:rPr>
          <w:sz w:val="28"/>
          <w:szCs w:val="28"/>
        </w:rPr>
        <w:t xml:space="preserve">- при ширине плиты </w:t>
      </w:r>
      <w:r w:rsidRPr="003D60C0">
        <w:rPr>
          <w:i/>
          <w:sz w:val="28"/>
          <w:szCs w:val="28"/>
        </w:rPr>
        <w:t>b</w:t>
      </w:r>
      <w:r w:rsidR="003D60C0">
        <w:rPr>
          <w:sz w:val="28"/>
          <w:szCs w:val="28"/>
        </w:rPr>
        <w:t xml:space="preserve"> </w:t>
      </w:r>
      <w:r w:rsidRPr="003D6E7B">
        <w:rPr>
          <w:sz w:val="28"/>
          <w:szCs w:val="28"/>
        </w:rPr>
        <w:t>=</w:t>
      </w:r>
      <w:r w:rsidR="003D60C0">
        <w:rPr>
          <w:sz w:val="28"/>
          <w:szCs w:val="28"/>
        </w:rPr>
        <w:t xml:space="preserve"> </w:t>
      </w:r>
      <w:r w:rsidRPr="003D6E7B">
        <w:rPr>
          <w:sz w:val="28"/>
          <w:szCs w:val="28"/>
        </w:rPr>
        <w:t>10 м – (1,3</w:t>
      </w:r>
      <w:r w:rsidR="003D60C0" w:rsidRPr="003D6E7B">
        <w:rPr>
          <w:sz w:val="28"/>
          <w:szCs w:val="28"/>
        </w:rPr>
        <w:t>–</w:t>
      </w:r>
      <w:r w:rsidRPr="003D6E7B">
        <w:rPr>
          <w:sz w:val="28"/>
          <w:szCs w:val="28"/>
        </w:rPr>
        <w:t xml:space="preserve">1,6) </w:t>
      </w:r>
      <w:r w:rsidR="003D60C0" w:rsidRPr="003D60C0">
        <w:rPr>
          <w:i/>
          <w:sz w:val="28"/>
          <w:szCs w:val="28"/>
        </w:rPr>
        <w:t>b</w:t>
      </w:r>
      <w:r w:rsidRPr="003D6E7B">
        <w:rPr>
          <w:sz w:val="28"/>
          <w:szCs w:val="28"/>
        </w:rPr>
        <w:t xml:space="preserve"> </w:t>
      </w:r>
      <w:r w:rsidR="003D60C0" w:rsidRPr="003D6E7B">
        <w:rPr>
          <w:sz w:val="28"/>
          <w:szCs w:val="28"/>
        </w:rPr>
        <w:t>–</w:t>
      </w:r>
      <w:r w:rsidRPr="003D6E7B">
        <w:rPr>
          <w:sz w:val="28"/>
          <w:szCs w:val="28"/>
        </w:rPr>
        <w:t xml:space="preserve"> для квадратной плиты и (1,6</w:t>
      </w:r>
      <w:r w:rsidR="003D60C0" w:rsidRPr="003D6E7B">
        <w:rPr>
          <w:sz w:val="28"/>
          <w:szCs w:val="28"/>
        </w:rPr>
        <w:t>–</w:t>
      </w:r>
      <w:r w:rsidRPr="003D6E7B">
        <w:rPr>
          <w:sz w:val="28"/>
          <w:szCs w:val="28"/>
        </w:rPr>
        <w:t xml:space="preserve">1,8) </w:t>
      </w:r>
      <w:r w:rsidRPr="00CD26EF">
        <w:rPr>
          <w:i/>
          <w:sz w:val="28"/>
          <w:szCs w:val="28"/>
        </w:rPr>
        <w:t>b</w:t>
      </w:r>
      <w:r w:rsidRPr="003D6E7B">
        <w:rPr>
          <w:sz w:val="28"/>
          <w:szCs w:val="28"/>
        </w:rPr>
        <w:t xml:space="preserve"> </w:t>
      </w:r>
      <w:r w:rsidR="003D60C0" w:rsidRPr="003D6E7B">
        <w:rPr>
          <w:sz w:val="28"/>
          <w:szCs w:val="28"/>
        </w:rPr>
        <w:t>–</w:t>
      </w:r>
      <w:r w:rsidRPr="003D6E7B">
        <w:rPr>
          <w:sz w:val="28"/>
          <w:szCs w:val="28"/>
        </w:rPr>
        <w:t xml:space="preserve"> для прямоугольной с соотношением сторон η = 2;</w:t>
      </w:r>
    </w:p>
    <w:p w14:paraId="4148A6EE" w14:textId="77777777" w:rsidR="00E71F2A" w:rsidRPr="003D6E7B" w:rsidRDefault="003D60C0" w:rsidP="00932913">
      <w:pPr>
        <w:pStyle w:val="aff1"/>
        <w:ind w:firstLine="567"/>
        <w:jc w:val="both"/>
        <w:rPr>
          <w:sz w:val="28"/>
          <w:szCs w:val="28"/>
        </w:rPr>
      </w:pPr>
      <w:r>
        <w:rPr>
          <w:sz w:val="28"/>
          <w:szCs w:val="28"/>
        </w:rPr>
        <w:t xml:space="preserve">- при </w:t>
      </w:r>
      <w:r w:rsidR="00E71F2A" w:rsidRPr="003D6E7B">
        <w:rPr>
          <w:sz w:val="28"/>
          <w:szCs w:val="28"/>
        </w:rPr>
        <w:t xml:space="preserve">ширине плиты </w:t>
      </w:r>
      <w:r w:rsidRPr="003D60C0">
        <w:rPr>
          <w:i/>
          <w:sz w:val="28"/>
          <w:szCs w:val="28"/>
        </w:rPr>
        <w:t>b</w:t>
      </w:r>
      <w:r>
        <w:rPr>
          <w:sz w:val="28"/>
          <w:szCs w:val="28"/>
        </w:rPr>
        <w:t xml:space="preserve"> </w:t>
      </w:r>
      <w:r w:rsidR="00E71F2A" w:rsidRPr="003D6E7B">
        <w:rPr>
          <w:sz w:val="28"/>
          <w:szCs w:val="28"/>
        </w:rPr>
        <w:t>=</w:t>
      </w:r>
      <w:r>
        <w:rPr>
          <w:sz w:val="28"/>
          <w:szCs w:val="28"/>
        </w:rPr>
        <w:t xml:space="preserve"> </w:t>
      </w:r>
      <w:r w:rsidR="00E71F2A" w:rsidRPr="003D6E7B">
        <w:rPr>
          <w:sz w:val="28"/>
          <w:szCs w:val="28"/>
        </w:rPr>
        <w:t>20 м – (1,0</w:t>
      </w:r>
      <w:r w:rsidRPr="003D6E7B">
        <w:rPr>
          <w:sz w:val="28"/>
          <w:szCs w:val="28"/>
        </w:rPr>
        <w:t>–</w:t>
      </w:r>
      <w:r w:rsidR="00E71F2A" w:rsidRPr="003D6E7B">
        <w:rPr>
          <w:sz w:val="28"/>
          <w:szCs w:val="28"/>
        </w:rPr>
        <w:t xml:space="preserve">1,2) </w:t>
      </w:r>
      <w:r w:rsidR="00E71F2A" w:rsidRPr="003D60C0">
        <w:rPr>
          <w:i/>
          <w:sz w:val="28"/>
          <w:szCs w:val="28"/>
        </w:rPr>
        <w:t>b</w:t>
      </w:r>
      <w:r w:rsidR="00E71F2A" w:rsidRPr="003D6E7B">
        <w:rPr>
          <w:sz w:val="28"/>
          <w:szCs w:val="28"/>
        </w:rPr>
        <w:t xml:space="preserve"> </w:t>
      </w:r>
      <w:r w:rsidRPr="003D6E7B">
        <w:rPr>
          <w:sz w:val="28"/>
          <w:szCs w:val="28"/>
        </w:rPr>
        <w:t>–</w:t>
      </w:r>
      <w:r w:rsidR="0047470E">
        <w:rPr>
          <w:sz w:val="28"/>
          <w:szCs w:val="28"/>
        </w:rPr>
        <w:t xml:space="preserve"> для квадратной плиты и </w:t>
      </w:r>
      <w:r w:rsidR="00E71F2A" w:rsidRPr="003D6E7B">
        <w:rPr>
          <w:sz w:val="28"/>
          <w:szCs w:val="28"/>
        </w:rPr>
        <w:t>(1,2</w:t>
      </w:r>
      <w:r w:rsidRPr="003D6E7B">
        <w:rPr>
          <w:sz w:val="28"/>
          <w:szCs w:val="28"/>
        </w:rPr>
        <w:t>–</w:t>
      </w:r>
      <w:r w:rsidR="00E71F2A" w:rsidRPr="003D6E7B">
        <w:rPr>
          <w:sz w:val="28"/>
          <w:szCs w:val="28"/>
        </w:rPr>
        <w:t xml:space="preserve">1,4) </w:t>
      </w:r>
      <w:r w:rsidR="00E71F2A" w:rsidRPr="00CD26EF">
        <w:rPr>
          <w:i/>
          <w:sz w:val="28"/>
          <w:szCs w:val="28"/>
        </w:rPr>
        <w:t>b</w:t>
      </w:r>
      <w:r w:rsidR="00E71F2A" w:rsidRPr="003D6E7B">
        <w:rPr>
          <w:sz w:val="28"/>
          <w:szCs w:val="28"/>
        </w:rPr>
        <w:t xml:space="preserve"> </w:t>
      </w:r>
      <w:r w:rsidRPr="003D6E7B">
        <w:rPr>
          <w:sz w:val="28"/>
          <w:szCs w:val="28"/>
        </w:rPr>
        <w:t>–</w:t>
      </w:r>
      <w:r w:rsidR="00E71F2A" w:rsidRPr="003D6E7B">
        <w:rPr>
          <w:sz w:val="28"/>
          <w:szCs w:val="28"/>
        </w:rPr>
        <w:t xml:space="preserve"> для прямоугольной  с соотношением сторон η = 2;</w:t>
      </w:r>
    </w:p>
    <w:p w14:paraId="1B38CBDC" w14:textId="77777777" w:rsidR="00E71F2A" w:rsidRPr="003D6E7B" w:rsidRDefault="00E71F2A" w:rsidP="00932913">
      <w:pPr>
        <w:pStyle w:val="aff1"/>
        <w:ind w:firstLine="567"/>
        <w:jc w:val="both"/>
        <w:rPr>
          <w:sz w:val="28"/>
          <w:szCs w:val="28"/>
        </w:rPr>
      </w:pPr>
      <w:r w:rsidRPr="003D6E7B">
        <w:rPr>
          <w:sz w:val="28"/>
          <w:szCs w:val="28"/>
        </w:rPr>
        <w:t xml:space="preserve">- при ширине плиты </w:t>
      </w:r>
      <w:r w:rsidRPr="003D60C0">
        <w:rPr>
          <w:i/>
          <w:sz w:val="28"/>
          <w:szCs w:val="28"/>
        </w:rPr>
        <w:t>b</w:t>
      </w:r>
      <w:r w:rsidR="003D60C0">
        <w:rPr>
          <w:sz w:val="28"/>
          <w:szCs w:val="28"/>
        </w:rPr>
        <w:t xml:space="preserve"> </w:t>
      </w:r>
      <w:r w:rsidRPr="003D6E7B">
        <w:rPr>
          <w:sz w:val="28"/>
          <w:szCs w:val="28"/>
        </w:rPr>
        <w:sym w:font="Symbol" w:char="00B3"/>
      </w:r>
      <w:r w:rsidR="003D60C0">
        <w:rPr>
          <w:sz w:val="28"/>
          <w:szCs w:val="28"/>
        </w:rPr>
        <w:t xml:space="preserve"> </w:t>
      </w:r>
      <w:r w:rsidRPr="003D6E7B">
        <w:rPr>
          <w:sz w:val="28"/>
          <w:szCs w:val="28"/>
        </w:rPr>
        <w:t>30 м – (0,9</w:t>
      </w:r>
      <w:r w:rsidR="003D60C0" w:rsidRPr="003D6E7B">
        <w:rPr>
          <w:sz w:val="28"/>
          <w:szCs w:val="28"/>
        </w:rPr>
        <w:t>–</w:t>
      </w:r>
      <w:r w:rsidRPr="003D6E7B">
        <w:rPr>
          <w:sz w:val="28"/>
          <w:szCs w:val="28"/>
        </w:rPr>
        <w:t xml:space="preserve">1,05) </w:t>
      </w:r>
      <w:r w:rsidRPr="00CD26EF">
        <w:rPr>
          <w:i/>
          <w:sz w:val="28"/>
          <w:szCs w:val="28"/>
        </w:rPr>
        <w:t>b</w:t>
      </w:r>
      <w:r w:rsidRPr="003D6E7B">
        <w:rPr>
          <w:sz w:val="28"/>
          <w:szCs w:val="28"/>
        </w:rPr>
        <w:t xml:space="preserve"> </w:t>
      </w:r>
      <w:r w:rsidR="003D60C0" w:rsidRPr="003D6E7B">
        <w:rPr>
          <w:sz w:val="28"/>
          <w:szCs w:val="28"/>
        </w:rPr>
        <w:t>–</w:t>
      </w:r>
      <w:r w:rsidRPr="003D6E7B">
        <w:rPr>
          <w:sz w:val="28"/>
          <w:szCs w:val="28"/>
        </w:rPr>
        <w:t xml:space="preserve"> для квадратной плиты и (1,0</w:t>
      </w:r>
      <w:r w:rsidR="003D60C0" w:rsidRPr="003D6E7B">
        <w:rPr>
          <w:sz w:val="28"/>
          <w:szCs w:val="28"/>
        </w:rPr>
        <w:t>–</w:t>
      </w:r>
      <w:r w:rsidRPr="003D6E7B">
        <w:rPr>
          <w:sz w:val="28"/>
          <w:szCs w:val="28"/>
        </w:rPr>
        <w:t xml:space="preserve">1,25) </w:t>
      </w:r>
      <w:r w:rsidRPr="00CD26EF">
        <w:rPr>
          <w:i/>
          <w:sz w:val="28"/>
          <w:szCs w:val="28"/>
        </w:rPr>
        <w:t>b</w:t>
      </w:r>
      <w:r w:rsidRPr="003D6E7B">
        <w:rPr>
          <w:sz w:val="28"/>
          <w:szCs w:val="28"/>
        </w:rPr>
        <w:t xml:space="preserve"> </w:t>
      </w:r>
      <w:r w:rsidR="003D60C0" w:rsidRPr="003D6E7B">
        <w:rPr>
          <w:sz w:val="28"/>
          <w:szCs w:val="28"/>
        </w:rPr>
        <w:t>–</w:t>
      </w:r>
      <w:r w:rsidR="003D60C0">
        <w:rPr>
          <w:sz w:val="28"/>
          <w:szCs w:val="28"/>
        </w:rPr>
        <w:t>для прямоугольной</w:t>
      </w:r>
      <w:r w:rsidRPr="003D6E7B">
        <w:rPr>
          <w:sz w:val="28"/>
          <w:szCs w:val="28"/>
        </w:rPr>
        <w:t xml:space="preserve"> с соотношением стор</w:t>
      </w:r>
      <w:r w:rsidR="003D60C0">
        <w:rPr>
          <w:sz w:val="28"/>
          <w:szCs w:val="28"/>
        </w:rPr>
        <w:t xml:space="preserve">он </w:t>
      </w:r>
      <w:r w:rsidRPr="003D6E7B">
        <w:rPr>
          <w:sz w:val="28"/>
          <w:szCs w:val="28"/>
        </w:rPr>
        <w:t>η</w:t>
      </w:r>
      <w:r w:rsidR="003D60C0">
        <w:rPr>
          <w:sz w:val="28"/>
          <w:szCs w:val="28"/>
        </w:rPr>
        <w:t xml:space="preserve"> = 2.</w:t>
      </w:r>
    </w:p>
    <w:p w14:paraId="6CF170C4" w14:textId="77777777" w:rsidR="00E71F2A" w:rsidRPr="003D6E7B" w:rsidRDefault="00E71F2A" w:rsidP="00932913">
      <w:pPr>
        <w:pStyle w:val="aff1"/>
        <w:ind w:firstLine="567"/>
        <w:jc w:val="both"/>
        <w:rPr>
          <w:sz w:val="28"/>
          <w:szCs w:val="28"/>
        </w:rPr>
      </w:pPr>
      <w:r w:rsidRPr="003D6E7B">
        <w:rPr>
          <w:sz w:val="28"/>
          <w:szCs w:val="28"/>
        </w:rPr>
        <w:t xml:space="preserve">Для промежуточных значений </w:t>
      </w:r>
      <w:r w:rsidRPr="003D60C0">
        <w:rPr>
          <w:i/>
          <w:sz w:val="28"/>
          <w:szCs w:val="28"/>
        </w:rPr>
        <w:t>b</w:t>
      </w:r>
      <w:r w:rsidRPr="003D6E7B">
        <w:rPr>
          <w:sz w:val="28"/>
          <w:szCs w:val="28"/>
        </w:rPr>
        <w:t xml:space="preserve">, </w:t>
      </w:r>
      <w:r w:rsidRPr="003D60C0">
        <w:rPr>
          <w:i/>
          <w:sz w:val="28"/>
          <w:szCs w:val="28"/>
        </w:rPr>
        <w:t>Р</w:t>
      </w:r>
      <w:r w:rsidRPr="003D6E7B">
        <w:rPr>
          <w:sz w:val="28"/>
          <w:szCs w:val="28"/>
        </w:rPr>
        <w:t xml:space="preserve"> и η или для значений этих величин, выходящих за указанные пределы, глубин</w:t>
      </w:r>
      <w:r w:rsidR="003D60C0">
        <w:rPr>
          <w:sz w:val="28"/>
          <w:szCs w:val="28"/>
        </w:rPr>
        <w:t>у</w:t>
      </w:r>
      <w:r w:rsidRPr="003D6E7B">
        <w:rPr>
          <w:sz w:val="28"/>
          <w:szCs w:val="28"/>
        </w:rPr>
        <w:t xml:space="preserve"> выработок назнача</w:t>
      </w:r>
      <w:r w:rsidR="003D60C0">
        <w:rPr>
          <w:sz w:val="28"/>
          <w:szCs w:val="28"/>
        </w:rPr>
        <w:t>ют</w:t>
      </w:r>
      <w:r w:rsidRPr="003D6E7B">
        <w:rPr>
          <w:sz w:val="28"/>
          <w:szCs w:val="28"/>
        </w:rPr>
        <w:t xml:space="preserve"> по интерполяции и экстраполяции или непосредственно определя</w:t>
      </w:r>
      <w:r w:rsidR="003D60C0">
        <w:rPr>
          <w:sz w:val="28"/>
          <w:szCs w:val="28"/>
        </w:rPr>
        <w:t>ют</w:t>
      </w:r>
      <w:r w:rsidRPr="003D6E7B">
        <w:rPr>
          <w:sz w:val="28"/>
          <w:szCs w:val="28"/>
        </w:rPr>
        <w:t xml:space="preserve"> по </w:t>
      </w:r>
      <w:r w:rsidRPr="003D60C0">
        <w:rPr>
          <w:i/>
          <w:sz w:val="28"/>
          <w:szCs w:val="28"/>
        </w:rPr>
        <w:t>h</w:t>
      </w:r>
      <w:r w:rsidRPr="00CD26EF">
        <w:rPr>
          <w:sz w:val="28"/>
          <w:szCs w:val="28"/>
          <w:vertAlign w:val="subscript"/>
        </w:rPr>
        <w:t>c</w:t>
      </w:r>
      <w:r w:rsidRPr="003D6E7B">
        <w:rPr>
          <w:sz w:val="28"/>
          <w:szCs w:val="28"/>
        </w:rPr>
        <w:t>.</w:t>
      </w:r>
    </w:p>
    <w:p w14:paraId="057FF1BD" w14:textId="77777777" w:rsidR="00E71F2A" w:rsidRPr="00CD26EF" w:rsidRDefault="00E71F2A" w:rsidP="00932913">
      <w:pPr>
        <w:pStyle w:val="aff1"/>
        <w:ind w:firstLine="567"/>
        <w:jc w:val="both"/>
        <w:rPr>
          <w:spacing w:val="6"/>
          <w:sz w:val="28"/>
          <w:szCs w:val="28"/>
        </w:rPr>
      </w:pPr>
      <w:r w:rsidRPr="00CD26EF">
        <w:rPr>
          <w:spacing w:val="6"/>
          <w:sz w:val="28"/>
          <w:szCs w:val="28"/>
        </w:rPr>
        <w:t>Для свайного и комбинированного свайно-плитного фундамент</w:t>
      </w:r>
      <w:r w:rsidR="00CD26EF" w:rsidRPr="00CD26EF">
        <w:rPr>
          <w:spacing w:val="6"/>
          <w:sz w:val="28"/>
          <w:szCs w:val="28"/>
        </w:rPr>
        <w:t>ов</w:t>
      </w:r>
      <w:r w:rsidRPr="00CD26EF">
        <w:rPr>
          <w:spacing w:val="6"/>
          <w:sz w:val="28"/>
          <w:szCs w:val="28"/>
        </w:rPr>
        <w:t xml:space="preserve"> глубина инженерно-геологических выработок должна быть</w:t>
      </w:r>
      <w:r w:rsidR="007A7B43" w:rsidRPr="00CD26EF">
        <w:rPr>
          <w:spacing w:val="6"/>
          <w:sz w:val="28"/>
          <w:szCs w:val="28"/>
        </w:rPr>
        <w:t xml:space="preserve"> выбрана</w:t>
      </w:r>
      <w:r w:rsidRPr="00CD26EF">
        <w:rPr>
          <w:spacing w:val="6"/>
          <w:sz w:val="28"/>
          <w:szCs w:val="28"/>
        </w:rPr>
        <w:t xml:space="preserve"> не менее чем на </w:t>
      </w:r>
      <w:smartTag w:uri="urn:schemas-microsoft-com:office:smarttags" w:element="metricconverter">
        <w:smartTagPr>
          <w:attr w:name="ProductID" w:val="10 м"/>
        </w:smartTagPr>
        <w:r w:rsidRPr="00CD26EF">
          <w:rPr>
            <w:spacing w:val="6"/>
            <w:sz w:val="28"/>
            <w:szCs w:val="28"/>
          </w:rPr>
          <w:t>10 м</w:t>
        </w:r>
      </w:smartTag>
      <w:r w:rsidR="003D60C0" w:rsidRPr="00CD26EF">
        <w:rPr>
          <w:spacing w:val="6"/>
          <w:sz w:val="28"/>
          <w:szCs w:val="28"/>
        </w:rPr>
        <w:t xml:space="preserve"> ниже проектируемой глубины заложения нижних концов свай при </w:t>
      </w:r>
      <w:r w:rsidR="000C47CD" w:rsidRPr="00CD26EF">
        <w:rPr>
          <w:spacing w:val="6"/>
          <w:sz w:val="28"/>
          <w:szCs w:val="28"/>
        </w:rPr>
        <w:t xml:space="preserve">рядовом их расположении </w:t>
      </w:r>
      <w:r w:rsidRPr="00CD26EF">
        <w:rPr>
          <w:spacing w:val="6"/>
          <w:sz w:val="28"/>
          <w:szCs w:val="28"/>
        </w:rPr>
        <w:t>и нагрузках на куст свай до 3</w:t>
      </w:r>
      <w:r w:rsidR="00A811F1" w:rsidRPr="00CD26EF">
        <w:rPr>
          <w:spacing w:val="6"/>
          <w:sz w:val="28"/>
          <w:szCs w:val="28"/>
        </w:rPr>
        <w:t xml:space="preserve"> </w:t>
      </w:r>
      <w:r w:rsidRPr="00CD26EF">
        <w:rPr>
          <w:spacing w:val="6"/>
          <w:sz w:val="28"/>
          <w:szCs w:val="28"/>
        </w:rPr>
        <w:t xml:space="preserve">МН и на </w:t>
      </w:r>
      <w:smartTag w:uri="urn:schemas-microsoft-com:office:smarttags" w:element="metricconverter">
        <w:smartTagPr>
          <w:attr w:name="ProductID" w:val="15 м"/>
        </w:smartTagPr>
        <w:r w:rsidRPr="00CD26EF">
          <w:rPr>
            <w:spacing w:val="6"/>
            <w:sz w:val="28"/>
            <w:szCs w:val="28"/>
          </w:rPr>
          <w:t>15</w:t>
        </w:r>
        <w:r w:rsidR="00A811F1" w:rsidRPr="00CD26EF">
          <w:rPr>
            <w:spacing w:val="6"/>
            <w:sz w:val="28"/>
            <w:szCs w:val="28"/>
          </w:rPr>
          <w:t xml:space="preserve"> </w:t>
        </w:r>
        <w:r w:rsidRPr="00CD26EF">
          <w:rPr>
            <w:spacing w:val="6"/>
            <w:sz w:val="28"/>
            <w:szCs w:val="28"/>
          </w:rPr>
          <w:t>м</w:t>
        </w:r>
      </w:smartTag>
      <w:r w:rsidRPr="00CD26EF">
        <w:rPr>
          <w:spacing w:val="6"/>
          <w:sz w:val="28"/>
          <w:szCs w:val="28"/>
        </w:rPr>
        <w:t xml:space="preserve"> ниже </w:t>
      </w:r>
      <w:r w:rsidR="003D60C0" w:rsidRPr="00CD26EF">
        <w:rPr>
          <w:spacing w:val="6"/>
          <w:sz w:val="28"/>
          <w:szCs w:val="28"/>
        </w:rPr>
        <w:t>–</w:t>
      </w:r>
      <w:r w:rsidRPr="00CD26EF">
        <w:rPr>
          <w:spacing w:val="6"/>
          <w:sz w:val="28"/>
          <w:szCs w:val="28"/>
        </w:rPr>
        <w:t xml:space="preserve"> при нагрузках на куст более 3</w:t>
      </w:r>
      <w:r w:rsidR="00A811F1" w:rsidRPr="00CD26EF">
        <w:rPr>
          <w:spacing w:val="6"/>
          <w:sz w:val="28"/>
          <w:szCs w:val="28"/>
        </w:rPr>
        <w:t xml:space="preserve"> </w:t>
      </w:r>
      <w:r w:rsidRPr="00CD26EF">
        <w:rPr>
          <w:spacing w:val="6"/>
          <w:sz w:val="28"/>
          <w:szCs w:val="28"/>
        </w:rPr>
        <w:t>МН и свайных полях размер</w:t>
      </w:r>
      <w:r w:rsidR="003D60C0" w:rsidRPr="00CD26EF">
        <w:rPr>
          <w:spacing w:val="6"/>
          <w:sz w:val="28"/>
          <w:szCs w:val="28"/>
        </w:rPr>
        <w:t>ами</w:t>
      </w:r>
      <w:r w:rsidRPr="00CD26EF">
        <w:rPr>
          <w:spacing w:val="6"/>
          <w:sz w:val="28"/>
          <w:szCs w:val="28"/>
        </w:rPr>
        <w:t xml:space="preserve"> до 10×10</w:t>
      </w:r>
      <w:r w:rsidR="00A811F1" w:rsidRPr="00CD26EF">
        <w:rPr>
          <w:spacing w:val="6"/>
          <w:sz w:val="28"/>
          <w:szCs w:val="28"/>
        </w:rPr>
        <w:t xml:space="preserve"> </w:t>
      </w:r>
      <w:r w:rsidRPr="00CD26EF">
        <w:rPr>
          <w:spacing w:val="6"/>
          <w:sz w:val="28"/>
          <w:szCs w:val="28"/>
        </w:rPr>
        <w:t>м. При свайных полях размер</w:t>
      </w:r>
      <w:r w:rsidR="000C47CD" w:rsidRPr="00CD26EF">
        <w:rPr>
          <w:spacing w:val="6"/>
          <w:sz w:val="28"/>
          <w:szCs w:val="28"/>
        </w:rPr>
        <w:t>ами</w:t>
      </w:r>
      <w:r w:rsidRPr="00CD26EF">
        <w:rPr>
          <w:spacing w:val="6"/>
          <w:sz w:val="28"/>
          <w:szCs w:val="28"/>
        </w:rPr>
        <w:t xml:space="preserve"> более 10×10</w:t>
      </w:r>
      <w:r w:rsidR="000C47CD" w:rsidRPr="00CD26EF">
        <w:rPr>
          <w:spacing w:val="6"/>
          <w:sz w:val="28"/>
          <w:szCs w:val="28"/>
        </w:rPr>
        <w:t xml:space="preserve"> </w:t>
      </w:r>
      <w:r w:rsidRPr="00CD26EF">
        <w:rPr>
          <w:spacing w:val="6"/>
          <w:sz w:val="28"/>
          <w:szCs w:val="28"/>
        </w:rPr>
        <w:t>м и применении комбинированных свайно-плитных фундаментов глубин</w:t>
      </w:r>
      <w:r w:rsidR="000C47CD" w:rsidRPr="00CD26EF">
        <w:rPr>
          <w:spacing w:val="6"/>
          <w:sz w:val="28"/>
          <w:szCs w:val="28"/>
        </w:rPr>
        <w:t>у</w:t>
      </w:r>
      <w:r w:rsidRPr="00CD26EF">
        <w:rPr>
          <w:spacing w:val="6"/>
          <w:sz w:val="28"/>
          <w:szCs w:val="28"/>
        </w:rPr>
        <w:t xml:space="preserve"> выработок </w:t>
      </w:r>
      <w:r w:rsidR="007A7B43" w:rsidRPr="00CD26EF">
        <w:rPr>
          <w:spacing w:val="6"/>
          <w:sz w:val="28"/>
          <w:szCs w:val="28"/>
        </w:rPr>
        <w:lastRenderedPageBreak/>
        <w:t>следует принимать</w:t>
      </w:r>
      <w:r w:rsidRPr="00CD26EF">
        <w:rPr>
          <w:spacing w:val="6"/>
          <w:sz w:val="28"/>
          <w:szCs w:val="28"/>
        </w:rPr>
        <w:t xml:space="preserve"> как для плитного фундамента на уровне нижнего конца свай.</w:t>
      </w:r>
    </w:p>
    <w:p w14:paraId="18698DBE" w14:textId="77777777" w:rsidR="00E71F2A" w:rsidRPr="003D6E7B" w:rsidRDefault="00E71F2A" w:rsidP="00932913">
      <w:pPr>
        <w:pStyle w:val="aff1"/>
        <w:ind w:firstLine="567"/>
        <w:jc w:val="both"/>
        <w:rPr>
          <w:sz w:val="28"/>
          <w:szCs w:val="28"/>
        </w:rPr>
      </w:pPr>
      <w:r w:rsidRPr="003D6E7B">
        <w:rPr>
          <w:sz w:val="28"/>
          <w:szCs w:val="28"/>
        </w:rPr>
        <w:t xml:space="preserve">8.1.2.8 В процессе инженерно-геологических изысканий следует выявлять геологические разломы, складчатые структуры, области разрушения или повышенной трещиноватости скальных грунтов, а также иные признаки древней и современной тектонической деятельности. Для этого рекомендуется применять геофизические методы исследований. </w:t>
      </w:r>
      <w:r w:rsidR="007A7B43" w:rsidRPr="003D6E7B">
        <w:rPr>
          <w:sz w:val="28"/>
          <w:szCs w:val="28"/>
        </w:rPr>
        <w:t>В р</w:t>
      </w:r>
      <w:r w:rsidRPr="003D6E7B">
        <w:rPr>
          <w:sz w:val="28"/>
          <w:szCs w:val="28"/>
        </w:rPr>
        <w:t xml:space="preserve">езультаты инженерно-геологических изысканий должны </w:t>
      </w:r>
      <w:r w:rsidR="007A7B43" w:rsidRPr="003D6E7B">
        <w:rPr>
          <w:sz w:val="28"/>
          <w:szCs w:val="28"/>
        </w:rPr>
        <w:t>быть включены</w:t>
      </w:r>
      <w:r w:rsidRPr="003D6E7B">
        <w:rPr>
          <w:sz w:val="28"/>
          <w:szCs w:val="28"/>
        </w:rPr>
        <w:t xml:space="preserve"> выводы о современной тектонической активности площадки.</w:t>
      </w:r>
    </w:p>
    <w:p w14:paraId="246F80B3" w14:textId="77777777" w:rsidR="00E71F2A" w:rsidRPr="003D6E7B" w:rsidRDefault="00E71F2A" w:rsidP="00932913">
      <w:pPr>
        <w:pStyle w:val="aff1"/>
        <w:ind w:firstLine="567"/>
        <w:jc w:val="both"/>
        <w:rPr>
          <w:sz w:val="28"/>
          <w:szCs w:val="28"/>
        </w:rPr>
      </w:pPr>
      <w:r w:rsidRPr="003D6E7B">
        <w:rPr>
          <w:sz w:val="28"/>
          <w:szCs w:val="28"/>
        </w:rPr>
        <w:t xml:space="preserve"> 8.1.2.9 Не допускается размещение высотных зданий на площадках с выявленной современной тектонической активностью, проявлениями опасных геологических процессов (оползни, сели, лавины, карст и др.), а также на п</w:t>
      </w:r>
      <w:r w:rsidR="000C47CD">
        <w:rPr>
          <w:sz w:val="28"/>
          <w:szCs w:val="28"/>
        </w:rPr>
        <w:t xml:space="preserve">одрабатываемых территориях без </w:t>
      </w:r>
      <w:r w:rsidRPr="003D6E7B">
        <w:rPr>
          <w:sz w:val="28"/>
          <w:szCs w:val="28"/>
        </w:rPr>
        <w:t>мероприятий, обеспечивающих требуем</w:t>
      </w:r>
      <w:r w:rsidR="000C47CD">
        <w:rPr>
          <w:sz w:val="28"/>
          <w:szCs w:val="28"/>
        </w:rPr>
        <w:t>ую степень безопасности здания.</w:t>
      </w:r>
    </w:p>
    <w:p w14:paraId="64A9223A" w14:textId="7A4AC600" w:rsidR="00E71F2A" w:rsidRPr="003D6E7B" w:rsidRDefault="00E71F2A" w:rsidP="00932913">
      <w:pPr>
        <w:pStyle w:val="aff1"/>
        <w:ind w:firstLine="567"/>
        <w:jc w:val="both"/>
        <w:rPr>
          <w:sz w:val="28"/>
          <w:szCs w:val="28"/>
        </w:rPr>
      </w:pPr>
      <w:r w:rsidRPr="003D6E7B">
        <w:rPr>
          <w:sz w:val="28"/>
          <w:szCs w:val="28"/>
        </w:rPr>
        <w:t xml:space="preserve">8.1.2.10 При изысканиях для проектирования оснований и фундаментов высотных зданий рекомендуется полевыми и лабораторными методами дополнительно к основным характеристикам грунта согласно СП </w:t>
      </w:r>
      <w:r w:rsidR="006A003D" w:rsidRPr="001F2135">
        <w:rPr>
          <w:bCs/>
          <w:kern w:val="36"/>
          <w:sz w:val="28"/>
          <w:szCs w:val="28"/>
        </w:rPr>
        <w:t>22.13330.2016</w:t>
      </w:r>
      <w:r w:rsidRPr="003D6E7B">
        <w:rPr>
          <w:sz w:val="28"/>
          <w:szCs w:val="28"/>
        </w:rPr>
        <w:t xml:space="preserve"> </w:t>
      </w:r>
      <w:r w:rsidR="008E5FD8" w:rsidRPr="003D6E7B">
        <w:rPr>
          <w:sz w:val="28"/>
          <w:szCs w:val="28"/>
        </w:rPr>
        <w:t xml:space="preserve">(подраздел 5.3) </w:t>
      </w:r>
      <w:r w:rsidRPr="003D6E7B">
        <w:rPr>
          <w:sz w:val="28"/>
          <w:szCs w:val="28"/>
        </w:rPr>
        <w:t>определять следующие физико-механическ</w:t>
      </w:r>
      <w:r w:rsidR="000C47CD">
        <w:rPr>
          <w:sz w:val="28"/>
          <w:szCs w:val="28"/>
        </w:rPr>
        <w:t xml:space="preserve">ие характеристики </w:t>
      </w:r>
      <w:r w:rsidRPr="003D6E7B">
        <w:rPr>
          <w:sz w:val="28"/>
          <w:szCs w:val="28"/>
        </w:rPr>
        <w:t>грунтов:</w:t>
      </w:r>
    </w:p>
    <w:p w14:paraId="4792E4AF" w14:textId="77777777" w:rsidR="00E71F2A" w:rsidRPr="003D6E7B" w:rsidRDefault="000C47CD" w:rsidP="00932913">
      <w:pPr>
        <w:pStyle w:val="aff1"/>
        <w:ind w:firstLine="567"/>
        <w:jc w:val="both"/>
        <w:rPr>
          <w:sz w:val="28"/>
          <w:szCs w:val="28"/>
        </w:rPr>
      </w:pPr>
      <w:r>
        <w:rPr>
          <w:sz w:val="28"/>
          <w:szCs w:val="28"/>
        </w:rPr>
        <w:t>а) в</w:t>
      </w:r>
      <w:r w:rsidR="00E71F2A" w:rsidRPr="003D6E7B">
        <w:rPr>
          <w:sz w:val="28"/>
          <w:szCs w:val="28"/>
        </w:rPr>
        <w:t xml:space="preserve"> лабораторных условиях для дисперсных грунтов:</w:t>
      </w:r>
    </w:p>
    <w:p w14:paraId="695BF0B4" w14:textId="77777777" w:rsidR="00E71F2A" w:rsidRPr="003D6E7B" w:rsidRDefault="000C47CD" w:rsidP="00932913">
      <w:pPr>
        <w:pStyle w:val="aff1"/>
        <w:ind w:firstLine="567"/>
        <w:jc w:val="both"/>
        <w:rPr>
          <w:sz w:val="28"/>
          <w:szCs w:val="28"/>
        </w:rPr>
      </w:pPr>
      <w:r>
        <w:rPr>
          <w:sz w:val="28"/>
          <w:szCs w:val="28"/>
        </w:rPr>
        <w:t>1) в компрессионном приборе:</w:t>
      </w:r>
    </w:p>
    <w:p w14:paraId="072E0F26" w14:textId="77777777" w:rsidR="00E71F2A" w:rsidRPr="003D6E7B" w:rsidRDefault="000C47CD" w:rsidP="00932913">
      <w:pPr>
        <w:pStyle w:val="aff1"/>
        <w:ind w:firstLine="567"/>
        <w:jc w:val="both"/>
        <w:rPr>
          <w:sz w:val="28"/>
          <w:szCs w:val="28"/>
        </w:rPr>
      </w:pPr>
      <w:r>
        <w:rPr>
          <w:sz w:val="28"/>
          <w:szCs w:val="28"/>
        </w:rPr>
        <w:t xml:space="preserve">- </w:t>
      </w:r>
      <w:r w:rsidR="00E71F2A" w:rsidRPr="003D6E7B">
        <w:rPr>
          <w:sz w:val="28"/>
          <w:szCs w:val="28"/>
        </w:rPr>
        <w:t xml:space="preserve">модуль деформации </w:t>
      </w:r>
      <w:r w:rsidR="00E71F2A" w:rsidRPr="000C47CD">
        <w:rPr>
          <w:i/>
          <w:sz w:val="28"/>
          <w:szCs w:val="28"/>
        </w:rPr>
        <w:t>Е</w:t>
      </w:r>
      <w:r w:rsidR="00E71F2A" w:rsidRPr="003D6E7B">
        <w:rPr>
          <w:sz w:val="28"/>
          <w:szCs w:val="28"/>
        </w:rPr>
        <w:t xml:space="preserve"> для первичной ветви нагружения и ветви вторичного (повторного) нагружения </w:t>
      </w:r>
      <w:r w:rsidR="00E71F2A" w:rsidRPr="000C47CD">
        <w:rPr>
          <w:i/>
          <w:sz w:val="28"/>
          <w:szCs w:val="28"/>
        </w:rPr>
        <w:t>Е</w:t>
      </w:r>
      <w:r w:rsidR="00E71F2A" w:rsidRPr="000C47CD">
        <w:rPr>
          <w:i/>
          <w:sz w:val="28"/>
          <w:szCs w:val="28"/>
          <w:vertAlign w:val="subscript"/>
        </w:rPr>
        <w:t>е</w:t>
      </w:r>
      <w:r>
        <w:rPr>
          <w:sz w:val="28"/>
          <w:szCs w:val="28"/>
        </w:rPr>
        <w:t xml:space="preserve">, </w:t>
      </w:r>
      <w:r w:rsidR="00E71F2A" w:rsidRPr="003D6E7B">
        <w:rPr>
          <w:sz w:val="28"/>
          <w:szCs w:val="28"/>
        </w:rPr>
        <w:t>которое следует выполнять для тех же диапазонов напряжений, что и первичное;</w:t>
      </w:r>
    </w:p>
    <w:p w14:paraId="0D07CB8C" w14:textId="77777777" w:rsidR="00E71F2A" w:rsidRPr="003D6E7B" w:rsidRDefault="000C47CD" w:rsidP="00932913">
      <w:pPr>
        <w:pStyle w:val="aff1"/>
        <w:ind w:firstLine="567"/>
        <w:jc w:val="both"/>
        <w:rPr>
          <w:sz w:val="28"/>
          <w:szCs w:val="28"/>
        </w:rPr>
      </w:pPr>
      <w:r>
        <w:rPr>
          <w:sz w:val="28"/>
          <w:szCs w:val="28"/>
        </w:rPr>
        <w:t xml:space="preserve">- </w:t>
      </w:r>
      <w:r w:rsidR="00E71F2A" w:rsidRPr="003D6E7B">
        <w:rPr>
          <w:sz w:val="28"/>
          <w:szCs w:val="28"/>
        </w:rPr>
        <w:t xml:space="preserve">давление предварительного уплотнения </w:t>
      </w:r>
      <w:r w:rsidR="00E71F2A" w:rsidRPr="0047470E">
        <w:rPr>
          <w:i/>
          <w:sz w:val="28"/>
          <w:szCs w:val="28"/>
        </w:rPr>
        <w:t>р</w:t>
      </w:r>
      <w:r w:rsidR="00E71F2A" w:rsidRPr="0047470E">
        <w:rPr>
          <w:i/>
          <w:sz w:val="28"/>
          <w:szCs w:val="28"/>
          <w:vertAlign w:val="subscript"/>
        </w:rPr>
        <w:t>с</w:t>
      </w:r>
      <w:r w:rsidR="00E71F2A" w:rsidRPr="003D6E7B">
        <w:rPr>
          <w:sz w:val="28"/>
          <w:szCs w:val="28"/>
        </w:rPr>
        <w:t xml:space="preserve"> и коэффициент переуплотнения грунта </w:t>
      </w:r>
      <w:r w:rsidR="00E71F2A" w:rsidRPr="000C47CD">
        <w:rPr>
          <w:i/>
          <w:sz w:val="28"/>
          <w:szCs w:val="28"/>
        </w:rPr>
        <w:t>OCR</w:t>
      </w:r>
      <w:r w:rsidR="00E71F2A" w:rsidRPr="003D6E7B">
        <w:rPr>
          <w:sz w:val="28"/>
          <w:szCs w:val="28"/>
        </w:rPr>
        <w:t xml:space="preserve"> (в случае наличия в основании переуплотн</w:t>
      </w:r>
      <w:r w:rsidR="009C6904" w:rsidRPr="003D6E7B">
        <w:rPr>
          <w:sz w:val="28"/>
          <w:szCs w:val="28"/>
        </w:rPr>
        <w:t>е</w:t>
      </w:r>
      <w:r w:rsidR="00E71F2A" w:rsidRPr="003D6E7B">
        <w:rPr>
          <w:sz w:val="28"/>
          <w:szCs w:val="28"/>
        </w:rPr>
        <w:t>нных грунтов);</w:t>
      </w:r>
    </w:p>
    <w:p w14:paraId="7F1869CF" w14:textId="77777777" w:rsidR="00E71F2A" w:rsidRPr="003D6E7B" w:rsidRDefault="000C47CD" w:rsidP="00932913">
      <w:pPr>
        <w:pStyle w:val="aff1"/>
        <w:ind w:firstLine="567"/>
        <w:jc w:val="both"/>
        <w:rPr>
          <w:sz w:val="28"/>
          <w:szCs w:val="28"/>
        </w:rPr>
      </w:pPr>
      <w:r>
        <w:rPr>
          <w:sz w:val="28"/>
          <w:szCs w:val="28"/>
        </w:rPr>
        <w:t xml:space="preserve">- </w:t>
      </w:r>
      <w:r w:rsidR="00E71F2A" w:rsidRPr="003D6E7B">
        <w:rPr>
          <w:sz w:val="28"/>
          <w:szCs w:val="28"/>
        </w:rPr>
        <w:t>параметры грунта, необходимые для расчета первичной и вторичной консолидаций глинистых грунтов;</w:t>
      </w:r>
    </w:p>
    <w:p w14:paraId="66A033FE" w14:textId="77777777" w:rsidR="00E71F2A" w:rsidRPr="003D6E7B" w:rsidRDefault="00CD26EF" w:rsidP="00932913">
      <w:pPr>
        <w:pStyle w:val="aff1"/>
        <w:ind w:firstLine="567"/>
        <w:jc w:val="both"/>
        <w:rPr>
          <w:sz w:val="28"/>
          <w:szCs w:val="28"/>
        </w:rPr>
      </w:pPr>
      <w:r>
        <w:rPr>
          <w:sz w:val="28"/>
          <w:szCs w:val="28"/>
        </w:rPr>
        <w:t xml:space="preserve">- </w:t>
      </w:r>
      <w:r w:rsidR="00E71F2A" w:rsidRPr="003D6E7B">
        <w:rPr>
          <w:sz w:val="28"/>
          <w:szCs w:val="28"/>
        </w:rPr>
        <w:t>коэффициенты механической и фильтрационной анизотропии (в случае наличия в основании анизотропных грунтов);</w:t>
      </w:r>
    </w:p>
    <w:p w14:paraId="2AF7729D" w14:textId="77777777" w:rsidR="00E71F2A" w:rsidRPr="003D6E7B" w:rsidRDefault="00E71F2A" w:rsidP="00932913">
      <w:pPr>
        <w:pStyle w:val="aff1"/>
        <w:ind w:firstLine="567"/>
        <w:jc w:val="both"/>
        <w:rPr>
          <w:sz w:val="28"/>
          <w:szCs w:val="28"/>
        </w:rPr>
      </w:pPr>
      <w:r w:rsidRPr="003D6E7B">
        <w:rPr>
          <w:sz w:val="28"/>
          <w:szCs w:val="28"/>
        </w:rPr>
        <w:t>- в приборе тр</w:t>
      </w:r>
      <w:r w:rsidR="009C6904" w:rsidRPr="003D6E7B">
        <w:rPr>
          <w:sz w:val="28"/>
          <w:szCs w:val="28"/>
        </w:rPr>
        <w:t>е</w:t>
      </w:r>
      <w:r w:rsidRPr="003D6E7B">
        <w:rPr>
          <w:sz w:val="28"/>
          <w:szCs w:val="28"/>
        </w:rPr>
        <w:t>хосного сжатия (стабилометре):</w:t>
      </w:r>
    </w:p>
    <w:p w14:paraId="71F4B49E" w14:textId="77777777" w:rsidR="00E71F2A" w:rsidRPr="003D6E7B" w:rsidRDefault="000C47CD" w:rsidP="00932913">
      <w:pPr>
        <w:pStyle w:val="aff1"/>
        <w:ind w:firstLine="567"/>
        <w:jc w:val="both"/>
        <w:rPr>
          <w:sz w:val="28"/>
          <w:szCs w:val="28"/>
        </w:rPr>
      </w:pPr>
      <w:r>
        <w:rPr>
          <w:sz w:val="28"/>
          <w:szCs w:val="28"/>
        </w:rPr>
        <w:t>-</w:t>
      </w:r>
      <w:r w:rsidR="00E71F2A" w:rsidRPr="003D6E7B">
        <w:rPr>
          <w:sz w:val="28"/>
          <w:szCs w:val="28"/>
        </w:rPr>
        <w:t xml:space="preserve"> коэффициент поперечной деформации </w:t>
      </w:r>
      <w:r>
        <w:rPr>
          <w:sz w:val="28"/>
          <w:szCs w:val="28"/>
        </w:rPr>
        <w:t>ν</w:t>
      </w:r>
      <w:r w:rsidR="00E71F2A" w:rsidRPr="003D6E7B">
        <w:rPr>
          <w:sz w:val="28"/>
          <w:szCs w:val="28"/>
        </w:rPr>
        <w:t>;</w:t>
      </w:r>
    </w:p>
    <w:p w14:paraId="53C20B75" w14:textId="77777777" w:rsidR="00E71F2A" w:rsidRPr="00CD26EF" w:rsidRDefault="000C47CD" w:rsidP="00932913">
      <w:pPr>
        <w:pStyle w:val="aff1"/>
        <w:ind w:firstLine="567"/>
        <w:jc w:val="both"/>
        <w:rPr>
          <w:spacing w:val="5"/>
          <w:sz w:val="28"/>
          <w:szCs w:val="28"/>
        </w:rPr>
      </w:pPr>
      <w:r w:rsidRPr="00CD26EF">
        <w:rPr>
          <w:spacing w:val="5"/>
          <w:sz w:val="28"/>
          <w:szCs w:val="28"/>
        </w:rPr>
        <w:t>-</w:t>
      </w:r>
      <w:r w:rsidR="00E71F2A" w:rsidRPr="00CD26EF">
        <w:rPr>
          <w:spacing w:val="5"/>
          <w:sz w:val="28"/>
          <w:szCs w:val="28"/>
        </w:rPr>
        <w:t xml:space="preserve"> прочностные характеристики: угол внутреннего трения </w:t>
      </w:r>
      <w:r w:rsidR="00E71F2A" w:rsidRPr="00CD26EF">
        <w:rPr>
          <w:spacing w:val="5"/>
          <w:sz w:val="28"/>
          <w:szCs w:val="28"/>
        </w:rPr>
        <w:sym w:font="Symbol" w:char="006A"/>
      </w:r>
      <w:r w:rsidR="00E71F2A" w:rsidRPr="00CD26EF">
        <w:rPr>
          <w:spacing w:val="5"/>
          <w:sz w:val="28"/>
          <w:szCs w:val="28"/>
        </w:rPr>
        <w:t xml:space="preserve">, удельное сцепление </w:t>
      </w:r>
      <w:r w:rsidR="00E71F2A" w:rsidRPr="00CD26EF">
        <w:rPr>
          <w:i/>
          <w:spacing w:val="5"/>
          <w:sz w:val="28"/>
          <w:szCs w:val="28"/>
        </w:rPr>
        <w:t>с</w:t>
      </w:r>
      <w:r w:rsidR="00E71F2A" w:rsidRPr="00CD26EF">
        <w:rPr>
          <w:spacing w:val="5"/>
          <w:sz w:val="28"/>
          <w:szCs w:val="28"/>
        </w:rPr>
        <w:t xml:space="preserve"> и </w:t>
      </w:r>
      <w:r w:rsidRPr="00CD26EF">
        <w:rPr>
          <w:spacing w:val="5"/>
          <w:sz w:val="28"/>
          <w:szCs w:val="28"/>
        </w:rPr>
        <w:t>сопротивление</w:t>
      </w:r>
      <w:r w:rsidR="00E71F2A" w:rsidRPr="00CD26EF">
        <w:rPr>
          <w:spacing w:val="5"/>
          <w:sz w:val="28"/>
          <w:szCs w:val="28"/>
        </w:rPr>
        <w:t xml:space="preserve"> недренированному сдвигу </w:t>
      </w:r>
      <w:r w:rsidR="00E71F2A" w:rsidRPr="00CD26EF">
        <w:rPr>
          <w:i/>
          <w:spacing w:val="5"/>
          <w:sz w:val="28"/>
          <w:szCs w:val="28"/>
        </w:rPr>
        <w:t>с</w:t>
      </w:r>
      <w:r w:rsidR="00E71F2A" w:rsidRPr="00CD26EF">
        <w:rPr>
          <w:i/>
          <w:spacing w:val="5"/>
          <w:sz w:val="28"/>
          <w:szCs w:val="28"/>
          <w:vertAlign w:val="subscript"/>
        </w:rPr>
        <w:t>u</w:t>
      </w:r>
      <w:r w:rsidR="00E71F2A" w:rsidRPr="00CD26EF">
        <w:rPr>
          <w:spacing w:val="5"/>
          <w:sz w:val="28"/>
          <w:szCs w:val="28"/>
        </w:rPr>
        <w:t>, определяемые для условий, соответствующих всем этапам стро</w:t>
      </w:r>
      <w:r w:rsidRPr="00CD26EF">
        <w:rPr>
          <w:spacing w:val="5"/>
          <w:sz w:val="28"/>
          <w:szCs w:val="28"/>
        </w:rPr>
        <w:t>ительства и эксплуатации здания;</w:t>
      </w:r>
    </w:p>
    <w:p w14:paraId="563E5D4C" w14:textId="77777777" w:rsidR="00E71F2A" w:rsidRPr="003D6E7B" w:rsidRDefault="000C47CD" w:rsidP="00932913">
      <w:pPr>
        <w:pStyle w:val="aff1"/>
        <w:ind w:firstLine="567"/>
        <w:jc w:val="both"/>
        <w:rPr>
          <w:sz w:val="28"/>
          <w:szCs w:val="28"/>
        </w:rPr>
      </w:pPr>
      <w:r>
        <w:rPr>
          <w:sz w:val="28"/>
          <w:szCs w:val="28"/>
        </w:rPr>
        <w:t>б) в</w:t>
      </w:r>
      <w:r w:rsidR="00E71F2A" w:rsidRPr="003D6E7B">
        <w:rPr>
          <w:sz w:val="28"/>
          <w:szCs w:val="28"/>
        </w:rPr>
        <w:t xml:space="preserve"> лабораторных условиях для скальных и замороженных грунтов:</w:t>
      </w:r>
    </w:p>
    <w:p w14:paraId="318E05A0" w14:textId="77777777" w:rsidR="00E71F2A" w:rsidRPr="003D6E7B" w:rsidRDefault="000C47CD" w:rsidP="00932913">
      <w:pPr>
        <w:pStyle w:val="aff1"/>
        <w:ind w:firstLine="567"/>
        <w:jc w:val="both"/>
        <w:rPr>
          <w:sz w:val="28"/>
          <w:szCs w:val="28"/>
        </w:rPr>
      </w:pPr>
      <w:r>
        <w:rPr>
          <w:sz w:val="28"/>
          <w:szCs w:val="28"/>
        </w:rPr>
        <w:t>-</w:t>
      </w:r>
      <w:r w:rsidR="00E71F2A" w:rsidRPr="003D6E7B">
        <w:rPr>
          <w:sz w:val="28"/>
          <w:szCs w:val="28"/>
        </w:rPr>
        <w:t xml:space="preserve"> предел прочности на одноосное сжатие </w:t>
      </w:r>
      <w:r w:rsidR="00E71F2A" w:rsidRPr="000C47CD">
        <w:rPr>
          <w:i/>
          <w:sz w:val="28"/>
          <w:szCs w:val="28"/>
        </w:rPr>
        <w:t>R</w:t>
      </w:r>
      <w:r w:rsidR="00E71F2A" w:rsidRPr="000C47CD">
        <w:rPr>
          <w:sz w:val="28"/>
          <w:szCs w:val="28"/>
          <w:vertAlign w:val="subscript"/>
        </w:rPr>
        <w:t>c</w:t>
      </w:r>
      <w:r w:rsidR="00E71F2A" w:rsidRPr="003D6E7B">
        <w:rPr>
          <w:sz w:val="28"/>
          <w:szCs w:val="28"/>
        </w:rPr>
        <w:t>;</w:t>
      </w:r>
    </w:p>
    <w:p w14:paraId="307A9CDF" w14:textId="77777777" w:rsidR="00E71F2A" w:rsidRPr="003D6E7B" w:rsidRDefault="000C47CD" w:rsidP="00932913">
      <w:pPr>
        <w:pStyle w:val="aff1"/>
        <w:ind w:firstLine="567"/>
        <w:jc w:val="both"/>
        <w:rPr>
          <w:sz w:val="28"/>
          <w:szCs w:val="28"/>
        </w:rPr>
      </w:pPr>
      <w:r>
        <w:rPr>
          <w:sz w:val="28"/>
          <w:szCs w:val="28"/>
        </w:rPr>
        <w:t>-</w:t>
      </w:r>
      <w:r w:rsidR="00E71F2A" w:rsidRPr="003D6E7B">
        <w:rPr>
          <w:sz w:val="28"/>
          <w:szCs w:val="28"/>
        </w:rPr>
        <w:t xml:space="preserve"> модуль деформации </w:t>
      </w:r>
      <w:r w:rsidR="00E71F2A" w:rsidRPr="000C47CD">
        <w:rPr>
          <w:i/>
          <w:sz w:val="28"/>
          <w:szCs w:val="28"/>
        </w:rPr>
        <w:t>E</w:t>
      </w:r>
      <w:r w:rsidR="00E71F2A" w:rsidRPr="003D6E7B">
        <w:rPr>
          <w:sz w:val="28"/>
          <w:szCs w:val="28"/>
        </w:rPr>
        <w:t>;</w:t>
      </w:r>
    </w:p>
    <w:p w14:paraId="6AE0F75E" w14:textId="77777777" w:rsidR="00E71F2A" w:rsidRPr="003D6E7B" w:rsidRDefault="000C47CD" w:rsidP="00932913">
      <w:pPr>
        <w:pStyle w:val="aff1"/>
        <w:ind w:firstLine="567"/>
        <w:jc w:val="both"/>
        <w:rPr>
          <w:sz w:val="28"/>
          <w:szCs w:val="28"/>
        </w:rPr>
      </w:pPr>
      <w:r>
        <w:rPr>
          <w:sz w:val="28"/>
          <w:szCs w:val="28"/>
        </w:rPr>
        <w:t xml:space="preserve">- </w:t>
      </w:r>
      <w:r w:rsidR="00E71F2A" w:rsidRPr="003D6E7B">
        <w:rPr>
          <w:sz w:val="28"/>
          <w:szCs w:val="28"/>
        </w:rPr>
        <w:t xml:space="preserve">направление слоистости и прочностные характеристики: угол внутреннего трения </w:t>
      </w:r>
      <w:r w:rsidR="00E71F2A" w:rsidRPr="003D6E7B">
        <w:rPr>
          <w:sz w:val="28"/>
          <w:szCs w:val="28"/>
        </w:rPr>
        <w:sym w:font="Symbol" w:char="006A"/>
      </w:r>
      <w:r w:rsidR="00E71F2A" w:rsidRPr="003D6E7B">
        <w:rPr>
          <w:sz w:val="28"/>
          <w:szCs w:val="28"/>
        </w:rPr>
        <w:t xml:space="preserve"> и удельное сцепление </w:t>
      </w:r>
      <w:r w:rsidR="00E71F2A" w:rsidRPr="00CD26EF">
        <w:rPr>
          <w:i/>
          <w:sz w:val="28"/>
          <w:szCs w:val="28"/>
        </w:rPr>
        <w:t>с</w:t>
      </w:r>
      <w:r w:rsidR="00E71F2A" w:rsidRPr="003D6E7B">
        <w:rPr>
          <w:sz w:val="28"/>
          <w:szCs w:val="28"/>
        </w:rPr>
        <w:t xml:space="preserve"> вдоль и попер</w:t>
      </w:r>
      <w:r w:rsidR="009C6904" w:rsidRPr="003D6E7B">
        <w:rPr>
          <w:sz w:val="28"/>
          <w:szCs w:val="28"/>
        </w:rPr>
        <w:t>е</w:t>
      </w:r>
      <w:r w:rsidR="00E71F2A" w:rsidRPr="003D6E7B">
        <w:rPr>
          <w:sz w:val="28"/>
          <w:szCs w:val="28"/>
        </w:rPr>
        <w:t>к слоистости;</w:t>
      </w:r>
    </w:p>
    <w:p w14:paraId="537EC19D" w14:textId="77777777" w:rsidR="00E71F2A" w:rsidRPr="003D6E7B" w:rsidRDefault="000C47CD" w:rsidP="00932913">
      <w:pPr>
        <w:pStyle w:val="aff1"/>
        <w:ind w:firstLine="567"/>
        <w:jc w:val="both"/>
        <w:rPr>
          <w:sz w:val="28"/>
          <w:szCs w:val="28"/>
        </w:rPr>
      </w:pPr>
      <w:r>
        <w:rPr>
          <w:sz w:val="28"/>
          <w:szCs w:val="28"/>
        </w:rPr>
        <w:lastRenderedPageBreak/>
        <w:t xml:space="preserve">- </w:t>
      </w:r>
      <w:r w:rsidR="00E71F2A" w:rsidRPr="003D6E7B">
        <w:rPr>
          <w:sz w:val="28"/>
          <w:szCs w:val="28"/>
        </w:rPr>
        <w:t>прочностные и деформацио</w:t>
      </w:r>
      <w:r>
        <w:rPr>
          <w:sz w:val="28"/>
          <w:szCs w:val="28"/>
        </w:rPr>
        <w:t>нные характеристики заполнителя;</w:t>
      </w:r>
    </w:p>
    <w:p w14:paraId="40D6969A" w14:textId="77777777" w:rsidR="00E71F2A" w:rsidRPr="003D6E7B" w:rsidRDefault="000C47CD" w:rsidP="00932913">
      <w:pPr>
        <w:pStyle w:val="aff1"/>
        <w:ind w:firstLine="567"/>
        <w:jc w:val="both"/>
        <w:rPr>
          <w:sz w:val="28"/>
          <w:szCs w:val="28"/>
        </w:rPr>
      </w:pPr>
      <w:r>
        <w:rPr>
          <w:sz w:val="28"/>
          <w:szCs w:val="28"/>
        </w:rPr>
        <w:t>в) в</w:t>
      </w:r>
      <w:r w:rsidR="00E71F2A" w:rsidRPr="003D6E7B">
        <w:rPr>
          <w:sz w:val="28"/>
          <w:szCs w:val="28"/>
        </w:rPr>
        <w:t xml:space="preserve"> полевых условиях для дисперсных грунтов:</w:t>
      </w:r>
    </w:p>
    <w:p w14:paraId="035C6160" w14:textId="77777777" w:rsidR="00E71F2A" w:rsidRPr="003D6E7B" w:rsidRDefault="000C47CD" w:rsidP="00932913">
      <w:pPr>
        <w:pStyle w:val="aff1"/>
        <w:ind w:firstLine="567"/>
        <w:jc w:val="both"/>
        <w:rPr>
          <w:sz w:val="28"/>
          <w:szCs w:val="28"/>
        </w:rPr>
      </w:pPr>
      <w:r>
        <w:rPr>
          <w:sz w:val="28"/>
          <w:szCs w:val="28"/>
        </w:rPr>
        <w:t>1) испытания штампом:</w:t>
      </w:r>
    </w:p>
    <w:p w14:paraId="0A1041AC" w14:textId="77777777" w:rsidR="00E71F2A" w:rsidRPr="003D6E7B" w:rsidRDefault="000C47CD" w:rsidP="00932913">
      <w:pPr>
        <w:pStyle w:val="aff1"/>
        <w:ind w:firstLine="567"/>
        <w:jc w:val="both"/>
        <w:rPr>
          <w:sz w:val="28"/>
          <w:szCs w:val="28"/>
        </w:rPr>
      </w:pPr>
      <w:r>
        <w:rPr>
          <w:sz w:val="28"/>
          <w:szCs w:val="28"/>
        </w:rPr>
        <w:t xml:space="preserve">- </w:t>
      </w:r>
      <w:r w:rsidR="00E71F2A" w:rsidRPr="003D6E7B">
        <w:rPr>
          <w:sz w:val="28"/>
          <w:szCs w:val="28"/>
        </w:rPr>
        <w:t xml:space="preserve">модуль деформации </w:t>
      </w:r>
      <w:r w:rsidR="00E71F2A" w:rsidRPr="000C47CD">
        <w:rPr>
          <w:i/>
          <w:sz w:val="28"/>
          <w:szCs w:val="28"/>
        </w:rPr>
        <w:t>Е</w:t>
      </w:r>
      <w:r w:rsidR="00E71F2A" w:rsidRPr="003D6E7B">
        <w:rPr>
          <w:sz w:val="28"/>
          <w:szCs w:val="28"/>
        </w:rPr>
        <w:t xml:space="preserve"> для первичной ветви нагружения и ветви вторичного (повторного) нагружения </w:t>
      </w:r>
      <w:r w:rsidRPr="000C47CD">
        <w:rPr>
          <w:i/>
          <w:sz w:val="28"/>
          <w:szCs w:val="28"/>
        </w:rPr>
        <w:t>Е</w:t>
      </w:r>
      <w:r w:rsidRPr="000C47CD">
        <w:rPr>
          <w:i/>
          <w:sz w:val="28"/>
          <w:szCs w:val="28"/>
          <w:vertAlign w:val="subscript"/>
        </w:rPr>
        <w:t>е</w:t>
      </w:r>
      <w:r w:rsidR="00E71F2A" w:rsidRPr="003D6E7B">
        <w:rPr>
          <w:sz w:val="28"/>
          <w:szCs w:val="28"/>
        </w:rPr>
        <w:t>;</w:t>
      </w:r>
    </w:p>
    <w:p w14:paraId="2CB413E4" w14:textId="77777777" w:rsidR="00E71F2A" w:rsidRPr="003D6E7B" w:rsidRDefault="000C47CD" w:rsidP="00932913">
      <w:pPr>
        <w:pStyle w:val="aff1"/>
        <w:ind w:firstLine="567"/>
        <w:jc w:val="both"/>
        <w:rPr>
          <w:sz w:val="28"/>
          <w:szCs w:val="28"/>
        </w:rPr>
      </w:pPr>
      <w:r>
        <w:rPr>
          <w:sz w:val="28"/>
          <w:szCs w:val="28"/>
        </w:rPr>
        <w:t xml:space="preserve">- </w:t>
      </w:r>
      <w:r w:rsidR="00E71F2A" w:rsidRPr="003D6E7B">
        <w:rPr>
          <w:sz w:val="28"/>
          <w:szCs w:val="28"/>
        </w:rPr>
        <w:t>параметры ползучести глинистых грунтов;</w:t>
      </w:r>
    </w:p>
    <w:p w14:paraId="136BD258" w14:textId="77777777" w:rsidR="00E71F2A" w:rsidRPr="003D6E7B" w:rsidRDefault="000C47CD" w:rsidP="00932913">
      <w:pPr>
        <w:pStyle w:val="aff1"/>
        <w:ind w:firstLine="567"/>
        <w:jc w:val="both"/>
        <w:rPr>
          <w:sz w:val="28"/>
          <w:szCs w:val="28"/>
        </w:rPr>
      </w:pPr>
      <w:r>
        <w:rPr>
          <w:sz w:val="28"/>
          <w:szCs w:val="28"/>
        </w:rPr>
        <w:t>2)</w:t>
      </w:r>
      <w:r w:rsidR="00E71F2A" w:rsidRPr="003D6E7B">
        <w:rPr>
          <w:sz w:val="28"/>
          <w:szCs w:val="28"/>
        </w:rPr>
        <w:t xml:space="preserve"> прессиометрические исследования:</w:t>
      </w:r>
    </w:p>
    <w:p w14:paraId="2A713C82" w14:textId="77777777" w:rsidR="00E71F2A" w:rsidRPr="003D6E7B" w:rsidRDefault="000C47CD" w:rsidP="00932913">
      <w:pPr>
        <w:pStyle w:val="aff1"/>
        <w:ind w:firstLine="567"/>
        <w:jc w:val="both"/>
        <w:rPr>
          <w:sz w:val="28"/>
          <w:szCs w:val="28"/>
        </w:rPr>
      </w:pPr>
      <w:r>
        <w:rPr>
          <w:sz w:val="28"/>
          <w:szCs w:val="28"/>
        </w:rPr>
        <w:t xml:space="preserve">- </w:t>
      </w:r>
      <w:r w:rsidR="00E71F2A" w:rsidRPr="003D6E7B">
        <w:rPr>
          <w:sz w:val="28"/>
          <w:szCs w:val="28"/>
        </w:rPr>
        <w:t xml:space="preserve">модуль деформации </w:t>
      </w:r>
      <w:r w:rsidR="00E71F2A" w:rsidRPr="000C47CD">
        <w:rPr>
          <w:i/>
          <w:sz w:val="28"/>
          <w:szCs w:val="28"/>
        </w:rPr>
        <w:t>Е</w:t>
      </w:r>
      <w:r w:rsidR="00E71F2A" w:rsidRPr="003D6E7B">
        <w:rPr>
          <w:sz w:val="28"/>
          <w:szCs w:val="28"/>
        </w:rPr>
        <w:t xml:space="preserve"> для первичной ветви нагружения и ветви вторичного (повторного) нагружения </w:t>
      </w:r>
      <w:r w:rsidRPr="000C47CD">
        <w:rPr>
          <w:i/>
          <w:sz w:val="28"/>
          <w:szCs w:val="28"/>
        </w:rPr>
        <w:t>Е</w:t>
      </w:r>
      <w:r w:rsidRPr="000C47CD">
        <w:rPr>
          <w:i/>
          <w:sz w:val="28"/>
          <w:szCs w:val="28"/>
          <w:vertAlign w:val="subscript"/>
        </w:rPr>
        <w:t>е</w:t>
      </w:r>
      <w:r w:rsidR="00E71F2A" w:rsidRPr="003D6E7B">
        <w:rPr>
          <w:sz w:val="28"/>
          <w:szCs w:val="28"/>
        </w:rPr>
        <w:t>;</w:t>
      </w:r>
    </w:p>
    <w:p w14:paraId="552B0617" w14:textId="77777777" w:rsidR="00E71F2A" w:rsidRPr="003D6E7B" w:rsidRDefault="000C47CD" w:rsidP="00932913">
      <w:pPr>
        <w:pStyle w:val="aff1"/>
        <w:ind w:firstLine="567"/>
        <w:jc w:val="both"/>
        <w:rPr>
          <w:sz w:val="28"/>
          <w:szCs w:val="28"/>
        </w:rPr>
      </w:pPr>
      <w:r>
        <w:rPr>
          <w:sz w:val="28"/>
          <w:szCs w:val="28"/>
        </w:rPr>
        <w:t>3)</w:t>
      </w:r>
      <w:r w:rsidR="00E71F2A" w:rsidRPr="003D6E7B">
        <w:rPr>
          <w:sz w:val="28"/>
          <w:szCs w:val="28"/>
        </w:rPr>
        <w:t xml:space="preserve"> статическое зондирование, </w:t>
      </w:r>
      <w:r w:rsidR="00D96AC3" w:rsidRPr="003D6E7B">
        <w:rPr>
          <w:sz w:val="28"/>
          <w:szCs w:val="28"/>
        </w:rPr>
        <w:t>в т. ч.</w:t>
      </w:r>
      <w:r w:rsidR="00E71F2A" w:rsidRPr="003D6E7B">
        <w:rPr>
          <w:sz w:val="28"/>
          <w:szCs w:val="28"/>
        </w:rPr>
        <w:t xml:space="preserve"> с датчиком порового давления:</w:t>
      </w:r>
    </w:p>
    <w:p w14:paraId="6E958967" w14:textId="77777777" w:rsidR="00E71F2A" w:rsidRPr="003D6E7B" w:rsidRDefault="000C47CD" w:rsidP="00932913">
      <w:pPr>
        <w:pStyle w:val="aff1"/>
        <w:ind w:firstLine="567"/>
        <w:jc w:val="both"/>
        <w:rPr>
          <w:sz w:val="28"/>
          <w:szCs w:val="28"/>
        </w:rPr>
      </w:pPr>
      <w:r>
        <w:rPr>
          <w:sz w:val="28"/>
          <w:szCs w:val="28"/>
        </w:rPr>
        <w:t xml:space="preserve">- </w:t>
      </w:r>
      <w:r w:rsidR="00E71F2A" w:rsidRPr="003D6E7B">
        <w:rPr>
          <w:sz w:val="28"/>
          <w:szCs w:val="28"/>
        </w:rPr>
        <w:t>степень консолидации;</w:t>
      </w:r>
    </w:p>
    <w:p w14:paraId="79C52794" w14:textId="77777777" w:rsidR="00E71F2A" w:rsidRPr="003D6E7B" w:rsidRDefault="000C47CD" w:rsidP="00932913">
      <w:pPr>
        <w:pStyle w:val="aff1"/>
        <w:ind w:firstLine="567"/>
        <w:jc w:val="both"/>
        <w:rPr>
          <w:sz w:val="28"/>
          <w:szCs w:val="28"/>
        </w:rPr>
      </w:pPr>
      <w:r>
        <w:rPr>
          <w:sz w:val="28"/>
          <w:szCs w:val="28"/>
        </w:rPr>
        <w:t xml:space="preserve">- </w:t>
      </w:r>
      <w:r w:rsidR="00E71F2A" w:rsidRPr="003D6E7B">
        <w:rPr>
          <w:sz w:val="28"/>
          <w:szCs w:val="28"/>
        </w:rPr>
        <w:t>ко</w:t>
      </w:r>
      <w:r>
        <w:rPr>
          <w:sz w:val="28"/>
          <w:szCs w:val="28"/>
        </w:rPr>
        <w:t>эффициент переуплотнения грунта;</w:t>
      </w:r>
    </w:p>
    <w:p w14:paraId="1B8C6004" w14:textId="77777777" w:rsidR="00E71F2A" w:rsidRPr="003D6E7B" w:rsidRDefault="000C47CD" w:rsidP="00932913">
      <w:pPr>
        <w:pStyle w:val="aff1"/>
        <w:ind w:firstLine="567"/>
        <w:jc w:val="both"/>
        <w:rPr>
          <w:sz w:val="28"/>
          <w:szCs w:val="28"/>
        </w:rPr>
      </w:pPr>
      <w:r>
        <w:rPr>
          <w:sz w:val="28"/>
          <w:szCs w:val="28"/>
        </w:rPr>
        <w:t>г) в</w:t>
      </w:r>
      <w:r w:rsidR="00E71F2A" w:rsidRPr="003D6E7B">
        <w:rPr>
          <w:sz w:val="28"/>
          <w:szCs w:val="28"/>
        </w:rPr>
        <w:t xml:space="preserve"> полевых условиях для скальных грунтов:</w:t>
      </w:r>
    </w:p>
    <w:p w14:paraId="734C27AE" w14:textId="77777777" w:rsidR="00E71F2A" w:rsidRPr="003D6E7B" w:rsidRDefault="000C47CD" w:rsidP="00932913">
      <w:pPr>
        <w:pStyle w:val="aff1"/>
        <w:ind w:firstLine="567"/>
        <w:jc w:val="both"/>
        <w:rPr>
          <w:sz w:val="28"/>
          <w:szCs w:val="28"/>
        </w:rPr>
      </w:pPr>
      <w:r>
        <w:rPr>
          <w:sz w:val="28"/>
          <w:szCs w:val="28"/>
        </w:rPr>
        <w:t>-</w:t>
      </w:r>
      <w:r w:rsidR="00E71F2A" w:rsidRPr="003D6E7B">
        <w:rPr>
          <w:sz w:val="28"/>
          <w:szCs w:val="28"/>
        </w:rPr>
        <w:t xml:space="preserve"> модуль трещиноватости </w:t>
      </w:r>
      <w:r w:rsidR="00E71F2A" w:rsidRPr="000C47CD">
        <w:rPr>
          <w:i/>
          <w:sz w:val="28"/>
          <w:szCs w:val="28"/>
        </w:rPr>
        <w:t>m</w:t>
      </w:r>
      <w:r w:rsidR="00E71F2A" w:rsidRPr="000C47CD">
        <w:rPr>
          <w:i/>
          <w:sz w:val="28"/>
          <w:szCs w:val="28"/>
          <w:vertAlign w:val="subscript"/>
        </w:rPr>
        <w:t>j</w:t>
      </w:r>
      <w:r w:rsidR="00E71F2A" w:rsidRPr="003D6E7B">
        <w:rPr>
          <w:sz w:val="28"/>
          <w:szCs w:val="28"/>
        </w:rPr>
        <w:t>;</w:t>
      </w:r>
    </w:p>
    <w:p w14:paraId="4B9B412F" w14:textId="77777777" w:rsidR="00E71F2A" w:rsidRPr="003D6E7B" w:rsidRDefault="000C47CD" w:rsidP="00932913">
      <w:pPr>
        <w:pStyle w:val="aff1"/>
        <w:ind w:firstLine="567"/>
        <w:jc w:val="both"/>
        <w:rPr>
          <w:sz w:val="28"/>
          <w:szCs w:val="28"/>
        </w:rPr>
      </w:pPr>
      <w:r>
        <w:rPr>
          <w:sz w:val="28"/>
          <w:szCs w:val="28"/>
        </w:rPr>
        <w:t>-</w:t>
      </w:r>
      <w:r w:rsidR="00E71F2A" w:rsidRPr="003D6E7B">
        <w:rPr>
          <w:sz w:val="28"/>
          <w:szCs w:val="28"/>
        </w:rPr>
        <w:t xml:space="preserve"> показатель качества породы </w:t>
      </w:r>
      <w:r w:rsidR="00E71F2A" w:rsidRPr="000C47CD">
        <w:rPr>
          <w:i/>
          <w:sz w:val="28"/>
          <w:szCs w:val="28"/>
        </w:rPr>
        <w:t>RQD</w:t>
      </w:r>
      <w:r w:rsidR="00E71F2A" w:rsidRPr="003D6E7B">
        <w:rPr>
          <w:sz w:val="28"/>
          <w:szCs w:val="28"/>
        </w:rPr>
        <w:t>;</w:t>
      </w:r>
    </w:p>
    <w:p w14:paraId="1E209566" w14:textId="77777777" w:rsidR="00E71F2A" w:rsidRPr="003D6E7B" w:rsidRDefault="000C47CD" w:rsidP="00932913">
      <w:pPr>
        <w:pStyle w:val="aff1"/>
        <w:ind w:firstLine="567"/>
        <w:jc w:val="both"/>
        <w:rPr>
          <w:sz w:val="28"/>
          <w:szCs w:val="28"/>
        </w:rPr>
      </w:pPr>
      <w:r>
        <w:rPr>
          <w:sz w:val="28"/>
          <w:szCs w:val="28"/>
        </w:rPr>
        <w:t>-</w:t>
      </w:r>
      <w:r w:rsidR="00E71F2A" w:rsidRPr="003D6E7B">
        <w:rPr>
          <w:sz w:val="28"/>
          <w:szCs w:val="28"/>
        </w:rPr>
        <w:t xml:space="preserve"> коэффициент выветрелости </w:t>
      </w:r>
      <w:r w:rsidR="00E71F2A" w:rsidRPr="000C47CD">
        <w:rPr>
          <w:i/>
          <w:sz w:val="28"/>
          <w:szCs w:val="28"/>
        </w:rPr>
        <w:t>K</w:t>
      </w:r>
      <w:r w:rsidR="00E71F2A" w:rsidRPr="000C47CD">
        <w:rPr>
          <w:i/>
          <w:sz w:val="28"/>
          <w:szCs w:val="28"/>
          <w:vertAlign w:val="subscript"/>
        </w:rPr>
        <w:t>wr</w:t>
      </w:r>
      <w:r w:rsidR="00E71F2A" w:rsidRPr="003D6E7B">
        <w:rPr>
          <w:sz w:val="28"/>
          <w:szCs w:val="28"/>
        </w:rPr>
        <w:t>.</w:t>
      </w:r>
    </w:p>
    <w:p w14:paraId="63101E0E" w14:textId="77777777" w:rsidR="00E71F2A" w:rsidRPr="003D6E7B" w:rsidRDefault="00E71F2A" w:rsidP="00932913">
      <w:pPr>
        <w:pStyle w:val="aff1"/>
        <w:ind w:firstLine="567"/>
        <w:jc w:val="both"/>
        <w:rPr>
          <w:sz w:val="28"/>
          <w:szCs w:val="28"/>
        </w:rPr>
      </w:pPr>
      <w:r w:rsidRPr="003D6E7B">
        <w:rPr>
          <w:sz w:val="28"/>
          <w:szCs w:val="28"/>
        </w:rPr>
        <w:t xml:space="preserve">При большой высоте слоя грунта (более </w:t>
      </w:r>
      <w:smartTag w:uri="urn:schemas-microsoft-com:office:smarttags" w:element="metricconverter">
        <w:smartTagPr>
          <w:attr w:name="ProductID" w:val="10 м"/>
        </w:smartTagPr>
        <w:r w:rsidRPr="003D6E7B">
          <w:rPr>
            <w:sz w:val="28"/>
            <w:szCs w:val="28"/>
          </w:rPr>
          <w:t>10</w:t>
        </w:r>
        <w:r w:rsidR="00CD15C8" w:rsidRPr="003D6E7B">
          <w:rPr>
            <w:sz w:val="28"/>
            <w:szCs w:val="28"/>
          </w:rPr>
          <w:t xml:space="preserve"> </w:t>
        </w:r>
        <w:r w:rsidRPr="003D6E7B">
          <w:rPr>
            <w:sz w:val="28"/>
            <w:szCs w:val="28"/>
          </w:rPr>
          <w:t>м</w:t>
        </w:r>
      </w:smartTag>
      <w:r w:rsidRPr="003D6E7B">
        <w:rPr>
          <w:sz w:val="28"/>
          <w:szCs w:val="28"/>
        </w:rPr>
        <w:t>) необходимо определять изменение механических характеристик грунта по глубине.</w:t>
      </w:r>
    </w:p>
    <w:p w14:paraId="7C5DDB2B" w14:textId="77777777" w:rsidR="00E71F2A" w:rsidRPr="003D6E7B" w:rsidRDefault="00E71F2A" w:rsidP="00932913">
      <w:pPr>
        <w:pStyle w:val="aff1"/>
        <w:ind w:firstLine="567"/>
        <w:jc w:val="both"/>
        <w:rPr>
          <w:sz w:val="28"/>
          <w:szCs w:val="28"/>
        </w:rPr>
      </w:pPr>
      <w:r w:rsidRPr="003D6E7B">
        <w:rPr>
          <w:sz w:val="28"/>
          <w:szCs w:val="28"/>
        </w:rPr>
        <w:t xml:space="preserve">Кроме этого следует определять другие характеристики грунта, необходимые для расчета с использованием нелинейных моделей грунта. </w:t>
      </w:r>
    </w:p>
    <w:p w14:paraId="2A56839F" w14:textId="77777777" w:rsidR="006A003D" w:rsidRPr="00E04F66" w:rsidRDefault="006A003D" w:rsidP="006A003D">
      <w:pPr>
        <w:pStyle w:val="aff1"/>
        <w:ind w:firstLine="567"/>
        <w:jc w:val="both"/>
        <w:rPr>
          <w:b/>
          <w:sz w:val="28"/>
          <w:szCs w:val="28"/>
        </w:rPr>
      </w:pPr>
      <w:r w:rsidRPr="00E04F66">
        <w:rPr>
          <w:b/>
          <w:sz w:val="28"/>
          <w:szCs w:val="28"/>
        </w:rPr>
        <w:t>(Измененная редакция, Изм. № 1).</w:t>
      </w:r>
    </w:p>
    <w:p w14:paraId="37AE09E4" w14:textId="77777777" w:rsidR="00E71F2A" w:rsidRPr="003D6E7B" w:rsidRDefault="00E71F2A" w:rsidP="00932913">
      <w:pPr>
        <w:pStyle w:val="aff1"/>
        <w:ind w:firstLine="567"/>
        <w:jc w:val="both"/>
        <w:rPr>
          <w:sz w:val="28"/>
          <w:szCs w:val="28"/>
        </w:rPr>
      </w:pPr>
      <w:r w:rsidRPr="003D6E7B">
        <w:rPr>
          <w:sz w:val="28"/>
          <w:szCs w:val="28"/>
        </w:rPr>
        <w:t xml:space="preserve">8.1.2.11 Определение деформационных характеристик следует осуществлять на основе комплекса лабораторных исследований, включающих </w:t>
      </w:r>
      <w:r w:rsidR="000C47CD">
        <w:rPr>
          <w:sz w:val="28"/>
          <w:szCs w:val="28"/>
        </w:rPr>
        <w:t xml:space="preserve">в себя </w:t>
      </w:r>
      <w:r w:rsidRPr="003D6E7B">
        <w:rPr>
          <w:sz w:val="28"/>
          <w:szCs w:val="28"/>
        </w:rPr>
        <w:t xml:space="preserve">одновременно компрессионные и стабилометрические испытания, а также полевых исследований, включающих </w:t>
      </w:r>
      <w:r w:rsidR="000C47CD">
        <w:rPr>
          <w:sz w:val="28"/>
          <w:szCs w:val="28"/>
        </w:rPr>
        <w:t xml:space="preserve">в себя </w:t>
      </w:r>
      <w:r w:rsidRPr="003D6E7B">
        <w:rPr>
          <w:sz w:val="28"/>
          <w:szCs w:val="28"/>
        </w:rPr>
        <w:t xml:space="preserve">испытания штампом или прессиометром. В случае испытания прочных грунтов </w:t>
      </w:r>
      <w:r w:rsidR="00BC7EBE">
        <w:rPr>
          <w:sz w:val="28"/>
          <w:szCs w:val="28"/>
        </w:rPr>
        <w:t>и/или</w:t>
      </w:r>
      <w:r w:rsidRPr="003D6E7B">
        <w:rPr>
          <w:sz w:val="28"/>
          <w:szCs w:val="28"/>
        </w:rPr>
        <w:t xml:space="preserve"> на большой глубине модуль деформации следует принимать по прессиометрическим испытаниям с введением коэффициента перехода к штамповым испытаниям с уч</w:t>
      </w:r>
      <w:r w:rsidR="009C6904" w:rsidRPr="003D6E7B">
        <w:rPr>
          <w:sz w:val="28"/>
          <w:szCs w:val="28"/>
        </w:rPr>
        <w:t>е</w:t>
      </w:r>
      <w:r w:rsidRPr="003D6E7B">
        <w:rPr>
          <w:sz w:val="28"/>
          <w:szCs w:val="28"/>
        </w:rPr>
        <w:t xml:space="preserve">том анизотропии </w:t>
      </w:r>
      <w:r w:rsidRPr="000C47CD">
        <w:rPr>
          <w:i/>
          <w:sz w:val="28"/>
          <w:szCs w:val="28"/>
        </w:rPr>
        <w:t>n</w:t>
      </w:r>
      <w:r w:rsidRPr="000C47CD">
        <w:rPr>
          <w:sz w:val="28"/>
          <w:szCs w:val="28"/>
          <w:vertAlign w:val="subscript"/>
        </w:rPr>
        <w:t>a</w:t>
      </w:r>
      <w:r w:rsidRPr="003D6E7B">
        <w:rPr>
          <w:sz w:val="28"/>
          <w:szCs w:val="28"/>
        </w:rPr>
        <w:t xml:space="preserve"> (при е</w:t>
      </w:r>
      <w:r w:rsidR="009C6904" w:rsidRPr="003D6E7B">
        <w:rPr>
          <w:sz w:val="28"/>
          <w:szCs w:val="28"/>
        </w:rPr>
        <w:t>е</w:t>
      </w:r>
      <w:r w:rsidRPr="003D6E7B">
        <w:rPr>
          <w:sz w:val="28"/>
          <w:szCs w:val="28"/>
        </w:rPr>
        <w:t xml:space="preserve"> наличии), который определяется пут</w:t>
      </w:r>
      <w:r w:rsidR="009C6904" w:rsidRPr="003D6E7B">
        <w:rPr>
          <w:sz w:val="28"/>
          <w:szCs w:val="28"/>
        </w:rPr>
        <w:t>е</w:t>
      </w:r>
      <w:r w:rsidR="000C47CD">
        <w:rPr>
          <w:sz w:val="28"/>
          <w:szCs w:val="28"/>
        </w:rPr>
        <w:t xml:space="preserve">м проведения параллельных </w:t>
      </w:r>
      <w:r w:rsidRPr="003D6E7B">
        <w:rPr>
          <w:sz w:val="28"/>
          <w:szCs w:val="28"/>
        </w:rPr>
        <w:t xml:space="preserve">испытаний (определения модуля деформации </w:t>
      </w:r>
      <w:r w:rsidRPr="000C47CD">
        <w:rPr>
          <w:i/>
          <w:sz w:val="28"/>
          <w:szCs w:val="28"/>
        </w:rPr>
        <w:t>Е</w:t>
      </w:r>
      <w:r w:rsidR="000C47CD">
        <w:rPr>
          <w:sz w:val="28"/>
          <w:szCs w:val="28"/>
        </w:rPr>
        <w:t xml:space="preserve">) </w:t>
      </w:r>
      <w:r w:rsidRPr="003D6E7B">
        <w:rPr>
          <w:sz w:val="28"/>
          <w:szCs w:val="28"/>
        </w:rPr>
        <w:t>образцов грунта, вырезанных в вертикальном и горизонтальном направлени</w:t>
      </w:r>
      <w:r w:rsidR="000C47CD">
        <w:rPr>
          <w:sz w:val="28"/>
          <w:szCs w:val="28"/>
        </w:rPr>
        <w:t>ях, в компрессионных приборах.</w:t>
      </w:r>
    </w:p>
    <w:p w14:paraId="2ABE40AD" w14:textId="77777777" w:rsidR="00E71F2A" w:rsidRPr="003D6E7B" w:rsidRDefault="00E71F2A" w:rsidP="00932913">
      <w:pPr>
        <w:pStyle w:val="aff1"/>
        <w:ind w:firstLine="567"/>
        <w:jc w:val="both"/>
        <w:rPr>
          <w:sz w:val="28"/>
          <w:szCs w:val="28"/>
        </w:rPr>
      </w:pPr>
      <w:r w:rsidRPr="003D6E7B">
        <w:rPr>
          <w:sz w:val="28"/>
          <w:szCs w:val="28"/>
        </w:rPr>
        <w:t xml:space="preserve">8.1.2.12 Грунты с модулем деформации 100 МПа и более, </w:t>
      </w:r>
      <w:r w:rsidR="00D96AC3" w:rsidRPr="003D6E7B">
        <w:rPr>
          <w:sz w:val="28"/>
          <w:szCs w:val="28"/>
        </w:rPr>
        <w:t>в т. ч.</w:t>
      </w:r>
      <w:r w:rsidRPr="003D6E7B">
        <w:rPr>
          <w:sz w:val="28"/>
          <w:szCs w:val="28"/>
        </w:rPr>
        <w:t xml:space="preserve"> </w:t>
      </w:r>
      <w:r w:rsidR="000C47CD">
        <w:rPr>
          <w:sz w:val="28"/>
          <w:szCs w:val="28"/>
        </w:rPr>
        <w:t>с</w:t>
      </w:r>
      <w:r w:rsidRPr="003D6E7B">
        <w:rPr>
          <w:sz w:val="28"/>
          <w:szCs w:val="28"/>
        </w:rPr>
        <w:t>кальные</w:t>
      </w:r>
      <w:r w:rsidR="000C47CD">
        <w:rPr>
          <w:sz w:val="28"/>
          <w:szCs w:val="28"/>
        </w:rPr>
        <w:t>,</w:t>
      </w:r>
      <w:r w:rsidRPr="003D6E7B">
        <w:rPr>
          <w:sz w:val="28"/>
          <w:szCs w:val="28"/>
        </w:rPr>
        <w:t xml:space="preserve"> следует рассматривать как сжимаемые</w:t>
      </w:r>
      <w:r w:rsidR="00CD26EF">
        <w:rPr>
          <w:sz w:val="28"/>
          <w:szCs w:val="28"/>
        </w:rPr>
        <w:t>,</w:t>
      </w:r>
      <w:r w:rsidRPr="003D6E7B">
        <w:rPr>
          <w:sz w:val="28"/>
          <w:szCs w:val="28"/>
        </w:rPr>
        <w:t xml:space="preserve"> и ограничивать ими глубину сжимаемой толщи не допускается</w:t>
      </w:r>
      <w:r w:rsidR="000C47CD">
        <w:rPr>
          <w:sz w:val="28"/>
          <w:szCs w:val="28"/>
        </w:rPr>
        <w:t>.</w:t>
      </w:r>
    </w:p>
    <w:p w14:paraId="5FC4064F" w14:textId="77777777" w:rsidR="00E71F2A" w:rsidRPr="003D6E7B" w:rsidRDefault="00E71F2A" w:rsidP="00932913">
      <w:pPr>
        <w:pStyle w:val="aff1"/>
        <w:ind w:firstLine="567"/>
        <w:jc w:val="both"/>
        <w:rPr>
          <w:sz w:val="28"/>
          <w:szCs w:val="28"/>
        </w:rPr>
      </w:pPr>
      <w:r w:rsidRPr="003D6E7B">
        <w:rPr>
          <w:sz w:val="28"/>
          <w:szCs w:val="28"/>
        </w:rPr>
        <w:t>8.1.2.13 Учитывая большую глубину инженерно</w:t>
      </w:r>
      <w:r w:rsidR="00296D65">
        <w:rPr>
          <w:sz w:val="28"/>
          <w:szCs w:val="28"/>
        </w:rPr>
        <w:t>-</w:t>
      </w:r>
      <w:r w:rsidRPr="003D6E7B">
        <w:rPr>
          <w:sz w:val="28"/>
          <w:szCs w:val="28"/>
        </w:rPr>
        <w:t>геологических изысканий и возможное расструктури</w:t>
      </w:r>
      <w:r w:rsidR="000C47CD">
        <w:rPr>
          <w:sz w:val="28"/>
          <w:szCs w:val="28"/>
        </w:rPr>
        <w:t xml:space="preserve">рование </w:t>
      </w:r>
      <w:r w:rsidRPr="003D6E7B">
        <w:rPr>
          <w:sz w:val="28"/>
          <w:szCs w:val="28"/>
        </w:rPr>
        <w:t>образцов грунта при их отборе, преимущество при определении параметров грунтов (при различии в их значениях</w:t>
      </w:r>
      <w:r w:rsidR="00CD26EF">
        <w:rPr>
          <w:sz w:val="28"/>
          <w:szCs w:val="28"/>
        </w:rPr>
        <w:t>,</w:t>
      </w:r>
      <w:r w:rsidRPr="003D6E7B">
        <w:rPr>
          <w:sz w:val="28"/>
          <w:szCs w:val="28"/>
        </w:rPr>
        <w:t xml:space="preserve"> определенных разным</w:t>
      </w:r>
      <w:r w:rsidR="0047470E">
        <w:rPr>
          <w:sz w:val="28"/>
          <w:szCs w:val="28"/>
        </w:rPr>
        <w:t xml:space="preserve">и методами) должно быть отдано </w:t>
      </w:r>
      <w:r w:rsidRPr="003D6E7B">
        <w:rPr>
          <w:sz w:val="28"/>
          <w:szCs w:val="28"/>
        </w:rPr>
        <w:t>полевым методам испытаний грунта (штамповым, прессиометрическим, сваями, сдвиг</w:t>
      </w:r>
      <w:r w:rsidR="00296D65">
        <w:rPr>
          <w:sz w:val="28"/>
          <w:szCs w:val="28"/>
        </w:rPr>
        <w:t>ом</w:t>
      </w:r>
      <w:r w:rsidRPr="003D6E7B">
        <w:rPr>
          <w:sz w:val="28"/>
          <w:szCs w:val="28"/>
        </w:rPr>
        <w:t xml:space="preserve"> целика и др.).</w:t>
      </w:r>
    </w:p>
    <w:p w14:paraId="7E330041" w14:textId="77777777" w:rsidR="00E71F2A" w:rsidRPr="003D6E7B" w:rsidRDefault="00E71F2A" w:rsidP="00932913">
      <w:pPr>
        <w:pStyle w:val="aff1"/>
        <w:ind w:firstLine="567"/>
        <w:jc w:val="both"/>
        <w:rPr>
          <w:sz w:val="28"/>
          <w:szCs w:val="28"/>
        </w:rPr>
      </w:pPr>
      <w:r w:rsidRPr="003D6E7B">
        <w:rPr>
          <w:sz w:val="28"/>
          <w:szCs w:val="28"/>
        </w:rPr>
        <w:lastRenderedPageBreak/>
        <w:t xml:space="preserve">8.1.2.14 При проведении лабораторных испытаний </w:t>
      </w:r>
      <w:r w:rsidR="00506C39" w:rsidRPr="003D6E7B">
        <w:rPr>
          <w:sz w:val="28"/>
          <w:szCs w:val="28"/>
        </w:rPr>
        <w:t>следует</w:t>
      </w:r>
      <w:r w:rsidRPr="003D6E7B">
        <w:rPr>
          <w:sz w:val="28"/>
          <w:szCs w:val="28"/>
        </w:rPr>
        <w:t xml:space="preserve"> оценивать качество отбора образца грунта. До проведения испытаний необходимо восстанавливать начальное напряженно-деформированное состояние с учетом истории нагружения.</w:t>
      </w:r>
    </w:p>
    <w:p w14:paraId="059DAB9D" w14:textId="77777777" w:rsidR="00E71F2A" w:rsidRPr="003D6E7B" w:rsidRDefault="00E71F2A" w:rsidP="00932913">
      <w:pPr>
        <w:pStyle w:val="aff1"/>
        <w:ind w:firstLine="567"/>
        <w:jc w:val="both"/>
        <w:rPr>
          <w:sz w:val="28"/>
          <w:szCs w:val="28"/>
        </w:rPr>
      </w:pPr>
      <w:r w:rsidRPr="003D6E7B">
        <w:rPr>
          <w:sz w:val="28"/>
          <w:szCs w:val="28"/>
        </w:rPr>
        <w:t xml:space="preserve">8.1.2.15 Для контроля качества инженерно-геологических испытаний не менее 10 % всего объема исследований следует проводить параллельно </w:t>
      </w:r>
      <w:r w:rsidR="00296D65">
        <w:rPr>
          <w:sz w:val="28"/>
          <w:szCs w:val="28"/>
        </w:rPr>
        <w:t>силами</w:t>
      </w:r>
      <w:r w:rsidRPr="003D6E7B">
        <w:rPr>
          <w:sz w:val="28"/>
          <w:szCs w:val="28"/>
        </w:rPr>
        <w:t xml:space="preserve"> другой организации. </w:t>
      </w:r>
    </w:p>
    <w:p w14:paraId="0CCD4C07" w14:textId="77777777" w:rsidR="00E71F2A" w:rsidRPr="003D6E7B" w:rsidRDefault="00E71F2A" w:rsidP="00932913">
      <w:pPr>
        <w:pStyle w:val="aff1"/>
        <w:ind w:firstLine="567"/>
        <w:jc w:val="both"/>
        <w:rPr>
          <w:sz w:val="28"/>
          <w:szCs w:val="28"/>
        </w:rPr>
      </w:pPr>
      <w:r w:rsidRPr="003D6E7B">
        <w:rPr>
          <w:sz w:val="28"/>
          <w:szCs w:val="28"/>
        </w:rPr>
        <w:t>8.1.2.16 Учитывая значительную глубину сжимаемой толщи основания высотных зданий, допускается при специальном обосновании в программе изысканий часть полевых исследований грунтов (зондирование, испытания грун</w:t>
      </w:r>
      <w:r w:rsidR="00296D65">
        <w:rPr>
          <w:sz w:val="28"/>
          <w:szCs w:val="28"/>
        </w:rPr>
        <w:t xml:space="preserve">тов штампами) выполнять со дна </w:t>
      </w:r>
      <w:r w:rsidRPr="003D6E7B">
        <w:rPr>
          <w:sz w:val="28"/>
          <w:szCs w:val="28"/>
        </w:rPr>
        <w:t>котлована.</w:t>
      </w:r>
    </w:p>
    <w:p w14:paraId="3AEA5F8A" w14:textId="77777777" w:rsidR="00E71F2A" w:rsidRPr="003D6E7B" w:rsidRDefault="00E71F2A" w:rsidP="00932913">
      <w:pPr>
        <w:pStyle w:val="aff1"/>
        <w:ind w:firstLine="567"/>
        <w:jc w:val="both"/>
        <w:rPr>
          <w:sz w:val="28"/>
          <w:szCs w:val="28"/>
        </w:rPr>
      </w:pPr>
      <w:r w:rsidRPr="003D6E7B">
        <w:rPr>
          <w:sz w:val="28"/>
          <w:szCs w:val="28"/>
        </w:rPr>
        <w:t>8.1.2.17 При применении свайных и комбинированных свайно-плитных фундаментов следует выполнять испытания свай статическими нагрузками в объеме, зависящем от их общего числа и неоднородности основания, но не менее четырех испытаний сва</w:t>
      </w:r>
      <w:r w:rsidR="00296D65">
        <w:rPr>
          <w:sz w:val="28"/>
          <w:szCs w:val="28"/>
        </w:rPr>
        <w:t>ями на фундамент высотного здания.</w:t>
      </w:r>
    </w:p>
    <w:p w14:paraId="4C601769" w14:textId="77777777" w:rsidR="00E71F2A" w:rsidRPr="003D6E7B" w:rsidRDefault="00E71F2A" w:rsidP="00932913">
      <w:pPr>
        <w:pStyle w:val="aff1"/>
        <w:ind w:firstLine="567"/>
        <w:jc w:val="both"/>
        <w:rPr>
          <w:sz w:val="28"/>
          <w:szCs w:val="28"/>
        </w:rPr>
      </w:pPr>
      <w:r w:rsidRPr="003D6E7B">
        <w:rPr>
          <w:sz w:val="28"/>
          <w:szCs w:val="28"/>
        </w:rPr>
        <w:t xml:space="preserve">8.1.2.18 Испытания грунта сваями могут </w:t>
      </w:r>
      <w:r w:rsidR="00506C39" w:rsidRPr="003D6E7B">
        <w:rPr>
          <w:sz w:val="28"/>
          <w:szCs w:val="28"/>
        </w:rPr>
        <w:t>быть выполнены</w:t>
      </w:r>
      <w:r w:rsidRPr="003D6E7B">
        <w:rPr>
          <w:sz w:val="28"/>
          <w:szCs w:val="28"/>
        </w:rPr>
        <w:t xml:space="preserve"> как при приложении статической нагрузки к в</w:t>
      </w:r>
      <w:r w:rsidR="00296D65">
        <w:rPr>
          <w:sz w:val="28"/>
          <w:szCs w:val="28"/>
        </w:rPr>
        <w:t xml:space="preserve">ерхнему концу </w:t>
      </w:r>
      <w:r w:rsidRPr="003D6E7B">
        <w:rPr>
          <w:sz w:val="28"/>
          <w:szCs w:val="28"/>
        </w:rPr>
        <w:t>сваи согласно ГОСТ 568</w:t>
      </w:r>
      <w:r w:rsidR="00296D65">
        <w:rPr>
          <w:sz w:val="28"/>
          <w:szCs w:val="28"/>
        </w:rPr>
        <w:t>6</w:t>
      </w:r>
      <w:r w:rsidRPr="003D6E7B">
        <w:rPr>
          <w:sz w:val="28"/>
          <w:szCs w:val="28"/>
        </w:rPr>
        <w:t>, так и методом опускных домкратов.</w:t>
      </w:r>
    </w:p>
    <w:p w14:paraId="1D6EEEAA" w14:textId="77777777" w:rsidR="00E71F2A" w:rsidRPr="003D6E7B" w:rsidRDefault="00E71F2A" w:rsidP="00932913">
      <w:pPr>
        <w:pStyle w:val="aff1"/>
        <w:ind w:firstLine="567"/>
        <w:jc w:val="both"/>
        <w:rPr>
          <w:sz w:val="28"/>
          <w:szCs w:val="28"/>
        </w:rPr>
      </w:pPr>
      <w:r w:rsidRPr="003D6E7B">
        <w:rPr>
          <w:sz w:val="28"/>
          <w:szCs w:val="28"/>
        </w:rPr>
        <w:t>8.1.2.19 При прове</w:t>
      </w:r>
      <w:r w:rsidR="00296D65">
        <w:rPr>
          <w:sz w:val="28"/>
          <w:szCs w:val="28"/>
        </w:rPr>
        <w:t xml:space="preserve">дении испытаний грунта сваями </w:t>
      </w:r>
      <w:r w:rsidRPr="003D6E7B">
        <w:rPr>
          <w:sz w:val="28"/>
          <w:szCs w:val="28"/>
        </w:rPr>
        <w:t xml:space="preserve">механические характеристики грунта уточняются путем обратных расчетов. Для этого сваи должны быть снабжены системой датчиков, позволяющих фиксировать распределение усилий и перемещений вдоль конструкции сваи. Их </w:t>
      </w:r>
      <w:r w:rsidR="00296D65">
        <w:rPr>
          <w:sz w:val="28"/>
          <w:szCs w:val="28"/>
        </w:rPr>
        <w:t>число</w:t>
      </w:r>
      <w:r w:rsidRPr="003D6E7B">
        <w:rPr>
          <w:sz w:val="28"/>
          <w:szCs w:val="28"/>
        </w:rPr>
        <w:t xml:space="preserve"> и расстояние между ними выбирается исходя из размеров свайного фундамента (поперечные размеры и длина), нагрузок и грунтовых условий таким образом, чтобы можно было определить сопротивление по боковой поверхности сваи и нижнему концу, а также выполнить обратный расчет для определения уточнения мех</w:t>
      </w:r>
      <w:r w:rsidR="00296D65">
        <w:rPr>
          <w:sz w:val="28"/>
          <w:szCs w:val="28"/>
        </w:rPr>
        <w:t>анических характеристик грунта.</w:t>
      </w:r>
    </w:p>
    <w:p w14:paraId="43C6A93A" w14:textId="77777777" w:rsidR="00E71F2A" w:rsidRPr="003D6E7B" w:rsidRDefault="00296D65" w:rsidP="00932913">
      <w:pPr>
        <w:pStyle w:val="aff1"/>
        <w:ind w:firstLine="567"/>
        <w:jc w:val="both"/>
        <w:rPr>
          <w:sz w:val="28"/>
          <w:szCs w:val="28"/>
        </w:rPr>
      </w:pPr>
      <w:r>
        <w:rPr>
          <w:sz w:val="28"/>
          <w:szCs w:val="28"/>
        </w:rPr>
        <w:t xml:space="preserve">8.1.2.20 </w:t>
      </w:r>
      <w:r w:rsidR="00E71F2A" w:rsidRPr="003D6E7B">
        <w:rPr>
          <w:sz w:val="28"/>
          <w:szCs w:val="28"/>
        </w:rPr>
        <w:t xml:space="preserve">В случае применения опускных домкратов их рекомендуется устанавливать в двух уровнях </w:t>
      </w:r>
      <w:r>
        <w:rPr>
          <w:sz w:val="28"/>
          <w:szCs w:val="28"/>
        </w:rPr>
        <w:t>в</w:t>
      </w:r>
      <w:r w:rsidR="00E71F2A" w:rsidRPr="003D6E7B">
        <w:rPr>
          <w:sz w:val="28"/>
          <w:szCs w:val="28"/>
        </w:rPr>
        <w:t xml:space="preserve"> цел</w:t>
      </w:r>
      <w:r>
        <w:rPr>
          <w:sz w:val="28"/>
          <w:szCs w:val="28"/>
        </w:rPr>
        <w:t>ях</w:t>
      </w:r>
      <w:r w:rsidR="00E71F2A" w:rsidRPr="003D6E7B">
        <w:rPr>
          <w:sz w:val="28"/>
          <w:szCs w:val="28"/>
        </w:rPr>
        <w:t xml:space="preserve"> проведения раздельного испытания грунта сваями по нижнему концу и боковой поверхности. Для этого нижний уровень располагают на минимально </w:t>
      </w:r>
      <w:r w:rsidR="00E24417" w:rsidRPr="003D6E7B">
        <w:rPr>
          <w:sz w:val="28"/>
          <w:szCs w:val="28"/>
        </w:rPr>
        <w:t xml:space="preserve">возможном </w:t>
      </w:r>
      <w:r w:rsidR="00E71F2A" w:rsidRPr="003D6E7B">
        <w:rPr>
          <w:sz w:val="28"/>
          <w:szCs w:val="28"/>
        </w:rPr>
        <w:t>расстоянии от нижнего конца сваи для определения механических характеристик грунта и сопротивления сваи по нижнему концу</w:t>
      </w:r>
      <w:r>
        <w:rPr>
          <w:sz w:val="28"/>
          <w:szCs w:val="28"/>
        </w:rPr>
        <w:t>,</w:t>
      </w:r>
      <w:r w:rsidR="00E71F2A" w:rsidRPr="003D6E7B">
        <w:rPr>
          <w:sz w:val="28"/>
          <w:szCs w:val="28"/>
        </w:rPr>
        <w:t xml:space="preserve"> </w:t>
      </w:r>
      <w:r>
        <w:rPr>
          <w:sz w:val="28"/>
          <w:szCs w:val="28"/>
        </w:rPr>
        <w:t>в</w:t>
      </w:r>
      <w:r w:rsidR="00E71F2A" w:rsidRPr="003D6E7B">
        <w:rPr>
          <w:sz w:val="28"/>
          <w:szCs w:val="28"/>
        </w:rPr>
        <w:t xml:space="preserve">ерхний </w:t>
      </w:r>
      <w:r>
        <w:rPr>
          <w:sz w:val="28"/>
          <w:szCs w:val="28"/>
        </w:rPr>
        <w:t>–</w:t>
      </w:r>
      <w:r w:rsidR="00E71F2A" w:rsidRPr="003D6E7B">
        <w:rPr>
          <w:sz w:val="28"/>
          <w:szCs w:val="28"/>
        </w:rPr>
        <w:t xml:space="preserve"> на расстоянии по высоте от нижнего, достаточном для определения механических характеристик грунта и сопротивления по боковой поверхности сваи.</w:t>
      </w:r>
    </w:p>
    <w:p w14:paraId="1F131A3D" w14:textId="77777777" w:rsidR="006C7AD2" w:rsidRPr="00580B9A" w:rsidRDefault="00580B9A" w:rsidP="00932913">
      <w:pPr>
        <w:pStyle w:val="aff1"/>
        <w:ind w:firstLine="567"/>
        <w:jc w:val="both"/>
        <w:rPr>
          <w:b/>
          <w:sz w:val="28"/>
          <w:szCs w:val="28"/>
        </w:rPr>
      </w:pPr>
      <w:bookmarkStart w:id="40" w:name="_Toc460856911"/>
      <w:r>
        <w:rPr>
          <w:b/>
          <w:sz w:val="28"/>
          <w:szCs w:val="28"/>
        </w:rPr>
        <w:t xml:space="preserve">8.1.3 </w:t>
      </w:r>
      <w:r w:rsidR="006C7AD2" w:rsidRPr="00580B9A">
        <w:rPr>
          <w:b/>
          <w:sz w:val="28"/>
          <w:szCs w:val="28"/>
        </w:rPr>
        <w:t>Особенности проектирования</w:t>
      </w:r>
      <w:bookmarkEnd w:id="40"/>
    </w:p>
    <w:p w14:paraId="3AE25BFE" w14:textId="77777777" w:rsidR="00E71F2A" w:rsidRPr="0077697F" w:rsidRDefault="003F312C" w:rsidP="00932913">
      <w:pPr>
        <w:ind w:firstLine="567"/>
        <w:jc w:val="both"/>
        <w:rPr>
          <w:sz w:val="28"/>
          <w:szCs w:val="28"/>
        </w:rPr>
      </w:pPr>
      <w:r>
        <w:rPr>
          <w:sz w:val="28"/>
          <w:szCs w:val="28"/>
        </w:rPr>
        <w:t xml:space="preserve">8.1.3.1 </w:t>
      </w:r>
      <w:r w:rsidR="00E71F2A" w:rsidRPr="0077697F">
        <w:rPr>
          <w:sz w:val="28"/>
          <w:szCs w:val="28"/>
        </w:rPr>
        <w:t>В качестве фундаментов высотных зданий применяют плитные, свайные и плитно-свайные фундаменты. Проектные решения их должны обеспечивать невозможность наступления предельного состояния с требуем</w:t>
      </w:r>
      <w:r w:rsidR="00E05BEE" w:rsidRPr="0077697F">
        <w:rPr>
          <w:sz w:val="28"/>
          <w:szCs w:val="28"/>
        </w:rPr>
        <w:t>ым</w:t>
      </w:r>
      <w:r w:rsidR="00E71F2A" w:rsidRPr="0077697F">
        <w:rPr>
          <w:sz w:val="28"/>
          <w:szCs w:val="28"/>
        </w:rPr>
        <w:t xml:space="preserve"> </w:t>
      </w:r>
      <w:r w:rsidR="00E05BEE" w:rsidRPr="0077697F">
        <w:rPr>
          <w:sz w:val="28"/>
          <w:szCs w:val="28"/>
        </w:rPr>
        <w:t xml:space="preserve">коэффициентом </w:t>
      </w:r>
      <w:r w:rsidR="00E71F2A" w:rsidRPr="0077697F">
        <w:rPr>
          <w:sz w:val="28"/>
          <w:szCs w:val="28"/>
        </w:rPr>
        <w:t>надежности.</w:t>
      </w:r>
    </w:p>
    <w:p w14:paraId="18F00434" w14:textId="77777777" w:rsidR="00E71F2A" w:rsidRPr="0077697F" w:rsidRDefault="003F312C" w:rsidP="00932913">
      <w:pPr>
        <w:ind w:firstLine="567"/>
        <w:jc w:val="both"/>
        <w:rPr>
          <w:sz w:val="28"/>
          <w:szCs w:val="28"/>
        </w:rPr>
      </w:pPr>
      <w:r>
        <w:rPr>
          <w:sz w:val="28"/>
          <w:szCs w:val="28"/>
        </w:rPr>
        <w:t xml:space="preserve">8.1.3.2 </w:t>
      </w:r>
      <w:r w:rsidR="00E71F2A" w:rsidRPr="0077697F">
        <w:rPr>
          <w:sz w:val="28"/>
          <w:szCs w:val="28"/>
        </w:rPr>
        <w:t>Проектирование оснований и фундам</w:t>
      </w:r>
      <w:r w:rsidR="00DC610B" w:rsidRPr="0077697F">
        <w:rPr>
          <w:sz w:val="28"/>
          <w:szCs w:val="28"/>
        </w:rPr>
        <w:t xml:space="preserve">ентов с использованием расчетов, </w:t>
      </w:r>
      <w:r w:rsidR="00E71F2A" w:rsidRPr="0077697F">
        <w:rPr>
          <w:sz w:val="28"/>
          <w:szCs w:val="28"/>
        </w:rPr>
        <w:t>а также экспериментальных иссл</w:t>
      </w:r>
      <w:r>
        <w:rPr>
          <w:sz w:val="28"/>
          <w:szCs w:val="28"/>
        </w:rPr>
        <w:t xml:space="preserve">едований и отдельных положений </w:t>
      </w:r>
      <w:r w:rsidR="00E71F2A" w:rsidRPr="0077697F">
        <w:rPr>
          <w:sz w:val="28"/>
          <w:szCs w:val="28"/>
        </w:rPr>
        <w:lastRenderedPageBreak/>
        <w:t>наблюдательного метода является основным способом обе</w:t>
      </w:r>
      <w:r>
        <w:rPr>
          <w:sz w:val="28"/>
          <w:szCs w:val="28"/>
        </w:rPr>
        <w:t>спечения требований надежности.</w:t>
      </w:r>
    </w:p>
    <w:p w14:paraId="4ADE0C11" w14:textId="77777777" w:rsidR="00E71F2A" w:rsidRPr="0077697F" w:rsidRDefault="003F312C" w:rsidP="00932913">
      <w:pPr>
        <w:ind w:firstLine="567"/>
        <w:jc w:val="both"/>
        <w:rPr>
          <w:sz w:val="28"/>
          <w:szCs w:val="28"/>
        </w:rPr>
      </w:pPr>
      <w:r>
        <w:rPr>
          <w:sz w:val="28"/>
          <w:szCs w:val="28"/>
        </w:rPr>
        <w:t xml:space="preserve">8.1.3.3 </w:t>
      </w:r>
      <w:r w:rsidR="00E71F2A" w:rsidRPr="0077697F">
        <w:rPr>
          <w:sz w:val="28"/>
          <w:szCs w:val="28"/>
        </w:rPr>
        <w:t xml:space="preserve">Расчетные модели, используемые </w:t>
      </w:r>
      <w:r>
        <w:rPr>
          <w:sz w:val="28"/>
          <w:szCs w:val="28"/>
        </w:rPr>
        <w:t xml:space="preserve">для проектирования оснований и </w:t>
      </w:r>
      <w:r w:rsidR="00E71F2A" w:rsidRPr="0077697F">
        <w:rPr>
          <w:sz w:val="28"/>
          <w:szCs w:val="28"/>
        </w:rPr>
        <w:t>фундамен</w:t>
      </w:r>
      <w:r w:rsidR="00DC610B" w:rsidRPr="0077697F">
        <w:rPr>
          <w:sz w:val="28"/>
          <w:szCs w:val="28"/>
        </w:rPr>
        <w:t>тов, должны быть верифицированы</w:t>
      </w:r>
      <w:r w:rsidR="00E71F2A" w:rsidRPr="0077697F">
        <w:rPr>
          <w:sz w:val="28"/>
          <w:szCs w:val="28"/>
        </w:rPr>
        <w:t>.</w:t>
      </w:r>
    </w:p>
    <w:p w14:paraId="4381C576" w14:textId="77777777" w:rsidR="00312F62" w:rsidRPr="0077697F" w:rsidRDefault="001B434E" w:rsidP="00932913">
      <w:pPr>
        <w:ind w:firstLine="567"/>
        <w:jc w:val="both"/>
        <w:rPr>
          <w:sz w:val="28"/>
          <w:szCs w:val="28"/>
        </w:rPr>
      </w:pPr>
      <w:r>
        <w:rPr>
          <w:sz w:val="28"/>
          <w:szCs w:val="28"/>
        </w:rPr>
        <w:t xml:space="preserve">8.1.3.4 </w:t>
      </w:r>
      <w:r w:rsidR="00313FDD" w:rsidRPr="0077697F">
        <w:rPr>
          <w:sz w:val="28"/>
          <w:szCs w:val="28"/>
        </w:rPr>
        <w:t xml:space="preserve">Для верификации модели грунта и уточнения грунтовых условий в качестве основы применяют экспериментальные исследования. </w:t>
      </w:r>
    </w:p>
    <w:p w14:paraId="64811F2D" w14:textId="77777777" w:rsidR="00E71F2A" w:rsidRPr="0077697F" w:rsidRDefault="001B434E" w:rsidP="00932913">
      <w:pPr>
        <w:ind w:firstLine="567"/>
        <w:jc w:val="both"/>
        <w:rPr>
          <w:sz w:val="28"/>
          <w:szCs w:val="28"/>
        </w:rPr>
      </w:pPr>
      <w:r>
        <w:rPr>
          <w:sz w:val="28"/>
          <w:szCs w:val="28"/>
        </w:rPr>
        <w:t xml:space="preserve">8.1.3.5 </w:t>
      </w:r>
      <w:r w:rsidR="00E71F2A" w:rsidRPr="0077697F">
        <w:rPr>
          <w:sz w:val="28"/>
          <w:szCs w:val="28"/>
        </w:rPr>
        <w:t>В качестве экспериментальных исследований для свайных фундаментов используют результаты испытания грунта сваями согласно 8.1.2.18–8.1.2.20.</w:t>
      </w:r>
    </w:p>
    <w:p w14:paraId="4895DCFC" w14:textId="77777777" w:rsidR="00E71F2A" w:rsidRPr="0077697F" w:rsidRDefault="001B434E" w:rsidP="00932913">
      <w:pPr>
        <w:ind w:firstLine="567"/>
        <w:jc w:val="both"/>
        <w:rPr>
          <w:sz w:val="28"/>
          <w:szCs w:val="28"/>
        </w:rPr>
      </w:pPr>
      <w:r>
        <w:rPr>
          <w:sz w:val="28"/>
          <w:szCs w:val="28"/>
        </w:rPr>
        <w:t xml:space="preserve">8.1.3.6 </w:t>
      </w:r>
      <w:r w:rsidR="00E71F2A" w:rsidRPr="0077697F">
        <w:rPr>
          <w:sz w:val="28"/>
          <w:szCs w:val="28"/>
        </w:rPr>
        <w:t>Для плитных фундаментов в качестве экспериментальных исследований применяют результаты испытания грунта мод</w:t>
      </w:r>
      <w:r>
        <w:rPr>
          <w:sz w:val="28"/>
          <w:szCs w:val="28"/>
        </w:rPr>
        <w:t xml:space="preserve">елями фундамента, штампами или </w:t>
      </w:r>
      <w:r w:rsidR="00E71F2A" w:rsidRPr="0077697F">
        <w:rPr>
          <w:sz w:val="28"/>
          <w:szCs w:val="28"/>
        </w:rPr>
        <w:t>прессиометрами. Данные исследования, наряду со ста</w:t>
      </w:r>
      <w:r>
        <w:rPr>
          <w:sz w:val="28"/>
          <w:szCs w:val="28"/>
        </w:rPr>
        <w:t xml:space="preserve">билометрическими испытаниями, </w:t>
      </w:r>
      <w:r w:rsidR="00E71F2A" w:rsidRPr="0077697F">
        <w:rPr>
          <w:sz w:val="28"/>
          <w:szCs w:val="28"/>
        </w:rPr>
        <w:t>служат основой для верификации расчетной мод</w:t>
      </w:r>
      <w:r>
        <w:rPr>
          <w:sz w:val="28"/>
          <w:szCs w:val="28"/>
        </w:rPr>
        <w:t>ели и параметров грунта.</w:t>
      </w:r>
    </w:p>
    <w:p w14:paraId="384B8F02" w14:textId="77777777" w:rsidR="00E71F2A" w:rsidRPr="0077697F" w:rsidRDefault="001B434E" w:rsidP="00932913">
      <w:pPr>
        <w:ind w:firstLine="567"/>
        <w:jc w:val="both"/>
        <w:rPr>
          <w:sz w:val="28"/>
          <w:szCs w:val="28"/>
        </w:rPr>
      </w:pPr>
      <w:r>
        <w:rPr>
          <w:sz w:val="28"/>
          <w:szCs w:val="28"/>
        </w:rPr>
        <w:t xml:space="preserve">8.1.3.7 </w:t>
      </w:r>
      <w:r w:rsidR="00E71F2A" w:rsidRPr="0077697F">
        <w:rPr>
          <w:sz w:val="28"/>
          <w:szCs w:val="28"/>
        </w:rPr>
        <w:t xml:space="preserve">Для плитно-свайных фундаментов экспериментальные исследования включают </w:t>
      </w:r>
      <w:r>
        <w:rPr>
          <w:sz w:val="28"/>
          <w:szCs w:val="28"/>
        </w:rPr>
        <w:t xml:space="preserve">в себя </w:t>
      </w:r>
      <w:r w:rsidR="00E71F2A" w:rsidRPr="0077697F">
        <w:rPr>
          <w:sz w:val="28"/>
          <w:szCs w:val="28"/>
        </w:rPr>
        <w:t>как испытания грунта сваями согласно 8.1.2.18</w:t>
      </w:r>
      <w:r w:rsidRPr="0077697F">
        <w:rPr>
          <w:sz w:val="28"/>
          <w:szCs w:val="28"/>
        </w:rPr>
        <w:t>–</w:t>
      </w:r>
      <w:r w:rsidR="00E71F2A" w:rsidRPr="0077697F">
        <w:rPr>
          <w:sz w:val="28"/>
          <w:szCs w:val="28"/>
        </w:rPr>
        <w:t>8.1.2.20, так и экпериментальные исследования для плитных фундаментов согласно 8.1.3.6.</w:t>
      </w:r>
    </w:p>
    <w:p w14:paraId="45BA02F0" w14:textId="77777777" w:rsidR="00E71F2A" w:rsidRPr="0077697F" w:rsidRDefault="001B434E" w:rsidP="00932913">
      <w:pPr>
        <w:ind w:firstLine="567"/>
        <w:jc w:val="both"/>
        <w:rPr>
          <w:sz w:val="28"/>
          <w:szCs w:val="28"/>
        </w:rPr>
      </w:pPr>
      <w:r>
        <w:rPr>
          <w:sz w:val="28"/>
          <w:szCs w:val="28"/>
        </w:rPr>
        <w:t xml:space="preserve">8.1.3.8 </w:t>
      </w:r>
      <w:r w:rsidR="00E71F2A" w:rsidRPr="0077697F">
        <w:rPr>
          <w:sz w:val="28"/>
          <w:szCs w:val="28"/>
        </w:rPr>
        <w:t>Наблюдательный ме</w:t>
      </w:r>
      <w:r>
        <w:rPr>
          <w:sz w:val="28"/>
          <w:szCs w:val="28"/>
        </w:rPr>
        <w:t xml:space="preserve">тод </w:t>
      </w:r>
      <w:r w:rsidR="00E71F2A" w:rsidRPr="0077697F">
        <w:rPr>
          <w:sz w:val="28"/>
          <w:szCs w:val="28"/>
        </w:rPr>
        <w:t>следует применять в части проверки расчетной модели, параметров грунта, нагрузок и их распределени</w:t>
      </w:r>
      <w:r>
        <w:rPr>
          <w:sz w:val="28"/>
          <w:szCs w:val="28"/>
        </w:rPr>
        <w:t>я</w:t>
      </w:r>
      <w:r w:rsidR="00E71F2A" w:rsidRPr="0077697F">
        <w:rPr>
          <w:sz w:val="28"/>
          <w:szCs w:val="28"/>
        </w:rPr>
        <w:t>, последовательности</w:t>
      </w:r>
      <w:r>
        <w:rPr>
          <w:sz w:val="28"/>
          <w:szCs w:val="28"/>
        </w:rPr>
        <w:t xml:space="preserve"> и технологии выполнения работ </w:t>
      </w:r>
      <w:r w:rsidR="00E71F2A" w:rsidRPr="0077697F">
        <w:rPr>
          <w:sz w:val="28"/>
          <w:szCs w:val="28"/>
        </w:rPr>
        <w:t>путем обратных расчетов по результатам мониторинга.</w:t>
      </w:r>
    </w:p>
    <w:p w14:paraId="0C0F8868" w14:textId="77777777" w:rsidR="00E71F2A" w:rsidRPr="0077697F" w:rsidRDefault="001B434E" w:rsidP="00932913">
      <w:pPr>
        <w:ind w:firstLine="567"/>
        <w:jc w:val="both"/>
        <w:rPr>
          <w:sz w:val="28"/>
          <w:szCs w:val="28"/>
        </w:rPr>
      </w:pPr>
      <w:r>
        <w:rPr>
          <w:sz w:val="28"/>
          <w:szCs w:val="28"/>
        </w:rPr>
        <w:t xml:space="preserve">8.1.3.9 </w:t>
      </w:r>
      <w:r w:rsidR="00E71F2A" w:rsidRPr="0077697F">
        <w:rPr>
          <w:sz w:val="28"/>
          <w:szCs w:val="28"/>
        </w:rPr>
        <w:t>При проектир</w:t>
      </w:r>
      <w:r>
        <w:rPr>
          <w:sz w:val="28"/>
          <w:szCs w:val="28"/>
        </w:rPr>
        <w:t xml:space="preserve">овании оснований и фундаментов </w:t>
      </w:r>
      <w:r w:rsidR="00E71F2A" w:rsidRPr="0077697F">
        <w:rPr>
          <w:sz w:val="28"/>
          <w:szCs w:val="28"/>
        </w:rPr>
        <w:t>высотных зданий и комплексов должны быть рассмотрены все проектн</w:t>
      </w:r>
      <w:r>
        <w:rPr>
          <w:sz w:val="28"/>
          <w:szCs w:val="28"/>
        </w:rPr>
        <w:t xml:space="preserve">ые ситуации и их сценарии как </w:t>
      </w:r>
      <w:r w:rsidR="00E71F2A" w:rsidRPr="0077697F">
        <w:rPr>
          <w:sz w:val="28"/>
          <w:szCs w:val="28"/>
        </w:rPr>
        <w:t>на стадии с</w:t>
      </w:r>
      <w:r>
        <w:rPr>
          <w:sz w:val="28"/>
          <w:szCs w:val="28"/>
        </w:rPr>
        <w:t xml:space="preserve">троительства сооружения, так и на стадии </w:t>
      </w:r>
      <w:r w:rsidR="00E71F2A" w:rsidRPr="0077697F">
        <w:rPr>
          <w:sz w:val="28"/>
          <w:szCs w:val="28"/>
        </w:rPr>
        <w:t>эксплуатации.</w:t>
      </w:r>
    </w:p>
    <w:p w14:paraId="4AF0C1BE" w14:textId="77777777" w:rsidR="00E71F2A" w:rsidRPr="0077697F" w:rsidRDefault="001B434E" w:rsidP="00932913">
      <w:pPr>
        <w:ind w:firstLine="567"/>
        <w:jc w:val="both"/>
        <w:rPr>
          <w:sz w:val="28"/>
          <w:szCs w:val="28"/>
        </w:rPr>
      </w:pPr>
      <w:r>
        <w:rPr>
          <w:sz w:val="28"/>
          <w:szCs w:val="28"/>
        </w:rPr>
        <w:t xml:space="preserve">8.1.3.10 </w:t>
      </w:r>
      <w:r w:rsidR="00E71F2A" w:rsidRPr="0077697F">
        <w:rPr>
          <w:sz w:val="28"/>
          <w:szCs w:val="28"/>
        </w:rPr>
        <w:t xml:space="preserve">Для каждой проектной ситуации и их сценария следует проверить, что невозможно достижение ни одного из предельных состояний в соответствии с указаниями ГОСТ </w:t>
      </w:r>
      <w:r w:rsidR="00827030" w:rsidRPr="0077697F">
        <w:rPr>
          <w:sz w:val="28"/>
          <w:szCs w:val="28"/>
        </w:rPr>
        <w:t>27751</w:t>
      </w:r>
      <w:r>
        <w:rPr>
          <w:sz w:val="28"/>
          <w:szCs w:val="28"/>
        </w:rPr>
        <w:t xml:space="preserve"> и настоящего свода правил.</w:t>
      </w:r>
    </w:p>
    <w:p w14:paraId="11456633" w14:textId="77777777" w:rsidR="00E71F2A" w:rsidRPr="0077697F" w:rsidRDefault="001B434E" w:rsidP="00932913">
      <w:pPr>
        <w:ind w:firstLine="567"/>
        <w:jc w:val="both"/>
        <w:rPr>
          <w:sz w:val="28"/>
          <w:szCs w:val="28"/>
        </w:rPr>
      </w:pPr>
      <w:r>
        <w:rPr>
          <w:sz w:val="28"/>
          <w:szCs w:val="28"/>
        </w:rPr>
        <w:t xml:space="preserve">8.1.3.11 </w:t>
      </w:r>
      <w:r w:rsidR="00E71F2A" w:rsidRPr="0077697F">
        <w:rPr>
          <w:sz w:val="28"/>
          <w:szCs w:val="28"/>
        </w:rPr>
        <w:t xml:space="preserve">Предельные значения совместных деформаций системы </w:t>
      </w:r>
      <w:r>
        <w:rPr>
          <w:sz w:val="28"/>
          <w:szCs w:val="28"/>
        </w:rPr>
        <w:t>«</w:t>
      </w:r>
      <w:r w:rsidR="00E71F2A" w:rsidRPr="0077697F">
        <w:rPr>
          <w:sz w:val="28"/>
          <w:szCs w:val="28"/>
        </w:rPr>
        <w:t>основание</w:t>
      </w:r>
      <w:r>
        <w:rPr>
          <w:sz w:val="28"/>
          <w:szCs w:val="28"/>
        </w:rPr>
        <w:t xml:space="preserve"> </w:t>
      </w:r>
      <w:r w:rsidRPr="0077697F">
        <w:rPr>
          <w:sz w:val="28"/>
          <w:szCs w:val="28"/>
        </w:rPr>
        <w:t>–</w:t>
      </w:r>
      <w:r>
        <w:rPr>
          <w:sz w:val="28"/>
          <w:szCs w:val="28"/>
        </w:rPr>
        <w:t xml:space="preserve"> </w:t>
      </w:r>
      <w:r w:rsidR="00E71F2A" w:rsidRPr="0077697F">
        <w:rPr>
          <w:sz w:val="28"/>
          <w:szCs w:val="28"/>
        </w:rPr>
        <w:t>фундамент</w:t>
      </w:r>
      <w:r>
        <w:rPr>
          <w:sz w:val="28"/>
          <w:szCs w:val="28"/>
        </w:rPr>
        <w:t xml:space="preserve"> </w:t>
      </w:r>
      <w:r w:rsidRPr="0077697F">
        <w:rPr>
          <w:sz w:val="28"/>
          <w:szCs w:val="28"/>
        </w:rPr>
        <w:t>–</w:t>
      </w:r>
      <w:r>
        <w:rPr>
          <w:sz w:val="28"/>
          <w:szCs w:val="28"/>
        </w:rPr>
        <w:t xml:space="preserve"> </w:t>
      </w:r>
      <w:r w:rsidR="00E71F2A" w:rsidRPr="0077697F">
        <w:rPr>
          <w:sz w:val="28"/>
          <w:szCs w:val="28"/>
        </w:rPr>
        <w:t>сооружение</w:t>
      </w:r>
      <w:r>
        <w:rPr>
          <w:sz w:val="28"/>
          <w:szCs w:val="28"/>
        </w:rPr>
        <w:t>»</w:t>
      </w:r>
      <w:r w:rsidR="00E71F2A" w:rsidRPr="0077697F">
        <w:rPr>
          <w:sz w:val="28"/>
          <w:szCs w:val="28"/>
        </w:rPr>
        <w:t xml:space="preserve"> должны быть установлены исходя из условий прочности, устойчивости и трещиносто</w:t>
      </w:r>
      <w:r>
        <w:rPr>
          <w:sz w:val="28"/>
          <w:szCs w:val="28"/>
        </w:rPr>
        <w:t xml:space="preserve">йкости конструкций, </w:t>
      </w:r>
      <w:r w:rsidR="00E71F2A" w:rsidRPr="0077697F">
        <w:rPr>
          <w:sz w:val="28"/>
          <w:szCs w:val="28"/>
        </w:rPr>
        <w:t>принимая во внимание технологические и архитектурные требования (работа лифтов, водонесущих коммуникаций, осадка соседних зданий и сооружений в случае образования единого подземного пространства и др.), которые должны быть указаны в задании на проектирование.</w:t>
      </w:r>
    </w:p>
    <w:p w14:paraId="2E6E73A4" w14:textId="77777777" w:rsidR="00E71F2A" w:rsidRPr="0077697F" w:rsidRDefault="001B434E" w:rsidP="00932913">
      <w:pPr>
        <w:ind w:firstLine="567"/>
        <w:jc w:val="both"/>
        <w:rPr>
          <w:sz w:val="28"/>
          <w:szCs w:val="28"/>
        </w:rPr>
      </w:pPr>
      <w:r>
        <w:rPr>
          <w:sz w:val="28"/>
          <w:szCs w:val="28"/>
        </w:rPr>
        <w:t xml:space="preserve">8.1.3.12 </w:t>
      </w:r>
      <w:r w:rsidR="00E71F2A" w:rsidRPr="0077697F">
        <w:rPr>
          <w:sz w:val="28"/>
          <w:szCs w:val="28"/>
        </w:rPr>
        <w:t>Случайные и систематические изменения свойств грунта основания в пространстве следует учитывать путем введения коэффициента надежности по грунту для модуля деформаци</w:t>
      </w:r>
      <w:r>
        <w:rPr>
          <w:sz w:val="28"/>
          <w:szCs w:val="28"/>
        </w:rPr>
        <w:t>и грунта согласно 8.1.3.13.</w:t>
      </w:r>
    </w:p>
    <w:p w14:paraId="5E572E7F" w14:textId="77777777" w:rsidR="00E71F2A" w:rsidRPr="0077697F" w:rsidRDefault="001B434E" w:rsidP="00932913">
      <w:pPr>
        <w:ind w:firstLine="567"/>
        <w:jc w:val="both"/>
        <w:rPr>
          <w:sz w:val="28"/>
          <w:szCs w:val="28"/>
        </w:rPr>
      </w:pPr>
      <w:r>
        <w:rPr>
          <w:sz w:val="28"/>
          <w:szCs w:val="28"/>
        </w:rPr>
        <w:t xml:space="preserve">8.1.3.13 </w:t>
      </w:r>
      <w:r w:rsidR="00E71F2A" w:rsidRPr="0077697F">
        <w:rPr>
          <w:sz w:val="28"/>
          <w:szCs w:val="28"/>
        </w:rPr>
        <w:t xml:space="preserve">При проектировании оснований зданий высотой </w:t>
      </w:r>
      <w:smartTag w:uri="urn:schemas-microsoft-com:office:smarttags" w:element="metricconverter">
        <w:smartTagPr>
          <w:attr w:name="ProductID" w:val="100 м"/>
        </w:smartTagPr>
        <w:r w:rsidR="00E71F2A" w:rsidRPr="0077697F">
          <w:rPr>
            <w:sz w:val="28"/>
            <w:szCs w:val="28"/>
          </w:rPr>
          <w:t>100 м</w:t>
        </w:r>
      </w:smartTag>
      <w:r w:rsidR="00E71F2A" w:rsidRPr="0077697F">
        <w:rPr>
          <w:sz w:val="28"/>
          <w:szCs w:val="28"/>
        </w:rPr>
        <w:t xml:space="preserve"> расч</w:t>
      </w:r>
      <w:r w:rsidR="009C6904" w:rsidRPr="0077697F">
        <w:rPr>
          <w:sz w:val="28"/>
          <w:szCs w:val="28"/>
        </w:rPr>
        <w:t>е</w:t>
      </w:r>
      <w:r w:rsidR="00E71F2A" w:rsidRPr="0077697F">
        <w:rPr>
          <w:sz w:val="28"/>
          <w:szCs w:val="28"/>
        </w:rPr>
        <w:t xml:space="preserve">тные значения модуля деформации </w:t>
      </w:r>
      <w:r>
        <w:rPr>
          <w:sz w:val="28"/>
          <w:szCs w:val="28"/>
        </w:rPr>
        <w:t xml:space="preserve">грунта </w:t>
      </w:r>
      <w:r w:rsidR="00E71F2A" w:rsidRPr="001B434E">
        <w:rPr>
          <w:i/>
          <w:sz w:val="28"/>
          <w:szCs w:val="28"/>
        </w:rPr>
        <w:t>E</w:t>
      </w:r>
      <w:r w:rsidR="00E71F2A" w:rsidRPr="0077697F">
        <w:rPr>
          <w:sz w:val="28"/>
          <w:szCs w:val="28"/>
        </w:rPr>
        <w:t xml:space="preserve"> следует принимать при коэффициенте </w:t>
      </w:r>
      <w:r w:rsidR="00E71F2A" w:rsidRPr="0077697F">
        <w:rPr>
          <w:sz w:val="28"/>
          <w:szCs w:val="28"/>
        </w:rPr>
        <w:lastRenderedPageBreak/>
        <w:t>над</w:t>
      </w:r>
      <w:r w:rsidR="009C6904" w:rsidRPr="0077697F">
        <w:rPr>
          <w:sz w:val="28"/>
          <w:szCs w:val="28"/>
        </w:rPr>
        <w:t>е</w:t>
      </w:r>
      <w:r w:rsidR="00E71F2A" w:rsidRPr="0077697F">
        <w:rPr>
          <w:sz w:val="28"/>
          <w:szCs w:val="28"/>
        </w:rPr>
        <w:t>жности по грунту γ</w:t>
      </w:r>
      <w:r w:rsidR="00E71F2A" w:rsidRPr="001B434E">
        <w:rPr>
          <w:i/>
          <w:sz w:val="28"/>
          <w:szCs w:val="28"/>
          <w:vertAlign w:val="subscript"/>
        </w:rPr>
        <w:t>g</w:t>
      </w:r>
      <w:r w:rsidR="00E71F2A" w:rsidRPr="0077697F">
        <w:rPr>
          <w:sz w:val="28"/>
          <w:szCs w:val="28"/>
        </w:rPr>
        <w:t xml:space="preserve"> = 1,1, при высоте здания </w:t>
      </w:r>
      <w:smartTag w:uri="urn:schemas-microsoft-com:office:smarttags" w:element="metricconverter">
        <w:smartTagPr>
          <w:attr w:name="ProductID" w:val="500 м"/>
        </w:smartTagPr>
        <w:r w:rsidR="00E71F2A" w:rsidRPr="0077697F">
          <w:rPr>
            <w:sz w:val="28"/>
            <w:szCs w:val="28"/>
          </w:rPr>
          <w:t>500 м</w:t>
        </w:r>
      </w:smartTag>
      <w:r w:rsidR="00E71F2A" w:rsidRPr="0077697F">
        <w:rPr>
          <w:sz w:val="28"/>
          <w:szCs w:val="28"/>
        </w:rPr>
        <w:t xml:space="preserve"> и более следует принимать γ</w:t>
      </w:r>
      <w:r w:rsidR="00E71F2A" w:rsidRPr="001B434E">
        <w:rPr>
          <w:i/>
          <w:sz w:val="28"/>
          <w:szCs w:val="28"/>
          <w:vertAlign w:val="subscript"/>
        </w:rPr>
        <w:t>g</w:t>
      </w:r>
      <w:r w:rsidR="00E71F2A" w:rsidRPr="0077697F">
        <w:rPr>
          <w:sz w:val="28"/>
          <w:szCs w:val="28"/>
        </w:rPr>
        <w:t xml:space="preserve"> = 1,2. Для промежуточных значений высоты здания γ</w:t>
      </w:r>
      <w:r w:rsidR="00E71F2A" w:rsidRPr="001B434E">
        <w:rPr>
          <w:i/>
          <w:sz w:val="28"/>
          <w:szCs w:val="28"/>
          <w:vertAlign w:val="subscript"/>
        </w:rPr>
        <w:t>g</w:t>
      </w:r>
      <w:r w:rsidR="00E71F2A" w:rsidRPr="0077697F">
        <w:rPr>
          <w:sz w:val="28"/>
          <w:szCs w:val="28"/>
        </w:rPr>
        <w:t xml:space="preserve"> следует определять по интерполяции.</w:t>
      </w:r>
    </w:p>
    <w:p w14:paraId="519FA8C2" w14:textId="77777777" w:rsidR="00E71F2A" w:rsidRPr="0077697F" w:rsidRDefault="001B434E" w:rsidP="00932913">
      <w:pPr>
        <w:ind w:firstLine="567"/>
        <w:jc w:val="both"/>
        <w:rPr>
          <w:sz w:val="28"/>
          <w:szCs w:val="28"/>
        </w:rPr>
      </w:pPr>
      <w:r>
        <w:rPr>
          <w:sz w:val="28"/>
          <w:szCs w:val="28"/>
        </w:rPr>
        <w:t xml:space="preserve">8.1.3.14 </w:t>
      </w:r>
      <w:r w:rsidR="00E71F2A" w:rsidRPr="0077697F">
        <w:rPr>
          <w:sz w:val="28"/>
          <w:szCs w:val="28"/>
        </w:rPr>
        <w:t xml:space="preserve">Для снижения неравномерных осадок и крена здания </w:t>
      </w:r>
      <w:r>
        <w:rPr>
          <w:sz w:val="28"/>
          <w:szCs w:val="28"/>
        </w:rPr>
        <w:t>необходимо</w:t>
      </w:r>
      <w:r w:rsidR="00E71F2A" w:rsidRPr="0077697F">
        <w:rPr>
          <w:sz w:val="28"/>
          <w:szCs w:val="28"/>
        </w:rPr>
        <w:t>:</w:t>
      </w:r>
    </w:p>
    <w:p w14:paraId="751A0685" w14:textId="77777777" w:rsidR="00CD15C8" w:rsidRPr="0077697F" w:rsidRDefault="001B434E" w:rsidP="00932913">
      <w:pPr>
        <w:ind w:firstLine="567"/>
        <w:jc w:val="both"/>
        <w:rPr>
          <w:sz w:val="28"/>
          <w:szCs w:val="28"/>
        </w:rPr>
      </w:pPr>
      <w:r>
        <w:rPr>
          <w:sz w:val="28"/>
          <w:szCs w:val="28"/>
        </w:rPr>
        <w:t xml:space="preserve">- </w:t>
      </w:r>
      <w:r w:rsidR="00E71F2A" w:rsidRPr="0077697F">
        <w:rPr>
          <w:sz w:val="28"/>
          <w:szCs w:val="28"/>
        </w:rPr>
        <w:t>элементы жесткости размещать симметрично центру тяжести здания</w:t>
      </w:r>
      <w:r>
        <w:rPr>
          <w:sz w:val="28"/>
          <w:szCs w:val="28"/>
        </w:rPr>
        <w:t>.</w:t>
      </w:r>
    </w:p>
    <w:p w14:paraId="027919AD" w14:textId="77777777" w:rsidR="00E71F2A" w:rsidRPr="00F55578" w:rsidRDefault="00005864" w:rsidP="00932913">
      <w:pPr>
        <w:ind w:firstLine="567"/>
        <w:jc w:val="both"/>
        <w:rPr>
          <w:sz w:val="20"/>
          <w:szCs w:val="20"/>
        </w:rPr>
      </w:pPr>
      <w:r w:rsidRPr="00F55578">
        <w:rPr>
          <w:sz w:val="20"/>
          <w:szCs w:val="20"/>
        </w:rPr>
        <w:t>П</w:t>
      </w:r>
      <w:r w:rsidR="007A52D6" w:rsidRPr="00F55578">
        <w:rPr>
          <w:sz w:val="20"/>
          <w:szCs w:val="20"/>
        </w:rPr>
        <w:t xml:space="preserve"> </w:t>
      </w:r>
      <w:r w:rsidRPr="00F55578">
        <w:rPr>
          <w:sz w:val="20"/>
          <w:szCs w:val="20"/>
        </w:rPr>
        <w:t>р</w:t>
      </w:r>
      <w:r w:rsidR="007A52D6" w:rsidRPr="00F55578">
        <w:rPr>
          <w:sz w:val="20"/>
          <w:szCs w:val="20"/>
        </w:rPr>
        <w:t xml:space="preserve"> </w:t>
      </w:r>
      <w:r w:rsidRPr="00F55578">
        <w:rPr>
          <w:sz w:val="20"/>
          <w:szCs w:val="20"/>
        </w:rPr>
        <w:t>и</w:t>
      </w:r>
      <w:r w:rsidR="007A52D6" w:rsidRPr="00F55578">
        <w:rPr>
          <w:sz w:val="20"/>
          <w:szCs w:val="20"/>
        </w:rPr>
        <w:t xml:space="preserve"> </w:t>
      </w:r>
      <w:r w:rsidRPr="00F55578">
        <w:rPr>
          <w:sz w:val="20"/>
          <w:szCs w:val="20"/>
        </w:rPr>
        <w:t>м</w:t>
      </w:r>
      <w:r w:rsidR="007A52D6" w:rsidRPr="00F55578">
        <w:rPr>
          <w:sz w:val="20"/>
          <w:szCs w:val="20"/>
        </w:rPr>
        <w:t xml:space="preserve"> </w:t>
      </w:r>
      <w:r w:rsidRPr="00F55578">
        <w:rPr>
          <w:sz w:val="20"/>
          <w:szCs w:val="20"/>
        </w:rPr>
        <w:t>е</w:t>
      </w:r>
      <w:r w:rsidR="007A52D6" w:rsidRPr="00F55578">
        <w:rPr>
          <w:sz w:val="20"/>
          <w:szCs w:val="20"/>
        </w:rPr>
        <w:t xml:space="preserve"> </w:t>
      </w:r>
      <w:r w:rsidRPr="00F55578">
        <w:rPr>
          <w:sz w:val="20"/>
          <w:szCs w:val="20"/>
        </w:rPr>
        <w:t>ч</w:t>
      </w:r>
      <w:r w:rsidR="007A52D6" w:rsidRPr="00F55578">
        <w:rPr>
          <w:sz w:val="20"/>
          <w:szCs w:val="20"/>
        </w:rPr>
        <w:t xml:space="preserve"> </w:t>
      </w:r>
      <w:r w:rsidRPr="00F55578">
        <w:rPr>
          <w:sz w:val="20"/>
          <w:szCs w:val="20"/>
        </w:rPr>
        <w:t>а</w:t>
      </w:r>
      <w:r w:rsidR="007A52D6" w:rsidRPr="00F55578">
        <w:rPr>
          <w:sz w:val="20"/>
          <w:szCs w:val="20"/>
        </w:rPr>
        <w:t xml:space="preserve"> </w:t>
      </w:r>
      <w:r w:rsidRPr="00F55578">
        <w:rPr>
          <w:sz w:val="20"/>
          <w:szCs w:val="20"/>
        </w:rPr>
        <w:t>н</w:t>
      </w:r>
      <w:r w:rsidR="007A52D6" w:rsidRPr="00F55578">
        <w:rPr>
          <w:sz w:val="20"/>
          <w:szCs w:val="20"/>
        </w:rPr>
        <w:t xml:space="preserve"> </w:t>
      </w:r>
      <w:r w:rsidRPr="00F55578">
        <w:rPr>
          <w:sz w:val="20"/>
          <w:szCs w:val="20"/>
        </w:rPr>
        <w:t>и</w:t>
      </w:r>
      <w:r w:rsidR="007A52D6" w:rsidRPr="00F55578">
        <w:rPr>
          <w:sz w:val="20"/>
          <w:szCs w:val="20"/>
        </w:rPr>
        <w:t xml:space="preserve"> </w:t>
      </w:r>
      <w:r w:rsidRPr="00F55578">
        <w:rPr>
          <w:sz w:val="20"/>
          <w:szCs w:val="20"/>
        </w:rPr>
        <w:t>е</w:t>
      </w:r>
      <w:r w:rsidR="001B434E" w:rsidRPr="00F55578">
        <w:rPr>
          <w:sz w:val="20"/>
          <w:szCs w:val="20"/>
        </w:rPr>
        <w:t xml:space="preserve"> – </w:t>
      </w:r>
      <w:r w:rsidRPr="00F55578">
        <w:rPr>
          <w:sz w:val="20"/>
          <w:szCs w:val="20"/>
        </w:rPr>
        <w:t>Допускается</w:t>
      </w:r>
      <w:r w:rsidR="001B434E" w:rsidRPr="00F55578">
        <w:rPr>
          <w:sz w:val="20"/>
          <w:szCs w:val="20"/>
        </w:rPr>
        <w:t xml:space="preserve"> в</w:t>
      </w:r>
      <w:r w:rsidRPr="00F55578">
        <w:rPr>
          <w:sz w:val="20"/>
          <w:szCs w:val="20"/>
        </w:rPr>
        <w:t xml:space="preserve"> цел</w:t>
      </w:r>
      <w:r w:rsidR="001B434E" w:rsidRPr="00F55578">
        <w:rPr>
          <w:sz w:val="20"/>
          <w:szCs w:val="20"/>
        </w:rPr>
        <w:t>ях</w:t>
      </w:r>
      <w:r w:rsidRPr="00F55578">
        <w:rPr>
          <w:sz w:val="20"/>
          <w:szCs w:val="20"/>
        </w:rPr>
        <w:t xml:space="preserve"> снижения влияния жесткостных элементов здания на осадку фундамента, устраивать их в последнюю очередь при соответствующем обосновании расчетом, обеспечив </w:t>
      </w:r>
      <w:r w:rsidR="001B434E" w:rsidRPr="00F55578">
        <w:rPr>
          <w:sz w:val="20"/>
          <w:szCs w:val="20"/>
        </w:rPr>
        <w:t>в ППР</w:t>
      </w:r>
      <w:r w:rsidR="00D079E7" w:rsidRPr="00F55578">
        <w:rPr>
          <w:sz w:val="20"/>
          <w:szCs w:val="20"/>
        </w:rPr>
        <w:t xml:space="preserve"> </w:t>
      </w:r>
      <w:r w:rsidRPr="00F55578">
        <w:rPr>
          <w:sz w:val="20"/>
          <w:szCs w:val="20"/>
        </w:rPr>
        <w:t>компенсационные мероприятия</w:t>
      </w:r>
      <w:r w:rsidR="00D079E7" w:rsidRPr="00F55578">
        <w:rPr>
          <w:sz w:val="20"/>
          <w:szCs w:val="20"/>
        </w:rPr>
        <w:t xml:space="preserve"> </w:t>
      </w:r>
      <w:r w:rsidR="00CD15C8" w:rsidRPr="00F55578">
        <w:rPr>
          <w:sz w:val="20"/>
          <w:szCs w:val="20"/>
        </w:rPr>
        <w:t>на период строительств</w:t>
      </w:r>
      <w:r w:rsidR="001B434E" w:rsidRPr="00F55578">
        <w:rPr>
          <w:sz w:val="20"/>
          <w:szCs w:val="20"/>
        </w:rPr>
        <w:t>а</w:t>
      </w:r>
      <w:r w:rsidR="00E71F2A" w:rsidRPr="00F55578">
        <w:rPr>
          <w:sz w:val="20"/>
          <w:szCs w:val="20"/>
        </w:rPr>
        <w:t>;</w:t>
      </w:r>
    </w:p>
    <w:p w14:paraId="7ADAB0F9" w14:textId="77777777" w:rsidR="00E71F2A" w:rsidRPr="0077697F" w:rsidRDefault="001B434E" w:rsidP="00932913">
      <w:pPr>
        <w:ind w:firstLine="567"/>
        <w:jc w:val="both"/>
        <w:rPr>
          <w:sz w:val="28"/>
          <w:szCs w:val="28"/>
        </w:rPr>
      </w:pPr>
      <w:r>
        <w:rPr>
          <w:sz w:val="28"/>
          <w:szCs w:val="28"/>
        </w:rPr>
        <w:t xml:space="preserve">- </w:t>
      </w:r>
      <w:r w:rsidR="00E71F2A" w:rsidRPr="0077697F">
        <w:rPr>
          <w:sz w:val="28"/>
          <w:szCs w:val="28"/>
        </w:rPr>
        <w:t>в</w:t>
      </w:r>
      <w:r>
        <w:rPr>
          <w:sz w:val="28"/>
          <w:szCs w:val="28"/>
        </w:rPr>
        <w:t xml:space="preserve">ысотное здание, в случае если </w:t>
      </w:r>
      <w:r w:rsidR="00E71F2A" w:rsidRPr="0077697F">
        <w:rPr>
          <w:sz w:val="28"/>
          <w:szCs w:val="28"/>
        </w:rPr>
        <w:t>площадь его нижнего подземного этажа меньше площади котлована, размещать в центре котлована, или на расстоянии, исключающем влияние ограждения котлована;</w:t>
      </w:r>
    </w:p>
    <w:p w14:paraId="32C44A54" w14:textId="679FA2F7" w:rsidR="00E71F2A" w:rsidRPr="0077697F" w:rsidRDefault="001B434E" w:rsidP="00932913">
      <w:pPr>
        <w:ind w:firstLine="567"/>
        <w:jc w:val="both"/>
        <w:rPr>
          <w:sz w:val="28"/>
          <w:szCs w:val="28"/>
        </w:rPr>
      </w:pPr>
      <w:r>
        <w:rPr>
          <w:sz w:val="28"/>
          <w:szCs w:val="28"/>
        </w:rPr>
        <w:t xml:space="preserve">- </w:t>
      </w:r>
      <w:r w:rsidR="00E71F2A" w:rsidRPr="0077697F">
        <w:rPr>
          <w:sz w:val="28"/>
          <w:szCs w:val="28"/>
        </w:rPr>
        <w:t xml:space="preserve">при одновременном возведении различных частей </w:t>
      </w:r>
      <w:r w:rsidR="006A003D" w:rsidRPr="001F2135">
        <w:rPr>
          <w:bCs/>
          <w:kern w:val="36"/>
          <w:sz w:val="28"/>
          <w:szCs w:val="28"/>
        </w:rPr>
        <w:t>высотного здания (комплекса)</w:t>
      </w:r>
      <w:r w:rsidR="00E71F2A" w:rsidRPr="0077697F">
        <w:rPr>
          <w:sz w:val="28"/>
          <w:szCs w:val="28"/>
        </w:rPr>
        <w:t xml:space="preserve"> предусматривать специальные мероприятия, снижающие неравномерные осадки сог</w:t>
      </w:r>
      <w:r>
        <w:rPr>
          <w:sz w:val="28"/>
          <w:szCs w:val="28"/>
        </w:rPr>
        <w:t xml:space="preserve">ласно </w:t>
      </w:r>
      <w:r w:rsidR="006A003D" w:rsidRPr="001F2135">
        <w:rPr>
          <w:bCs/>
          <w:kern w:val="36"/>
          <w:sz w:val="28"/>
          <w:szCs w:val="28"/>
        </w:rPr>
        <w:t>СП 22.13330.2016</w:t>
      </w:r>
      <w:r>
        <w:rPr>
          <w:sz w:val="28"/>
          <w:szCs w:val="28"/>
        </w:rPr>
        <w:t xml:space="preserve"> (раздел 10);</w:t>
      </w:r>
    </w:p>
    <w:p w14:paraId="2F644B76" w14:textId="77777777" w:rsidR="00E71F2A" w:rsidRPr="0077697F" w:rsidRDefault="001B434E" w:rsidP="00932913">
      <w:pPr>
        <w:ind w:firstLine="567"/>
        <w:jc w:val="both"/>
        <w:rPr>
          <w:sz w:val="28"/>
          <w:szCs w:val="28"/>
        </w:rPr>
      </w:pPr>
      <w:r>
        <w:rPr>
          <w:sz w:val="28"/>
          <w:szCs w:val="28"/>
        </w:rPr>
        <w:t xml:space="preserve">- </w:t>
      </w:r>
      <w:r w:rsidR="00E71F2A" w:rsidRPr="0077697F">
        <w:rPr>
          <w:sz w:val="28"/>
          <w:szCs w:val="28"/>
        </w:rPr>
        <w:t>сваи размещать под нагрузкой.</w:t>
      </w:r>
    </w:p>
    <w:p w14:paraId="7D61DCBB" w14:textId="77777777" w:rsidR="006A003D" w:rsidRPr="00E04F66" w:rsidRDefault="006A003D" w:rsidP="006A003D">
      <w:pPr>
        <w:pStyle w:val="aff1"/>
        <w:ind w:firstLine="567"/>
        <w:jc w:val="both"/>
        <w:rPr>
          <w:b/>
          <w:sz w:val="28"/>
          <w:szCs w:val="28"/>
        </w:rPr>
      </w:pPr>
      <w:r w:rsidRPr="00E04F66">
        <w:rPr>
          <w:b/>
          <w:sz w:val="28"/>
          <w:szCs w:val="28"/>
        </w:rPr>
        <w:t>(Измененная редакция, Изм. № 1).</w:t>
      </w:r>
    </w:p>
    <w:p w14:paraId="35AFCAA1" w14:textId="77777777" w:rsidR="00E71F2A" w:rsidRPr="0077697F" w:rsidRDefault="001B434E" w:rsidP="00932913">
      <w:pPr>
        <w:ind w:firstLine="567"/>
        <w:jc w:val="both"/>
        <w:rPr>
          <w:sz w:val="28"/>
          <w:szCs w:val="28"/>
        </w:rPr>
      </w:pPr>
      <w:r>
        <w:rPr>
          <w:sz w:val="28"/>
          <w:szCs w:val="28"/>
        </w:rPr>
        <w:t xml:space="preserve">8.1.3.15 </w:t>
      </w:r>
      <w:r w:rsidR="00E71F2A" w:rsidRPr="0077697F">
        <w:rPr>
          <w:sz w:val="28"/>
          <w:szCs w:val="28"/>
        </w:rPr>
        <w:t>Осадочные швы между разнонагруженными частями зданий следует выполнять при соответствующем технико-экономическом и расчетном обосновании.</w:t>
      </w:r>
    </w:p>
    <w:p w14:paraId="33FD5762" w14:textId="77777777" w:rsidR="00E71F2A" w:rsidRPr="0077697F" w:rsidRDefault="007A52D6" w:rsidP="00932913">
      <w:pPr>
        <w:ind w:firstLine="567"/>
        <w:jc w:val="both"/>
        <w:rPr>
          <w:sz w:val="28"/>
          <w:szCs w:val="28"/>
        </w:rPr>
      </w:pPr>
      <w:r>
        <w:rPr>
          <w:sz w:val="28"/>
          <w:szCs w:val="28"/>
        </w:rPr>
        <w:t xml:space="preserve">8.1.3.16 </w:t>
      </w:r>
      <w:r w:rsidR="00E71F2A" w:rsidRPr="0077697F">
        <w:rPr>
          <w:sz w:val="28"/>
          <w:szCs w:val="28"/>
        </w:rPr>
        <w:t>При проектировании свайных фундаментов необходимо учитывать перегрузку крайних и угловых свай относительно центральных</w:t>
      </w:r>
      <w:r w:rsidR="000438BD" w:rsidRPr="0077697F">
        <w:rPr>
          <w:sz w:val="28"/>
          <w:szCs w:val="28"/>
        </w:rPr>
        <w:t>.</w:t>
      </w:r>
    </w:p>
    <w:p w14:paraId="190E1CBA" w14:textId="77777777" w:rsidR="00E71F2A" w:rsidRPr="0050477A" w:rsidRDefault="00E71F2A" w:rsidP="00932913">
      <w:pPr>
        <w:ind w:firstLine="567"/>
        <w:jc w:val="both"/>
      </w:pPr>
      <w:r w:rsidRPr="0050477A">
        <w:t>П</w:t>
      </w:r>
      <w:r w:rsidR="007A52D6" w:rsidRPr="0050477A">
        <w:t xml:space="preserve"> </w:t>
      </w:r>
      <w:r w:rsidRPr="0050477A">
        <w:t>р</w:t>
      </w:r>
      <w:r w:rsidR="007A52D6" w:rsidRPr="0050477A">
        <w:t xml:space="preserve"> </w:t>
      </w:r>
      <w:r w:rsidRPr="0050477A">
        <w:t>и</w:t>
      </w:r>
      <w:r w:rsidR="007A52D6" w:rsidRPr="0050477A">
        <w:t xml:space="preserve"> </w:t>
      </w:r>
      <w:r w:rsidRPr="0050477A">
        <w:t>м</w:t>
      </w:r>
      <w:r w:rsidR="007A52D6" w:rsidRPr="0050477A">
        <w:t xml:space="preserve"> </w:t>
      </w:r>
      <w:r w:rsidRPr="0050477A">
        <w:t>е</w:t>
      </w:r>
      <w:r w:rsidR="007A52D6" w:rsidRPr="0050477A">
        <w:t xml:space="preserve"> </w:t>
      </w:r>
      <w:r w:rsidRPr="0050477A">
        <w:t>ч</w:t>
      </w:r>
      <w:r w:rsidR="007A52D6" w:rsidRPr="0050477A">
        <w:t xml:space="preserve"> </w:t>
      </w:r>
      <w:r w:rsidRPr="0050477A">
        <w:t>а</w:t>
      </w:r>
      <w:r w:rsidR="007A52D6" w:rsidRPr="0050477A">
        <w:t xml:space="preserve"> </w:t>
      </w:r>
      <w:r w:rsidRPr="0050477A">
        <w:t>н</w:t>
      </w:r>
      <w:r w:rsidR="007A52D6" w:rsidRPr="0050477A">
        <w:t xml:space="preserve"> </w:t>
      </w:r>
      <w:r w:rsidRPr="0050477A">
        <w:t>и</w:t>
      </w:r>
      <w:r w:rsidR="007A52D6" w:rsidRPr="0050477A">
        <w:t xml:space="preserve"> </w:t>
      </w:r>
      <w:r w:rsidRPr="0050477A">
        <w:t>е</w:t>
      </w:r>
      <w:r w:rsidR="007A52D6" w:rsidRPr="0050477A">
        <w:t xml:space="preserve"> – </w:t>
      </w:r>
      <w:r w:rsidRPr="0050477A">
        <w:t xml:space="preserve">В соответствии с результатами мониторинга и выполненных расчетов крайние и угловые сваи воспринимают усилия в </w:t>
      </w:r>
      <w:r w:rsidR="007A52D6" w:rsidRPr="0050477A">
        <w:t>два</w:t>
      </w:r>
      <w:r w:rsidRPr="0050477A">
        <w:t>-</w:t>
      </w:r>
      <w:r w:rsidR="007A52D6" w:rsidRPr="0050477A">
        <w:t>три</w:t>
      </w:r>
      <w:r w:rsidRPr="0050477A">
        <w:t xml:space="preserve"> раза больше</w:t>
      </w:r>
      <w:r w:rsidR="0050477A" w:rsidRPr="0050477A">
        <w:t>,</w:t>
      </w:r>
      <w:r w:rsidRPr="0050477A">
        <w:t xml:space="preserve"> чем центральные. В связи с этим они выполняются короче</w:t>
      </w:r>
      <w:r w:rsidR="0050477A" w:rsidRPr="0050477A">
        <w:t>,</w:t>
      </w:r>
      <w:r w:rsidRPr="0050477A">
        <w:t xml:space="preserve"> или применяются другие мероприятия (изменя</w:t>
      </w:r>
      <w:r w:rsidR="0050477A" w:rsidRPr="0050477A">
        <w:t>ю</w:t>
      </w:r>
      <w:r w:rsidRPr="0050477A">
        <w:t>тся их диаметр или сопротивление по боковой поверхности).</w:t>
      </w:r>
    </w:p>
    <w:p w14:paraId="4D70C20B" w14:textId="77777777" w:rsidR="00E71F2A" w:rsidRPr="0077697F" w:rsidRDefault="0050477A" w:rsidP="00932913">
      <w:pPr>
        <w:ind w:firstLine="567"/>
        <w:jc w:val="both"/>
        <w:rPr>
          <w:sz w:val="28"/>
          <w:szCs w:val="28"/>
        </w:rPr>
      </w:pPr>
      <w:r>
        <w:rPr>
          <w:sz w:val="28"/>
          <w:szCs w:val="28"/>
        </w:rPr>
        <w:t>8.</w:t>
      </w:r>
      <w:r w:rsidR="00A43593">
        <w:rPr>
          <w:sz w:val="28"/>
          <w:szCs w:val="28"/>
        </w:rPr>
        <w:t>1</w:t>
      </w:r>
      <w:r>
        <w:rPr>
          <w:sz w:val="28"/>
          <w:szCs w:val="28"/>
        </w:rPr>
        <w:t>.</w:t>
      </w:r>
      <w:r w:rsidR="00A43593">
        <w:rPr>
          <w:sz w:val="28"/>
          <w:szCs w:val="28"/>
        </w:rPr>
        <w:t>3</w:t>
      </w:r>
      <w:r>
        <w:rPr>
          <w:sz w:val="28"/>
          <w:szCs w:val="28"/>
        </w:rPr>
        <w:t xml:space="preserve">.17 </w:t>
      </w:r>
      <w:r w:rsidR="00E71F2A" w:rsidRPr="0077697F">
        <w:rPr>
          <w:sz w:val="28"/>
          <w:szCs w:val="28"/>
        </w:rPr>
        <w:t xml:space="preserve">При проектировании плитно-свайных фундаментов особое внимание должно быть уделено подготовке основания под плиту </w:t>
      </w:r>
      <w:r>
        <w:rPr>
          <w:sz w:val="28"/>
          <w:szCs w:val="28"/>
        </w:rPr>
        <w:t>в</w:t>
      </w:r>
      <w:r w:rsidR="00E71F2A" w:rsidRPr="0077697F">
        <w:rPr>
          <w:sz w:val="28"/>
          <w:szCs w:val="28"/>
        </w:rPr>
        <w:t xml:space="preserve"> цел</w:t>
      </w:r>
      <w:r>
        <w:rPr>
          <w:sz w:val="28"/>
          <w:szCs w:val="28"/>
        </w:rPr>
        <w:t>ях</w:t>
      </w:r>
      <w:r w:rsidR="00E71F2A" w:rsidRPr="0077697F">
        <w:rPr>
          <w:sz w:val="28"/>
          <w:szCs w:val="28"/>
        </w:rPr>
        <w:t xml:space="preserve"> ее максимального включения в работу в соответствии с требованиями СП 24.13330.</w:t>
      </w:r>
    </w:p>
    <w:p w14:paraId="79D0FBDB" w14:textId="77777777" w:rsidR="00E71F2A" w:rsidRPr="0077697F" w:rsidRDefault="0050477A" w:rsidP="00932913">
      <w:pPr>
        <w:ind w:firstLine="567"/>
        <w:jc w:val="both"/>
        <w:rPr>
          <w:sz w:val="28"/>
          <w:szCs w:val="28"/>
        </w:rPr>
      </w:pPr>
      <w:r>
        <w:rPr>
          <w:sz w:val="28"/>
          <w:szCs w:val="28"/>
        </w:rPr>
        <w:t xml:space="preserve">8.1.3.18 </w:t>
      </w:r>
      <w:r w:rsidR="00E71F2A" w:rsidRPr="0077697F">
        <w:rPr>
          <w:sz w:val="28"/>
          <w:szCs w:val="28"/>
        </w:rPr>
        <w:t>Систему гидроизоляции сл</w:t>
      </w:r>
      <w:r w:rsidR="0047470E">
        <w:rPr>
          <w:sz w:val="28"/>
          <w:szCs w:val="28"/>
        </w:rPr>
        <w:t xml:space="preserve">едует выполнять так, чтобы она </w:t>
      </w:r>
      <w:r w:rsidR="00E71F2A" w:rsidRPr="0077697F">
        <w:rPr>
          <w:sz w:val="28"/>
          <w:szCs w:val="28"/>
        </w:rPr>
        <w:t>смогла без разрушения воспринимать давление и неравномерное перемещение отдельных элементов подземной части высотного здания и комплекса с применением специальных герметизирующих элементов, компенсирующих максимальную осадку фундаментов</w:t>
      </w:r>
      <w:r>
        <w:rPr>
          <w:sz w:val="28"/>
          <w:szCs w:val="28"/>
        </w:rPr>
        <w:t>,</w:t>
      </w:r>
      <w:r w:rsidR="00E71F2A" w:rsidRPr="0077697F">
        <w:rPr>
          <w:sz w:val="28"/>
          <w:szCs w:val="28"/>
        </w:rPr>
        <w:t xml:space="preserve"> между которыми выполняется осадочный шов.</w:t>
      </w:r>
    </w:p>
    <w:p w14:paraId="615AF4EC" w14:textId="77777777" w:rsidR="00E71F2A" w:rsidRPr="0077697F" w:rsidRDefault="0050477A" w:rsidP="00932913">
      <w:pPr>
        <w:ind w:firstLine="567"/>
        <w:jc w:val="both"/>
        <w:rPr>
          <w:sz w:val="28"/>
          <w:szCs w:val="28"/>
        </w:rPr>
      </w:pPr>
      <w:r>
        <w:rPr>
          <w:sz w:val="28"/>
          <w:szCs w:val="28"/>
        </w:rPr>
        <w:t xml:space="preserve">8.1.3.19 </w:t>
      </w:r>
      <w:r w:rsidR="00E71F2A" w:rsidRPr="0077697F">
        <w:rPr>
          <w:sz w:val="28"/>
          <w:szCs w:val="28"/>
        </w:rPr>
        <w:t xml:space="preserve">Для свай </w:t>
      </w:r>
      <w:r>
        <w:rPr>
          <w:sz w:val="28"/>
          <w:szCs w:val="28"/>
        </w:rPr>
        <w:t xml:space="preserve">следует </w:t>
      </w:r>
      <w:r w:rsidR="00E71F2A" w:rsidRPr="0077697F">
        <w:rPr>
          <w:sz w:val="28"/>
          <w:szCs w:val="28"/>
        </w:rPr>
        <w:t xml:space="preserve">применять бетоны класса прочности на сжатие не менее В35, водонепроницаемостью не менее W8 и подвижностью П4, для фундаментных плит </w:t>
      </w:r>
      <w:r>
        <w:rPr>
          <w:sz w:val="28"/>
          <w:szCs w:val="28"/>
        </w:rPr>
        <w:t>–</w:t>
      </w:r>
      <w:r w:rsidR="00E71F2A" w:rsidRPr="0077697F">
        <w:rPr>
          <w:sz w:val="28"/>
          <w:szCs w:val="28"/>
        </w:rPr>
        <w:t xml:space="preserve"> тяжелые бетоны класса прочности на сжатие не менее В40 и водонепроницаемостью не менее W8.</w:t>
      </w:r>
    </w:p>
    <w:p w14:paraId="7972DF04" w14:textId="77777777" w:rsidR="00E71F2A" w:rsidRPr="0077697F" w:rsidRDefault="0050477A" w:rsidP="00932913">
      <w:pPr>
        <w:ind w:firstLine="567"/>
        <w:jc w:val="both"/>
        <w:rPr>
          <w:sz w:val="28"/>
          <w:szCs w:val="28"/>
        </w:rPr>
      </w:pPr>
      <w:r>
        <w:rPr>
          <w:sz w:val="28"/>
          <w:szCs w:val="28"/>
        </w:rPr>
        <w:t>8.1.3.20</w:t>
      </w:r>
      <w:r w:rsidR="00E71F2A" w:rsidRPr="0077697F">
        <w:rPr>
          <w:sz w:val="28"/>
          <w:szCs w:val="28"/>
        </w:rPr>
        <w:t xml:space="preserve"> В случае </w:t>
      </w:r>
      <w:r>
        <w:rPr>
          <w:sz w:val="28"/>
          <w:szCs w:val="28"/>
        </w:rPr>
        <w:t xml:space="preserve">отсутствия жесткого соединения конструкций здания </w:t>
      </w:r>
      <w:r w:rsidR="00E71F2A" w:rsidRPr="0077697F">
        <w:rPr>
          <w:sz w:val="28"/>
          <w:szCs w:val="28"/>
        </w:rPr>
        <w:t xml:space="preserve">с ограждающей конструкцией котлована должны быть предусмотрены меры, </w:t>
      </w:r>
      <w:r w:rsidR="00E71F2A" w:rsidRPr="0077697F">
        <w:rPr>
          <w:sz w:val="28"/>
          <w:szCs w:val="28"/>
        </w:rPr>
        <w:lastRenderedPageBreak/>
        <w:t>по</w:t>
      </w:r>
      <w:r>
        <w:rPr>
          <w:sz w:val="28"/>
          <w:szCs w:val="28"/>
        </w:rPr>
        <w:t xml:space="preserve">зволяющие </w:t>
      </w:r>
      <w:r w:rsidR="00E71F2A" w:rsidRPr="0077697F">
        <w:rPr>
          <w:sz w:val="28"/>
          <w:szCs w:val="28"/>
        </w:rPr>
        <w:t>конструкциям здания свободн</w:t>
      </w:r>
      <w:r>
        <w:rPr>
          <w:sz w:val="28"/>
          <w:szCs w:val="28"/>
        </w:rPr>
        <w:t xml:space="preserve">о перемещаться относительно </w:t>
      </w:r>
      <w:r w:rsidR="00E71F2A" w:rsidRPr="0077697F">
        <w:rPr>
          <w:sz w:val="28"/>
          <w:szCs w:val="28"/>
        </w:rPr>
        <w:t>ограждающей конструкции котлована с сохранением гидроизоляции.</w:t>
      </w:r>
    </w:p>
    <w:p w14:paraId="46E2A220" w14:textId="77777777" w:rsidR="00BA37E1" w:rsidRPr="0077697F" w:rsidRDefault="0050477A" w:rsidP="00932913">
      <w:pPr>
        <w:ind w:firstLine="567"/>
        <w:jc w:val="both"/>
        <w:rPr>
          <w:sz w:val="28"/>
          <w:szCs w:val="28"/>
        </w:rPr>
      </w:pPr>
      <w:r>
        <w:rPr>
          <w:sz w:val="28"/>
          <w:szCs w:val="28"/>
        </w:rPr>
        <w:t>8.1.3.21</w:t>
      </w:r>
      <w:r w:rsidRPr="0077697F">
        <w:rPr>
          <w:sz w:val="28"/>
          <w:szCs w:val="28"/>
        </w:rPr>
        <w:t xml:space="preserve"> </w:t>
      </w:r>
      <w:r w:rsidR="00E71F2A" w:rsidRPr="0077697F">
        <w:rPr>
          <w:sz w:val="28"/>
          <w:szCs w:val="28"/>
        </w:rPr>
        <w:t xml:space="preserve">При проектировании сплошных большеразмерных плит </w:t>
      </w:r>
      <w:r w:rsidR="00A10159" w:rsidRPr="0077697F">
        <w:rPr>
          <w:sz w:val="28"/>
          <w:szCs w:val="28"/>
        </w:rPr>
        <w:t xml:space="preserve">высотных зданий и </w:t>
      </w:r>
      <w:r w:rsidR="00E71F2A" w:rsidRPr="0077697F">
        <w:rPr>
          <w:sz w:val="28"/>
          <w:szCs w:val="28"/>
        </w:rPr>
        <w:t>комплексов при одном из их размеров в плане больше 50</w:t>
      </w:r>
      <w:r w:rsidR="000B7E51" w:rsidRPr="0077697F">
        <w:rPr>
          <w:sz w:val="28"/>
          <w:szCs w:val="28"/>
        </w:rPr>
        <w:t xml:space="preserve"> </w:t>
      </w:r>
      <w:r w:rsidR="00E71F2A" w:rsidRPr="0077697F">
        <w:rPr>
          <w:sz w:val="28"/>
          <w:szCs w:val="28"/>
        </w:rPr>
        <w:t>м следует учитывать возможные их горизонтальные перемещения в результате температурных деформаций и усадки бетона, а при свайных фундаментах – учитывать дополнительные напряжения, которые могут развиться в них в результате таких перемещений.</w:t>
      </w:r>
    </w:p>
    <w:p w14:paraId="7F728142" w14:textId="77777777" w:rsidR="003B2AFC" w:rsidRPr="0077697F" w:rsidRDefault="0050477A" w:rsidP="00932913">
      <w:pPr>
        <w:ind w:firstLine="567"/>
        <w:jc w:val="both"/>
        <w:rPr>
          <w:sz w:val="28"/>
          <w:szCs w:val="28"/>
        </w:rPr>
      </w:pPr>
      <w:r>
        <w:rPr>
          <w:sz w:val="28"/>
          <w:szCs w:val="28"/>
        </w:rPr>
        <w:t>8.1.3.22</w:t>
      </w:r>
      <w:r w:rsidRPr="0077697F">
        <w:rPr>
          <w:sz w:val="28"/>
          <w:szCs w:val="28"/>
        </w:rPr>
        <w:t xml:space="preserve"> </w:t>
      </w:r>
      <w:r w:rsidR="00E71F2A" w:rsidRPr="0077697F">
        <w:rPr>
          <w:sz w:val="28"/>
          <w:szCs w:val="28"/>
        </w:rPr>
        <w:t>Для исключения передачи изгибающего момента и повышения качества устройства гидроизоляции допускается применять двуслойный ростверк (</w:t>
      </w:r>
      <w:r>
        <w:rPr>
          <w:sz w:val="28"/>
          <w:szCs w:val="28"/>
        </w:rPr>
        <w:t>с</w:t>
      </w:r>
      <w:r w:rsidR="00BA37E1" w:rsidRPr="0077697F">
        <w:rPr>
          <w:sz w:val="28"/>
          <w:szCs w:val="28"/>
        </w:rPr>
        <w:t xml:space="preserve">м. </w:t>
      </w:r>
      <w:r>
        <w:rPr>
          <w:sz w:val="28"/>
          <w:szCs w:val="28"/>
        </w:rPr>
        <w:t>п</w:t>
      </w:r>
      <w:r w:rsidR="00BA37E1" w:rsidRPr="0077697F">
        <w:rPr>
          <w:sz w:val="28"/>
          <w:szCs w:val="28"/>
        </w:rPr>
        <w:t>риложение Б</w:t>
      </w:r>
      <w:r w:rsidR="00E71F2A" w:rsidRPr="0077697F">
        <w:rPr>
          <w:sz w:val="28"/>
          <w:szCs w:val="28"/>
        </w:rPr>
        <w:t>)</w:t>
      </w:r>
      <w:r w:rsidR="00BA37E1" w:rsidRPr="0077697F">
        <w:rPr>
          <w:sz w:val="28"/>
          <w:szCs w:val="28"/>
        </w:rPr>
        <w:t xml:space="preserve"> либо иные обоснованные технические решения.</w:t>
      </w:r>
    </w:p>
    <w:p w14:paraId="323869D6" w14:textId="77777777" w:rsidR="006C7AD2" w:rsidRPr="0050477A" w:rsidRDefault="0050477A" w:rsidP="00932913">
      <w:pPr>
        <w:ind w:firstLine="567"/>
        <w:jc w:val="both"/>
        <w:rPr>
          <w:b/>
          <w:sz w:val="28"/>
          <w:szCs w:val="28"/>
        </w:rPr>
      </w:pPr>
      <w:bookmarkStart w:id="41" w:name="_Toc460856912"/>
      <w:r>
        <w:rPr>
          <w:b/>
          <w:sz w:val="28"/>
          <w:szCs w:val="28"/>
        </w:rPr>
        <w:t xml:space="preserve">8.1.4 </w:t>
      </w:r>
      <w:r w:rsidR="006C7AD2" w:rsidRPr="0050477A">
        <w:rPr>
          <w:b/>
          <w:sz w:val="28"/>
          <w:szCs w:val="28"/>
        </w:rPr>
        <w:t>Особенности расчета</w:t>
      </w:r>
      <w:bookmarkEnd w:id="41"/>
    </w:p>
    <w:p w14:paraId="3940F588" w14:textId="77777777" w:rsidR="00E71F2A" w:rsidRPr="0077697F" w:rsidRDefault="0050477A" w:rsidP="00932913">
      <w:pPr>
        <w:ind w:firstLine="567"/>
        <w:jc w:val="both"/>
        <w:rPr>
          <w:sz w:val="28"/>
          <w:szCs w:val="28"/>
        </w:rPr>
      </w:pPr>
      <w:r>
        <w:rPr>
          <w:sz w:val="28"/>
          <w:szCs w:val="28"/>
        </w:rPr>
        <w:t xml:space="preserve">8.1.4.1 </w:t>
      </w:r>
      <w:r w:rsidR="00E71F2A" w:rsidRPr="0077697F">
        <w:rPr>
          <w:sz w:val="28"/>
          <w:szCs w:val="28"/>
        </w:rPr>
        <w:t>Расч</w:t>
      </w:r>
      <w:r w:rsidR="009C6904" w:rsidRPr="0077697F">
        <w:rPr>
          <w:sz w:val="28"/>
          <w:szCs w:val="28"/>
        </w:rPr>
        <w:t>е</w:t>
      </w:r>
      <w:r w:rsidR="00E71F2A" w:rsidRPr="0077697F">
        <w:rPr>
          <w:sz w:val="28"/>
          <w:szCs w:val="28"/>
        </w:rPr>
        <w:t>ты фундаментов высотных зданий выполняют по двум группам предельных состоян</w:t>
      </w:r>
      <w:r>
        <w:rPr>
          <w:sz w:val="28"/>
          <w:szCs w:val="28"/>
        </w:rPr>
        <w:t>ий в соответствии с СП 22.13330</w:t>
      </w:r>
      <w:r w:rsidR="00E71F2A" w:rsidRPr="0077697F">
        <w:rPr>
          <w:sz w:val="28"/>
          <w:szCs w:val="28"/>
        </w:rPr>
        <w:t xml:space="preserve"> и СП 24.13330</w:t>
      </w:r>
      <w:r>
        <w:rPr>
          <w:sz w:val="28"/>
          <w:szCs w:val="28"/>
        </w:rPr>
        <w:t>.</w:t>
      </w:r>
    </w:p>
    <w:p w14:paraId="0C18447E" w14:textId="77777777" w:rsidR="00E71F2A" w:rsidRPr="0077697F" w:rsidRDefault="0050477A" w:rsidP="00932913">
      <w:pPr>
        <w:ind w:firstLine="567"/>
        <w:jc w:val="both"/>
        <w:rPr>
          <w:sz w:val="28"/>
          <w:szCs w:val="28"/>
        </w:rPr>
      </w:pPr>
      <w:r>
        <w:rPr>
          <w:sz w:val="28"/>
          <w:szCs w:val="28"/>
        </w:rPr>
        <w:t xml:space="preserve">8.1.4.2 </w:t>
      </w:r>
      <w:r w:rsidR="00E71F2A" w:rsidRPr="0077697F">
        <w:rPr>
          <w:sz w:val="28"/>
          <w:szCs w:val="28"/>
        </w:rPr>
        <w:t>При расч</w:t>
      </w:r>
      <w:r w:rsidR="009C6904" w:rsidRPr="0077697F">
        <w:rPr>
          <w:sz w:val="28"/>
          <w:szCs w:val="28"/>
        </w:rPr>
        <w:t>е</w:t>
      </w:r>
      <w:r w:rsidR="00E71F2A" w:rsidRPr="0077697F">
        <w:rPr>
          <w:sz w:val="28"/>
          <w:szCs w:val="28"/>
        </w:rPr>
        <w:t xml:space="preserve">те по </w:t>
      </w:r>
      <w:r>
        <w:rPr>
          <w:sz w:val="28"/>
          <w:szCs w:val="28"/>
        </w:rPr>
        <w:t>второй</w:t>
      </w:r>
      <w:r w:rsidR="00E71F2A" w:rsidRPr="0077697F">
        <w:rPr>
          <w:sz w:val="28"/>
          <w:szCs w:val="28"/>
        </w:rPr>
        <w:t xml:space="preserve"> группе предельных состояний значения прочностных характерист</w:t>
      </w:r>
      <w:r>
        <w:rPr>
          <w:sz w:val="28"/>
          <w:szCs w:val="28"/>
        </w:rPr>
        <w:t xml:space="preserve">ик грунта следует принимать с </w:t>
      </w:r>
      <w:r w:rsidR="00E71F2A" w:rsidRPr="0077697F">
        <w:rPr>
          <w:sz w:val="28"/>
          <w:szCs w:val="28"/>
        </w:rPr>
        <w:t>доверительной вероятностью</w:t>
      </w:r>
      <w:r>
        <w:rPr>
          <w:sz w:val="28"/>
          <w:szCs w:val="28"/>
        </w:rPr>
        <w:t>,</w:t>
      </w:r>
      <w:r w:rsidR="00E71F2A" w:rsidRPr="0077697F">
        <w:rPr>
          <w:sz w:val="28"/>
          <w:szCs w:val="28"/>
        </w:rPr>
        <w:t xml:space="preserve"> равной 0,9, а коэффициент надежност</w:t>
      </w:r>
      <w:r>
        <w:rPr>
          <w:sz w:val="28"/>
          <w:szCs w:val="28"/>
        </w:rPr>
        <w:t xml:space="preserve">и по грунту к </w:t>
      </w:r>
      <w:r w:rsidR="00E71F2A" w:rsidRPr="0077697F">
        <w:rPr>
          <w:sz w:val="28"/>
          <w:szCs w:val="28"/>
        </w:rPr>
        <w:t xml:space="preserve">модулю деформации </w:t>
      </w:r>
      <w:r w:rsidR="00E71F2A" w:rsidRPr="0050477A">
        <w:rPr>
          <w:i/>
          <w:sz w:val="28"/>
          <w:szCs w:val="28"/>
        </w:rPr>
        <w:t>E</w:t>
      </w:r>
      <w:r w:rsidR="00E71F2A" w:rsidRPr="0077697F">
        <w:rPr>
          <w:sz w:val="28"/>
          <w:szCs w:val="28"/>
        </w:rPr>
        <w:t xml:space="preserve"> </w:t>
      </w:r>
      <w:r>
        <w:rPr>
          <w:sz w:val="28"/>
          <w:szCs w:val="28"/>
        </w:rPr>
        <w:t xml:space="preserve">– </w:t>
      </w:r>
      <w:r w:rsidR="00E71F2A" w:rsidRPr="0077697F">
        <w:rPr>
          <w:sz w:val="28"/>
          <w:szCs w:val="28"/>
        </w:rPr>
        <w:t>в соответстви</w:t>
      </w:r>
      <w:r>
        <w:rPr>
          <w:sz w:val="28"/>
          <w:szCs w:val="28"/>
        </w:rPr>
        <w:t>и</w:t>
      </w:r>
      <w:r w:rsidR="00E71F2A" w:rsidRPr="0077697F">
        <w:rPr>
          <w:sz w:val="28"/>
          <w:szCs w:val="28"/>
        </w:rPr>
        <w:t xml:space="preserve"> с 8.1.3.13.</w:t>
      </w:r>
    </w:p>
    <w:p w14:paraId="1A084056" w14:textId="77777777" w:rsidR="00E71F2A" w:rsidRPr="0077697F" w:rsidRDefault="0050477A" w:rsidP="00932913">
      <w:pPr>
        <w:ind w:firstLine="567"/>
        <w:jc w:val="both"/>
        <w:rPr>
          <w:sz w:val="28"/>
          <w:szCs w:val="28"/>
        </w:rPr>
      </w:pPr>
      <w:r>
        <w:rPr>
          <w:sz w:val="28"/>
          <w:szCs w:val="28"/>
        </w:rPr>
        <w:t xml:space="preserve">8.1.4.3 </w:t>
      </w:r>
      <w:r w:rsidR="00E71F2A" w:rsidRPr="0077697F">
        <w:rPr>
          <w:sz w:val="28"/>
          <w:szCs w:val="28"/>
        </w:rPr>
        <w:t xml:space="preserve">Определение </w:t>
      </w:r>
      <w:r>
        <w:rPr>
          <w:sz w:val="28"/>
          <w:szCs w:val="28"/>
        </w:rPr>
        <w:t>значений</w:t>
      </w:r>
      <w:r w:rsidR="00E71F2A" w:rsidRPr="0077697F">
        <w:rPr>
          <w:sz w:val="28"/>
          <w:szCs w:val="28"/>
        </w:rPr>
        <w:t xml:space="preserve"> нагрузок на основание и расч</w:t>
      </w:r>
      <w:r w:rsidR="009C6904" w:rsidRPr="0077697F">
        <w:rPr>
          <w:sz w:val="28"/>
          <w:szCs w:val="28"/>
        </w:rPr>
        <w:t>е</w:t>
      </w:r>
      <w:r w:rsidR="00E71F2A" w:rsidRPr="0077697F">
        <w:rPr>
          <w:sz w:val="28"/>
          <w:szCs w:val="28"/>
        </w:rPr>
        <w:t xml:space="preserve">ты оснований, фундаментов и подземных частей здания следует выполнять </w:t>
      </w:r>
      <w:r>
        <w:rPr>
          <w:sz w:val="28"/>
          <w:szCs w:val="28"/>
        </w:rPr>
        <w:t>с учетом</w:t>
      </w:r>
      <w:r w:rsidR="00E71F2A" w:rsidRPr="0077697F">
        <w:rPr>
          <w:sz w:val="28"/>
          <w:szCs w:val="28"/>
        </w:rPr>
        <w:t xml:space="preserve"> совместн</w:t>
      </w:r>
      <w:r>
        <w:rPr>
          <w:sz w:val="28"/>
          <w:szCs w:val="28"/>
        </w:rPr>
        <w:t>ой</w:t>
      </w:r>
      <w:r w:rsidR="00E71F2A" w:rsidRPr="0077697F">
        <w:rPr>
          <w:sz w:val="28"/>
          <w:szCs w:val="28"/>
        </w:rPr>
        <w:t xml:space="preserve"> работ</w:t>
      </w:r>
      <w:r>
        <w:rPr>
          <w:sz w:val="28"/>
          <w:szCs w:val="28"/>
        </w:rPr>
        <w:t>ы системы</w:t>
      </w:r>
      <w:r w:rsidR="00E71F2A" w:rsidRPr="0077697F">
        <w:rPr>
          <w:sz w:val="28"/>
          <w:szCs w:val="28"/>
        </w:rPr>
        <w:t xml:space="preserve"> «основание – фундамент – здание».</w:t>
      </w:r>
    </w:p>
    <w:p w14:paraId="4998DD50" w14:textId="77777777" w:rsidR="00E71F2A" w:rsidRPr="0077697F" w:rsidRDefault="0050477A" w:rsidP="00932913">
      <w:pPr>
        <w:ind w:firstLine="567"/>
        <w:jc w:val="both"/>
        <w:rPr>
          <w:sz w:val="28"/>
          <w:szCs w:val="28"/>
        </w:rPr>
      </w:pPr>
      <w:r>
        <w:rPr>
          <w:sz w:val="28"/>
          <w:szCs w:val="28"/>
        </w:rPr>
        <w:t xml:space="preserve">8.1.4.4 </w:t>
      </w:r>
      <w:r w:rsidR="00E71F2A" w:rsidRPr="0077697F">
        <w:rPr>
          <w:sz w:val="28"/>
          <w:szCs w:val="28"/>
        </w:rPr>
        <w:t>Расч</w:t>
      </w:r>
      <w:r w:rsidR="009C6904" w:rsidRPr="0077697F">
        <w:rPr>
          <w:sz w:val="28"/>
          <w:szCs w:val="28"/>
        </w:rPr>
        <w:t>е</w:t>
      </w:r>
      <w:r w:rsidR="00E71F2A" w:rsidRPr="0077697F">
        <w:rPr>
          <w:sz w:val="28"/>
          <w:szCs w:val="28"/>
        </w:rPr>
        <w:t>ты основания по несущей способности следует выполнять во всех случаях в соответствии с методиками</w:t>
      </w:r>
      <w:r>
        <w:rPr>
          <w:sz w:val="28"/>
          <w:szCs w:val="28"/>
        </w:rPr>
        <w:t>, изложенными в СП 22.13330</w:t>
      </w:r>
      <w:r w:rsidR="00E71F2A" w:rsidRPr="0077697F">
        <w:rPr>
          <w:sz w:val="28"/>
          <w:szCs w:val="28"/>
        </w:rPr>
        <w:t xml:space="preserve"> и </w:t>
      </w:r>
      <w:r>
        <w:rPr>
          <w:sz w:val="28"/>
          <w:szCs w:val="28"/>
        </w:rPr>
        <w:t>СП 24.13330</w:t>
      </w:r>
      <w:r w:rsidR="00E71F2A" w:rsidRPr="0077697F">
        <w:rPr>
          <w:sz w:val="28"/>
          <w:szCs w:val="28"/>
        </w:rPr>
        <w:t>, рассматривая основные сочетания расч</w:t>
      </w:r>
      <w:r w:rsidR="009C6904" w:rsidRPr="0077697F">
        <w:rPr>
          <w:sz w:val="28"/>
          <w:szCs w:val="28"/>
        </w:rPr>
        <w:t>е</w:t>
      </w:r>
      <w:r w:rsidR="00E71F2A" w:rsidRPr="0077697F">
        <w:rPr>
          <w:sz w:val="28"/>
          <w:szCs w:val="28"/>
        </w:rPr>
        <w:t xml:space="preserve">тных значений нагрузок, а при наличии особых нагрузок </w:t>
      </w:r>
      <w:r>
        <w:rPr>
          <w:sz w:val="28"/>
          <w:szCs w:val="28"/>
        </w:rPr>
        <w:t>–</w:t>
      </w:r>
      <w:r w:rsidR="00E71F2A" w:rsidRPr="0077697F">
        <w:rPr>
          <w:sz w:val="28"/>
          <w:szCs w:val="28"/>
        </w:rPr>
        <w:t xml:space="preserve"> </w:t>
      </w:r>
      <w:r>
        <w:rPr>
          <w:sz w:val="28"/>
          <w:szCs w:val="28"/>
        </w:rPr>
        <w:t xml:space="preserve">дополнительно </w:t>
      </w:r>
      <w:r w:rsidR="00E71F2A" w:rsidRPr="0077697F">
        <w:rPr>
          <w:sz w:val="28"/>
          <w:szCs w:val="28"/>
        </w:rPr>
        <w:t>особое сочетание расч</w:t>
      </w:r>
      <w:r w:rsidR="009C6904" w:rsidRPr="0077697F">
        <w:rPr>
          <w:sz w:val="28"/>
          <w:szCs w:val="28"/>
        </w:rPr>
        <w:t>е</w:t>
      </w:r>
      <w:r>
        <w:rPr>
          <w:sz w:val="28"/>
          <w:szCs w:val="28"/>
        </w:rPr>
        <w:t>тных значений нагрузок.</w:t>
      </w:r>
    </w:p>
    <w:p w14:paraId="086F1723" w14:textId="77777777" w:rsidR="00E71F2A" w:rsidRPr="0077697F" w:rsidRDefault="0050477A" w:rsidP="00932913">
      <w:pPr>
        <w:ind w:firstLine="567"/>
        <w:jc w:val="both"/>
        <w:rPr>
          <w:sz w:val="28"/>
          <w:szCs w:val="28"/>
        </w:rPr>
      </w:pPr>
      <w:r>
        <w:rPr>
          <w:sz w:val="28"/>
          <w:szCs w:val="28"/>
        </w:rPr>
        <w:t xml:space="preserve">8.1.4.5 </w:t>
      </w:r>
      <w:r w:rsidR="00E71F2A" w:rsidRPr="0077697F">
        <w:rPr>
          <w:sz w:val="28"/>
          <w:szCs w:val="28"/>
        </w:rPr>
        <w:t>При расч</w:t>
      </w:r>
      <w:r w:rsidR="009C6904" w:rsidRPr="0077697F">
        <w:rPr>
          <w:sz w:val="28"/>
          <w:szCs w:val="28"/>
        </w:rPr>
        <w:t>е</w:t>
      </w:r>
      <w:r w:rsidR="00E71F2A" w:rsidRPr="0077697F">
        <w:rPr>
          <w:sz w:val="28"/>
          <w:szCs w:val="28"/>
        </w:rPr>
        <w:t>те оснований фундаментов высотных зданий по деформациям следует:</w:t>
      </w:r>
    </w:p>
    <w:p w14:paraId="28D761B9" w14:textId="77777777" w:rsidR="00E71F2A" w:rsidRPr="0077697F" w:rsidRDefault="0050477A" w:rsidP="00932913">
      <w:pPr>
        <w:ind w:firstLine="567"/>
        <w:jc w:val="both"/>
        <w:rPr>
          <w:sz w:val="28"/>
          <w:szCs w:val="28"/>
        </w:rPr>
      </w:pPr>
      <w:r>
        <w:rPr>
          <w:sz w:val="28"/>
          <w:szCs w:val="28"/>
        </w:rPr>
        <w:t xml:space="preserve">- </w:t>
      </w:r>
      <w:r w:rsidR="00E71F2A" w:rsidRPr="0077697F">
        <w:rPr>
          <w:sz w:val="28"/>
          <w:szCs w:val="28"/>
        </w:rPr>
        <w:t>учитывать зависимость деформационных и прочностных характеристик грунтов от напряженного состояния и длительности приложения нагрузок;</w:t>
      </w:r>
    </w:p>
    <w:p w14:paraId="69CCBF09" w14:textId="77777777" w:rsidR="00E71F2A" w:rsidRPr="0077697F" w:rsidRDefault="005620E3" w:rsidP="00932913">
      <w:pPr>
        <w:ind w:firstLine="567"/>
        <w:jc w:val="both"/>
        <w:rPr>
          <w:sz w:val="28"/>
          <w:szCs w:val="28"/>
        </w:rPr>
      </w:pPr>
      <w:r>
        <w:rPr>
          <w:sz w:val="28"/>
          <w:szCs w:val="28"/>
        </w:rPr>
        <w:t xml:space="preserve">- </w:t>
      </w:r>
      <w:r w:rsidR="00E71F2A" w:rsidRPr="0077697F">
        <w:rPr>
          <w:sz w:val="28"/>
          <w:szCs w:val="28"/>
        </w:rPr>
        <w:t>расч</w:t>
      </w:r>
      <w:r w:rsidR="009C6904" w:rsidRPr="0077697F">
        <w:rPr>
          <w:sz w:val="28"/>
          <w:szCs w:val="28"/>
        </w:rPr>
        <w:t>е</w:t>
      </w:r>
      <w:r w:rsidR="00E71F2A" w:rsidRPr="0077697F">
        <w:rPr>
          <w:sz w:val="28"/>
          <w:szCs w:val="28"/>
        </w:rPr>
        <w:t>т основания выполнять на основное сочетание постоянных, длительных и кратковременных нагрузок;</w:t>
      </w:r>
    </w:p>
    <w:p w14:paraId="6EC9AB63" w14:textId="77777777" w:rsidR="00E71F2A" w:rsidRPr="0077697F" w:rsidRDefault="005620E3" w:rsidP="00932913">
      <w:pPr>
        <w:ind w:firstLine="567"/>
        <w:jc w:val="both"/>
        <w:rPr>
          <w:sz w:val="28"/>
          <w:szCs w:val="28"/>
        </w:rPr>
      </w:pPr>
      <w:r>
        <w:rPr>
          <w:sz w:val="28"/>
          <w:szCs w:val="28"/>
        </w:rPr>
        <w:t xml:space="preserve">- </w:t>
      </w:r>
      <w:r w:rsidR="00E71F2A" w:rsidRPr="0077697F">
        <w:rPr>
          <w:sz w:val="28"/>
          <w:szCs w:val="28"/>
        </w:rPr>
        <w:t>расч</w:t>
      </w:r>
      <w:r w:rsidR="009C6904" w:rsidRPr="0077697F">
        <w:rPr>
          <w:sz w:val="28"/>
          <w:szCs w:val="28"/>
        </w:rPr>
        <w:t>е</w:t>
      </w:r>
      <w:r w:rsidR="00E71F2A" w:rsidRPr="0077697F">
        <w:rPr>
          <w:sz w:val="28"/>
          <w:szCs w:val="28"/>
        </w:rPr>
        <w:t xml:space="preserve">т кренов фундаментов </w:t>
      </w:r>
      <w:r w:rsidR="002A1C15" w:rsidRPr="0077697F">
        <w:rPr>
          <w:sz w:val="28"/>
          <w:szCs w:val="28"/>
        </w:rPr>
        <w:t>выполнять на основное сочетани</w:t>
      </w:r>
      <w:r>
        <w:rPr>
          <w:sz w:val="28"/>
          <w:szCs w:val="28"/>
        </w:rPr>
        <w:t>е</w:t>
      </w:r>
      <w:r w:rsidR="00E71F2A" w:rsidRPr="0077697F">
        <w:rPr>
          <w:sz w:val="28"/>
          <w:szCs w:val="28"/>
        </w:rPr>
        <w:t xml:space="preserve"> постоянных, длительных и кратковременных (преимущественно ветровых) нагрузок. При этом величина крена должна складываться из</w:t>
      </w:r>
      <w:r w:rsidR="00196FE9">
        <w:rPr>
          <w:sz w:val="28"/>
          <w:szCs w:val="28"/>
        </w:rPr>
        <w:t xml:space="preserve"> крена от действия постоянных </w:t>
      </w:r>
      <w:r w:rsidR="00E71F2A" w:rsidRPr="0077697F">
        <w:rPr>
          <w:sz w:val="28"/>
          <w:szCs w:val="28"/>
        </w:rPr>
        <w:t xml:space="preserve">и длительных нагрузок </w:t>
      </w:r>
      <w:r w:rsidR="00E71F2A" w:rsidRPr="005620E3">
        <w:rPr>
          <w:i/>
          <w:sz w:val="28"/>
          <w:szCs w:val="28"/>
        </w:rPr>
        <w:t>i</w:t>
      </w:r>
      <w:r w:rsidR="00E71F2A" w:rsidRPr="005620E3">
        <w:rPr>
          <w:i/>
          <w:sz w:val="28"/>
          <w:szCs w:val="28"/>
          <w:vertAlign w:val="subscript"/>
        </w:rPr>
        <w:t>l</w:t>
      </w:r>
      <w:r w:rsidR="00E71F2A" w:rsidRPr="0077697F">
        <w:rPr>
          <w:sz w:val="28"/>
          <w:szCs w:val="28"/>
        </w:rPr>
        <w:t xml:space="preserve"> и кратковременных </w:t>
      </w:r>
      <w:r w:rsidR="00E71F2A" w:rsidRPr="005620E3">
        <w:rPr>
          <w:i/>
          <w:sz w:val="28"/>
          <w:szCs w:val="28"/>
        </w:rPr>
        <w:t>i</w:t>
      </w:r>
      <w:r w:rsidR="00E71F2A" w:rsidRPr="005620E3">
        <w:rPr>
          <w:i/>
          <w:sz w:val="28"/>
          <w:szCs w:val="28"/>
          <w:vertAlign w:val="subscript"/>
        </w:rPr>
        <w:t>s</w:t>
      </w:r>
      <w:r w:rsidR="00E71F2A" w:rsidRPr="0077697F">
        <w:rPr>
          <w:sz w:val="28"/>
          <w:szCs w:val="28"/>
        </w:rPr>
        <w:t>.</w:t>
      </w:r>
    </w:p>
    <w:p w14:paraId="49C0DD1D" w14:textId="77777777" w:rsidR="00E71F2A" w:rsidRPr="0077697F" w:rsidRDefault="00E71F2A" w:rsidP="00932913">
      <w:pPr>
        <w:ind w:firstLine="567"/>
        <w:jc w:val="both"/>
        <w:rPr>
          <w:sz w:val="28"/>
          <w:szCs w:val="28"/>
        </w:rPr>
      </w:pPr>
      <w:r w:rsidRPr="0077697F">
        <w:rPr>
          <w:sz w:val="28"/>
          <w:szCs w:val="28"/>
        </w:rPr>
        <w:t xml:space="preserve">При определении величины </w:t>
      </w:r>
      <w:r w:rsidR="005620E3" w:rsidRPr="005620E3">
        <w:rPr>
          <w:i/>
          <w:sz w:val="28"/>
          <w:szCs w:val="28"/>
        </w:rPr>
        <w:t>i</w:t>
      </w:r>
      <w:r w:rsidR="005620E3" w:rsidRPr="005620E3">
        <w:rPr>
          <w:i/>
          <w:sz w:val="28"/>
          <w:szCs w:val="28"/>
          <w:vertAlign w:val="subscript"/>
        </w:rPr>
        <w:t>l</w:t>
      </w:r>
      <w:r w:rsidRPr="0077697F">
        <w:rPr>
          <w:sz w:val="28"/>
          <w:szCs w:val="28"/>
        </w:rPr>
        <w:t xml:space="preserve"> </w:t>
      </w:r>
      <w:r w:rsidR="005620E3">
        <w:rPr>
          <w:sz w:val="28"/>
          <w:szCs w:val="28"/>
        </w:rPr>
        <w:t xml:space="preserve">следует </w:t>
      </w:r>
      <w:r w:rsidRPr="0077697F">
        <w:rPr>
          <w:sz w:val="28"/>
          <w:szCs w:val="28"/>
        </w:rPr>
        <w:t>принимать расч</w:t>
      </w:r>
      <w:r w:rsidR="009C6904" w:rsidRPr="0077697F">
        <w:rPr>
          <w:sz w:val="28"/>
          <w:szCs w:val="28"/>
        </w:rPr>
        <w:t>е</w:t>
      </w:r>
      <w:r w:rsidRPr="0077697F">
        <w:rPr>
          <w:sz w:val="28"/>
          <w:szCs w:val="28"/>
        </w:rPr>
        <w:t xml:space="preserve">тный модуль деформации грунта </w:t>
      </w:r>
      <w:r w:rsidRPr="005620E3">
        <w:rPr>
          <w:i/>
          <w:sz w:val="28"/>
          <w:szCs w:val="28"/>
        </w:rPr>
        <w:t>E</w:t>
      </w:r>
      <w:r w:rsidRPr="0077697F">
        <w:rPr>
          <w:sz w:val="28"/>
          <w:szCs w:val="28"/>
        </w:rPr>
        <w:t xml:space="preserve">, а при определении </w:t>
      </w:r>
      <w:r w:rsidR="005620E3" w:rsidRPr="005620E3">
        <w:rPr>
          <w:i/>
          <w:sz w:val="28"/>
          <w:szCs w:val="28"/>
        </w:rPr>
        <w:t>i</w:t>
      </w:r>
      <w:r w:rsidR="005620E3" w:rsidRPr="005620E3">
        <w:rPr>
          <w:i/>
          <w:sz w:val="28"/>
          <w:szCs w:val="28"/>
          <w:vertAlign w:val="subscript"/>
        </w:rPr>
        <w:t>s</w:t>
      </w:r>
      <w:r w:rsidRPr="0077697F">
        <w:rPr>
          <w:sz w:val="28"/>
          <w:szCs w:val="28"/>
        </w:rPr>
        <w:t xml:space="preserve"> </w:t>
      </w:r>
      <w:r w:rsidR="005620E3">
        <w:rPr>
          <w:sz w:val="28"/>
          <w:szCs w:val="28"/>
        </w:rPr>
        <w:t>–</w:t>
      </w:r>
      <w:r w:rsidRPr="0077697F">
        <w:rPr>
          <w:sz w:val="28"/>
          <w:szCs w:val="28"/>
        </w:rPr>
        <w:t xml:space="preserve"> расч</w:t>
      </w:r>
      <w:r w:rsidR="009C6904" w:rsidRPr="0077697F">
        <w:rPr>
          <w:sz w:val="28"/>
          <w:szCs w:val="28"/>
        </w:rPr>
        <w:t>е</w:t>
      </w:r>
      <w:r w:rsidRPr="0077697F">
        <w:rPr>
          <w:sz w:val="28"/>
          <w:szCs w:val="28"/>
        </w:rPr>
        <w:t xml:space="preserve">тное значение модуля деформации грунта по ветви вторичного нагружения </w:t>
      </w:r>
      <w:r w:rsidRPr="005620E3">
        <w:rPr>
          <w:i/>
          <w:sz w:val="28"/>
          <w:szCs w:val="28"/>
        </w:rPr>
        <w:t>Е</w:t>
      </w:r>
      <w:r w:rsidRPr="005620E3">
        <w:rPr>
          <w:i/>
          <w:sz w:val="28"/>
          <w:szCs w:val="28"/>
          <w:vertAlign w:val="subscript"/>
        </w:rPr>
        <w:t>е</w:t>
      </w:r>
      <w:r w:rsidRPr="0077697F">
        <w:rPr>
          <w:sz w:val="28"/>
          <w:szCs w:val="28"/>
        </w:rPr>
        <w:t>.</w:t>
      </w:r>
    </w:p>
    <w:p w14:paraId="06EF8DF6" w14:textId="77777777" w:rsidR="00E71F2A" w:rsidRPr="0077697F" w:rsidRDefault="005620E3" w:rsidP="00932913">
      <w:pPr>
        <w:ind w:firstLine="567"/>
        <w:jc w:val="both"/>
        <w:rPr>
          <w:sz w:val="28"/>
          <w:szCs w:val="28"/>
        </w:rPr>
      </w:pPr>
      <w:r>
        <w:rPr>
          <w:sz w:val="28"/>
          <w:szCs w:val="28"/>
        </w:rPr>
        <w:t xml:space="preserve">8.1.4.6 </w:t>
      </w:r>
      <w:r w:rsidR="00E71F2A" w:rsidRPr="0077697F">
        <w:rPr>
          <w:sz w:val="28"/>
          <w:szCs w:val="28"/>
        </w:rPr>
        <w:t>При расчетах фундаментов необходимо учитывать следующие факторы:</w:t>
      </w:r>
    </w:p>
    <w:p w14:paraId="2F25C37A" w14:textId="77777777" w:rsidR="00E71F2A" w:rsidRPr="0077697F" w:rsidRDefault="005620E3" w:rsidP="00932913">
      <w:pPr>
        <w:ind w:firstLine="567"/>
        <w:jc w:val="both"/>
        <w:rPr>
          <w:sz w:val="28"/>
          <w:szCs w:val="28"/>
        </w:rPr>
      </w:pPr>
      <w:r>
        <w:rPr>
          <w:sz w:val="28"/>
          <w:szCs w:val="28"/>
        </w:rPr>
        <w:lastRenderedPageBreak/>
        <w:t xml:space="preserve">- </w:t>
      </w:r>
      <w:r w:rsidR="00E71F2A" w:rsidRPr="0077697F">
        <w:rPr>
          <w:sz w:val="28"/>
          <w:szCs w:val="28"/>
        </w:rPr>
        <w:t xml:space="preserve">взаимодействие с </w:t>
      </w:r>
      <w:r w:rsidR="00A10159" w:rsidRPr="0077697F">
        <w:rPr>
          <w:sz w:val="28"/>
          <w:szCs w:val="28"/>
        </w:rPr>
        <w:t>несущими конструкциями</w:t>
      </w:r>
      <w:r w:rsidR="00E71F2A" w:rsidRPr="0077697F">
        <w:rPr>
          <w:sz w:val="28"/>
          <w:szCs w:val="28"/>
        </w:rPr>
        <w:t>;</w:t>
      </w:r>
    </w:p>
    <w:p w14:paraId="56C8E022" w14:textId="77777777" w:rsidR="00E71F2A" w:rsidRPr="0077697F" w:rsidRDefault="005620E3" w:rsidP="00932913">
      <w:pPr>
        <w:ind w:firstLine="567"/>
        <w:jc w:val="both"/>
        <w:rPr>
          <w:sz w:val="28"/>
          <w:szCs w:val="28"/>
        </w:rPr>
      </w:pPr>
      <w:r>
        <w:rPr>
          <w:sz w:val="28"/>
          <w:szCs w:val="28"/>
        </w:rPr>
        <w:t xml:space="preserve">- </w:t>
      </w:r>
      <w:r w:rsidR="00E71F2A" w:rsidRPr="0077697F">
        <w:rPr>
          <w:sz w:val="28"/>
          <w:szCs w:val="28"/>
        </w:rPr>
        <w:t>этапность и процесс строительства;</w:t>
      </w:r>
    </w:p>
    <w:p w14:paraId="734B56C2" w14:textId="77777777" w:rsidR="00E71F2A" w:rsidRPr="0077697F" w:rsidRDefault="005620E3" w:rsidP="00932913">
      <w:pPr>
        <w:ind w:firstLine="567"/>
        <w:jc w:val="both"/>
        <w:rPr>
          <w:sz w:val="28"/>
          <w:szCs w:val="28"/>
        </w:rPr>
      </w:pPr>
      <w:r>
        <w:rPr>
          <w:sz w:val="28"/>
          <w:szCs w:val="28"/>
        </w:rPr>
        <w:t xml:space="preserve">- </w:t>
      </w:r>
      <w:r w:rsidR="00E71F2A" w:rsidRPr="0077697F">
        <w:rPr>
          <w:sz w:val="28"/>
          <w:szCs w:val="28"/>
        </w:rPr>
        <w:t>подъ</w:t>
      </w:r>
      <w:r w:rsidR="009C6904" w:rsidRPr="0077697F">
        <w:rPr>
          <w:sz w:val="28"/>
          <w:szCs w:val="28"/>
        </w:rPr>
        <w:t>е</w:t>
      </w:r>
      <w:r w:rsidR="00E71F2A" w:rsidRPr="0077697F">
        <w:rPr>
          <w:sz w:val="28"/>
          <w:szCs w:val="28"/>
        </w:rPr>
        <w:t>м дна котлована;</w:t>
      </w:r>
    </w:p>
    <w:p w14:paraId="2C4C4B96" w14:textId="77777777" w:rsidR="00E71F2A" w:rsidRPr="0077697F" w:rsidRDefault="005620E3" w:rsidP="00932913">
      <w:pPr>
        <w:ind w:firstLine="567"/>
        <w:jc w:val="both"/>
        <w:rPr>
          <w:sz w:val="28"/>
          <w:szCs w:val="28"/>
        </w:rPr>
      </w:pPr>
      <w:r>
        <w:rPr>
          <w:sz w:val="28"/>
          <w:szCs w:val="28"/>
        </w:rPr>
        <w:t xml:space="preserve">- </w:t>
      </w:r>
      <w:r w:rsidR="00E71F2A" w:rsidRPr="0077697F">
        <w:rPr>
          <w:sz w:val="28"/>
          <w:szCs w:val="28"/>
        </w:rPr>
        <w:t>влияние ограждающей конструкции;</w:t>
      </w:r>
    </w:p>
    <w:p w14:paraId="05FC7DC1" w14:textId="77777777" w:rsidR="00E71F2A" w:rsidRPr="0077697F" w:rsidRDefault="005620E3" w:rsidP="00932913">
      <w:pPr>
        <w:ind w:firstLine="567"/>
        <w:jc w:val="both"/>
        <w:rPr>
          <w:sz w:val="28"/>
          <w:szCs w:val="28"/>
        </w:rPr>
      </w:pPr>
      <w:r>
        <w:rPr>
          <w:sz w:val="28"/>
          <w:szCs w:val="28"/>
        </w:rPr>
        <w:t xml:space="preserve">- </w:t>
      </w:r>
      <w:r w:rsidR="00E71F2A" w:rsidRPr="0077697F">
        <w:rPr>
          <w:sz w:val="28"/>
          <w:szCs w:val="28"/>
        </w:rPr>
        <w:t xml:space="preserve">взаимовлияние между фундаментами высотного здания и окружающей застройки, </w:t>
      </w:r>
      <w:r w:rsidR="00D96AC3" w:rsidRPr="0077697F">
        <w:rPr>
          <w:sz w:val="28"/>
          <w:szCs w:val="28"/>
        </w:rPr>
        <w:t>в т. ч.</w:t>
      </w:r>
      <w:r w:rsidR="00E71F2A" w:rsidRPr="0077697F">
        <w:rPr>
          <w:sz w:val="28"/>
          <w:szCs w:val="28"/>
        </w:rPr>
        <w:t xml:space="preserve"> при строительстве разноэтажных комплексов;</w:t>
      </w:r>
    </w:p>
    <w:p w14:paraId="42711ACC" w14:textId="77777777" w:rsidR="00E71F2A" w:rsidRPr="0077697F" w:rsidRDefault="005620E3" w:rsidP="00932913">
      <w:pPr>
        <w:ind w:firstLine="567"/>
        <w:jc w:val="both"/>
        <w:rPr>
          <w:sz w:val="28"/>
          <w:szCs w:val="28"/>
        </w:rPr>
      </w:pPr>
      <w:r>
        <w:rPr>
          <w:sz w:val="28"/>
          <w:szCs w:val="28"/>
        </w:rPr>
        <w:t xml:space="preserve">- </w:t>
      </w:r>
      <w:r w:rsidR="00E71F2A" w:rsidRPr="0077697F">
        <w:rPr>
          <w:sz w:val="28"/>
          <w:szCs w:val="28"/>
        </w:rPr>
        <w:t>случайная неоднородность грунта основания;</w:t>
      </w:r>
    </w:p>
    <w:p w14:paraId="081DDB1B" w14:textId="77777777" w:rsidR="00E71F2A" w:rsidRPr="0077697F" w:rsidRDefault="005620E3" w:rsidP="00932913">
      <w:pPr>
        <w:ind w:firstLine="567"/>
        <w:jc w:val="both"/>
        <w:rPr>
          <w:sz w:val="28"/>
          <w:szCs w:val="28"/>
        </w:rPr>
      </w:pPr>
      <w:r>
        <w:rPr>
          <w:sz w:val="28"/>
          <w:szCs w:val="28"/>
        </w:rPr>
        <w:t xml:space="preserve">- </w:t>
      </w:r>
      <w:r w:rsidR="00E71F2A" w:rsidRPr="0077697F">
        <w:rPr>
          <w:sz w:val="28"/>
          <w:szCs w:val="28"/>
        </w:rPr>
        <w:t>переуплотнение грунта;</w:t>
      </w:r>
    </w:p>
    <w:p w14:paraId="7C6B49DC" w14:textId="77777777" w:rsidR="00E71F2A" w:rsidRPr="0077697F" w:rsidRDefault="005620E3" w:rsidP="00932913">
      <w:pPr>
        <w:ind w:firstLine="567"/>
        <w:jc w:val="both"/>
        <w:rPr>
          <w:sz w:val="28"/>
          <w:szCs w:val="28"/>
        </w:rPr>
      </w:pPr>
      <w:r>
        <w:rPr>
          <w:sz w:val="28"/>
          <w:szCs w:val="28"/>
        </w:rPr>
        <w:t xml:space="preserve">- </w:t>
      </w:r>
      <w:r w:rsidR="00E71F2A" w:rsidRPr="0077697F">
        <w:rPr>
          <w:sz w:val="28"/>
          <w:szCs w:val="28"/>
        </w:rPr>
        <w:t>развитие осадки во времени;</w:t>
      </w:r>
    </w:p>
    <w:p w14:paraId="3AFD7FD2" w14:textId="77777777" w:rsidR="00E71F2A" w:rsidRPr="0077697F" w:rsidRDefault="005620E3" w:rsidP="00932913">
      <w:pPr>
        <w:ind w:firstLine="567"/>
        <w:jc w:val="both"/>
        <w:rPr>
          <w:sz w:val="28"/>
          <w:szCs w:val="28"/>
        </w:rPr>
      </w:pPr>
      <w:r>
        <w:rPr>
          <w:sz w:val="28"/>
          <w:szCs w:val="28"/>
        </w:rPr>
        <w:t>- механическая анизотропия.</w:t>
      </w:r>
    </w:p>
    <w:p w14:paraId="2A1D81B8" w14:textId="58448323" w:rsidR="00E71F2A" w:rsidRPr="0077697F" w:rsidRDefault="005620E3" w:rsidP="00932913">
      <w:pPr>
        <w:ind w:firstLine="567"/>
        <w:jc w:val="both"/>
        <w:rPr>
          <w:sz w:val="28"/>
          <w:szCs w:val="28"/>
        </w:rPr>
      </w:pPr>
      <w:r>
        <w:rPr>
          <w:sz w:val="28"/>
          <w:szCs w:val="28"/>
        </w:rPr>
        <w:t xml:space="preserve">8.1.4.7 </w:t>
      </w:r>
      <w:r w:rsidR="00E71F2A" w:rsidRPr="0077697F">
        <w:rPr>
          <w:sz w:val="28"/>
          <w:szCs w:val="28"/>
        </w:rPr>
        <w:t>Расч</w:t>
      </w:r>
      <w:r w:rsidR="009C6904" w:rsidRPr="0077697F">
        <w:rPr>
          <w:sz w:val="28"/>
          <w:szCs w:val="28"/>
        </w:rPr>
        <w:t>е</w:t>
      </w:r>
      <w:r w:rsidR="00E71F2A" w:rsidRPr="0077697F">
        <w:rPr>
          <w:sz w:val="28"/>
          <w:szCs w:val="28"/>
        </w:rPr>
        <w:t>т оснований фундаментов в случае опережающего строительства высотных зданий относительно примыкающих малоэтажных частей следует выполнять для случая, соответствующего отсутствию пригрузки и распора от малоэтажной части комплекса.</w:t>
      </w:r>
    </w:p>
    <w:p w14:paraId="64C0ECAD" w14:textId="77777777" w:rsidR="00F55578" w:rsidRPr="00E04F66" w:rsidRDefault="00F55578" w:rsidP="00F55578">
      <w:pPr>
        <w:pStyle w:val="aff1"/>
        <w:ind w:firstLine="567"/>
        <w:jc w:val="both"/>
        <w:rPr>
          <w:b/>
          <w:sz w:val="28"/>
          <w:szCs w:val="28"/>
        </w:rPr>
      </w:pPr>
      <w:r w:rsidRPr="00E04F66">
        <w:rPr>
          <w:b/>
          <w:sz w:val="28"/>
          <w:szCs w:val="28"/>
        </w:rPr>
        <w:t>(Измененная редакция, Изм. № 1).</w:t>
      </w:r>
    </w:p>
    <w:p w14:paraId="49062EEF" w14:textId="77777777" w:rsidR="00E71F2A" w:rsidRPr="0077697F" w:rsidRDefault="005620E3" w:rsidP="00932913">
      <w:pPr>
        <w:ind w:firstLine="567"/>
        <w:jc w:val="both"/>
        <w:rPr>
          <w:sz w:val="28"/>
          <w:szCs w:val="28"/>
        </w:rPr>
      </w:pPr>
      <w:r>
        <w:rPr>
          <w:sz w:val="28"/>
          <w:szCs w:val="28"/>
        </w:rPr>
        <w:t xml:space="preserve">8.1.4.8 </w:t>
      </w:r>
      <w:r w:rsidR="00E71F2A" w:rsidRPr="0077697F">
        <w:rPr>
          <w:sz w:val="28"/>
          <w:szCs w:val="28"/>
        </w:rPr>
        <w:t xml:space="preserve">Для зданий высотой более </w:t>
      </w:r>
      <w:smartTag w:uri="urn:schemas-microsoft-com:office:smarttags" w:element="metricconverter">
        <w:smartTagPr>
          <w:attr w:name="ProductID" w:val="100 м"/>
        </w:smartTagPr>
        <w:r w:rsidR="00E71F2A" w:rsidRPr="0077697F">
          <w:rPr>
            <w:sz w:val="28"/>
            <w:szCs w:val="28"/>
          </w:rPr>
          <w:t>100</w:t>
        </w:r>
        <w:r w:rsidR="000B7E51" w:rsidRPr="0077697F">
          <w:rPr>
            <w:sz w:val="28"/>
            <w:szCs w:val="28"/>
          </w:rPr>
          <w:t xml:space="preserve"> </w:t>
        </w:r>
        <w:r w:rsidR="00E71F2A" w:rsidRPr="0077697F">
          <w:rPr>
            <w:sz w:val="28"/>
            <w:szCs w:val="28"/>
          </w:rPr>
          <w:t>м</w:t>
        </w:r>
      </w:smartTag>
      <w:r w:rsidR="00E71F2A" w:rsidRPr="0077697F">
        <w:rPr>
          <w:sz w:val="28"/>
          <w:szCs w:val="28"/>
        </w:rPr>
        <w:t xml:space="preserve"> следует выполнять </w:t>
      </w:r>
      <w:r w:rsidR="00D80854" w:rsidRPr="0077697F">
        <w:rPr>
          <w:sz w:val="28"/>
          <w:szCs w:val="28"/>
        </w:rPr>
        <w:t xml:space="preserve">параллельный </w:t>
      </w:r>
      <w:r w:rsidR="00E71F2A" w:rsidRPr="0077697F">
        <w:rPr>
          <w:sz w:val="28"/>
          <w:szCs w:val="28"/>
        </w:rPr>
        <w:t>расч</w:t>
      </w:r>
      <w:r w:rsidR="009C6904" w:rsidRPr="0077697F">
        <w:rPr>
          <w:sz w:val="28"/>
          <w:szCs w:val="28"/>
        </w:rPr>
        <w:t>е</w:t>
      </w:r>
      <w:r w:rsidR="00E71F2A" w:rsidRPr="0077697F">
        <w:rPr>
          <w:sz w:val="28"/>
          <w:szCs w:val="28"/>
        </w:rPr>
        <w:t xml:space="preserve">т независимой организацией с применением программных комплексов, реализующих </w:t>
      </w:r>
      <w:r>
        <w:rPr>
          <w:sz w:val="28"/>
          <w:szCs w:val="28"/>
        </w:rPr>
        <w:t>МКЭ</w:t>
      </w:r>
      <w:r w:rsidR="00E71F2A" w:rsidRPr="0077697F">
        <w:rPr>
          <w:sz w:val="28"/>
          <w:szCs w:val="28"/>
        </w:rPr>
        <w:t xml:space="preserve">. Данный расчет выполняется </w:t>
      </w:r>
      <w:r>
        <w:rPr>
          <w:sz w:val="28"/>
          <w:szCs w:val="28"/>
        </w:rPr>
        <w:t>с</w:t>
      </w:r>
      <w:r w:rsidR="00E71F2A" w:rsidRPr="0077697F">
        <w:rPr>
          <w:sz w:val="28"/>
          <w:szCs w:val="28"/>
        </w:rPr>
        <w:t xml:space="preserve"> помощ</w:t>
      </w:r>
      <w:r>
        <w:rPr>
          <w:sz w:val="28"/>
          <w:szCs w:val="28"/>
        </w:rPr>
        <w:t>ью</w:t>
      </w:r>
      <w:r w:rsidR="00E71F2A" w:rsidRPr="0077697F">
        <w:rPr>
          <w:sz w:val="28"/>
          <w:szCs w:val="28"/>
        </w:rPr>
        <w:t xml:space="preserve"> программных комплексов, разработанных независимо от программных комплексов, используемых для основного расчета.</w:t>
      </w:r>
    </w:p>
    <w:p w14:paraId="0D435E6B" w14:textId="77777777" w:rsidR="00E71F2A" w:rsidRPr="0077697F" w:rsidRDefault="005620E3" w:rsidP="00932913">
      <w:pPr>
        <w:ind w:firstLine="567"/>
        <w:jc w:val="both"/>
        <w:rPr>
          <w:sz w:val="28"/>
          <w:szCs w:val="28"/>
        </w:rPr>
      </w:pPr>
      <w:r>
        <w:rPr>
          <w:sz w:val="28"/>
          <w:szCs w:val="28"/>
        </w:rPr>
        <w:t xml:space="preserve">8.1.4.9 </w:t>
      </w:r>
      <w:r w:rsidR="00E71F2A" w:rsidRPr="0077697F">
        <w:rPr>
          <w:sz w:val="28"/>
          <w:szCs w:val="28"/>
        </w:rPr>
        <w:t>Расч</w:t>
      </w:r>
      <w:r w:rsidR="009C6904" w:rsidRPr="0077697F">
        <w:rPr>
          <w:sz w:val="28"/>
          <w:szCs w:val="28"/>
        </w:rPr>
        <w:t>е</w:t>
      </w:r>
      <w:r w:rsidR="00E71F2A" w:rsidRPr="0077697F">
        <w:rPr>
          <w:sz w:val="28"/>
          <w:szCs w:val="28"/>
        </w:rPr>
        <w:t>тное обоснование вариантов фундаментов и подземной части высотного здания, предварительный расч</w:t>
      </w:r>
      <w:r w:rsidR="009C6904" w:rsidRPr="0077697F">
        <w:rPr>
          <w:sz w:val="28"/>
          <w:szCs w:val="28"/>
        </w:rPr>
        <w:t>е</w:t>
      </w:r>
      <w:r w:rsidR="00E71F2A" w:rsidRPr="0077697F">
        <w:rPr>
          <w:sz w:val="28"/>
          <w:szCs w:val="28"/>
        </w:rPr>
        <w:t>т осадки и их неравномерности, а также оценку</w:t>
      </w:r>
      <w:r w:rsidR="0047470E">
        <w:rPr>
          <w:sz w:val="28"/>
          <w:szCs w:val="28"/>
        </w:rPr>
        <w:t xml:space="preserve"> общей устойчивости фундамента </w:t>
      </w:r>
      <w:r w:rsidR="00E71F2A" w:rsidRPr="0077697F">
        <w:rPr>
          <w:sz w:val="28"/>
          <w:szCs w:val="28"/>
        </w:rPr>
        <w:t>на стадии концептуальных решений допускается выполнять с уч</w:t>
      </w:r>
      <w:r w:rsidR="009C6904" w:rsidRPr="0077697F">
        <w:rPr>
          <w:sz w:val="28"/>
          <w:szCs w:val="28"/>
        </w:rPr>
        <w:t>е</w:t>
      </w:r>
      <w:r w:rsidR="00E71F2A" w:rsidRPr="0077697F">
        <w:rPr>
          <w:sz w:val="28"/>
          <w:szCs w:val="28"/>
        </w:rPr>
        <w:t>том совместной работы системы «основани</w:t>
      </w:r>
      <w:r>
        <w:rPr>
          <w:sz w:val="28"/>
          <w:szCs w:val="28"/>
        </w:rPr>
        <w:t xml:space="preserve">е – </w:t>
      </w:r>
      <w:r w:rsidR="00E71F2A" w:rsidRPr="0077697F">
        <w:rPr>
          <w:sz w:val="28"/>
          <w:szCs w:val="28"/>
        </w:rPr>
        <w:t>фундамент</w:t>
      </w:r>
      <w:r>
        <w:rPr>
          <w:sz w:val="28"/>
          <w:szCs w:val="28"/>
        </w:rPr>
        <w:t xml:space="preserve"> – </w:t>
      </w:r>
      <w:r w:rsidR="00E71F2A" w:rsidRPr="0077697F">
        <w:rPr>
          <w:sz w:val="28"/>
          <w:szCs w:val="28"/>
        </w:rPr>
        <w:t>здание» по упрощенным моделям, например путем моделирования одного этажа приведенной жесткости.</w:t>
      </w:r>
    </w:p>
    <w:p w14:paraId="6C89EF4F" w14:textId="169CDC9A" w:rsidR="00E71F2A" w:rsidRPr="0077697F" w:rsidRDefault="005620E3" w:rsidP="00932913">
      <w:pPr>
        <w:ind w:firstLine="567"/>
        <w:jc w:val="both"/>
        <w:rPr>
          <w:sz w:val="28"/>
          <w:szCs w:val="28"/>
        </w:rPr>
      </w:pPr>
      <w:r>
        <w:rPr>
          <w:sz w:val="28"/>
          <w:szCs w:val="28"/>
        </w:rPr>
        <w:t xml:space="preserve">8.1.4.10 </w:t>
      </w:r>
      <w:r w:rsidR="00E71F2A" w:rsidRPr="0077697F">
        <w:rPr>
          <w:sz w:val="28"/>
          <w:szCs w:val="28"/>
        </w:rPr>
        <w:t>Расчет на стади</w:t>
      </w:r>
      <w:r>
        <w:rPr>
          <w:sz w:val="28"/>
          <w:szCs w:val="28"/>
        </w:rPr>
        <w:t xml:space="preserve">и </w:t>
      </w:r>
      <w:r w:rsidR="00E71F2A" w:rsidRPr="0077697F">
        <w:rPr>
          <w:sz w:val="28"/>
          <w:szCs w:val="28"/>
        </w:rPr>
        <w:t>проект</w:t>
      </w:r>
      <w:r>
        <w:rPr>
          <w:sz w:val="28"/>
          <w:szCs w:val="28"/>
        </w:rPr>
        <w:t>ной документации</w:t>
      </w:r>
      <w:r w:rsidR="00E71F2A" w:rsidRPr="0077697F">
        <w:rPr>
          <w:sz w:val="28"/>
          <w:szCs w:val="28"/>
        </w:rPr>
        <w:t xml:space="preserve"> должен выполняться численным методом в </w:t>
      </w:r>
      <w:r w:rsidR="00D66EB2" w:rsidRPr="0077697F">
        <w:rPr>
          <w:sz w:val="28"/>
          <w:szCs w:val="28"/>
        </w:rPr>
        <w:t xml:space="preserve">соответствии с нормативными требованиями в </w:t>
      </w:r>
      <w:r w:rsidR="00E71F2A" w:rsidRPr="0077697F">
        <w:rPr>
          <w:sz w:val="28"/>
          <w:szCs w:val="28"/>
        </w:rPr>
        <w:t>объемной постановке с учетом совместной работы системы «основание</w:t>
      </w:r>
      <w:r>
        <w:rPr>
          <w:sz w:val="28"/>
          <w:szCs w:val="28"/>
        </w:rPr>
        <w:t xml:space="preserve"> – </w:t>
      </w:r>
      <w:r w:rsidR="00E71F2A" w:rsidRPr="0077697F">
        <w:rPr>
          <w:sz w:val="28"/>
          <w:szCs w:val="28"/>
        </w:rPr>
        <w:t>фундамент</w:t>
      </w:r>
      <w:r>
        <w:rPr>
          <w:sz w:val="28"/>
          <w:szCs w:val="28"/>
        </w:rPr>
        <w:t xml:space="preserve"> –</w:t>
      </w:r>
      <w:r w:rsidR="00E71F2A" w:rsidRPr="0077697F">
        <w:rPr>
          <w:sz w:val="28"/>
          <w:szCs w:val="28"/>
        </w:rPr>
        <w:t xml:space="preserve"> здание» с учетом процесса строительства каркаса здания и нелинейной работы каркаса. В случае проектирования </w:t>
      </w:r>
      <w:r w:rsidR="00F55578" w:rsidRPr="001F2135">
        <w:rPr>
          <w:bCs/>
          <w:kern w:val="36"/>
          <w:sz w:val="28"/>
          <w:szCs w:val="28"/>
        </w:rPr>
        <w:t>высотного</w:t>
      </w:r>
      <w:r w:rsidR="00E71F2A" w:rsidRPr="0077697F">
        <w:rPr>
          <w:sz w:val="28"/>
          <w:szCs w:val="28"/>
        </w:rPr>
        <w:t xml:space="preserve"> комплекса необходимо </w:t>
      </w:r>
      <w:r>
        <w:rPr>
          <w:sz w:val="28"/>
          <w:szCs w:val="28"/>
        </w:rPr>
        <w:t xml:space="preserve">учитывать этапность возведения </w:t>
      </w:r>
      <w:r w:rsidR="00E71F2A" w:rsidRPr="0077697F">
        <w:rPr>
          <w:sz w:val="28"/>
          <w:szCs w:val="28"/>
        </w:rPr>
        <w:t xml:space="preserve">отдельных </w:t>
      </w:r>
      <w:r>
        <w:rPr>
          <w:sz w:val="28"/>
          <w:szCs w:val="28"/>
        </w:rPr>
        <w:t>зданий и сооружений комплекса.</w:t>
      </w:r>
    </w:p>
    <w:p w14:paraId="5767AAD5" w14:textId="77777777" w:rsidR="00F55578" w:rsidRPr="00E04F66" w:rsidRDefault="00F55578" w:rsidP="00F55578">
      <w:pPr>
        <w:pStyle w:val="aff1"/>
        <w:ind w:firstLine="567"/>
        <w:jc w:val="both"/>
        <w:rPr>
          <w:b/>
          <w:sz w:val="28"/>
          <w:szCs w:val="28"/>
        </w:rPr>
      </w:pPr>
      <w:r w:rsidRPr="00E04F66">
        <w:rPr>
          <w:b/>
          <w:sz w:val="28"/>
          <w:szCs w:val="28"/>
        </w:rPr>
        <w:t>(Измененная редакция, Изм. № 1).</w:t>
      </w:r>
    </w:p>
    <w:p w14:paraId="02AE8BA2" w14:textId="2FFCC8A0" w:rsidR="00E71F2A" w:rsidRPr="0077697F" w:rsidRDefault="005620E3" w:rsidP="00932913">
      <w:pPr>
        <w:ind w:firstLine="567"/>
        <w:jc w:val="both"/>
        <w:rPr>
          <w:sz w:val="28"/>
          <w:szCs w:val="28"/>
        </w:rPr>
      </w:pPr>
      <w:r>
        <w:rPr>
          <w:sz w:val="28"/>
          <w:szCs w:val="28"/>
        </w:rPr>
        <w:t xml:space="preserve">8.1.4.11 </w:t>
      </w:r>
      <w:r w:rsidR="00E71F2A" w:rsidRPr="0077697F">
        <w:rPr>
          <w:sz w:val="28"/>
          <w:szCs w:val="28"/>
        </w:rPr>
        <w:t xml:space="preserve">Глубину сжимаемой толщи следует определять в результате расчетов согласно </w:t>
      </w:r>
      <w:r w:rsidR="00F55578" w:rsidRPr="001F2135">
        <w:rPr>
          <w:bCs/>
          <w:kern w:val="36"/>
          <w:sz w:val="28"/>
          <w:szCs w:val="28"/>
        </w:rPr>
        <w:t>СП 22.13330.2016</w:t>
      </w:r>
      <w:r w:rsidR="00DC610B" w:rsidRPr="0077697F">
        <w:rPr>
          <w:sz w:val="28"/>
          <w:szCs w:val="28"/>
        </w:rPr>
        <w:t xml:space="preserve"> </w:t>
      </w:r>
      <w:r w:rsidR="00E71F2A" w:rsidRPr="0077697F">
        <w:rPr>
          <w:sz w:val="28"/>
          <w:szCs w:val="28"/>
        </w:rPr>
        <w:t>(раздел 5). В случае применения нелинейных моделей грунта, учитывающих зависимость модуля деформации от напряженного состояния грунта, зон</w:t>
      </w:r>
      <w:r>
        <w:rPr>
          <w:sz w:val="28"/>
          <w:szCs w:val="28"/>
        </w:rPr>
        <w:t>у</w:t>
      </w:r>
      <w:r w:rsidR="00E71F2A" w:rsidRPr="0077697F">
        <w:rPr>
          <w:sz w:val="28"/>
          <w:szCs w:val="28"/>
        </w:rPr>
        <w:t xml:space="preserve"> деформации массива грунта вычисля</w:t>
      </w:r>
      <w:r>
        <w:rPr>
          <w:sz w:val="28"/>
          <w:szCs w:val="28"/>
        </w:rPr>
        <w:t>ют</w:t>
      </w:r>
      <w:r w:rsidR="00E71F2A" w:rsidRPr="0077697F">
        <w:rPr>
          <w:sz w:val="28"/>
          <w:szCs w:val="28"/>
        </w:rPr>
        <w:t xml:space="preserve"> автоматически в процессе расчетов.</w:t>
      </w:r>
    </w:p>
    <w:p w14:paraId="1DE72F36" w14:textId="77777777" w:rsidR="00F55578" w:rsidRPr="00E04F66" w:rsidRDefault="00F55578" w:rsidP="00F55578">
      <w:pPr>
        <w:pStyle w:val="aff1"/>
        <w:ind w:firstLine="567"/>
        <w:jc w:val="both"/>
        <w:rPr>
          <w:b/>
          <w:sz w:val="28"/>
          <w:szCs w:val="28"/>
        </w:rPr>
      </w:pPr>
      <w:r w:rsidRPr="00E04F66">
        <w:rPr>
          <w:b/>
          <w:sz w:val="28"/>
          <w:szCs w:val="28"/>
        </w:rPr>
        <w:t>(Измененная редакция, Изм. № 1).</w:t>
      </w:r>
    </w:p>
    <w:p w14:paraId="7D2F88E9" w14:textId="77777777" w:rsidR="00E71F2A" w:rsidRPr="0077697F" w:rsidRDefault="005620E3" w:rsidP="00932913">
      <w:pPr>
        <w:ind w:firstLine="567"/>
        <w:jc w:val="both"/>
        <w:rPr>
          <w:sz w:val="28"/>
          <w:szCs w:val="28"/>
        </w:rPr>
      </w:pPr>
      <w:r>
        <w:rPr>
          <w:sz w:val="28"/>
          <w:szCs w:val="28"/>
        </w:rPr>
        <w:lastRenderedPageBreak/>
        <w:t xml:space="preserve">8.1.4.12 </w:t>
      </w:r>
      <w:r w:rsidR="00E71F2A" w:rsidRPr="0077697F">
        <w:rPr>
          <w:sz w:val="28"/>
          <w:szCs w:val="28"/>
        </w:rPr>
        <w:t xml:space="preserve">При строительстве на глинистых грунтах необходимо учитывать развитие осадки во времени в результате первичной и вторичной консолидаций на весь период эксплуатации здания. </w:t>
      </w:r>
    </w:p>
    <w:p w14:paraId="23A4424B" w14:textId="77777777" w:rsidR="00E71F2A" w:rsidRPr="0077697F" w:rsidRDefault="005620E3" w:rsidP="00932913">
      <w:pPr>
        <w:ind w:firstLine="567"/>
        <w:jc w:val="both"/>
        <w:rPr>
          <w:sz w:val="28"/>
          <w:szCs w:val="28"/>
        </w:rPr>
      </w:pPr>
      <w:r>
        <w:rPr>
          <w:sz w:val="28"/>
          <w:szCs w:val="28"/>
        </w:rPr>
        <w:t>8.1.4.13 Число</w:t>
      </w:r>
      <w:r w:rsidR="00E71F2A" w:rsidRPr="0077697F">
        <w:rPr>
          <w:sz w:val="28"/>
          <w:szCs w:val="28"/>
        </w:rPr>
        <w:t xml:space="preserve"> свай, их длину и расстановку в свайном поле следует определять на основании численного расч</w:t>
      </w:r>
      <w:r w:rsidR="009C6904" w:rsidRPr="0077697F">
        <w:rPr>
          <w:sz w:val="28"/>
          <w:szCs w:val="28"/>
        </w:rPr>
        <w:t>е</w:t>
      </w:r>
      <w:r w:rsidR="00E71F2A" w:rsidRPr="0077697F">
        <w:rPr>
          <w:sz w:val="28"/>
          <w:szCs w:val="28"/>
        </w:rPr>
        <w:t>та в объ</w:t>
      </w:r>
      <w:r w:rsidR="009C6904" w:rsidRPr="0077697F">
        <w:rPr>
          <w:sz w:val="28"/>
          <w:szCs w:val="28"/>
        </w:rPr>
        <w:t>е</w:t>
      </w:r>
      <w:r w:rsidR="00E71F2A" w:rsidRPr="0077697F">
        <w:rPr>
          <w:sz w:val="28"/>
          <w:szCs w:val="28"/>
        </w:rPr>
        <w:t xml:space="preserve">мной постановке. При этом должны выполняться </w:t>
      </w:r>
      <w:r>
        <w:rPr>
          <w:sz w:val="28"/>
          <w:szCs w:val="28"/>
        </w:rPr>
        <w:t>три</w:t>
      </w:r>
      <w:r w:rsidR="00E71F2A" w:rsidRPr="0077697F">
        <w:rPr>
          <w:sz w:val="28"/>
          <w:szCs w:val="28"/>
        </w:rPr>
        <w:t xml:space="preserve"> условия:</w:t>
      </w:r>
    </w:p>
    <w:p w14:paraId="6F8FF429" w14:textId="77777777" w:rsidR="00E71F2A" w:rsidRPr="0077697F" w:rsidRDefault="005620E3" w:rsidP="00932913">
      <w:pPr>
        <w:ind w:firstLine="567"/>
        <w:jc w:val="both"/>
        <w:rPr>
          <w:sz w:val="28"/>
          <w:szCs w:val="28"/>
        </w:rPr>
      </w:pPr>
      <w:r>
        <w:rPr>
          <w:sz w:val="28"/>
          <w:szCs w:val="28"/>
        </w:rPr>
        <w:t xml:space="preserve">- </w:t>
      </w:r>
      <w:r w:rsidR="00E71F2A" w:rsidRPr="0077697F">
        <w:rPr>
          <w:sz w:val="28"/>
          <w:szCs w:val="28"/>
        </w:rPr>
        <w:t>совместная деформация сваи, свайного фундамента и сооружения (осадка, перемещение, относительная разность осадок свай, свайных фундаментов, крен и т.</w:t>
      </w:r>
      <w:r>
        <w:rPr>
          <w:sz w:val="28"/>
          <w:szCs w:val="28"/>
        </w:rPr>
        <w:t xml:space="preserve"> </w:t>
      </w:r>
      <w:r w:rsidR="00E71F2A" w:rsidRPr="0077697F">
        <w:rPr>
          <w:sz w:val="28"/>
          <w:szCs w:val="28"/>
        </w:rPr>
        <w:t>п</w:t>
      </w:r>
      <w:r>
        <w:rPr>
          <w:sz w:val="28"/>
          <w:szCs w:val="28"/>
        </w:rPr>
        <w:t>.</w:t>
      </w:r>
      <w:r w:rsidR="00E71F2A" w:rsidRPr="0077697F">
        <w:rPr>
          <w:sz w:val="28"/>
          <w:szCs w:val="28"/>
        </w:rPr>
        <w:t xml:space="preserve">) </w:t>
      </w:r>
      <w:r w:rsidR="00E71F2A" w:rsidRPr="005620E3">
        <w:rPr>
          <w:i/>
          <w:sz w:val="28"/>
          <w:szCs w:val="28"/>
        </w:rPr>
        <w:t>s</w:t>
      </w:r>
      <w:r>
        <w:rPr>
          <w:sz w:val="28"/>
          <w:szCs w:val="28"/>
        </w:rPr>
        <w:t xml:space="preserve"> </w:t>
      </w:r>
      <w:r w:rsidR="00E71F2A" w:rsidRPr="0077697F">
        <w:rPr>
          <w:sz w:val="28"/>
          <w:szCs w:val="28"/>
        </w:rPr>
        <w:t xml:space="preserve">не должна превышать предельного значения </w:t>
      </w:r>
      <w:r w:rsidR="00E71F2A" w:rsidRPr="005620E3">
        <w:rPr>
          <w:i/>
          <w:sz w:val="28"/>
          <w:szCs w:val="28"/>
        </w:rPr>
        <w:t>s</w:t>
      </w:r>
      <w:r w:rsidR="00E71F2A" w:rsidRPr="005620E3">
        <w:rPr>
          <w:i/>
          <w:sz w:val="28"/>
          <w:szCs w:val="28"/>
          <w:vertAlign w:val="subscript"/>
        </w:rPr>
        <w:t>u</w:t>
      </w:r>
      <w:r w:rsidR="00E71F2A" w:rsidRPr="0077697F">
        <w:rPr>
          <w:sz w:val="28"/>
          <w:szCs w:val="28"/>
        </w:rPr>
        <w:t>, определенн</w:t>
      </w:r>
      <w:r w:rsidR="004A3DE1">
        <w:rPr>
          <w:sz w:val="28"/>
          <w:szCs w:val="28"/>
        </w:rPr>
        <w:t>ого</w:t>
      </w:r>
      <w:r w:rsidR="00E71F2A" w:rsidRPr="0077697F">
        <w:rPr>
          <w:sz w:val="28"/>
          <w:szCs w:val="28"/>
        </w:rPr>
        <w:t xml:space="preserve"> согласно 8.1.3.14</w:t>
      </w:r>
      <w:r>
        <w:rPr>
          <w:sz w:val="28"/>
          <w:szCs w:val="28"/>
        </w:rPr>
        <w:t>–</w:t>
      </w:r>
      <w:r w:rsidR="00E71F2A" w:rsidRPr="0077697F">
        <w:rPr>
          <w:sz w:val="28"/>
          <w:szCs w:val="28"/>
        </w:rPr>
        <w:t>8.1.3.16</w:t>
      </w:r>
      <w:bookmarkStart w:id="42" w:name="PO0000206"/>
      <w:r w:rsidR="00E71F2A" w:rsidRPr="0077697F">
        <w:rPr>
          <w:sz w:val="28"/>
          <w:szCs w:val="28"/>
        </w:rPr>
        <w:t>;</w:t>
      </w:r>
    </w:p>
    <w:p w14:paraId="0096BC97" w14:textId="77777777" w:rsidR="00E71F2A" w:rsidRPr="0077697F" w:rsidRDefault="004A3DE1" w:rsidP="00932913">
      <w:pPr>
        <w:ind w:firstLine="567"/>
        <w:jc w:val="both"/>
        <w:rPr>
          <w:sz w:val="28"/>
          <w:szCs w:val="28"/>
        </w:rPr>
      </w:pPr>
      <w:r>
        <w:rPr>
          <w:sz w:val="28"/>
          <w:szCs w:val="28"/>
        </w:rPr>
        <w:t>- р</w:t>
      </w:r>
      <w:r w:rsidR="00E71F2A" w:rsidRPr="0077697F">
        <w:rPr>
          <w:sz w:val="28"/>
          <w:szCs w:val="28"/>
        </w:rPr>
        <w:t xml:space="preserve">асчетная нагрузка </w:t>
      </w:r>
      <w:r w:rsidR="00E71F2A" w:rsidRPr="004A3DE1">
        <w:rPr>
          <w:i/>
          <w:sz w:val="28"/>
          <w:szCs w:val="28"/>
        </w:rPr>
        <w:t>N</w:t>
      </w:r>
      <w:r w:rsidR="00E71F2A" w:rsidRPr="0077697F">
        <w:rPr>
          <w:sz w:val="28"/>
          <w:szCs w:val="28"/>
        </w:rPr>
        <w:t xml:space="preserve">, передаваемая на сваю (продольное усилие, возникающее в ней от расчетных нагрузок, действующих на фундамент при наиболее невыгодном их сочетании), не должна превышать несущую способность грунта основания одиночной сваи </w:t>
      </w:r>
      <w:r w:rsidR="00E71F2A" w:rsidRPr="004A3DE1">
        <w:rPr>
          <w:i/>
          <w:sz w:val="28"/>
          <w:szCs w:val="28"/>
        </w:rPr>
        <w:t>F</w:t>
      </w:r>
      <w:r w:rsidR="00E71F2A" w:rsidRPr="004A3DE1">
        <w:rPr>
          <w:i/>
          <w:sz w:val="28"/>
          <w:szCs w:val="28"/>
          <w:vertAlign w:val="subscript"/>
        </w:rPr>
        <w:t>d</w:t>
      </w:r>
      <w:r w:rsidR="00E71F2A" w:rsidRPr="0077697F">
        <w:rPr>
          <w:sz w:val="28"/>
          <w:szCs w:val="28"/>
        </w:rPr>
        <w:t xml:space="preserve"> в соответствии с условием</w:t>
      </w:r>
    </w:p>
    <w:tbl>
      <w:tblPr>
        <w:tblW w:w="0" w:type="auto"/>
        <w:tblLook w:val="04A0" w:firstRow="1" w:lastRow="0" w:firstColumn="1" w:lastColumn="0" w:noHBand="0" w:noVBand="1"/>
      </w:tblPr>
      <w:tblGrid>
        <w:gridCol w:w="7225"/>
        <w:gridCol w:w="1099"/>
        <w:gridCol w:w="1031"/>
      </w:tblGrid>
      <w:tr w:rsidR="00CD26EF" w:rsidRPr="00B071DB" w14:paraId="7CC448AB" w14:textId="77777777" w:rsidTr="00CD26EF">
        <w:tc>
          <w:tcPr>
            <w:tcW w:w="7225" w:type="dxa"/>
            <w:shd w:val="clear" w:color="auto" w:fill="auto"/>
          </w:tcPr>
          <w:p w14:paraId="31CD8B5A" w14:textId="77777777" w:rsidR="00CD26EF" w:rsidRPr="00B071DB" w:rsidRDefault="00CD26EF" w:rsidP="00932913">
            <w:pPr>
              <w:pStyle w:val="aff1"/>
              <w:jc w:val="center"/>
              <w:rPr>
                <w:sz w:val="28"/>
                <w:szCs w:val="28"/>
              </w:rPr>
            </w:pPr>
            <w:bookmarkStart w:id="43" w:name="PO0000184"/>
            <w:r w:rsidRPr="004A3DE1">
              <w:rPr>
                <w:i/>
                <w:sz w:val="28"/>
                <w:szCs w:val="28"/>
              </w:rPr>
              <w:t>N</w:t>
            </w:r>
            <w:r w:rsidRPr="0077697F">
              <w:rPr>
                <w:sz w:val="28"/>
                <w:szCs w:val="28"/>
              </w:rPr>
              <w:t xml:space="preserve"> ≤ </w:t>
            </w:r>
            <w:r w:rsidRPr="004A3DE1">
              <w:rPr>
                <w:i/>
                <w:sz w:val="28"/>
                <w:szCs w:val="28"/>
              </w:rPr>
              <w:t>F</w:t>
            </w:r>
            <w:r w:rsidRPr="004A3DE1">
              <w:rPr>
                <w:i/>
                <w:sz w:val="28"/>
                <w:szCs w:val="28"/>
                <w:vertAlign w:val="subscript"/>
              </w:rPr>
              <w:t>d</w:t>
            </w:r>
            <w:r>
              <w:rPr>
                <w:sz w:val="28"/>
                <w:szCs w:val="28"/>
              </w:rPr>
              <w:t xml:space="preserve"> </w:t>
            </w:r>
            <w:r w:rsidRPr="0077697F">
              <w:rPr>
                <w:sz w:val="28"/>
                <w:szCs w:val="28"/>
              </w:rPr>
              <w:t>/ γ</w:t>
            </w:r>
            <w:r w:rsidRPr="004A3DE1">
              <w:rPr>
                <w:i/>
                <w:sz w:val="28"/>
                <w:szCs w:val="28"/>
                <w:vertAlign w:val="subscript"/>
              </w:rPr>
              <w:t>n</w:t>
            </w:r>
            <w:r w:rsidRPr="0077697F">
              <w:rPr>
                <w:sz w:val="28"/>
                <w:szCs w:val="28"/>
              </w:rPr>
              <w:t xml:space="preserve"> γ</w:t>
            </w:r>
            <w:r w:rsidRPr="004A3DE1">
              <w:rPr>
                <w:i/>
                <w:sz w:val="28"/>
                <w:szCs w:val="28"/>
                <w:vertAlign w:val="subscript"/>
              </w:rPr>
              <w:t>k</w:t>
            </w:r>
            <w:r w:rsidRPr="00B071DB">
              <w:rPr>
                <w:sz w:val="28"/>
                <w:szCs w:val="28"/>
              </w:rPr>
              <w:t>,</w:t>
            </w:r>
          </w:p>
        </w:tc>
        <w:tc>
          <w:tcPr>
            <w:tcW w:w="1099" w:type="dxa"/>
            <w:shd w:val="clear" w:color="auto" w:fill="auto"/>
          </w:tcPr>
          <w:p w14:paraId="3567D2C4" w14:textId="77777777" w:rsidR="00CD26EF" w:rsidRPr="00B071DB" w:rsidRDefault="00CD26EF" w:rsidP="00932913">
            <w:pPr>
              <w:pStyle w:val="aff1"/>
              <w:jc w:val="right"/>
              <w:rPr>
                <w:sz w:val="28"/>
                <w:szCs w:val="28"/>
              </w:rPr>
            </w:pPr>
            <w:r w:rsidRPr="00B071DB">
              <w:rPr>
                <w:sz w:val="28"/>
                <w:szCs w:val="28"/>
              </w:rPr>
              <w:t>(</w:t>
            </w:r>
            <w:r>
              <w:rPr>
                <w:sz w:val="28"/>
                <w:szCs w:val="28"/>
              </w:rPr>
              <w:t>8.1</w:t>
            </w:r>
            <w:r w:rsidRPr="00B071DB">
              <w:rPr>
                <w:sz w:val="28"/>
                <w:szCs w:val="28"/>
              </w:rPr>
              <w:t>)</w:t>
            </w:r>
          </w:p>
        </w:tc>
        <w:tc>
          <w:tcPr>
            <w:tcW w:w="1031" w:type="dxa"/>
          </w:tcPr>
          <w:p w14:paraId="6B0D6ABA" w14:textId="77777777" w:rsidR="00CD26EF" w:rsidRPr="00B071DB" w:rsidRDefault="00CD26EF" w:rsidP="00932913">
            <w:pPr>
              <w:pStyle w:val="aff1"/>
              <w:rPr>
                <w:sz w:val="28"/>
                <w:szCs w:val="28"/>
              </w:rPr>
            </w:pPr>
          </w:p>
        </w:tc>
      </w:tr>
    </w:tbl>
    <w:bookmarkEnd w:id="43"/>
    <w:p w14:paraId="1124C5EE" w14:textId="77777777" w:rsidR="00E71F2A" w:rsidRPr="0077697F" w:rsidRDefault="00E71F2A" w:rsidP="00932913">
      <w:pPr>
        <w:jc w:val="both"/>
        <w:rPr>
          <w:sz w:val="28"/>
          <w:szCs w:val="28"/>
        </w:rPr>
      </w:pPr>
      <w:r w:rsidRPr="0077697F">
        <w:rPr>
          <w:sz w:val="28"/>
          <w:szCs w:val="28"/>
        </w:rPr>
        <w:t xml:space="preserve">где </w:t>
      </w:r>
      <w:r w:rsidR="004A3DE1" w:rsidRPr="0077697F">
        <w:rPr>
          <w:sz w:val="28"/>
          <w:szCs w:val="28"/>
        </w:rPr>
        <w:t>γ</w:t>
      </w:r>
      <w:r w:rsidR="004A3DE1" w:rsidRPr="004A3DE1">
        <w:rPr>
          <w:i/>
          <w:sz w:val="28"/>
          <w:szCs w:val="28"/>
          <w:vertAlign w:val="subscript"/>
        </w:rPr>
        <w:t>n</w:t>
      </w:r>
      <w:r w:rsidR="004A3DE1">
        <w:rPr>
          <w:sz w:val="28"/>
          <w:szCs w:val="28"/>
        </w:rPr>
        <w:t xml:space="preserve"> –</w:t>
      </w:r>
      <w:r w:rsidRPr="0077697F">
        <w:rPr>
          <w:sz w:val="28"/>
          <w:szCs w:val="28"/>
        </w:rPr>
        <w:t xml:space="preserve"> коэффициент надежности по назначению сооружения, принимаемый равным 1,2 и 1,1 для сооружений уровней ответственности</w:t>
      </w:r>
      <w:r w:rsidR="004A3DE1">
        <w:rPr>
          <w:sz w:val="28"/>
          <w:szCs w:val="28"/>
        </w:rPr>
        <w:t xml:space="preserve"> </w:t>
      </w:r>
      <w:r w:rsidR="004A3DE1" w:rsidRPr="0077697F">
        <w:rPr>
          <w:sz w:val="28"/>
          <w:szCs w:val="28"/>
        </w:rPr>
        <w:t>I и II</w:t>
      </w:r>
      <w:r w:rsidR="004A3DE1">
        <w:rPr>
          <w:sz w:val="28"/>
          <w:szCs w:val="28"/>
        </w:rPr>
        <w:t xml:space="preserve"> соответственно</w:t>
      </w:r>
      <w:r w:rsidRPr="0077697F">
        <w:rPr>
          <w:sz w:val="28"/>
          <w:szCs w:val="28"/>
        </w:rPr>
        <w:t>;</w:t>
      </w:r>
    </w:p>
    <w:p w14:paraId="4AC9EE0A" w14:textId="77777777" w:rsidR="00E71F2A" w:rsidRPr="0077697F" w:rsidRDefault="004A3DE1" w:rsidP="00932913">
      <w:pPr>
        <w:ind w:firstLine="567"/>
        <w:jc w:val="both"/>
        <w:rPr>
          <w:sz w:val="28"/>
          <w:szCs w:val="28"/>
        </w:rPr>
      </w:pPr>
      <w:r w:rsidRPr="0077697F">
        <w:rPr>
          <w:sz w:val="28"/>
          <w:szCs w:val="28"/>
        </w:rPr>
        <w:t>γ</w:t>
      </w:r>
      <w:r w:rsidRPr="004A3DE1">
        <w:rPr>
          <w:i/>
          <w:sz w:val="28"/>
          <w:szCs w:val="28"/>
          <w:vertAlign w:val="subscript"/>
        </w:rPr>
        <w:t>k</w:t>
      </w:r>
      <w:r>
        <w:rPr>
          <w:sz w:val="28"/>
          <w:szCs w:val="28"/>
        </w:rPr>
        <w:t xml:space="preserve"> –</w:t>
      </w:r>
      <w:r w:rsidR="00E71F2A" w:rsidRPr="0077697F">
        <w:rPr>
          <w:sz w:val="28"/>
          <w:szCs w:val="28"/>
        </w:rPr>
        <w:t xml:space="preserve"> коэффициент надежности по грунт</w:t>
      </w:r>
      <w:r>
        <w:rPr>
          <w:sz w:val="28"/>
          <w:szCs w:val="28"/>
        </w:rPr>
        <w:t>у, принимаемый в соответствии с</w:t>
      </w:r>
      <w:r w:rsidR="000B7E51" w:rsidRPr="0077697F">
        <w:rPr>
          <w:sz w:val="28"/>
          <w:szCs w:val="28"/>
        </w:rPr>
        <w:t xml:space="preserve"> </w:t>
      </w:r>
      <w:r w:rsidR="00E71F2A" w:rsidRPr="0077697F">
        <w:rPr>
          <w:sz w:val="28"/>
          <w:szCs w:val="28"/>
        </w:rPr>
        <w:t>СП 24.13330</w:t>
      </w:r>
      <w:r>
        <w:rPr>
          <w:sz w:val="28"/>
          <w:szCs w:val="28"/>
        </w:rPr>
        <w:t>.2011</w:t>
      </w:r>
      <w:r w:rsidR="00E71F2A" w:rsidRPr="0077697F">
        <w:rPr>
          <w:sz w:val="28"/>
          <w:szCs w:val="28"/>
        </w:rPr>
        <w:t xml:space="preserve"> (п</w:t>
      </w:r>
      <w:r>
        <w:rPr>
          <w:sz w:val="28"/>
          <w:szCs w:val="28"/>
        </w:rPr>
        <w:t>ункт 7.1.11</w:t>
      </w:r>
      <w:r w:rsidR="00E71F2A" w:rsidRPr="0077697F">
        <w:rPr>
          <w:sz w:val="28"/>
          <w:szCs w:val="28"/>
        </w:rPr>
        <w:t>).</w:t>
      </w:r>
    </w:p>
    <w:p w14:paraId="3FBDC069" w14:textId="77777777" w:rsidR="00E71F2A" w:rsidRPr="00F55578" w:rsidRDefault="00E71F2A" w:rsidP="00932913">
      <w:pPr>
        <w:ind w:firstLine="567"/>
        <w:jc w:val="both"/>
        <w:rPr>
          <w:sz w:val="20"/>
          <w:szCs w:val="20"/>
        </w:rPr>
      </w:pPr>
      <w:r w:rsidRPr="00F55578">
        <w:rPr>
          <w:sz w:val="20"/>
          <w:szCs w:val="20"/>
        </w:rPr>
        <w:t>П</w:t>
      </w:r>
      <w:r w:rsidR="004A3DE1" w:rsidRPr="00F55578">
        <w:rPr>
          <w:sz w:val="20"/>
          <w:szCs w:val="20"/>
        </w:rPr>
        <w:t xml:space="preserve"> </w:t>
      </w:r>
      <w:r w:rsidRPr="00F55578">
        <w:rPr>
          <w:sz w:val="20"/>
          <w:szCs w:val="20"/>
        </w:rPr>
        <w:t>р</w:t>
      </w:r>
      <w:r w:rsidR="004A3DE1" w:rsidRPr="00F55578">
        <w:rPr>
          <w:sz w:val="20"/>
          <w:szCs w:val="20"/>
        </w:rPr>
        <w:t xml:space="preserve"> </w:t>
      </w:r>
      <w:r w:rsidRPr="00F55578">
        <w:rPr>
          <w:sz w:val="20"/>
          <w:szCs w:val="20"/>
        </w:rPr>
        <w:t>и</w:t>
      </w:r>
      <w:r w:rsidR="004A3DE1" w:rsidRPr="00F55578">
        <w:rPr>
          <w:sz w:val="20"/>
          <w:szCs w:val="20"/>
        </w:rPr>
        <w:t xml:space="preserve"> </w:t>
      </w:r>
      <w:r w:rsidRPr="00F55578">
        <w:rPr>
          <w:sz w:val="20"/>
          <w:szCs w:val="20"/>
        </w:rPr>
        <w:t>м</w:t>
      </w:r>
      <w:r w:rsidR="004A3DE1" w:rsidRPr="00F55578">
        <w:rPr>
          <w:sz w:val="20"/>
          <w:szCs w:val="20"/>
        </w:rPr>
        <w:t xml:space="preserve"> </w:t>
      </w:r>
      <w:r w:rsidRPr="00F55578">
        <w:rPr>
          <w:sz w:val="20"/>
          <w:szCs w:val="20"/>
        </w:rPr>
        <w:t>е</w:t>
      </w:r>
      <w:r w:rsidR="004A3DE1" w:rsidRPr="00F55578">
        <w:rPr>
          <w:sz w:val="20"/>
          <w:szCs w:val="20"/>
        </w:rPr>
        <w:t xml:space="preserve"> </w:t>
      </w:r>
      <w:r w:rsidRPr="00F55578">
        <w:rPr>
          <w:sz w:val="20"/>
          <w:szCs w:val="20"/>
        </w:rPr>
        <w:t>ч</w:t>
      </w:r>
      <w:r w:rsidR="004A3DE1" w:rsidRPr="00F55578">
        <w:rPr>
          <w:sz w:val="20"/>
          <w:szCs w:val="20"/>
        </w:rPr>
        <w:t xml:space="preserve"> </w:t>
      </w:r>
      <w:r w:rsidRPr="00F55578">
        <w:rPr>
          <w:sz w:val="20"/>
          <w:szCs w:val="20"/>
        </w:rPr>
        <w:t>а</w:t>
      </w:r>
      <w:r w:rsidR="004A3DE1" w:rsidRPr="00F55578">
        <w:rPr>
          <w:sz w:val="20"/>
          <w:szCs w:val="20"/>
        </w:rPr>
        <w:t xml:space="preserve"> </w:t>
      </w:r>
      <w:r w:rsidRPr="00F55578">
        <w:rPr>
          <w:sz w:val="20"/>
          <w:szCs w:val="20"/>
        </w:rPr>
        <w:t>н</w:t>
      </w:r>
      <w:r w:rsidR="004A3DE1" w:rsidRPr="00F55578">
        <w:rPr>
          <w:sz w:val="20"/>
          <w:szCs w:val="20"/>
        </w:rPr>
        <w:t xml:space="preserve"> </w:t>
      </w:r>
      <w:r w:rsidRPr="00F55578">
        <w:rPr>
          <w:sz w:val="20"/>
          <w:szCs w:val="20"/>
        </w:rPr>
        <w:t>и</w:t>
      </w:r>
      <w:r w:rsidR="004A3DE1" w:rsidRPr="00F55578">
        <w:rPr>
          <w:sz w:val="20"/>
          <w:szCs w:val="20"/>
        </w:rPr>
        <w:t xml:space="preserve"> </w:t>
      </w:r>
      <w:r w:rsidRPr="00F55578">
        <w:rPr>
          <w:sz w:val="20"/>
          <w:szCs w:val="20"/>
        </w:rPr>
        <w:t>е</w:t>
      </w:r>
      <w:r w:rsidR="004A3DE1" w:rsidRPr="00F55578">
        <w:rPr>
          <w:sz w:val="20"/>
          <w:szCs w:val="20"/>
        </w:rPr>
        <w:t xml:space="preserve"> –</w:t>
      </w:r>
      <w:r w:rsidRPr="00F55578">
        <w:rPr>
          <w:sz w:val="20"/>
          <w:szCs w:val="20"/>
        </w:rPr>
        <w:t xml:space="preserve"> Распределение усилий в сваях в свайном поле следует определять на основании расч</w:t>
      </w:r>
      <w:r w:rsidR="009C6904" w:rsidRPr="00F55578">
        <w:rPr>
          <w:sz w:val="20"/>
          <w:szCs w:val="20"/>
        </w:rPr>
        <w:t>е</w:t>
      </w:r>
      <w:r w:rsidRPr="00F55578">
        <w:rPr>
          <w:sz w:val="20"/>
          <w:szCs w:val="20"/>
        </w:rPr>
        <w:t>тов в объ</w:t>
      </w:r>
      <w:r w:rsidR="009C6904" w:rsidRPr="00F55578">
        <w:rPr>
          <w:sz w:val="20"/>
          <w:szCs w:val="20"/>
        </w:rPr>
        <w:t>е</w:t>
      </w:r>
      <w:r w:rsidRPr="00F55578">
        <w:rPr>
          <w:sz w:val="20"/>
          <w:szCs w:val="20"/>
        </w:rPr>
        <w:t xml:space="preserve">мной </w:t>
      </w:r>
      <w:r w:rsidR="004A3DE1" w:rsidRPr="00F55578">
        <w:rPr>
          <w:sz w:val="20"/>
          <w:szCs w:val="20"/>
        </w:rPr>
        <w:t xml:space="preserve">совместной </w:t>
      </w:r>
      <w:r w:rsidRPr="00F55578">
        <w:rPr>
          <w:sz w:val="20"/>
          <w:szCs w:val="20"/>
        </w:rPr>
        <w:t xml:space="preserve">постановке системы </w:t>
      </w:r>
      <w:r w:rsidR="004A3DE1" w:rsidRPr="00F55578">
        <w:rPr>
          <w:sz w:val="20"/>
          <w:szCs w:val="20"/>
        </w:rPr>
        <w:t>«</w:t>
      </w:r>
      <w:r w:rsidRPr="00F55578">
        <w:rPr>
          <w:sz w:val="20"/>
          <w:szCs w:val="20"/>
        </w:rPr>
        <w:t>основание – фундамент – здание</w:t>
      </w:r>
      <w:r w:rsidR="004A3DE1" w:rsidRPr="00F55578">
        <w:rPr>
          <w:sz w:val="20"/>
          <w:szCs w:val="20"/>
        </w:rPr>
        <w:t>»</w:t>
      </w:r>
      <w:r w:rsidRPr="00F55578">
        <w:rPr>
          <w:sz w:val="20"/>
          <w:szCs w:val="20"/>
        </w:rPr>
        <w:t>. При этом, принимая во внимание зависимость распределения усилий в свайном поле от грунтовых условий</w:t>
      </w:r>
      <w:r w:rsidR="004A3DE1" w:rsidRPr="00F55578">
        <w:rPr>
          <w:sz w:val="20"/>
          <w:szCs w:val="20"/>
        </w:rPr>
        <w:t xml:space="preserve"> и</w:t>
      </w:r>
      <w:r w:rsidRPr="00F55578">
        <w:rPr>
          <w:sz w:val="20"/>
          <w:szCs w:val="20"/>
        </w:rPr>
        <w:t xml:space="preserve"> учитывая, что с увеличением механических </w:t>
      </w:r>
      <w:r w:rsidR="00CD26EF" w:rsidRPr="00F55578">
        <w:rPr>
          <w:sz w:val="20"/>
          <w:szCs w:val="20"/>
        </w:rPr>
        <w:t>(</w:t>
      </w:r>
      <w:r w:rsidRPr="00F55578">
        <w:rPr>
          <w:sz w:val="20"/>
          <w:szCs w:val="20"/>
        </w:rPr>
        <w:t>в первую очередь прочностных) характеристик грунта ж</w:t>
      </w:r>
      <w:r w:rsidR="009C6904" w:rsidRPr="00F55578">
        <w:rPr>
          <w:sz w:val="20"/>
          <w:szCs w:val="20"/>
        </w:rPr>
        <w:t>е</w:t>
      </w:r>
      <w:r w:rsidRPr="00F55578">
        <w:rPr>
          <w:sz w:val="20"/>
          <w:szCs w:val="20"/>
        </w:rPr>
        <w:t>сткость грунта основания и соответствующим образом соотношение между усилиями в крайних и центральных сваях увеличиваются, расч</w:t>
      </w:r>
      <w:r w:rsidR="009C6904" w:rsidRPr="00F55578">
        <w:rPr>
          <w:sz w:val="20"/>
          <w:szCs w:val="20"/>
        </w:rPr>
        <w:t>е</w:t>
      </w:r>
      <w:r w:rsidRPr="00F55578">
        <w:rPr>
          <w:sz w:val="20"/>
          <w:szCs w:val="20"/>
        </w:rPr>
        <w:t xml:space="preserve">ты необходимо выполнять с введением коэффициентов надежности по грунту </w:t>
      </w:r>
      <w:r w:rsidR="004A3DE1" w:rsidRPr="00F55578">
        <w:rPr>
          <w:sz w:val="20"/>
          <w:szCs w:val="20"/>
        </w:rPr>
        <w:t>γ</w:t>
      </w:r>
      <w:r w:rsidR="004A3DE1" w:rsidRPr="00F55578">
        <w:rPr>
          <w:i/>
          <w:sz w:val="20"/>
          <w:szCs w:val="20"/>
          <w:vertAlign w:val="subscript"/>
        </w:rPr>
        <w:t>k</w:t>
      </w:r>
      <w:r w:rsidRPr="00F55578">
        <w:rPr>
          <w:sz w:val="20"/>
          <w:szCs w:val="20"/>
        </w:rPr>
        <w:t xml:space="preserve">, как в сторону увеличения, так и в сторону снижения механических характеристик грунта, а подбор сечения и армирование </w:t>
      </w:r>
      <w:r w:rsidR="004A3DE1" w:rsidRPr="00F55578">
        <w:rPr>
          <w:sz w:val="20"/>
          <w:szCs w:val="20"/>
        </w:rPr>
        <w:t xml:space="preserve">следует осуществлять </w:t>
      </w:r>
      <w:r w:rsidRPr="00F55578">
        <w:rPr>
          <w:sz w:val="20"/>
          <w:szCs w:val="20"/>
        </w:rPr>
        <w:t>по самому неблагоприятному варианту. Расч</w:t>
      </w:r>
      <w:r w:rsidR="009C6904" w:rsidRPr="00F55578">
        <w:rPr>
          <w:sz w:val="20"/>
          <w:szCs w:val="20"/>
        </w:rPr>
        <w:t>е</w:t>
      </w:r>
      <w:r w:rsidRPr="00F55578">
        <w:rPr>
          <w:sz w:val="20"/>
          <w:szCs w:val="20"/>
        </w:rPr>
        <w:t>т сваи как железобетонной конструкции следует проверять на соответствие требованиям СП 41.13330.</w:t>
      </w:r>
      <w:bookmarkEnd w:id="42"/>
    </w:p>
    <w:p w14:paraId="6D8B609F" w14:textId="77777777" w:rsidR="00E71F2A" w:rsidRPr="0077697F" w:rsidRDefault="004A3DE1" w:rsidP="00932913">
      <w:pPr>
        <w:ind w:firstLine="567"/>
        <w:jc w:val="both"/>
        <w:rPr>
          <w:sz w:val="28"/>
          <w:szCs w:val="28"/>
        </w:rPr>
      </w:pPr>
      <w:r>
        <w:rPr>
          <w:sz w:val="28"/>
          <w:szCs w:val="28"/>
        </w:rPr>
        <w:t xml:space="preserve">8.1.4.14 </w:t>
      </w:r>
      <w:r w:rsidR="00E71F2A" w:rsidRPr="0077697F">
        <w:rPr>
          <w:sz w:val="28"/>
          <w:szCs w:val="28"/>
        </w:rPr>
        <w:t>При расч</w:t>
      </w:r>
      <w:r w:rsidR="009C6904" w:rsidRPr="0077697F">
        <w:rPr>
          <w:sz w:val="28"/>
          <w:szCs w:val="28"/>
        </w:rPr>
        <w:t>е</w:t>
      </w:r>
      <w:r w:rsidR="00E71F2A" w:rsidRPr="0077697F">
        <w:rPr>
          <w:sz w:val="28"/>
          <w:szCs w:val="28"/>
        </w:rPr>
        <w:t>тах свайных фундаментов необходимо учитывать, наряду с перечисленными в 8.1.4.</w:t>
      </w:r>
      <w:r>
        <w:rPr>
          <w:sz w:val="28"/>
          <w:szCs w:val="28"/>
        </w:rPr>
        <w:t>6</w:t>
      </w:r>
      <w:r w:rsidR="00E71F2A" w:rsidRPr="0077697F">
        <w:rPr>
          <w:sz w:val="28"/>
          <w:szCs w:val="28"/>
        </w:rPr>
        <w:t xml:space="preserve"> факторами, взаимодействия свай между собой в свайном поле и с грунтом, перегруженность крайних свай относительно центральных, чувствительность (высокую зависимость) результатов расч</w:t>
      </w:r>
      <w:r w:rsidR="009C6904" w:rsidRPr="0077697F">
        <w:rPr>
          <w:sz w:val="28"/>
          <w:szCs w:val="28"/>
        </w:rPr>
        <w:t>е</w:t>
      </w:r>
      <w:r w:rsidR="00E71F2A" w:rsidRPr="0077697F">
        <w:rPr>
          <w:sz w:val="28"/>
          <w:szCs w:val="28"/>
        </w:rPr>
        <w:t xml:space="preserve">та </w:t>
      </w:r>
      <w:r>
        <w:rPr>
          <w:sz w:val="28"/>
          <w:szCs w:val="28"/>
        </w:rPr>
        <w:t>к</w:t>
      </w:r>
      <w:r w:rsidR="00E71F2A" w:rsidRPr="0077697F">
        <w:rPr>
          <w:sz w:val="28"/>
          <w:szCs w:val="28"/>
        </w:rPr>
        <w:t xml:space="preserve"> прочностны</w:t>
      </w:r>
      <w:r>
        <w:rPr>
          <w:sz w:val="28"/>
          <w:szCs w:val="28"/>
        </w:rPr>
        <w:t>м</w:t>
      </w:r>
      <w:r w:rsidR="00E71F2A" w:rsidRPr="0077697F">
        <w:rPr>
          <w:sz w:val="28"/>
          <w:szCs w:val="28"/>
        </w:rPr>
        <w:t xml:space="preserve"> характеристик</w:t>
      </w:r>
      <w:r>
        <w:rPr>
          <w:sz w:val="28"/>
          <w:szCs w:val="28"/>
        </w:rPr>
        <w:t>ам</w:t>
      </w:r>
      <w:r w:rsidR="00E71F2A" w:rsidRPr="0077697F">
        <w:rPr>
          <w:sz w:val="28"/>
          <w:szCs w:val="28"/>
        </w:rPr>
        <w:t xml:space="preserve"> грунта.</w:t>
      </w:r>
    </w:p>
    <w:p w14:paraId="1706A3DB" w14:textId="77777777" w:rsidR="00E71F2A" w:rsidRPr="0077697F" w:rsidRDefault="004A3DE1" w:rsidP="00932913">
      <w:pPr>
        <w:ind w:firstLine="567"/>
        <w:jc w:val="both"/>
        <w:rPr>
          <w:sz w:val="28"/>
          <w:szCs w:val="28"/>
        </w:rPr>
      </w:pPr>
      <w:r>
        <w:rPr>
          <w:sz w:val="28"/>
          <w:szCs w:val="28"/>
        </w:rPr>
        <w:t xml:space="preserve">8.1.4.15 </w:t>
      </w:r>
      <w:r w:rsidR="00E71F2A" w:rsidRPr="0077697F">
        <w:rPr>
          <w:sz w:val="28"/>
          <w:szCs w:val="28"/>
        </w:rPr>
        <w:t>При расч</w:t>
      </w:r>
      <w:r w:rsidR="009C6904" w:rsidRPr="0077697F">
        <w:rPr>
          <w:sz w:val="28"/>
          <w:szCs w:val="28"/>
        </w:rPr>
        <w:t>е</w:t>
      </w:r>
      <w:r>
        <w:rPr>
          <w:sz w:val="28"/>
          <w:szCs w:val="28"/>
        </w:rPr>
        <w:t xml:space="preserve">те свайно-плитного </w:t>
      </w:r>
      <w:r w:rsidR="00E71F2A" w:rsidRPr="0077697F">
        <w:rPr>
          <w:sz w:val="28"/>
          <w:szCs w:val="28"/>
        </w:rPr>
        <w:t xml:space="preserve">фундамента следует учитывать </w:t>
      </w:r>
      <w:r>
        <w:rPr>
          <w:sz w:val="28"/>
          <w:szCs w:val="28"/>
        </w:rPr>
        <w:t>совместную работу сваи и плиты.</w:t>
      </w:r>
    </w:p>
    <w:p w14:paraId="581B4650" w14:textId="77777777" w:rsidR="004137B6" w:rsidRPr="004A3DE1" w:rsidRDefault="004A3DE1" w:rsidP="00932913">
      <w:pPr>
        <w:pStyle w:val="aff1"/>
        <w:ind w:firstLine="567"/>
        <w:jc w:val="both"/>
        <w:rPr>
          <w:b/>
          <w:sz w:val="28"/>
          <w:szCs w:val="28"/>
        </w:rPr>
      </w:pPr>
      <w:bookmarkStart w:id="44" w:name="_Toc460856913"/>
      <w:r w:rsidRPr="004A3DE1">
        <w:rPr>
          <w:b/>
          <w:sz w:val="28"/>
          <w:szCs w:val="28"/>
        </w:rPr>
        <w:t xml:space="preserve">8.2 </w:t>
      </w:r>
      <w:r w:rsidR="007C555B" w:rsidRPr="004A3DE1">
        <w:rPr>
          <w:b/>
          <w:sz w:val="28"/>
          <w:szCs w:val="28"/>
        </w:rPr>
        <w:t>Конструктивная система</w:t>
      </w:r>
      <w:r w:rsidR="004137B6" w:rsidRPr="004A3DE1">
        <w:rPr>
          <w:b/>
          <w:sz w:val="28"/>
          <w:szCs w:val="28"/>
        </w:rPr>
        <w:t xml:space="preserve"> здания</w:t>
      </w:r>
      <w:bookmarkEnd w:id="44"/>
    </w:p>
    <w:p w14:paraId="29655BFB" w14:textId="77777777" w:rsidR="000A06AA" w:rsidRPr="004A3DE1" w:rsidRDefault="004A3DE1" w:rsidP="00932913">
      <w:pPr>
        <w:pStyle w:val="aff1"/>
        <w:ind w:firstLine="567"/>
        <w:jc w:val="both"/>
        <w:rPr>
          <w:b/>
          <w:sz w:val="28"/>
          <w:szCs w:val="28"/>
        </w:rPr>
      </w:pPr>
      <w:bookmarkStart w:id="45" w:name="_Toc460856914"/>
      <w:r w:rsidRPr="004A3DE1">
        <w:rPr>
          <w:b/>
          <w:sz w:val="28"/>
          <w:szCs w:val="28"/>
        </w:rPr>
        <w:t xml:space="preserve">8.2.1 </w:t>
      </w:r>
      <w:r w:rsidR="000A06AA" w:rsidRPr="004A3DE1">
        <w:rPr>
          <w:b/>
          <w:sz w:val="28"/>
          <w:szCs w:val="28"/>
        </w:rPr>
        <w:t>Общие требования</w:t>
      </w:r>
      <w:bookmarkEnd w:id="45"/>
    </w:p>
    <w:p w14:paraId="30867BC2" w14:textId="77777777" w:rsidR="000A06AA" w:rsidRPr="004A3DE1" w:rsidRDefault="000A06AA" w:rsidP="00932913">
      <w:pPr>
        <w:pStyle w:val="aff1"/>
        <w:ind w:firstLine="567"/>
        <w:jc w:val="both"/>
        <w:rPr>
          <w:sz w:val="28"/>
          <w:szCs w:val="28"/>
        </w:rPr>
      </w:pPr>
      <w:r w:rsidRPr="004A3DE1">
        <w:rPr>
          <w:sz w:val="28"/>
          <w:szCs w:val="28"/>
        </w:rPr>
        <w:t>8.2.1.1 Конструктивная система высотного здания является совокупностью взаимосвязанных несущих конструктивных элементов, обеспечивающих его прочность, устойчивость и необходимый уровень эксплуатационных качеств.</w:t>
      </w:r>
    </w:p>
    <w:p w14:paraId="32469792" w14:textId="77777777" w:rsidR="000A06AA" w:rsidRPr="004A3DE1" w:rsidRDefault="000A06AA" w:rsidP="00932913">
      <w:pPr>
        <w:pStyle w:val="aff1"/>
        <w:ind w:firstLine="567"/>
        <w:jc w:val="both"/>
        <w:rPr>
          <w:sz w:val="28"/>
          <w:szCs w:val="28"/>
        </w:rPr>
      </w:pPr>
      <w:r w:rsidRPr="004A3DE1">
        <w:rPr>
          <w:sz w:val="28"/>
          <w:szCs w:val="28"/>
        </w:rPr>
        <w:lastRenderedPageBreak/>
        <w:t>Конструктивные системы высотных зданий состоят из вертикальных несущих элементов (колонн, пилонов, стен), горизонтальных несущих элементов (плит перекрытий, покрытия, ферм) и фундамента.</w:t>
      </w:r>
    </w:p>
    <w:p w14:paraId="59318A90" w14:textId="77777777" w:rsidR="000A06AA" w:rsidRPr="004A3DE1" w:rsidRDefault="000A06AA" w:rsidP="00932913">
      <w:pPr>
        <w:pStyle w:val="aff1"/>
        <w:ind w:firstLine="567"/>
        <w:jc w:val="both"/>
        <w:rPr>
          <w:sz w:val="28"/>
          <w:szCs w:val="28"/>
        </w:rPr>
      </w:pPr>
      <w:r w:rsidRPr="004A3DE1">
        <w:rPr>
          <w:sz w:val="28"/>
          <w:szCs w:val="28"/>
        </w:rPr>
        <w:t>8.2.1.2 Конструктивные системы высотных зданий выполняют с применением:</w:t>
      </w:r>
    </w:p>
    <w:p w14:paraId="5C9D9DF0" w14:textId="77777777" w:rsidR="000A06AA" w:rsidRPr="004A3DE1" w:rsidRDefault="004A3DE1" w:rsidP="00932913">
      <w:pPr>
        <w:pStyle w:val="aff1"/>
        <w:ind w:firstLine="567"/>
        <w:jc w:val="both"/>
        <w:rPr>
          <w:sz w:val="28"/>
          <w:szCs w:val="28"/>
        </w:rPr>
      </w:pPr>
      <w:r>
        <w:rPr>
          <w:sz w:val="28"/>
          <w:szCs w:val="28"/>
        </w:rPr>
        <w:t xml:space="preserve">- </w:t>
      </w:r>
      <w:r w:rsidR="000A06AA" w:rsidRPr="004A3DE1">
        <w:rPr>
          <w:sz w:val="28"/>
          <w:szCs w:val="28"/>
        </w:rPr>
        <w:t xml:space="preserve">монолитного или </w:t>
      </w:r>
      <w:r w:rsidR="00C274A6" w:rsidRPr="004A3DE1">
        <w:rPr>
          <w:sz w:val="28"/>
          <w:szCs w:val="28"/>
        </w:rPr>
        <w:t>сборно</w:t>
      </w:r>
      <w:r w:rsidR="00370B70" w:rsidRPr="004A3DE1">
        <w:rPr>
          <w:sz w:val="28"/>
          <w:szCs w:val="28"/>
        </w:rPr>
        <w:t>-монолитного</w:t>
      </w:r>
      <w:r>
        <w:rPr>
          <w:sz w:val="28"/>
          <w:szCs w:val="28"/>
        </w:rPr>
        <w:t xml:space="preserve"> </w:t>
      </w:r>
      <w:r w:rsidRPr="004A3DE1">
        <w:rPr>
          <w:sz w:val="28"/>
          <w:szCs w:val="28"/>
        </w:rPr>
        <w:t>железобетона</w:t>
      </w:r>
      <w:r w:rsidR="000A06AA" w:rsidRPr="004A3DE1">
        <w:rPr>
          <w:sz w:val="28"/>
          <w:szCs w:val="28"/>
        </w:rPr>
        <w:t>;</w:t>
      </w:r>
    </w:p>
    <w:p w14:paraId="25C0E20C" w14:textId="77777777" w:rsidR="000A06AA" w:rsidRPr="004A3DE1" w:rsidRDefault="004A3DE1" w:rsidP="00932913">
      <w:pPr>
        <w:pStyle w:val="aff1"/>
        <w:ind w:firstLine="567"/>
        <w:jc w:val="both"/>
        <w:rPr>
          <w:sz w:val="28"/>
          <w:szCs w:val="28"/>
        </w:rPr>
      </w:pPr>
      <w:r>
        <w:rPr>
          <w:sz w:val="28"/>
          <w:szCs w:val="28"/>
        </w:rPr>
        <w:t xml:space="preserve">- </w:t>
      </w:r>
      <w:r w:rsidR="000A06AA" w:rsidRPr="004A3DE1">
        <w:rPr>
          <w:sz w:val="28"/>
          <w:szCs w:val="28"/>
        </w:rPr>
        <w:t>стального каркаса;</w:t>
      </w:r>
    </w:p>
    <w:p w14:paraId="73ACA260" w14:textId="77777777" w:rsidR="000A06AA" w:rsidRPr="004A3DE1" w:rsidRDefault="004A3DE1" w:rsidP="00932913">
      <w:pPr>
        <w:pStyle w:val="aff1"/>
        <w:ind w:firstLine="567"/>
        <w:jc w:val="both"/>
        <w:rPr>
          <w:sz w:val="28"/>
          <w:szCs w:val="28"/>
        </w:rPr>
      </w:pPr>
      <w:r>
        <w:rPr>
          <w:sz w:val="28"/>
          <w:szCs w:val="28"/>
        </w:rPr>
        <w:t xml:space="preserve">- </w:t>
      </w:r>
      <w:r w:rsidR="000A06AA" w:rsidRPr="004A3DE1">
        <w:rPr>
          <w:sz w:val="28"/>
          <w:szCs w:val="28"/>
        </w:rPr>
        <w:t>стального каркаса в сочетании с монолитным железобетоном;</w:t>
      </w:r>
    </w:p>
    <w:p w14:paraId="40DE29AC" w14:textId="77777777" w:rsidR="000A06AA" w:rsidRPr="004A3DE1" w:rsidRDefault="004A3DE1" w:rsidP="00932913">
      <w:pPr>
        <w:pStyle w:val="aff1"/>
        <w:ind w:firstLine="567"/>
        <w:jc w:val="both"/>
        <w:rPr>
          <w:sz w:val="28"/>
          <w:szCs w:val="28"/>
        </w:rPr>
      </w:pPr>
      <w:r>
        <w:rPr>
          <w:sz w:val="28"/>
          <w:szCs w:val="28"/>
        </w:rPr>
        <w:t xml:space="preserve">- </w:t>
      </w:r>
      <w:r w:rsidR="000A06AA" w:rsidRPr="004A3DE1">
        <w:rPr>
          <w:sz w:val="28"/>
          <w:szCs w:val="28"/>
        </w:rPr>
        <w:t>сталежелезобетонного каркас</w:t>
      </w:r>
      <w:r>
        <w:rPr>
          <w:sz w:val="28"/>
          <w:szCs w:val="28"/>
        </w:rPr>
        <w:t>а.</w:t>
      </w:r>
    </w:p>
    <w:p w14:paraId="25F17B6F" w14:textId="77777777" w:rsidR="000A06AA" w:rsidRPr="00F55578" w:rsidRDefault="000A06AA" w:rsidP="00932913">
      <w:pPr>
        <w:pStyle w:val="aff1"/>
        <w:numPr>
          <w:ins w:id="46" w:author="Andrey" w:date="2015-12-14T12:44:00Z"/>
        </w:numPr>
        <w:ind w:firstLine="567"/>
        <w:jc w:val="both"/>
      </w:pPr>
      <w:r w:rsidRPr="00F55578">
        <w:t>П</w:t>
      </w:r>
      <w:r w:rsidR="00004D75" w:rsidRPr="00F55578">
        <w:t xml:space="preserve"> </w:t>
      </w:r>
      <w:r w:rsidRPr="00F55578">
        <w:t>р</w:t>
      </w:r>
      <w:r w:rsidR="00004D75" w:rsidRPr="00F55578">
        <w:t xml:space="preserve"> </w:t>
      </w:r>
      <w:r w:rsidRPr="00F55578">
        <w:t>и</w:t>
      </w:r>
      <w:r w:rsidR="00004D75" w:rsidRPr="00F55578">
        <w:t xml:space="preserve"> </w:t>
      </w:r>
      <w:r w:rsidRPr="00F55578">
        <w:t>м</w:t>
      </w:r>
      <w:r w:rsidR="00004D75" w:rsidRPr="00F55578">
        <w:t xml:space="preserve"> </w:t>
      </w:r>
      <w:r w:rsidRPr="00F55578">
        <w:t>е</w:t>
      </w:r>
      <w:r w:rsidR="00004D75" w:rsidRPr="00F55578">
        <w:t xml:space="preserve"> </w:t>
      </w:r>
      <w:r w:rsidRPr="00F55578">
        <w:t>ч</w:t>
      </w:r>
      <w:r w:rsidR="00004D75" w:rsidRPr="00F55578">
        <w:t xml:space="preserve"> </w:t>
      </w:r>
      <w:r w:rsidRPr="00F55578">
        <w:t>а</w:t>
      </w:r>
      <w:r w:rsidR="00004D75" w:rsidRPr="00F55578">
        <w:t xml:space="preserve"> </w:t>
      </w:r>
      <w:r w:rsidRPr="00F55578">
        <w:t>н</w:t>
      </w:r>
      <w:r w:rsidR="00004D75" w:rsidRPr="00F55578">
        <w:t xml:space="preserve"> </w:t>
      </w:r>
      <w:r w:rsidRPr="00F55578">
        <w:t>и</w:t>
      </w:r>
      <w:r w:rsidR="00004D75" w:rsidRPr="00F55578">
        <w:t xml:space="preserve"> </w:t>
      </w:r>
      <w:r w:rsidRPr="00F55578">
        <w:t xml:space="preserve">е </w:t>
      </w:r>
      <w:r w:rsidR="00004D75" w:rsidRPr="00F55578">
        <w:t>–</w:t>
      </w:r>
      <w:r w:rsidRPr="00F55578">
        <w:t xml:space="preserve"> Сборно-монолитные конструкции следует применять для перекрытий и стен с использованием сборных элементов в качестве </w:t>
      </w:r>
      <w:r w:rsidR="00C274A6" w:rsidRPr="00F55578">
        <w:t xml:space="preserve">несъемной </w:t>
      </w:r>
      <w:r w:rsidRPr="00F55578">
        <w:t xml:space="preserve">опалубки или как часть несущей конструкции. Применение сборного железобетона допускается </w:t>
      </w:r>
      <w:r w:rsidR="00370B70" w:rsidRPr="00F55578">
        <w:t xml:space="preserve">при технико-экономическом обосновании </w:t>
      </w:r>
      <w:r w:rsidR="00431D6D" w:rsidRPr="00F55578">
        <w:t xml:space="preserve">только </w:t>
      </w:r>
      <w:r w:rsidRPr="00F55578">
        <w:t>для устройства плит перекрытий, лестничных маршей и площадок.</w:t>
      </w:r>
    </w:p>
    <w:p w14:paraId="3C1923E5" w14:textId="77777777" w:rsidR="000A06AA" w:rsidRPr="004A3DE1" w:rsidRDefault="000A06AA" w:rsidP="00932913">
      <w:pPr>
        <w:pStyle w:val="aff1"/>
        <w:ind w:firstLine="567"/>
        <w:jc w:val="both"/>
        <w:rPr>
          <w:sz w:val="28"/>
          <w:szCs w:val="28"/>
        </w:rPr>
      </w:pPr>
      <w:r w:rsidRPr="004A3DE1">
        <w:rPr>
          <w:sz w:val="28"/>
          <w:szCs w:val="28"/>
        </w:rPr>
        <w:t xml:space="preserve">8.2.1.3 Несущие конструктивные системы высотных зданий могут быть </w:t>
      </w:r>
      <w:r w:rsidR="00F26C77" w:rsidRPr="004A3DE1">
        <w:rPr>
          <w:sz w:val="28"/>
          <w:szCs w:val="28"/>
        </w:rPr>
        <w:t xml:space="preserve">выполнены </w:t>
      </w:r>
      <w:r w:rsidRPr="004A3DE1">
        <w:rPr>
          <w:sz w:val="28"/>
          <w:szCs w:val="28"/>
        </w:rPr>
        <w:t>регулярными, с одинаковым шагом колонн и стен по длине, ширине и высоте здания, или нерегулярными</w:t>
      </w:r>
      <w:r w:rsidR="00004D75">
        <w:rPr>
          <w:sz w:val="28"/>
          <w:szCs w:val="28"/>
        </w:rPr>
        <w:t xml:space="preserve"> в плане и по высоте здания.</w:t>
      </w:r>
    </w:p>
    <w:p w14:paraId="2B82E87A" w14:textId="77777777" w:rsidR="000A06AA" w:rsidRPr="004A3DE1" w:rsidRDefault="000A06AA" w:rsidP="00932913">
      <w:pPr>
        <w:pStyle w:val="aff1"/>
        <w:ind w:firstLine="567"/>
        <w:jc w:val="both"/>
        <w:rPr>
          <w:sz w:val="28"/>
          <w:szCs w:val="28"/>
        </w:rPr>
      </w:pPr>
      <w:r w:rsidRPr="004A3DE1">
        <w:rPr>
          <w:sz w:val="28"/>
          <w:szCs w:val="28"/>
        </w:rPr>
        <w:t>Нерегулярную несущую конструктивную систему следует проектировать таким образом, чтобы центр жесткости и центр масс конструктивной системы совпадали (или были близкими) с центром общей площади фундамента. Для обеспечения общей пространственной жесткости и перераспределения усилий в нерегулярных конструктивных системах высотных зданий вводят распределительные конструкции в виде толстых плит, распределительных балок</w:t>
      </w:r>
      <w:r w:rsidR="00004D75">
        <w:rPr>
          <w:sz w:val="28"/>
          <w:szCs w:val="28"/>
        </w:rPr>
        <w:t xml:space="preserve"> и</w:t>
      </w:r>
      <w:r w:rsidRPr="004A3DE1">
        <w:rPr>
          <w:sz w:val="28"/>
          <w:szCs w:val="28"/>
        </w:rPr>
        <w:t xml:space="preserve"> стен </w:t>
      </w:r>
      <w:r w:rsidR="00F26C77" w:rsidRPr="004A3DE1">
        <w:rPr>
          <w:sz w:val="28"/>
          <w:szCs w:val="28"/>
        </w:rPr>
        <w:t>ферм</w:t>
      </w:r>
      <w:r w:rsidRPr="004A3DE1">
        <w:rPr>
          <w:sz w:val="28"/>
          <w:szCs w:val="28"/>
        </w:rPr>
        <w:t>.</w:t>
      </w:r>
    </w:p>
    <w:p w14:paraId="581D5374" w14:textId="77777777" w:rsidR="000A06AA" w:rsidRPr="004A3DE1" w:rsidRDefault="000A06AA" w:rsidP="00932913">
      <w:pPr>
        <w:pStyle w:val="aff1"/>
        <w:ind w:firstLine="567"/>
        <w:jc w:val="both"/>
        <w:rPr>
          <w:sz w:val="28"/>
          <w:szCs w:val="28"/>
        </w:rPr>
      </w:pPr>
      <w:r w:rsidRPr="004A3DE1">
        <w:rPr>
          <w:sz w:val="28"/>
          <w:szCs w:val="28"/>
        </w:rPr>
        <w:t>8.2.1.4 Повышение пространственной жесткости конструктивных систем высотных зданий следует обеспечивать применением:</w:t>
      </w:r>
    </w:p>
    <w:p w14:paraId="78177FC0" w14:textId="77777777" w:rsidR="000A06AA" w:rsidRPr="004A3DE1" w:rsidRDefault="00004D75" w:rsidP="00932913">
      <w:pPr>
        <w:pStyle w:val="aff1"/>
        <w:ind w:firstLine="567"/>
        <w:jc w:val="both"/>
        <w:rPr>
          <w:sz w:val="28"/>
          <w:szCs w:val="28"/>
        </w:rPr>
      </w:pPr>
      <w:r>
        <w:rPr>
          <w:sz w:val="28"/>
          <w:szCs w:val="28"/>
        </w:rPr>
        <w:t xml:space="preserve">- </w:t>
      </w:r>
      <w:r w:rsidR="000A06AA" w:rsidRPr="004A3DE1">
        <w:rPr>
          <w:sz w:val="28"/>
          <w:szCs w:val="28"/>
        </w:rPr>
        <w:t>развитых в плане и симметрично расположенных диафрагм и ядер жесткости;</w:t>
      </w:r>
    </w:p>
    <w:p w14:paraId="388CD732" w14:textId="77777777" w:rsidR="000A06AA" w:rsidRPr="004A3DE1" w:rsidRDefault="00004D75" w:rsidP="00932913">
      <w:pPr>
        <w:pStyle w:val="aff1"/>
        <w:ind w:firstLine="567"/>
        <w:jc w:val="both"/>
        <w:rPr>
          <w:sz w:val="28"/>
          <w:szCs w:val="28"/>
        </w:rPr>
      </w:pPr>
      <w:r>
        <w:rPr>
          <w:sz w:val="28"/>
          <w:szCs w:val="28"/>
        </w:rPr>
        <w:t xml:space="preserve">- </w:t>
      </w:r>
      <w:r w:rsidR="000A06AA" w:rsidRPr="004A3DE1">
        <w:rPr>
          <w:sz w:val="28"/>
          <w:szCs w:val="28"/>
        </w:rPr>
        <w:t>коробчатых (оболочковых) конструктивных систем с несущими наружными стенами по всему контуру здания или часто установленными стальными колоннами;</w:t>
      </w:r>
    </w:p>
    <w:p w14:paraId="0E28691E" w14:textId="77777777" w:rsidR="000A06AA" w:rsidRPr="004A3DE1" w:rsidRDefault="00004D75" w:rsidP="00932913">
      <w:pPr>
        <w:pStyle w:val="aff1"/>
        <w:ind w:firstLine="567"/>
        <w:jc w:val="both"/>
        <w:rPr>
          <w:sz w:val="28"/>
          <w:szCs w:val="28"/>
        </w:rPr>
      </w:pPr>
      <w:r>
        <w:rPr>
          <w:sz w:val="28"/>
          <w:szCs w:val="28"/>
        </w:rPr>
        <w:t xml:space="preserve">- </w:t>
      </w:r>
      <w:r w:rsidR="000A06AA" w:rsidRPr="004A3DE1">
        <w:rPr>
          <w:sz w:val="28"/>
          <w:szCs w:val="28"/>
        </w:rPr>
        <w:t>конструктивных систем с регулярным расположением несущих конструкций в плане и по высоте здания;</w:t>
      </w:r>
    </w:p>
    <w:p w14:paraId="3F55501B" w14:textId="77777777" w:rsidR="000A06AA" w:rsidRPr="004A3DE1" w:rsidRDefault="00004D75" w:rsidP="00932913">
      <w:pPr>
        <w:pStyle w:val="aff1"/>
        <w:ind w:firstLine="567"/>
        <w:jc w:val="both"/>
        <w:rPr>
          <w:sz w:val="28"/>
          <w:szCs w:val="28"/>
        </w:rPr>
      </w:pPr>
      <w:r>
        <w:rPr>
          <w:sz w:val="28"/>
          <w:szCs w:val="28"/>
        </w:rPr>
        <w:t xml:space="preserve">- </w:t>
      </w:r>
      <w:r w:rsidR="000A06AA" w:rsidRPr="004A3DE1">
        <w:rPr>
          <w:sz w:val="28"/>
          <w:szCs w:val="28"/>
        </w:rPr>
        <w:t>жестких дисков перекрытий, объединяющих вертикальные несущие конструкции и выполняющих функции горизонтальных диафрагм жесткости при действии ветровых или сейсмических нагрузок;</w:t>
      </w:r>
    </w:p>
    <w:p w14:paraId="46EEFC17" w14:textId="77777777" w:rsidR="000A06AA" w:rsidRPr="004A3DE1" w:rsidRDefault="00004D75" w:rsidP="00932913">
      <w:pPr>
        <w:pStyle w:val="aff1"/>
        <w:ind w:firstLine="567"/>
        <w:jc w:val="both"/>
        <w:rPr>
          <w:sz w:val="28"/>
          <w:szCs w:val="28"/>
        </w:rPr>
      </w:pPr>
      <w:r>
        <w:rPr>
          <w:sz w:val="28"/>
          <w:szCs w:val="28"/>
        </w:rPr>
        <w:t xml:space="preserve">- </w:t>
      </w:r>
      <w:r w:rsidR="000A06AA" w:rsidRPr="004A3DE1">
        <w:rPr>
          <w:sz w:val="28"/>
          <w:szCs w:val="28"/>
        </w:rPr>
        <w:t>жестких узловых сопряжений между несущими конструкциями;</w:t>
      </w:r>
    </w:p>
    <w:p w14:paraId="5949E7DA" w14:textId="77777777" w:rsidR="000A06AA" w:rsidRPr="004A3DE1" w:rsidRDefault="00004D75" w:rsidP="00932913">
      <w:pPr>
        <w:pStyle w:val="aff1"/>
        <w:ind w:firstLine="567"/>
        <w:jc w:val="both"/>
        <w:rPr>
          <w:sz w:val="28"/>
          <w:szCs w:val="28"/>
        </w:rPr>
      </w:pPr>
      <w:r>
        <w:rPr>
          <w:sz w:val="28"/>
          <w:szCs w:val="28"/>
        </w:rPr>
        <w:t xml:space="preserve">- </w:t>
      </w:r>
      <w:r w:rsidR="000A06AA" w:rsidRPr="004A3DE1">
        <w:rPr>
          <w:sz w:val="28"/>
          <w:szCs w:val="28"/>
        </w:rPr>
        <w:t>аутригерных конструкций, которые, как правило, располага</w:t>
      </w:r>
      <w:r>
        <w:rPr>
          <w:sz w:val="28"/>
          <w:szCs w:val="28"/>
        </w:rPr>
        <w:t>ют в уровне технических этажей.</w:t>
      </w:r>
    </w:p>
    <w:p w14:paraId="03508CD0" w14:textId="77777777" w:rsidR="000A06AA" w:rsidRPr="00F55578" w:rsidRDefault="000A06AA" w:rsidP="00932913">
      <w:pPr>
        <w:pStyle w:val="aff1"/>
        <w:ind w:firstLine="567"/>
        <w:jc w:val="both"/>
      </w:pPr>
      <w:r w:rsidRPr="00F55578">
        <w:t>П</w:t>
      </w:r>
      <w:r w:rsidR="00004D75" w:rsidRPr="00F55578">
        <w:t xml:space="preserve"> </w:t>
      </w:r>
      <w:r w:rsidRPr="00F55578">
        <w:t>р</w:t>
      </w:r>
      <w:r w:rsidR="00004D75" w:rsidRPr="00F55578">
        <w:t xml:space="preserve"> </w:t>
      </w:r>
      <w:r w:rsidRPr="00F55578">
        <w:t>и</w:t>
      </w:r>
      <w:r w:rsidR="00004D75" w:rsidRPr="00F55578">
        <w:t xml:space="preserve"> </w:t>
      </w:r>
      <w:r w:rsidRPr="00F55578">
        <w:t>м</w:t>
      </w:r>
      <w:r w:rsidR="00004D75" w:rsidRPr="00F55578">
        <w:t xml:space="preserve"> </w:t>
      </w:r>
      <w:r w:rsidRPr="00F55578">
        <w:t>е</w:t>
      </w:r>
      <w:r w:rsidR="00004D75" w:rsidRPr="00F55578">
        <w:t xml:space="preserve"> </w:t>
      </w:r>
      <w:r w:rsidRPr="00F55578">
        <w:t>ч</w:t>
      </w:r>
      <w:r w:rsidR="00004D75" w:rsidRPr="00F55578">
        <w:t xml:space="preserve"> </w:t>
      </w:r>
      <w:r w:rsidRPr="00F55578">
        <w:t>а</w:t>
      </w:r>
      <w:r w:rsidR="00004D75" w:rsidRPr="00F55578">
        <w:t xml:space="preserve"> </w:t>
      </w:r>
      <w:r w:rsidRPr="00F55578">
        <w:t>н</w:t>
      </w:r>
      <w:r w:rsidR="00004D75" w:rsidRPr="00F55578">
        <w:t xml:space="preserve"> </w:t>
      </w:r>
      <w:r w:rsidRPr="00F55578">
        <w:t>и</w:t>
      </w:r>
      <w:r w:rsidR="00004D75" w:rsidRPr="00F55578">
        <w:t xml:space="preserve"> </w:t>
      </w:r>
      <w:r w:rsidRPr="00F55578">
        <w:t xml:space="preserve">е </w:t>
      </w:r>
      <w:r w:rsidR="00004D75" w:rsidRPr="00F55578">
        <w:t>–</w:t>
      </w:r>
      <w:r w:rsidRPr="00F55578">
        <w:t xml:space="preserve"> Наиболее эффективно проектирование аутригерных конструкций в уровне верхних технических этажей и (в зависимости от высоты здания) средних технических этажей для районов сейсмичностью 6 </w:t>
      </w:r>
      <w:r w:rsidR="00004D75" w:rsidRPr="00F55578">
        <w:t xml:space="preserve">баллов </w:t>
      </w:r>
      <w:r w:rsidRPr="00F55578">
        <w:t>и менее. Для районов строительства сейсмичностью 7, 8 и 9 баллов необходимость использования аутригеров и уровни их расп</w:t>
      </w:r>
      <w:r w:rsidR="00004D75" w:rsidRPr="00F55578">
        <w:t>оложения определяются расчетом.</w:t>
      </w:r>
    </w:p>
    <w:p w14:paraId="4436A948" w14:textId="77777777" w:rsidR="000A06AA" w:rsidRPr="004A3DE1" w:rsidRDefault="000A06AA" w:rsidP="00932913">
      <w:pPr>
        <w:pStyle w:val="aff1"/>
        <w:ind w:firstLine="567"/>
        <w:jc w:val="both"/>
        <w:rPr>
          <w:sz w:val="28"/>
          <w:szCs w:val="28"/>
        </w:rPr>
      </w:pPr>
      <w:r w:rsidRPr="004A3DE1">
        <w:rPr>
          <w:sz w:val="28"/>
          <w:szCs w:val="28"/>
        </w:rPr>
        <w:t>8.2.1.</w:t>
      </w:r>
      <w:r w:rsidR="00004D75">
        <w:rPr>
          <w:sz w:val="28"/>
          <w:szCs w:val="28"/>
        </w:rPr>
        <w:t>5</w:t>
      </w:r>
      <w:r w:rsidRPr="004A3DE1">
        <w:rPr>
          <w:sz w:val="28"/>
          <w:szCs w:val="28"/>
        </w:rPr>
        <w:t xml:space="preserve"> При наличии у высотного здания развитой в плане и малоэтажной стилобатной части</w:t>
      </w:r>
      <w:r w:rsidR="00077185" w:rsidRPr="004A3DE1">
        <w:rPr>
          <w:sz w:val="28"/>
          <w:szCs w:val="28"/>
        </w:rPr>
        <w:t>, а также разновысоких зданий в высотном комплексе</w:t>
      </w:r>
      <w:r w:rsidRPr="004A3DE1">
        <w:rPr>
          <w:sz w:val="28"/>
          <w:szCs w:val="28"/>
        </w:rPr>
        <w:t xml:space="preserve"> </w:t>
      </w:r>
      <w:r w:rsidRPr="004A3DE1">
        <w:rPr>
          <w:sz w:val="28"/>
          <w:szCs w:val="28"/>
        </w:rPr>
        <w:lastRenderedPageBreak/>
        <w:t xml:space="preserve">следует предусматривать деформационные осадочные швы, отделяющие </w:t>
      </w:r>
      <w:r w:rsidR="00077185" w:rsidRPr="004A3DE1">
        <w:rPr>
          <w:sz w:val="28"/>
          <w:szCs w:val="28"/>
        </w:rPr>
        <w:t>их друг от друга</w:t>
      </w:r>
      <w:r w:rsidRPr="004A3DE1">
        <w:rPr>
          <w:sz w:val="28"/>
          <w:szCs w:val="28"/>
        </w:rPr>
        <w:t>.</w:t>
      </w:r>
    </w:p>
    <w:p w14:paraId="0008FEF6" w14:textId="48D49B20" w:rsidR="000A06AA" w:rsidRPr="004A3DE1" w:rsidRDefault="00F55578" w:rsidP="00932913">
      <w:pPr>
        <w:pStyle w:val="aff1"/>
        <w:ind w:firstLine="567"/>
        <w:jc w:val="both"/>
        <w:rPr>
          <w:sz w:val="28"/>
          <w:szCs w:val="28"/>
        </w:rPr>
      </w:pPr>
      <w:r w:rsidRPr="001F2135">
        <w:rPr>
          <w:bCs/>
          <w:kern w:val="36"/>
          <w:sz w:val="28"/>
          <w:szCs w:val="28"/>
        </w:rPr>
        <w:t>В зависимости от габаритных размеров в плане примыкающих друг к другу зданий и стилобатной части следует предусматривать температурно-усадочные швы.</w:t>
      </w:r>
      <w:r w:rsidR="000A06AA" w:rsidRPr="004A3DE1">
        <w:rPr>
          <w:sz w:val="28"/>
          <w:szCs w:val="28"/>
        </w:rPr>
        <w:t xml:space="preserve"> Требуемые расстояния между температурно-усадочными швами следует устанавливать расчетом.</w:t>
      </w:r>
    </w:p>
    <w:p w14:paraId="7429D8A3" w14:textId="77777777" w:rsidR="00077185" w:rsidRPr="004A3DE1" w:rsidRDefault="00077185" w:rsidP="00932913">
      <w:pPr>
        <w:pStyle w:val="aff1"/>
        <w:ind w:firstLine="567"/>
        <w:jc w:val="both"/>
        <w:rPr>
          <w:sz w:val="28"/>
          <w:szCs w:val="28"/>
        </w:rPr>
      </w:pPr>
      <w:r w:rsidRPr="004A3DE1">
        <w:rPr>
          <w:sz w:val="28"/>
          <w:szCs w:val="28"/>
        </w:rPr>
        <w:t>Отказ от деформационных и температурно-усадочных швов необходимо обосно</w:t>
      </w:r>
      <w:r w:rsidR="00CD26EF">
        <w:rPr>
          <w:sz w:val="28"/>
          <w:szCs w:val="28"/>
        </w:rPr>
        <w:t>вы</w:t>
      </w:r>
      <w:r w:rsidRPr="004A3DE1">
        <w:rPr>
          <w:sz w:val="28"/>
          <w:szCs w:val="28"/>
        </w:rPr>
        <w:t>вать расчетом.</w:t>
      </w:r>
    </w:p>
    <w:p w14:paraId="5C1E3730" w14:textId="77777777" w:rsidR="00F55578" w:rsidRPr="00E04F66" w:rsidRDefault="00F55578" w:rsidP="00F55578">
      <w:pPr>
        <w:pStyle w:val="aff1"/>
        <w:ind w:firstLine="567"/>
        <w:jc w:val="both"/>
        <w:rPr>
          <w:b/>
          <w:sz w:val="28"/>
          <w:szCs w:val="28"/>
        </w:rPr>
      </w:pPr>
      <w:r w:rsidRPr="00E04F66">
        <w:rPr>
          <w:b/>
          <w:sz w:val="28"/>
          <w:szCs w:val="28"/>
        </w:rPr>
        <w:t>(Измененная редакция, Изм. № 1).</w:t>
      </w:r>
    </w:p>
    <w:p w14:paraId="480DAFA1" w14:textId="77777777" w:rsidR="000A06AA" w:rsidRPr="00004D75" w:rsidRDefault="00004D75" w:rsidP="00932913">
      <w:pPr>
        <w:pStyle w:val="aff1"/>
        <w:ind w:firstLine="567"/>
        <w:jc w:val="both"/>
        <w:rPr>
          <w:b/>
          <w:sz w:val="28"/>
          <w:szCs w:val="28"/>
        </w:rPr>
      </w:pPr>
      <w:bookmarkStart w:id="47" w:name="_Toc460856915"/>
      <w:r w:rsidRPr="00004D75">
        <w:rPr>
          <w:b/>
          <w:sz w:val="28"/>
          <w:szCs w:val="28"/>
        </w:rPr>
        <w:t xml:space="preserve">8.2.2 </w:t>
      </w:r>
      <w:r w:rsidR="000A06AA" w:rsidRPr="00004D75">
        <w:rPr>
          <w:b/>
          <w:sz w:val="28"/>
          <w:szCs w:val="28"/>
        </w:rPr>
        <w:t>Материалы и соединения несущих конструкций</w:t>
      </w:r>
      <w:bookmarkEnd w:id="47"/>
    </w:p>
    <w:p w14:paraId="50179AE3" w14:textId="77777777" w:rsidR="000A06AA" w:rsidRPr="004A3DE1" w:rsidRDefault="000A06AA" w:rsidP="00932913">
      <w:pPr>
        <w:pStyle w:val="aff1"/>
        <w:ind w:firstLine="567"/>
        <w:jc w:val="both"/>
        <w:rPr>
          <w:sz w:val="28"/>
          <w:szCs w:val="28"/>
        </w:rPr>
      </w:pPr>
      <w:r w:rsidRPr="004A3DE1">
        <w:rPr>
          <w:sz w:val="28"/>
          <w:szCs w:val="28"/>
        </w:rPr>
        <w:t>8.2.2.1 Правила выбора материалов для несущ</w:t>
      </w:r>
      <w:r w:rsidR="00004D75">
        <w:rPr>
          <w:sz w:val="28"/>
          <w:szCs w:val="28"/>
        </w:rPr>
        <w:t xml:space="preserve">их железобетонных конструкций, </w:t>
      </w:r>
      <w:r w:rsidRPr="004A3DE1">
        <w:rPr>
          <w:sz w:val="28"/>
          <w:szCs w:val="28"/>
        </w:rPr>
        <w:t>а также прочностные и деформационные характеристики бетона и стальной арматуры следует принимать согласно СП 63.13330 с дополнениями, приведенными в настоящем своде правил.</w:t>
      </w:r>
    </w:p>
    <w:p w14:paraId="349DE9C8" w14:textId="77777777" w:rsidR="000A06AA" w:rsidRPr="004A3DE1" w:rsidRDefault="000A06AA" w:rsidP="00932913">
      <w:pPr>
        <w:pStyle w:val="aff1"/>
        <w:ind w:firstLine="567"/>
        <w:jc w:val="both"/>
        <w:rPr>
          <w:sz w:val="28"/>
          <w:szCs w:val="28"/>
        </w:rPr>
      </w:pPr>
      <w:r w:rsidRPr="004A3DE1">
        <w:rPr>
          <w:sz w:val="28"/>
          <w:szCs w:val="28"/>
        </w:rPr>
        <w:t>8.2.2.2 Для несущих конструкций следует предусматривать конструкционные бетоны:</w:t>
      </w:r>
    </w:p>
    <w:p w14:paraId="291E660A" w14:textId="77777777" w:rsidR="000A06AA" w:rsidRPr="004A3DE1" w:rsidRDefault="00004D75" w:rsidP="00932913">
      <w:pPr>
        <w:pStyle w:val="aff1"/>
        <w:ind w:firstLine="567"/>
        <w:jc w:val="both"/>
        <w:rPr>
          <w:sz w:val="28"/>
          <w:szCs w:val="28"/>
        </w:rPr>
      </w:pPr>
      <w:r>
        <w:rPr>
          <w:sz w:val="28"/>
          <w:szCs w:val="28"/>
        </w:rPr>
        <w:t xml:space="preserve">- </w:t>
      </w:r>
      <w:r w:rsidR="000A06AA" w:rsidRPr="004A3DE1">
        <w:rPr>
          <w:sz w:val="28"/>
          <w:szCs w:val="28"/>
        </w:rPr>
        <w:t>тяжелый средней плотности от 2200 до 2500 кг/м</w:t>
      </w:r>
      <w:r w:rsidR="000A06AA" w:rsidRPr="00004D75">
        <w:rPr>
          <w:sz w:val="28"/>
          <w:szCs w:val="28"/>
          <w:vertAlign w:val="superscript"/>
        </w:rPr>
        <w:t>3</w:t>
      </w:r>
      <w:r w:rsidR="000A06AA" w:rsidRPr="004A3DE1">
        <w:rPr>
          <w:sz w:val="28"/>
          <w:szCs w:val="28"/>
        </w:rPr>
        <w:t xml:space="preserve"> включительно;</w:t>
      </w:r>
    </w:p>
    <w:p w14:paraId="0E3D52F2" w14:textId="77777777" w:rsidR="000A06AA" w:rsidRPr="004A3DE1" w:rsidRDefault="00004D75" w:rsidP="00932913">
      <w:pPr>
        <w:pStyle w:val="aff1"/>
        <w:ind w:firstLine="567"/>
        <w:jc w:val="both"/>
        <w:rPr>
          <w:sz w:val="28"/>
          <w:szCs w:val="28"/>
        </w:rPr>
      </w:pPr>
      <w:r>
        <w:rPr>
          <w:sz w:val="28"/>
          <w:szCs w:val="28"/>
        </w:rPr>
        <w:t xml:space="preserve">- </w:t>
      </w:r>
      <w:r w:rsidR="000A06AA" w:rsidRPr="004A3DE1">
        <w:rPr>
          <w:sz w:val="28"/>
          <w:szCs w:val="28"/>
        </w:rPr>
        <w:t>мелкозернистый средней плотности от 1800 до 2200 кг/м</w:t>
      </w:r>
      <w:r w:rsidR="000A06AA" w:rsidRPr="00004D75">
        <w:rPr>
          <w:sz w:val="28"/>
          <w:szCs w:val="28"/>
          <w:vertAlign w:val="superscript"/>
        </w:rPr>
        <w:t>3</w:t>
      </w:r>
      <w:r w:rsidR="000A06AA" w:rsidRPr="004A3DE1">
        <w:rPr>
          <w:sz w:val="28"/>
          <w:szCs w:val="28"/>
        </w:rPr>
        <w:t>.</w:t>
      </w:r>
    </w:p>
    <w:p w14:paraId="61A3C210" w14:textId="77777777" w:rsidR="000A06AA" w:rsidRPr="004A3DE1" w:rsidRDefault="000A06AA" w:rsidP="00932913">
      <w:pPr>
        <w:pStyle w:val="aff1"/>
        <w:ind w:firstLine="567"/>
        <w:jc w:val="both"/>
        <w:rPr>
          <w:sz w:val="28"/>
          <w:szCs w:val="28"/>
        </w:rPr>
      </w:pPr>
      <w:r w:rsidRPr="004A3DE1">
        <w:rPr>
          <w:sz w:val="28"/>
          <w:szCs w:val="28"/>
        </w:rPr>
        <w:t xml:space="preserve">8.2.2.3 В вертикальных несущих железобетонных конструкциях высотных зданий </w:t>
      </w:r>
      <w:r w:rsidR="00004D75">
        <w:rPr>
          <w:sz w:val="28"/>
          <w:szCs w:val="28"/>
        </w:rPr>
        <w:t>–</w:t>
      </w:r>
      <w:r w:rsidRPr="004A3DE1">
        <w:rPr>
          <w:sz w:val="28"/>
          <w:szCs w:val="28"/>
        </w:rPr>
        <w:t xml:space="preserve"> колоннах, пилонах, стенах и ядрах жесткости </w:t>
      </w:r>
      <w:r w:rsidR="00004D75">
        <w:rPr>
          <w:sz w:val="28"/>
          <w:szCs w:val="28"/>
        </w:rPr>
        <w:t>–</w:t>
      </w:r>
      <w:r w:rsidRPr="004A3DE1">
        <w:rPr>
          <w:sz w:val="28"/>
          <w:szCs w:val="28"/>
        </w:rPr>
        <w:t xml:space="preserve"> следует применять тяжелые бетоны классов по прочности на сжатие не менее:</w:t>
      </w:r>
    </w:p>
    <w:p w14:paraId="6258C9D6" w14:textId="77777777" w:rsidR="000A06AA" w:rsidRPr="004A3DE1" w:rsidRDefault="000A06AA" w:rsidP="00932913">
      <w:pPr>
        <w:pStyle w:val="aff1"/>
        <w:ind w:firstLine="567"/>
        <w:jc w:val="both"/>
        <w:rPr>
          <w:sz w:val="28"/>
          <w:szCs w:val="28"/>
        </w:rPr>
      </w:pPr>
      <w:r w:rsidRPr="004A3DE1">
        <w:rPr>
          <w:sz w:val="28"/>
          <w:szCs w:val="28"/>
        </w:rPr>
        <w:t xml:space="preserve">В35 – для зданий высотой от 75 до </w:t>
      </w:r>
      <w:smartTag w:uri="urn:schemas-microsoft-com:office:smarttags" w:element="metricconverter">
        <w:smartTagPr>
          <w:attr w:name="ProductID" w:val="150 м"/>
        </w:smartTagPr>
        <w:r w:rsidRPr="004A3DE1">
          <w:rPr>
            <w:sz w:val="28"/>
            <w:szCs w:val="28"/>
          </w:rPr>
          <w:t>150 м</w:t>
        </w:r>
      </w:smartTag>
      <w:r w:rsidRPr="004A3DE1">
        <w:rPr>
          <w:sz w:val="28"/>
          <w:szCs w:val="28"/>
        </w:rPr>
        <w:t xml:space="preserve"> (включительно);</w:t>
      </w:r>
    </w:p>
    <w:p w14:paraId="0343F169" w14:textId="77777777" w:rsidR="000A06AA" w:rsidRPr="004A3DE1" w:rsidRDefault="000A06AA" w:rsidP="00932913">
      <w:pPr>
        <w:pStyle w:val="aff1"/>
        <w:ind w:firstLine="567"/>
        <w:jc w:val="both"/>
        <w:rPr>
          <w:sz w:val="28"/>
          <w:szCs w:val="28"/>
        </w:rPr>
      </w:pPr>
      <w:r w:rsidRPr="004A3DE1">
        <w:rPr>
          <w:sz w:val="28"/>
          <w:szCs w:val="28"/>
        </w:rPr>
        <w:t xml:space="preserve">В45 – для зданий высотой от 150 до </w:t>
      </w:r>
      <w:smartTag w:uri="urn:schemas-microsoft-com:office:smarttags" w:element="metricconverter">
        <w:smartTagPr>
          <w:attr w:name="ProductID" w:val="200 м"/>
        </w:smartTagPr>
        <w:r w:rsidRPr="004A3DE1">
          <w:rPr>
            <w:sz w:val="28"/>
            <w:szCs w:val="28"/>
          </w:rPr>
          <w:t>200 м</w:t>
        </w:r>
      </w:smartTag>
      <w:r w:rsidRPr="004A3DE1">
        <w:rPr>
          <w:sz w:val="28"/>
          <w:szCs w:val="28"/>
        </w:rPr>
        <w:t xml:space="preserve"> (включительно);</w:t>
      </w:r>
    </w:p>
    <w:p w14:paraId="6090F460" w14:textId="77777777" w:rsidR="000A06AA" w:rsidRPr="004A3DE1" w:rsidRDefault="000A06AA" w:rsidP="00932913">
      <w:pPr>
        <w:pStyle w:val="aff1"/>
        <w:ind w:firstLine="567"/>
        <w:jc w:val="both"/>
        <w:rPr>
          <w:sz w:val="28"/>
          <w:szCs w:val="28"/>
        </w:rPr>
      </w:pPr>
      <w:r w:rsidRPr="004A3DE1">
        <w:rPr>
          <w:sz w:val="28"/>
          <w:szCs w:val="28"/>
        </w:rPr>
        <w:t xml:space="preserve">В60 – для зданий высотой от 200 до </w:t>
      </w:r>
      <w:smartTag w:uri="urn:schemas-microsoft-com:office:smarttags" w:element="metricconverter">
        <w:smartTagPr>
          <w:attr w:name="ProductID" w:val="250 м"/>
        </w:smartTagPr>
        <w:r w:rsidRPr="004A3DE1">
          <w:rPr>
            <w:sz w:val="28"/>
            <w:szCs w:val="28"/>
          </w:rPr>
          <w:t>250 м</w:t>
        </w:r>
      </w:smartTag>
      <w:r w:rsidRPr="004A3DE1">
        <w:rPr>
          <w:sz w:val="28"/>
          <w:szCs w:val="28"/>
        </w:rPr>
        <w:t xml:space="preserve"> (включительно);</w:t>
      </w:r>
    </w:p>
    <w:p w14:paraId="33FBFFAA" w14:textId="77777777" w:rsidR="000A06AA" w:rsidRPr="004A3DE1" w:rsidRDefault="000A06AA" w:rsidP="00932913">
      <w:pPr>
        <w:pStyle w:val="aff1"/>
        <w:ind w:firstLine="567"/>
        <w:jc w:val="both"/>
        <w:rPr>
          <w:sz w:val="28"/>
          <w:szCs w:val="28"/>
        </w:rPr>
      </w:pPr>
      <w:r w:rsidRPr="004A3DE1">
        <w:rPr>
          <w:sz w:val="28"/>
          <w:szCs w:val="28"/>
        </w:rPr>
        <w:t xml:space="preserve">В80 – для зданий высотой более </w:t>
      </w:r>
      <w:smartTag w:uri="urn:schemas-microsoft-com:office:smarttags" w:element="metricconverter">
        <w:smartTagPr>
          <w:attr w:name="ProductID" w:val="250 м"/>
        </w:smartTagPr>
        <w:r w:rsidRPr="004A3DE1">
          <w:rPr>
            <w:sz w:val="28"/>
            <w:szCs w:val="28"/>
          </w:rPr>
          <w:t>250 м</w:t>
        </w:r>
      </w:smartTag>
      <w:r w:rsidRPr="004A3DE1">
        <w:rPr>
          <w:sz w:val="28"/>
          <w:szCs w:val="28"/>
        </w:rPr>
        <w:t>.</w:t>
      </w:r>
    </w:p>
    <w:p w14:paraId="658BDFBE" w14:textId="77777777" w:rsidR="000A06AA" w:rsidRPr="004A3DE1" w:rsidRDefault="000A06AA" w:rsidP="00932913">
      <w:pPr>
        <w:pStyle w:val="aff1"/>
        <w:ind w:firstLine="567"/>
        <w:jc w:val="both"/>
        <w:rPr>
          <w:sz w:val="28"/>
          <w:szCs w:val="28"/>
        </w:rPr>
      </w:pPr>
      <w:r w:rsidRPr="004A3DE1">
        <w:rPr>
          <w:sz w:val="28"/>
          <w:szCs w:val="28"/>
        </w:rPr>
        <w:t>В перекрытиях следует применять легкие и тяжелые бетоны классов по прочности на сжатие не менее В30</w:t>
      </w:r>
      <w:r w:rsidR="00004D75">
        <w:rPr>
          <w:sz w:val="28"/>
          <w:szCs w:val="28"/>
        </w:rPr>
        <w:t>.</w:t>
      </w:r>
      <w:r w:rsidRPr="004A3DE1">
        <w:rPr>
          <w:sz w:val="28"/>
          <w:szCs w:val="28"/>
        </w:rPr>
        <w:t xml:space="preserve"> </w:t>
      </w:r>
      <w:r w:rsidR="00004D75">
        <w:rPr>
          <w:sz w:val="28"/>
          <w:szCs w:val="28"/>
        </w:rPr>
        <w:t>В</w:t>
      </w:r>
      <w:r w:rsidRPr="004A3DE1">
        <w:rPr>
          <w:sz w:val="28"/>
          <w:szCs w:val="28"/>
        </w:rPr>
        <w:t xml:space="preserve"> ненесущих наружных стенах допускается применять ячеистые, легкие и тяжелые бетоны. Для вертикальных конструкций по высоте здания допускается применять различные классы бетона по прочности на сжатие.</w:t>
      </w:r>
    </w:p>
    <w:p w14:paraId="421364B3" w14:textId="77777777" w:rsidR="000A06AA" w:rsidRPr="004A3DE1" w:rsidRDefault="000A06AA" w:rsidP="00932913">
      <w:pPr>
        <w:pStyle w:val="aff1"/>
        <w:ind w:firstLine="567"/>
        <w:jc w:val="both"/>
        <w:rPr>
          <w:sz w:val="28"/>
          <w:szCs w:val="28"/>
        </w:rPr>
      </w:pPr>
      <w:r w:rsidRPr="004A3DE1">
        <w:rPr>
          <w:sz w:val="28"/>
          <w:szCs w:val="28"/>
        </w:rPr>
        <w:t>8.2.2.4 Для железобетонных конструкций без предварительного напряжения арматуры в качестве продольной расчетной арматуры следует преимущественно применять стальную арматуру классов А400, А500 и А600; для поперечного и косвенного армирования – А240, А400 и А500.</w:t>
      </w:r>
    </w:p>
    <w:p w14:paraId="7D0AF759" w14:textId="507D2988" w:rsidR="000A06AA" w:rsidRPr="004A3DE1" w:rsidRDefault="000A06AA" w:rsidP="00932913">
      <w:pPr>
        <w:pStyle w:val="aff1"/>
        <w:ind w:firstLine="567"/>
        <w:jc w:val="both"/>
        <w:rPr>
          <w:sz w:val="28"/>
          <w:szCs w:val="28"/>
        </w:rPr>
      </w:pPr>
      <w:r w:rsidRPr="004A3DE1">
        <w:rPr>
          <w:sz w:val="28"/>
          <w:szCs w:val="28"/>
        </w:rPr>
        <w:t xml:space="preserve">8.2.2.5 Характеристики конструкционной стали, а также правила выбора материалов для несущих конструкций следует принимать согласно СП </w:t>
      </w:r>
      <w:r w:rsidR="00F55578" w:rsidRPr="001F2135">
        <w:rPr>
          <w:bCs/>
          <w:kern w:val="36"/>
          <w:sz w:val="28"/>
          <w:szCs w:val="28"/>
        </w:rPr>
        <w:t>16.13330.2017</w:t>
      </w:r>
      <w:r w:rsidR="00E2521D" w:rsidRPr="004A3DE1">
        <w:rPr>
          <w:sz w:val="28"/>
          <w:szCs w:val="28"/>
        </w:rPr>
        <w:t xml:space="preserve"> (разделы 5 и 6)</w:t>
      </w:r>
      <w:r w:rsidRPr="004A3DE1">
        <w:rPr>
          <w:sz w:val="28"/>
          <w:szCs w:val="28"/>
        </w:rPr>
        <w:t xml:space="preserve">, а сварных и болтовых соединений </w:t>
      </w:r>
      <w:r w:rsidR="00004D75">
        <w:rPr>
          <w:sz w:val="28"/>
          <w:szCs w:val="28"/>
        </w:rPr>
        <w:t xml:space="preserve">– </w:t>
      </w:r>
      <w:r w:rsidRPr="004A3DE1">
        <w:rPr>
          <w:sz w:val="28"/>
          <w:szCs w:val="28"/>
        </w:rPr>
        <w:t xml:space="preserve">согласно </w:t>
      </w:r>
      <w:r w:rsidR="00F55578" w:rsidRPr="001F2135">
        <w:rPr>
          <w:bCs/>
          <w:kern w:val="36"/>
          <w:sz w:val="28"/>
          <w:szCs w:val="28"/>
        </w:rPr>
        <w:t>СП 16.13330.2017</w:t>
      </w:r>
      <w:r w:rsidR="00E2521D" w:rsidRPr="004A3DE1">
        <w:rPr>
          <w:sz w:val="28"/>
          <w:szCs w:val="28"/>
        </w:rPr>
        <w:t xml:space="preserve"> (раздел 14)</w:t>
      </w:r>
      <w:r w:rsidRPr="004A3DE1">
        <w:rPr>
          <w:sz w:val="28"/>
          <w:szCs w:val="28"/>
        </w:rPr>
        <w:t xml:space="preserve">. Материалы для стальных конструкций назначают в зависимости от группы </w:t>
      </w:r>
      <w:r w:rsidR="00004D75">
        <w:rPr>
          <w:sz w:val="28"/>
          <w:szCs w:val="28"/>
        </w:rPr>
        <w:t xml:space="preserve">стальных </w:t>
      </w:r>
      <w:r w:rsidRPr="004A3DE1">
        <w:rPr>
          <w:sz w:val="28"/>
          <w:szCs w:val="28"/>
        </w:rPr>
        <w:t>конструкций по СП 16.13330</w:t>
      </w:r>
      <w:r w:rsidR="00004D75">
        <w:rPr>
          <w:sz w:val="28"/>
          <w:szCs w:val="28"/>
        </w:rPr>
        <w:t>.201</w:t>
      </w:r>
      <w:r w:rsidR="00C7038A">
        <w:rPr>
          <w:sz w:val="28"/>
          <w:szCs w:val="28"/>
        </w:rPr>
        <w:t>7</w:t>
      </w:r>
      <w:r w:rsidR="00EA4DFA" w:rsidRPr="004A3DE1">
        <w:rPr>
          <w:sz w:val="28"/>
          <w:szCs w:val="28"/>
        </w:rPr>
        <w:t xml:space="preserve"> (</w:t>
      </w:r>
      <w:r w:rsidR="00004D75">
        <w:rPr>
          <w:sz w:val="28"/>
          <w:szCs w:val="28"/>
        </w:rPr>
        <w:t>п</w:t>
      </w:r>
      <w:r w:rsidR="00EA4DFA" w:rsidRPr="004A3DE1">
        <w:rPr>
          <w:sz w:val="28"/>
          <w:szCs w:val="28"/>
        </w:rPr>
        <w:t>риложени</w:t>
      </w:r>
      <w:r w:rsidR="00004D75">
        <w:rPr>
          <w:sz w:val="28"/>
          <w:szCs w:val="28"/>
        </w:rPr>
        <w:t>е</w:t>
      </w:r>
      <w:r w:rsidR="00EA4DFA" w:rsidRPr="004A3DE1">
        <w:rPr>
          <w:sz w:val="28"/>
          <w:szCs w:val="28"/>
        </w:rPr>
        <w:t xml:space="preserve"> В)</w:t>
      </w:r>
      <w:r w:rsidRPr="004A3DE1">
        <w:rPr>
          <w:sz w:val="28"/>
          <w:szCs w:val="28"/>
        </w:rPr>
        <w:t xml:space="preserve">, при этом для зданий высотой более </w:t>
      </w:r>
      <w:smartTag w:uri="urn:schemas-microsoft-com:office:smarttags" w:element="metricconverter">
        <w:smartTagPr>
          <w:attr w:name="ProductID" w:val="100 м"/>
        </w:smartTagPr>
        <w:r w:rsidRPr="004A3DE1">
          <w:rPr>
            <w:sz w:val="28"/>
            <w:szCs w:val="28"/>
          </w:rPr>
          <w:t>100 м</w:t>
        </w:r>
      </w:smartTag>
      <w:r w:rsidRPr="004A3DE1">
        <w:rPr>
          <w:sz w:val="28"/>
          <w:szCs w:val="28"/>
        </w:rPr>
        <w:t xml:space="preserve"> номер группы конструкций уменьшают на единицу (для групп 2</w:t>
      </w:r>
      <w:r w:rsidR="00004D75" w:rsidRPr="004A3DE1">
        <w:rPr>
          <w:sz w:val="28"/>
          <w:szCs w:val="28"/>
        </w:rPr>
        <w:t>–</w:t>
      </w:r>
      <w:r w:rsidRPr="004A3DE1">
        <w:rPr>
          <w:sz w:val="28"/>
          <w:szCs w:val="28"/>
        </w:rPr>
        <w:t xml:space="preserve">4). Для </w:t>
      </w:r>
      <w:r w:rsidRPr="004A3DE1">
        <w:rPr>
          <w:sz w:val="28"/>
          <w:szCs w:val="28"/>
        </w:rPr>
        <w:lastRenderedPageBreak/>
        <w:t xml:space="preserve">элементов стальных конструкций, работающих в направлении, перпендикулярном плоскости проката, следует принимать </w:t>
      </w:r>
      <w:r w:rsidR="00004D75">
        <w:rPr>
          <w:sz w:val="28"/>
          <w:szCs w:val="28"/>
        </w:rPr>
        <w:t>группу</w:t>
      </w:r>
      <w:r w:rsidRPr="004A3DE1">
        <w:rPr>
          <w:sz w:val="28"/>
          <w:szCs w:val="28"/>
        </w:rPr>
        <w:t xml:space="preserve"> качества Z35 по ГОСТ 28870</w:t>
      </w:r>
      <w:r w:rsidR="00004D75" w:rsidRPr="004A3DE1">
        <w:rPr>
          <w:sz w:val="28"/>
          <w:szCs w:val="28"/>
        </w:rPr>
        <w:t>–</w:t>
      </w:r>
      <w:r w:rsidR="00004D75">
        <w:rPr>
          <w:sz w:val="28"/>
          <w:szCs w:val="28"/>
        </w:rPr>
        <w:t>90.</w:t>
      </w:r>
    </w:p>
    <w:p w14:paraId="76D972D8" w14:textId="77777777" w:rsidR="00F55578" w:rsidRPr="00E04F66" w:rsidRDefault="00F55578" w:rsidP="00F55578">
      <w:pPr>
        <w:pStyle w:val="aff1"/>
        <w:ind w:firstLine="567"/>
        <w:jc w:val="both"/>
        <w:rPr>
          <w:b/>
          <w:sz w:val="28"/>
          <w:szCs w:val="28"/>
        </w:rPr>
      </w:pPr>
      <w:r w:rsidRPr="00E04F66">
        <w:rPr>
          <w:b/>
          <w:sz w:val="28"/>
          <w:szCs w:val="28"/>
        </w:rPr>
        <w:t>(Измененная редакция, Изм. № 1).</w:t>
      </w:r>
    </w:p>
    <w:p w14:paraId="28C006BF" w14:textId="1D67EC95" w:rsidR="000A06AA" w:rsidRPr="004A3DE1" w:rsidRDefault="00F55578" w:rsidP="00932913">
      <w:pPr>
        <w:pStyle w:val="aff1"/>
        <w:ind w:firstLine="567"/>
        <w:jc w:val="both"/>
        <w:rPr>
          <w:sz w:val="28"/>
          <w:szCs w:val="28"/>
        </w:rPr>
      </w:pPr>
      <w:r w:rsidRPr="001F2135">
        <w:rPr>
          <w:bCs/>
          <w:kern w:val="36"/>
          <w:sz w:val="28"/>
          <w:szCs w:val="28"/>
        </w:rPr>
        <w:t>8.2.2.6 Болтовые соединения стальных конструкций (стыки колонн, балок, узлы сопряжения балка-колонна, балка-балка) следует проектировать в виде фрикционных с контролируемым натяжением болтов. Болты следует принимать в соответствии с ГОСТ 32484.1, ГОСТ 32484.3, ГОСТ 32484.4 маркировок HR/HV класса прочности не менее 8.8 с гайками класса прочности не менее 8 и шайбами.</w:t>
      </w:r>
    </w:p>
    <w:p w14:paraId="0F17CBAC" w14:textId="77777777" w:rsidR="00F55578" w:rsidRPr="00E04F66" w:rsidRDefault="00F55578" w:rsidP="00F55578">
      <w:pPr>
        <w:pStyle w:val="aff1"/>
        <w:ind w:firstLine="567"/>
        <w:jc w:val="both"/>
        <w:rPr>
          <w:b/>
          <w:sz w:val="28"/>
          <w:szCs w:val="28"/>
        </w:rPr>
      </w:pPr>
      <w:r w:rsidRPr="00E04F66">
        <w:rPr>
          <w:b/>
          <w:sz w:val="28"/>
          <w:szCs w:val="28"/>
        </w:rPr>
        <w:t>(Измененная редакция, Изм. № 1).</w:t>
      </w:r>
    </w:p>
    <w:p w14:paraId="69CF9923" w14:textId="149EB995" w:rsidR="000A06AA" w:rsidRPr="004A3DE1" w:rsidRDefault="000A06AA" w:rsidP="00932913">
      <w:pPr>
        <w:pStyle w:val="aff1"/>
        <w:ind w:firstLine="567"/>
        <w:jc w:val="both"/>
        <w:rPr>
          <w:sz w:val="28"/>
          <w:szCs w:val="28"/>
        </w:rPr>
      </w:pPr>
      <w:r w:rsidRPr="004A3DE1">
        <w:rPr>
          <w:sz w:val="28"/>
          <w:szCs w:val="28"/>
        </w:rPr>
        <w:t xml:space="preserve">8.2.2.7 Материалы и их расчетные сопротивления для сварки стальных конструкций следует принимать в соответствии с </w:t>
      </w:r>
      <w:r w:rsidR="00F55578" w:rsidRPr="001F2135">
        <w:rPr>
          <w:bCs/>
          <w:kern w:val="36"/>
          <w:sz w:val="28"/>
          <w:szCs w:val="28"/>
        </w:rPr>
        <w:t>СП 16.13330.2017</w:t>
      </w:r>
      <w:r w:rsidR="00EA4DFA" w:rsidRPr="004A3DE1">
        <w:rPr>
          <w:sz w:val="28"/>
          <w:szCs w:val="28"/>
        </w:rPr>
        <w:t xml:space="preserve"> (</w:t>
      </w:r>
      <w:r w:rsidR="00004D75">
        <w:rPr>
          <w:sz w:val="28"/>
          <w:szCs w:val="28"/>
        </w:rPr>
        <w:t>п</w:t>
      </w:r>
      <w:r w:rsidR="00EA4DFA" w:rsidRPr="004A3DE1">
        <w:rPr>
          <w:sz w:val="28"/>
          <w:szCs w:val="28"/>
        </w:rPr>
        <w:t>риложение Г)</w:t>
      </w:r>
      <w:r w:rsidRPr="004A3DE1">
        <w:rPr>
          <w:sz w:val="28"/>
          <w:szCs w:val="28"/>
        </w:rPr>
        <w:t xml:space="preserve">. </w:t>
      </w:r>
    </w:p>
    <w:p w14:paraId="1EED3B0F" w14:textId="77777777" w:rsidR="00F55578" w:rsidRPr="00E04F66" w:rsidRDefault="00F55578" w:rsidP="00F55578">
      <w:pPr>
        <w:pStyle w:val="aff1"/>
        <w:ind w:firstLine="567"/>
        <w:jc w:val="both"/>
        <w:rPr>
          <w:b/>
          <w:sz w:val="28"/>
          <w:szCs w:val="28"/>
        </w:rPr>
      </w:pPr>
      <w:r w:rsidRPr="00E04F66">
        <w:rPr>
          <w:b/>
          <w:sz w:val="28"/>
          <w:szCs w:val="28"/>
        </w:rPr>
        <w:t>(Измененная редакция, Изм. № 1).</w:t>
      </w:r>
    </w:p>
    <w:p w14:paraId="5C32C60E" w14:textId="4AA0965F" w:rsidR="00004D75" w:rsidRPr="00177F5D" w:rsidRDefault="000A06AA" w:rsidP="00932913">
      <w:pPr>
        <w:pStyle w:val="aff1"/>
        <w:ind w:firstLine="567"/>
        <w:jc w:val="both"/>
        <w:rPr>
          <w:spacing w:val="-8"/>
          <w:sz w:val="28"/>
          <w:szCs w:val="28"/>
        </w:rPr>
      </w:pPr>
      <w:r w:rsidRPr="00177F5D">
        <w:rPr>
          <w:spacing w:val="-8"/>
          <w:sz w:val="28"/>
          <w:szCs w:val="28"/>
        </w:rPr>
        <w:t xml:space="preserve">8.2.2.8 При расчетах конструкций с учетом нелинейной работы материала, когда необходимо учитывать пластические свойства стали (расчет на устойчивость к прогрессирующему обрушению, расчеты по первой группе предельных состояний), в качестве расчетной диаграммы работы стали </w:t>
      </w:r>
      <w:r w:rsidR="00C96EF0" w:rsidRPr="00177F5D">
        <w:rPr>
          <w:spacing w:val="-8"/>
          <w:sz w:val="28"/>
          <w:szCs w:val="28"/>
        </w:rPr>
        <w:t>следует применять</w:t>
      </w:r>
      <w:r w:rsidRPr="00177F5D">
        <w:rPr>
          <w:spacing w:val="-8"/>
          <w:sz w:val="28"/>
          <w:szCs w:val="28"/>
        </w:rPr>
        <w:t xml:space="preserve"> обобщенн</w:t>
      </w:r>
      <w:r w:rsidR="00FA2FD0" w:rsidRPr="00177F5D">
        <w:rPr>
          <w:spacing w:val="-8"/>
          <w:sz w:val="28"/>
          <w:szCs w:val="28"/>
        </w:rPr>
        <w:t>ую</w:t>
      </w:r>
      <w:r w:rsidRPr="00177F5D">
        <w:rPr>
          <w:spacing w:val="-8"/>
          <w:sz w:val="28"/>
          <w:szCs w:val="28"/>
        </w:rPr>
        <w:t xml:space="preserve"> расчетн</w:t>
      </w:r>
      <w:r w:rsidR="00FA2FD0" w:rsidRPr="00177F5D">
        <w:rPr>
          <w:spacing w:val="-8"/>
          <w:sz w:val="28"/>
          <w:szCs w:val="28"/>
        </w:rPr>
        <w:t>ую</w:t>
      </w:r>
      <w:r w:rsidRPr="00177F5D">
        <w:rPr>
          <w:spacing w:val="-8"/>
          <w:sz w:val="28"/>
          <w:szCs w:val="28"/>
        </w:rPr>
        <w:t xml:space="preserve"> диаграмм</w:t>
      </w:r>
      <w:r w:rsidR="00FA2FD0" w:rsidRPr="00177F5D">
        <w:rPr>
          <w:spacing w:val="-8"/>
          <w:sz w:val="28"/>
          <w:szCs w:val="28"/>
        </w:rPr>
        <w:t>у</w:t>
      </w:r>
      <w:r w:rsidR="00177F5D" w:rsidRPr="00177F5D">
        <w:rPr>
          <w:spacing w:val="-8"/>
          <w:sz w:val="28"/>
          <w:szCs w:val="28"/>
        </w:rPr>
        <w:t>, приведенную в СП</w:t>
      </w:r>
      <w:r w:rsidR="00FA6626">
        <w:rPr>
          <w:spacing w:val="-8"/>
          <w:sz w:val="28"/>
          <w:szCs w:val="28"/>
        </w:rPr>
        <w:t xml:space="preserve"> 266</w:t>
      </w:r>
      <w:r w:rsidR="00177F5D" w:rsidRPr="00177F5D">
        <w:rPr>
          <w:spacing w:val="-8"/>
          <w:sz w:val="28"/>
          <w:szCs w:val="28"/>
        </w:rPr>
        <w:t>.1325800.</w:t>
      </w:r>
    </w:p>
    <w:p w14:paraId="22E4E7F8" w14:textId="77777777" w:rsidR="000A06AA" w:rsidRPr="004A3DE1" w:rsidRDefault="000A06AA" w:rsidP="00932913">
      <w:pPr>
        <w:pStyle w:val="aff1"/>
        <w:ind w:firstLine="567"/>
        <w:jc w:val="both"/>
        <w:rPr>
          <w:sz w:val="28"/>
          <w:szCs w:val="28"/>
        </w:rPr>
      </w:pPr>
      <w:r w:rsidRPr="004A3DE1">
        <w:rPr>
          <w:sz w:val="28"/>
          <w:szCs w:val="28"/>
        </w:rPr>
        <w:t xml:space="preserve">8.2.2.9 </w:t>
      </w:r>
      <w:r w:rsidR="00FA2FD0" w:rsidRPr="004A3DE1">
        <w:rPr>
          <w:sz w:val="28"/>
          <w:szCs w:val="28"/>
        </w:rPr>
        <w:t xml:space="preserve">Для перекрытий с несъемной опалубкой из стального листа следует применять профили, имеющие конструктивные элементы (выштамповки) для увеличения степени сцепления металла с бетоном, либо без выштамповок. </w:t>
      </w:r>
      <w:r w:rsidRPr="004A3DE1">
        <w:rPr>
          <w:sz w:val="28"/>
          <w:szCs w:val="28"/>
        </w:rPr>
        <w:t xml:space="preserve">Для изготовления профилей стального настила перекрытий с несъемной опалубкой применяется рулонная сталь для холодного профилирования по ГОСТ 14918 и ГОСТ Р 52246. Толщина стали для профилей </w:t>
      </w:r>
      <w:r w:rsidR="00004D75">
        <w:rPr>
          <w:sz w:val="28"/>
          <w:szCs w:val="28"/>
        </w:rPr>
        <w:t>–</w:t>
      </w:r>
      <w:r w:rsidRPr="004A3DE1">
        <w:rPr>
          <w:sz w:val="28"/>
          <w:szCs w:val="28"/>
        </w:rPr>
        <w:t xml:space="preserve"> от 0,7 до </w:t>
      </w:r>
      <w:smartTag w:uri="urn:schemas-microsoft-com:office:smarttags" w:element="metricconverter">
        <w:smartTagPr>
          <w:attr w:name="ProductID" w:val="1,5 мм"/>
        </w:smartTagPr>
        <w:r w:rsidRPr="004A3DE1">
          <w:rPr>
            <w:sz w:val="28"/>
            <w:szCs w:val="28"/>
          </w:rPr>
          <w:t>1,5 мм</w:t>
        </w:r>
      </w:smartTag>
      <w:r w:rsidRPr="004A3DE1">
        <w:rPr>
          <w:sz w:val="28"/>
          <w:szCs w:val="28"/>
        </w:rPr>
        <w:t xml:space="preserve">, предел текучести стали </w:t>
      </w:r>
      <w:r w:rsidR="00004D75">
        <w:rPr>
          <w:sz w:val="28"/>
          <w:szCs w:val="28"/>
        </w:rPr>
        <w:t>–</w:t>
      </w:r>
      <w:r w:rsidRPr="004A3DE1">
        <w:rPr>
          <w:sz w:val="28"/>
          <w:szCs w:val="28"/>
        </w:rPr>
        <w:t xml:space="preserve"> от 230 до 350 Н/мм</w:t>
      </w:r>
      <w:r w:rsidRPr="00004D75">
        <w:rPr>
          <w:sz w:val="28"/>
          <w:szCs w:val="28"/>
          <w:vertAlign w:val="superscript"/>
        </w:rPr>
        <w:t>2</w:t>
      </w:r>
      <w:r w:rsidR="00004D75">
        <w:rPr>
          <w:sz w:val="28"/>
          <w:szCs w:val="28"/>
        </w:rPr>
        <w:t>,</w:t>
      </w:r>
      <w:r w:rsidRPr="004A3DE1">
        <w:rPr>
          <w:sz w:val="28"/>
          <w:szCs w:val="28"/>
        </w:rPr>
        <w:t xml:space="preserve"> относительно</w:t>
      </w:r>
      <w:r w:rsidR="00004D75">
        <w:rPr>
          <w:sz w:val="28"/>
          <w:szCs w:val="28"/>
        </w:rPr>
        <w:t>е</w:t>
      </w:r>
      <w:r w:rsidRPr="004A3DE1">
        <w:rPr>
          <w:sz w:val="28"/>
          <w:szCs w:val="28"/>
        </w:rPr>
        <w:t xml:space="preserve"> удлинени</w:t>
      </w:r>
      <w:r w:rsidR="00004D75">
        <w:rPr>
          <w:sz w:val="28"/>
          <w:szCs w:val="28"/>
        </w:rPr>
        <w:t>е при разрыве</w:t>
      </w:r>
      <w:r w:rsidRPr="004A3DE1">
        <w:rPr>
          <w:sz w:val="28"/>
          <w:szCs w:val="28"/>
        </w:rPr>
        <w:t xml:space="preserve"> </w:t>
      </w:r>
      <w:r w:rsidR="00004D75">
        <w:rPr>
          <w:sz w:val="28"/>
          <w:szCs w:val="28"/>
        </w:rPr>
        <w:t>–</w:t>
      </w:r>
      <w:r w:rsidRPr="004A3DE1">
        <w:rPr>
          <w:sz w:val="28"/>
          <w:szCs w:val="28"/>
        </w:rPr>
        <w:t xml:space="preserve"> от 16 </w:t>
      </w:r>
      <w:r w:rsidR="00CD26EF">
        <w:rPr>
          <w:sz w:val="28"/>
          <w:szCs w:val="28"/>
        </w:rPr>
        <w:t xml:space="preserve">% </w:t>
      </w:r>
      <w:r w:rsidRPr="004A3DE1">
        <w:rPr>
          <w:sz w:val="28"/>
          <w:szCs w:val="28"/>
        </w:rPr>
        <w:t>до 22</w:t>
      </w:r>
      <w:r w:rsidR="00004D75">
        <w:rPr>
          <w:sz w:val="28"/>
          <w:szCs w:val="28"/>
        </w:rPr>
        <w:t xml:space="preserve"> </w:t>
      </w:r>
      <w:r w:rsidRPr="004A3DE1">
        <w:rPr>
          <w:sz w:val="28"/>
          <w:szCs w:val="28"/>
        </w:rPr>
        <w:t>%.</w:t>
      </w:r>
    </w:p>
    <w:p w14:paraId="42A3E99D" w14:textId="77777777" w:rsidR="000A06AA" w:rsidRPr="004A3DE1" w:rsidRDefault="000A06AA" w:rsidP="00932913">
      <w:pPr>
        <w:pStyle w:val="aff1"/>
        <w:ind w:firstLine="567"/>
        <w:jc w:val="both"/>
        <w:rPr>
          <w:sz w:val="28"/>
          <w:szCs w:val="28"/>
        </w:rPr>
      </w:pPr>
      <w:r w:rsidRPr="004A3DE1">
        <w:rPr>
          <w:sz w:val="28"/>
          <w:szCs w:val="28"/>
        </w:rPr>
        <w:t xml:space="preserve">8.2.2.10 Стержневые упоры (стад-болты) выполняют в виде калиброванных стальных стержней диаметром от 10 до </w:t>
      </w:r>
      <w:smartTag w:uri="urn:schemas-microsoft-com:office:smarttags" w:element="metricconverter">
        <w:smartTagPr>
          <w:attr w:name="ProductID" w:val="25 мм"/>
        </w:smartTagPr>
        <w:r w:rsidRPr="004A3DE1">
          <w:rPr>
            <w:sz w:val="28"/>
            <w:szCs w:val="28"/>
          </w:rPr>
          <w:t>25 мм</w:t>
        </w:r>
      </w:smartTag>
      <w:r w:rsidRPr="004A3DE1">
        <w:rPr>
          <w:sz w:val="28"/>
          <w:szCs w:val="28"/>
        </w:rPr>
        <w:t xml:space="preserve"> с круглой головкой, приваренных через профилированный лист к стальной опорной балке плиты. Предел текучести стали стад-болтов – не менее 350 Н/мм</w:t>
      </w:r>
      <w:r w:rsidRPr="00004D75">
        <w:rPr>
          <w:sz w:val="28"/>
          <w:szCs w:val="28"/>
          <w:vertAlign w:val="superscript"/>
        </w:rPr>
        <w:t>2</w:t>
      </w:r>
      <w:r w:rsidRPr="004A3DE1">
        <w:rPr>
          <w:sz w:val="28"/>
          <w:szCs w:val="28"/>
        </w:rPr>
        <w:t>, относительное удлинение при разрыве – не менее 20</w:t>
      </w:r>
      <w:r w:rsidR="00004D75">
        <w:rPr>
          <w:sz w:val="28"/>
          <w:szCs w:val="28"/>
        </w:rPr>
        <w:t xml:space="preserve"> %.</w:t>
      </w:r>
    </w:p>
    <w:p w14:paraId="09BB3B4B" w14:textId="77777777" w:rsidR="000A06AA" w:rsidRPr="00004D75" w:rsidRDefault="00004D75" w:rsidP="00932913">
      <w:pPr>
        <w:pStyle w:val="aff1"/>
        <w:ind w:firstLine="567"/>
        <w:jc w:val="both"/>
        <w:rPr>
          <w:b/>
          <w:sz w:val="28"/>
          <w:szCs w:val="28"/>
        </w:rPr>
      </w:pPr>
      <w:bookmarkStart w:id="48" w:name="_Toc460856916"/>
      <w:r w:rsidRPr="00004D75">
        <w:rPr>
          <w:b/>
          <w:sz w:val="28"/>
          <w:szCs w:val="28"/>
        </w:rPr>
        <w:t xml:space="preserve">8.2.3 </w:t>
      </w:r>
      <w:r w:rsidR="000A06AA" w:rsidRPr="00004D75">
        <w:rPr>
          <w:b/>
          <w:sz w:val="28"/>
          <w:szCs w:val="28"/>
        </w:rPr>
        <w:t>Требования к проектированию конструкций</w:t>
      </w:r>
      <w:bookmarkEnd w:id="48"/>
    </w:p>
    <w:p w14:paraId="6EDE5FDF" w14:textId="77777777" w:rsidR="000A06AA" w:rsidRPr="004A3DE1" w:rsidRDefault="00004D75" w:rsidP="00932913">
      <w:pPr>
        <w:pStyle w:val="aff1"/>
        <w:ind w:firstLine="567"/>
        <w:jc w:val="both"/>
        <w:rPr>
          <w:sz w:val="28"/>
          <w:szCs w:val="28"/>
        </w:rPr>
      </w:pPr>
      <w:r>
        <w:rPr>
          <w:sz w:val="28"/>
          <w:szCs w:val="28"/>
        </w:rPr>
        <w:t xml:space="preserve">8.2.3.1 </w:t>
      </w:r>
      <w:r w:rsidR="000A06AA" w:rsidRPr="004A3DE1">
        <w:rPr>
          <w:sz w:val="28"/>
          <w:szCs w:val="28"/>
        </w:rPr>
        <w:t xml:space="preserve">Проектирование несущих </w:t>
      </w:r>
      <w:r w:rsidR="004A4283" w:rsidRPr="004A3DE1">
        <w:rPr>
          <w:sz w:val="28"/>
          <w:szCs w:val="28"/>
        </w:rPr>
        <w:t>конструкций</w:t>
      </w:r>
      <w:r w:rsidR="000A06AA" w:rsidRPr="004A3DE1">
        <w:rPr>
          <w:sz w:val="28"/>
          <w:szCs w:val="28"/>
        </w:rPr>
        <w:t xml:space="preserve"> высотных зданий следует проводить с учетом </w:t>
      </w:r>
      <w:r w:rsidR="004A4283" w:rsidRPr="004A3DE1">
        <w:rPr>
          <w:sz w:val="28"/>
          <w:szCs w:val="28"/>
        </w:rPr>
        <w:t xml:space="preserve">их </w:t>
      </w:r>
      <w:r w:rsidR="000A06AA" w:rsidRPr="004A3DE1">
        <w:rPr>
          <w:sz w:val="28"/>
          <w:szCs w:val="28"/>
        </w:rPr>
        <w:t>расчетного срока службы</w:t>
      </w:r>
      <w:r w:rsidR="004A4283" w:rsidRPr="004A3DE1">
        <w:rPr>
          <w:sz w:val="28"/>
          <w:szCs w:val="28"/>
        </w:rPr>
        <w:t>, который определяется в соответствии с требованиями ГОСТ 27751 в зависимости от класса сооружения.</w:t>
      </w:r>
    </w:p>
    <w:p w14:paraId="6410CD9E" w14:textId="77777777" w:rsidR="00004D75" w:rsidRDefault="00004D75" w:rsidP="00932913">
      <w:pPr>
        <w:pStyle w:val="aff1"/>
        <w:ind w:firstLine="567"/>
        <w:jc w:val="both"/>
        <w:rPr>
          <w:sz w:val="28"/>
          <w:szCs w:val="28"/>
        </w:rPr>
      </w:pPr>
      <w:r>
        <w:rPr>
          <w:sz w:val="28"/>
          <w:szCs w:val="28"/>
        </w:rPr>
        <w:t xml:space="preserve">8.2.3.2 </w:t>
      </w:r>
      <w:r w:rsidR="000A06AA" w:rsidRPr="004A3DE1">
        <w:rPr>
          <w:sz w:val="28"/>
          <w:szCs w:val="28"/>
        </w:rPr>
        <w:t>Проектирование несущих железобетонных, сталежелезобетонных и стальных конструкций следует проводить в соответствии с требованиями действующих норм</w:t>
      </w:r>
      <w:r>
        <w:rPr>
          <w:sz w:val="28"/>
          <w:szCs w:val="28"/>
        </w:rPr>
        <w:t>ативных документов</w:t>
      </w:r>
      <w:r w:rsidR="000A06AA" w:rsidRPr="004A3DE1">
        <w:rPr>
          <w:sz w:val="28"/>
          <w:szCs w:val="28"/>
        </w:rPr>
        <w:t>, указаниям</w:t>
      </w:r>
      <w:r>
        <w:rPr>
          <w:sz w:val="28"/>
          <w:szCs w:val="28"/>
        </w:rPr>
        <w:t>и</w:t>
      </w:r>
      <w:r w:rsidR="000A06AA" w:rsidRPr="004A3DE1">
        <w:rPr>
          <w:sz w:val="28"/>
          <w:szCs w:val="28"/>
        </w:rPr>
        <w:t xml:space="preserve"> настоящего свода правил, заданием на проектирование</w:t>
      </w:r>
      <w:r>
        <w:rPr>
          <w:sz w:val="28"/>
          <w:szCs w:val="28"/>
        </w:rPr>
        <w:t>.</w:t>
      </w:r>
    </w:p>
    <w:p w14:paraId="73AD1DE8" w14:textId="77777777" w:rsidR="000A06AA" w:rsidRPr="004A3DE1" w:rsidRDefault="00004D75" w:rsidP="00932913">
      <w:pPr>
        <w:pStyle w:val="aff1"/>
        <w:ind w:firstLine="567"/>
        <w:jc w:val="both"/>
        <w:rPr>
          <w:sz w:val="28"/>
          <w:szCs w:val="28"/>
        </w:rPr>
      </w:pPr>
      <w:r>
        <w:rPr>
          <w:sz w:val="28"/>
          <w:szCs w:val="28"/>
        </w:rPr>
        <w:lastRenderedPageBreak/>
        <w:t xml:space="preserve">8.2.3.3 </w:t>
      </w:r>
      <w:r w:rsidR="000A06AA" w:rsidRPr="004A3DE1">
        <w:rPr>
          <w:sz w:val="28"/>
          <w:szCs w:val="28"/>
        </w:rPr>
        <w:t xml:space="preserve">Размеры сечений колонн, толщину стен диафрагм и ядер жесткости допускается принимать переменными по высоте здания. Гибкость железобетонных и сталежелезобетонных колонн и стен из плоскости </w:t>
      </w:r>
      <w:r w:rsidRPr="00004D75">
        <w:rPr>
          <w:sz w:val="28"/>
          <w:szCs w:val="28"/>
        </w:rPr>
        <w:t>[</w:t>
      </w:r>
      <w:r w:rsidR="000A06AA" w:rsidRPr="004A3DE1">
        <w:rPr>
          <w:sz w:val="28"/>
          <w:szCs w:val="28"/>
        </w:rPr>
        <w:t xml:space="preserve">соотношение </w:t>
      </w:r>
      <w:r w:rsidR="000A06AA" w:rsidRPr="00004D75">
        <w:rPr>
          <w:i/>
          <w:sz w:val="28"/>
          <w:szCs w:val="28"/>
        </w:rPr>
        <w:t>l</w:t>
      </w:r>
      <w:r w:rsidR="000A06AA" w:rsidRPr="00004D75">
        <w:rPr>
          <w:sz w:val="28"/>
          <w:szCs w:val="28"/>
          <w:vertAlign w:val="subscript"/>
        </w:rPr>
        <w:t>0</w:t>
      </w:r>
      <w:r w:rsidR="000A06AA" w:rsidRPr="004A3DE1">
        <w:rPr>
          <w:sz w:val="28"/>
          <w:szCs w:val="28"/>
        </w:rPr>
        <w:t>/</w:t>
      </w:r>
      <w:r w:rsidR="000A06AA" w:rsidRPr="00004D75">
        <w:rPr>
          <w:i/>
          <w:sz w:val="28"/>
          <w:szCs w:val="28"/>
        </w:rPr>
        <w:t>i</w:t>
      </w:r>
      <w:r w:rsidR="000A06AA" w:rsidRPr="004A3DE1">
        <w:rPr>
          <w:sz w:val="28"/>
          <w:szCs w:val="28"/>
        </w:rPr>
        <w:t xml:space="preserve">, где </w:t>
      </w:r>
      <w:r w:rsidR="000A06AA" w:rsidRPr="003240BF">
        <w:rPr>
          <w:i/>
          <w:sz w:val="28"/>
          <w:szCs w:val="28"/>
        </w:rPr>
        <w:t>l</w:t>
      </w:r>
      <w:r w:rsidR="000A06AA" w:rsidRPr="003240BF">
        <w:rPr>
          <w:sz w:val="28"/>
          <w:szCs w:val="28"/>
          <w:vertAlign w:val="subscript"/>
        </w:rPr>
        <w:t>0</w:t>
      </w:r>
      <w:r w:rsidR="000A06AA" w:rsidRPr="004A3DE1">
        <w:rPr>
          <w:sz w:val="28"/>
          <w:szCs w:val="28"/>
        </w:rPr>
        <w:t xml:space="preserve"> </w:t>
      </w:r>
      <w:r w:rsidR="003240BF">
        <w:rPr>
          <w:sz w:val="28"/>
          <w:szCs w:val="28"/>
        </w:rPr>
        <w:t>–</w:t>
      </w:r>
      <w:r w:rsidR="000A06AA" w:rsidRPr="004A3DE1">
        <w:rPr>
          <w:sz w:val="28"/>
          <w:szCs w:val="28"/>
        </w:rPr>
        <w:t xml:space="preserve"> расчетная длина, </w:t>
      </w:r>
      <w:r w:rsidR="000A06AA" w:rsidRPr="003240BF">
        <w:rPr>
          <w:i/>
          <w:sz w:val="28"/>
          <w:szCs w:val="28"/>
        </w:rPr>
        <w:t>i</w:t>
      </w:r>
      <w:r w:rsidR="000A06AA" w:rsidRPr="004A3DE1">
        <w:rPr>
          <w:sz w:val="28"/>
          <w:szCs w:val="28"/>
        </w:rPr>
        <w:t xml:space="preserve"> </w:t>
      </w:r>
      <w:r w:rsidR="003240BF">
        <w:rPr>
          <w:sz w:val="28"/>
          <w:szCs w:val="28"/>
        </w:rPr>
        <w:t>–</w:t>
      </w:r>
      <w:r w:rsidR="000A06AA" w:rsidRPr="004A3DE1">
        <w:rPr>
          <w:sz w:val="28"/>
          <w:szCs w:val="28"/>
        </w:rPr>
        <w:t xml:space="preserve"> радиус инерции поперечного сечения (для стен принимается ширина 1 п</w:t>
      </w:r>
      <w:r w:rsidR="003240BF">
        <w:rPr>
          <w:sz w:val="28"/>
          <w:szCs w:val="28"/>
        </w:rPr>
        <w:t>ог</w:t>
      </w:r>
      <w:r w:rsidR="000A06AA" w:rsidRPr="004A3DE1">
        <w:rPr>
          <w:sz w:val="28"/>
          <w:szCs w:val="28"/>
        </w:rPr>
        <w:t>.</w:t>
      </w:r>
      <w:r w:rsidR="003240BF">
        <w:rPr>
          <w:sz w:val="28"/>
          <w:szCs w:val="28"/>
        </w:rPr>
        <w:t xml:space="preserve"> </w:t>
      </w:r>
      <w:r w:rsidR="00CD26EF">
        <w:rPr>
          <w:sz w:val="28"/>
          <w:szCs w:val="28"/>
        </w:rPr>
        <w:t>м)</w:t>
      </w:r>
      <w:r w:rsidR="003240BF" w:rsidRPr="003240BF">
        <w:rPr>
          <w:sz w:val="28"/>
          <w:szCs w:val="28"/>
        </w:rPr>
        <w:t>]</w:t>
      </w:r>
      <w:r w:rsidR="000A06AA" w:rsidRPr="004A3DE1">
        <w:rPr>
          <w:sz w:val="28"/>
          <w:szCs w:val="28"/>
        </w:rPr>
        <w:t xml:space="preserve"> следует принимать не более 60. Для стальных конструкций г</w:t>
      </w:r>
      <w:r w:rsidR="003240BF">
        <w:rPr>
          <w:sz w:val="28"/>
          <w:szCs w:val="28"/>
        </w:rPr>
        <w:t>ибкость не должна превышать 80.</w:t>
      </w:r>
    </w:p>
    <w:p w14:paraId="5361429E" w14:textId="77777777" w:rsidR="000A06AA" w:rsidRPr="004A3DE1" w:rsidRDefault="003240BF" w:rsidP="00932913">
      <w:pPr>
        <w:pStyle w:val="aff1"/>
        <w:ind w:firstLine="567"/>
        <w:jc w:val="both"/>
        <w:rPr>
          <w:sz w:val="28"/>
          <w:szCs w:val="28"/>
        </w:rPr>
      </w:pPr>
      <w:r>
        <w:rPr>
          <w:sz w:val="28"/>
          <w:szCs w:val="28"/>
        </w:rPr>
        <w:t xml:space="preserve">8.2.3.4 </w:t>
      </w:r>
      <w:r w:rsidR="000A06AA" w:rsidRPr="004A3DE1">
        <w:rPr>
          <w:sz w:val="28"/>
          <w:szCs w:val="28"/>
        </w:rPr>
        <w:t>При проектировании несущих железобетонных конструкций с гибкой арматурой дополнительно к указаниям действующих нормативных документов следует принимать:</w:t>
      </w:r>
    </w:p>
    <w:p w14:paraId="5545929F" w14:textId="77777777" w:rsidR="000A06AA" w:rsidRPr="004A3DE1" w:rsidRDefault="003240BF" w:rsidP="00932913">
      <w:pPr>
        <w:pStyle w:val="aff1"/>
        <w:ind w:firstLine="567"/>
        <w:jc w:val="both"/>
        <w:rPr>
          <w:sz w:val="28"/>
          <w:szCs w:val="28"/>
        </w:rPr>
      </w:pPr>
      <w:r>
        <w:rPr>
          <w:sz w:val="28"/>
          <w:szCs w:val="28"/>
        </w:rPr>
        <w:t xml:space="preserve">- </w:t>
      </w:r>
      <w:r w:rsidR="000A06AA" w:rsidRPr="004A3DE1">
        <w:rPr>
          <w:sz w:val="28"/>
          <w:szCs w:val="28"/>
        </w:rPr>
        <w:t>для колонн</w:t>
      </w:r>
      <w:r>
        <w:rPr>
          <w:sz w:val="28"/>
          <w:szCs w:val="28"/>
        </w:rPr>
        <w:t xml:space="preserve"> –</w:t>
      </w:r>
      <w:r w:rsidR="000A06AA" w:rsidRPr="004A3DE1">
        <w:rPr>
          <w:sz w:val="28"/>
          <w:szCs w:val="28"/>
        </w:rPr>
        <w:t xml:space="preserve"> симметричное продольное армирование с расположением арматуры как у граней колонн, так и, </w:t>
      </w:r>
      <w:r>
        <w:rPr>
          <w:sz w:val="28"/>
          <w:szCs w:val="28"/>
        </w:rPr>
        <w:t>при</w:t>
      </w:r>
      <w:r w:rsidR="000A06AA" w:rsidRPr="004A3DE1">
        <w:rPr>
          <w:sz w:val="28"/>
          <w:szCs w:val="28"/>
        </w:rPr>
        <w:t xml:space="preserve"> необходим</w:t>
      </w:r>
      <w:r>
        <w:rPr>
          <w:sz w:val="28"/>
          <w:szCs w:val="28"/>
        </w:rPr>
        <w:t>ости,</w:t>
      </w:r>
      <w:r w:rsidR="000A06AA" w:rsidRPr="004A3DE1">
        <w:rPr>
          <w:sz w:val="28"/>
          <w:szCs w:val="28"/>
        </w:rPr>
        <w:t xml:space="preserve"> внутри колонн; минимальный размер поперечного сечения </w:t>
      </w:r>
      <w:r>
        <w:rPr>
          <w:sz w:val="28"/>
          <w:szCs w:val="28"/>
        </w:rPr>
        <w:t>–</w:t>
      </w:r>
      <w:r w:rsidR="000A06AA" w:rsidRPr="004A3DE1">
        <w:rPr>
          <w:sz w:val="28"/>
          <w:szCs w:val="28"/>
        </w:rPr>
        <w:t xml:space="preserve"> </w:t>
      </w:r>
      <w:smartTag w:uri="urn:schemas-microsoft-com:office:smarttags" w:element="metricconverter">
        <w:smartTagPr>
          <w:attr w:name="ProductID" w:val="400 мм"/>
        </w:smartTagPr>
        <w:r w:rsidR="000A06AA" w:rsidRPr="004A3DE1">
          <w:rPr>
            <w:sz w:val="28"/>
            <w:szCs w:val="28"/>
          </w:rPr>
          <w:t>400 мм</w:t>
        </w:r>
      </w:smartTag>
      <w:r>
        <w:rPr>
          <w:sz w:val="28"/>
          <w:szCs w:val="28"/>
        </w:rPr>
        <w:t>;</w:t>
      </w:r>
    </w:p>
    <w:p w14:paraId="6916B4D4" w14:textId="77777777" w:rsidR="000A06AA" w:rsidRPr="004A3DE1" w:rsidRDefault="003240BF" w:rsidP="00932913">
      <w:pPr>
        <w:pStyle w:val="aff1"/>
        <w:ind w:firstLine="567"/>
        <w:jc w:val="both"/>
        <w:rPr>
          <w:sz w:val="28"/>
          <w:szCs w:val="28"/>
        </w:rPr>
      </w:pPr>
      <w:r>
        <w:rPr>
          <w:sz w:val="28"/>
          <w:szCs w:val="28"/>
        </w:rPr>
        <w:t xml:space="preserve">- </w:t>
      </w:r>
      <w:r w:rsidR="000A06AA" w:rsidRPr="004A3DE1">
        <w:rPr>
          <w:sz w:val="28"/>
          <w:szCs w:val="28"/>
        </w:rPr>
        <w:t>для пилонов, стен и ядер жесткости</w:t>
      </w:r>
      <w:r>
        <w:rPr>
          <w:sz w:val="28"/>
          <w:szCs w:val="28"/>
        </w:rPr>
        <w:t xml:space="preserve"> – </w:t>
      </w:r>
      <w:r w:rsidR="000A06AA" w:rsidRPr="004A3DE1">
        <w:rPr>
          <w:sz w:val="28"/>
          <w:szCs w:val="28"/>
        </w:rPr>
        <w:t xml:space="preserve">симметричную вертикальную и горизонтальную арматуру, расположенную у боковых граней стен; минимальная толщина пилонов – </w:t>
      </w:r>
      <w:smartTag w:uri="urn:schemas-microsoft-com:office:smarttags" w:element="metricconverter">
        <w:smartTagPr>
          <w:attr w:name="ProductID" w:val="250 мм"/>
        </w:smartTagPr>
        <w:r w:rsidR="000A06AA" w:rsidRPr="004A3DE1">
          <w:rPr>
            <w:sz w:val="28"/>
            <w:szCs w:val="28"/>
          </w:rPr>
          <w:t>250 мм</w:t>
        </w:r>
      </w:smartTag>
      <w:r w:rsidR="000A06AA" w:rsidRPr="004A3DE1">
        <w:rPr>
          <w:sz w:val="28"/>
          <w:szCs w:val="28"/>
        </w:rPr>
        <w:t xml:space="preserve">, стен – </w:t>
      </w:r>
      <w:smartTag w:uri="urn:schemas-microsoft-com:office:smarttags" w:element="metricconverter">
        <w:smartTagPr>
          <w:attr w:name="ProductID" w:val="200 мм"/>
        </w:smartTagPr>
        <w:r w:rsidR="000A06AA" w:rsidRPr="004A3DE1">
          <w:rPr>
            <w:sz w:val="28"/>
            <w:szCs w:val="28"/>
          </w:rPr>
          <w:t>200 мм</w:t>
        </w:r>
      </w:smartTag>
      <w:r w:rsidR="000A06AA" w:rsidRPr="004A3DE1">
        <w:rPr>
          <w:sz w:val="28"/>
          <w:szCs w:val="28"/>
        </w:rPr>
        <w:t>;</w:t>
      </w:r>
    </w:p>
    <w:p w14:paraId="27240567" w14:textId="77777777" w:rsidR="002A569E" w:rsidRPr="004A3DE1" w:rsidRDefault="003240BF" w:rsidP="00932913">
      <w:pPr>
        <w:pStyle w:val="aff1"/>
        <w:ind w:firstLine="567"/>
        <w:jc w:val="both"/>
        <w:rPr>
          <w:sz w:val="28"/>
          <w:szCs w:val="28"/>
        </w:rPr>
      </w:pPr>
      <w:r>
        <w:rPr>
          <w:sz w:val="28"/>
          <w:szCs w:val="28"/>
        </w:rPr>
        <w:t xml:space="preserve">- </w:t>
      </w:r>
      <w:r w:rsidR="002A569E" w:rsidRPr="004A3DE1">
        <w:rPr>
          <w:sz w:val="28"/>
          <w:szCs w:val="28"/>
        </w:rPr>
        <w:t xml:space="preserve">диаметры продольной арматуры в несущих железобетонных конструкциях следует принимать не менее: для колонн </w:t>
      </w:r>
      <w:r>
        <w:rPr>
          <w:sz w:val="28"/>
          <w:szCs w:val="28"/>
        </w:rPr>
        <w:t xml:space="preserve">– </w:t>
      </w:r>
      <w:r w:rsidR="002A569E" w:rsidRPr="004A3DE1">
        <w:rPr>
          <w:sz w:val="28"/>
          <w:szCs w:val="28"/>
        </w:rPr>
        <w:t>20</w:t>
      </w:r>
      <w:r>
        <w:rPr>
          <w:sz w:val="28"/>
          <w:szCs w:val="28"/>
        </w:rPr>
        <w:t xml:space="preserve"> мм</w:t>
      </w:r>
      <w:r w:rsidR="002A569E" w:rsidRPr="004A3DE1">
        <w:rPr>
          <w:sz w:val="28"/>
          <w:szCs w:val="28"/>
        </w:rPr>
        <w:t xml:space="preserve">; для стен, балок и плит перекрытий </w:t>
      </w:r>
      <w:r>
        <w:rPr>
          <w:sz w:val="28"/>
          <w:szCs w:val="28"/>
        </w:rPr>
        <w:t xml:space="preserve">– </w:t>
      </w:r>
      <w:r w:rsidR="002A569E" w:rsidRPr="004A3DE1">
        <w:rPr>
          <w:sz w:val="28"/>
          <w:szCs w:val="28"/>
        </w:rPr>
        <w:t>12</w:t>
      </w:r>
      <w:r>
        <w:rPr>
          <w:sz w:val="28"/>
          <w:szCs w:val="28"/>
        </w:rPr>
        <w:t xml:space="preserve"> мм</w:t>
      </w:r>
      <w:r w:rsidR="002A569E" w:rsidRPr="004A3DE1">
        <w:rPr>
          <w:sz w:val="28"/>
          <w:szCs w:val="28"/>
        </w:rPr>
        <w:t>;</w:t>
      </w:r>
    </w:p>
    <w:p w14:paraId="2BF018D6" w14:textId="77777777" w:rsidR="002A569E" w:rsidRPr="004A3DE1" w:rsidRDefault="002A569E" w:rsidP="00932913">
      <w:pPr>
        <w:pStyle w:val="aff1"/>
        <w:ind w:firstLine="567"/>
        <w:jc w:val="both"/>
        <w:rPr>
          <w:sz w:val="28"/>
          <w:szCs w:val="28"/>
        </w:rPr>
      </w:pPr>
      <w:r w:rsidRPr="004A3DE1">
        <w:rPr>
          <w:sz w:val="28"/>
          <w:szCs w:val="28"/>
        </w:rPr>
        <w:t>- толщину защитного слоя бетона рабочей гибкой арматуры следует принимать не менее диаметра арматуры</w:t>
      </w:r>
      <w:r w:rsidR="003240BF">
        <w:rPr>
          <w:sz w:val="28"/>
          <w:szCs w:val="28"/>
        </w:rPr>
        <w:t xml:space="preserve">, но </w:t>
      </w:r>
      <w:r w:rsidRPr="004A3DE1">
        <w:rPr>
          <w:sz w:val="28"/>
          <w:szCs w:val="28"/>
        </w:rPr>
        <w:t xml:space="preserve">не менее </w:t>
      </w:r>
      <w:smartTag w:uri="urn:schemas-microsoft-com:office:smarttags" w:element="metricconverter">
        <w:smartTagPr>
          <w:attr w:name="ProductID" w:val="25 мм"/>
        </w:smartTagPr>
        <w:r w:rsidRPr="004A3DE1">
          <w:rPr>
            <w:sz w:val="28"/>
            <w:szCs w:val="28"/>
          </w:rPr>
          <w:t>25 мм</w:t>
        </w:r>
      </w:smartTag>
      <w:r w:rsidRPr="004A3DE1">
        <w:rPr>
          <w:sz w:val="28"/>
          <w:szCs w:val="28"/>
        </w:rPr>
        <w:t>.</w:t>
      </w:r>
    </w:p>
    <w:p w14:paraId="34F58A1B" w14:textId="77777777" w:rsidR="000A06AA" w:rsidRPr="004A3DE1" w:rsidRDefault="003240BF" w:rsidP="00932913">
      <w:pPr>
        <w:pStyle w:val="aff1"/>
        <w:ind w:firstLine="567"/>
        <w:jc w:val="both"/>
        <w:rPr>
          <w:sz w:val="28"/>
          <w:szCs w:val="28"/>
        </w:rPr>
      </w:pPr>
      <w:r>
        <w:rPr>
          <w:sz w:val="28"/>
          <w:szCs w:val="28"/>
        </w:rPr>
        <w:t xml:space="preserve">8.2.3.5 </w:t>
      </w:r>
      <w:r w:rsidR="000A06AA" w:rsidRPr="004A3DE1">
        <w:rPr>
          <w:sz w:val="28"/>
          <w:szCs w:val="28"/>
        </w:rPr>
        <w:t>Обеспечение совместной работы сборных элементов с монолитным бетоном в сборно-монолитных конструкциях следует осуществлять путем устройства шпонок, создания рифленой поверхности сборного элемента и выпусков поперечной арматуры.</w:t>
      </w:r>
    </w:p>
    <w:p w14:paraId="4AC008C5" w14:textId="77777777" w:rsidR="000A06AA" w:rsidRPr="004A3DE1" w:rsidRDefault="003240BF" w:rsidP="00932913">
      <w:pPr>
        <w:pStyle w:val="aff1"/>
        <w:ind w:firstLine="567"/>
        <w:jc w:val="both"/>
        <w:rPr>
          <w:sz w:val="28"/>
          <w:szCs w:val="28"/>
        </w:rPr>
      </w:pPr>
      <w:r>
        <w:rPr>
          <w:sz w:val="28"/>
          <w:szCs w:val="28"/>
        </w:rPr>
        <w:t xml:space="preserve">8.2.3.6 </w:t>
      </w:r>
      <w:r w:rsidR="000A06AA" w:rsidRPr="004A3DE1">
        <w:rPr>
          <w:sz w:val="28"/>
          <w:szCs w:val="28"/>
        </w:rPr>
        <w:t>Стальные конструкции высотных зданий следует проектировать с учетом возможности их разделения на отправочные элементы, не превышающие транспортны</w:t>
      </w:r>
      <w:r>
        <w:rPr>
          <w:sz w:val="28"/>
          <w:szCs w:val="28"/>
        </w:rPr>
        <w:t>х</w:t>
      </w:r>
      <w:r w:rsidR="000A06AA" w:rsidRPr="004A3DE1">
        <w:rPr>
          <w:sz w:val="28"/>
          <w:szCs w:val="28"/>
        </w:rPr>
        <w:t xml:space="preserve"> габарит</w:t>
      </w:r>
      <w:r>
        <w:rPr>
          <w:sz w:val="28"/>
          <w:szCs w:val="28"/>
        </w:rPr>
        <w:t>ов</w:t>
      </w:r>
      <w:r w:rsidR="000A06AA" w:rsidRPr="004A3DE1">
        <w:rPr>
          <w:sz w:val="28"/>
          <w:szCs w:val="28"/>
        </w:rPr>
        <w:t xml:space="preserve"> (автомобильны</w:t>
      </w:r>
      <w:r>
        <w:rPr>
          <w:sz w:val="28"/>
          <w:szCs w:val="28"/>
        </w:rPr>
        <w:t>х</w:t>
      </w:r>
      <w:r w:rsidR="000A06AA" w:rsidRPr="004A3DE1">
        <w:rPr>
          <w:sz w:val="28"/>
          <w:szCs w:val="28"/>
        </w:rPr>
        <w:t xml:space="preserve"> или железнодорожны</w:t>
      </w:r>
      <w:r>
        <w:rPr>
          <w:sz w:val="28"/>
          <w:szCs w:val="28"/>
        </w:rPr>
        <w:t>х).</w:t>
      </w:r>
    </w:p>
    <w:p w14:paraId="441D5B09" w14:textId="77777777" w:rsidR="000A06AA" w:rsidRPr="004A3DE1" w:rsidRDefault="003240BF" w:rsidP="00932913">
      <w:pPr>
        <w:pStyle w:val="aff1"/>
        <w:ind w:firstLine="567"/>
        <w:jc w:val="both"/>
        <w:rPr>
          <w:sz w:val="28"/>
          <w:szCs w:val="28"/>
        </w:rPr>
      </w:pPr>
      <w:r>
        <w:rPr>
          <w:sz w:val="28"/>
          <w:szCs w:val="28"/>
        </w:rPr>
        <w:t xml:space="preserve">8.2.3.7 </w:t>
      </w:r>
      <w:r w:rsidR="000A06AA" w:rsidRPr="004A3DE1">
        <w:rPr>
          <w:sz w:val="28"/>
          <w:szCs w:val="28"/>
        </w:rPr>
        <w:t>Конструкции колонн и балок стальных каркасов следует проектировать прокатными или составными из листа в виде двутавров, коробчатых сечений, крестовых или сплошных прямоугольных сечений из листа. Листовой и фасонный прокат принимается в соответствии с требованиями СП 16.13330 и ГОСТ 27772. Для вертикальных несущих элементов следует принимать стали повышенной и высокой прочности (С390, С440) для нижних этажей, низколегированные стали (С345) для среднего уровня здания и стали обычной прочности (С255) для верхних этажей здания. Внутри замкнутых составных сечений следует предусматривать размещение диафрагм с шагом не более 40</w:t>
      </w:r>
      <w:r w:rsidR="000A06AA" w:rsidRPr="003240BF">
        <w:rPr>
          <w:i/>
          <w:sz w:val="28"/>
          <w:szCs w:val="28"/>
        </w:rPr>
        <w:t>i</w:t>
      </w:r>
      <w:r>
        <w:rPr>
          <w:sz w:val="28"/>
          <w:szCs w:val="28"/>
        </w:rPr>
        <w:t xml:space="preserve"> (где </w:t>
      </w:r>
      <w:r w:rsidRPr="003240BF">
        <w:rPr>
          <w:i/>
          <w:sz w:val="28"/>
          <w:szCs w:val="28"/>
        </w:rPr>
        <w:t>i</w:t>
      </w:r>
      <w:r>
        <w:rPr>
          <w:sz w:val="28"/>
          <w:szCs w:val="28"/>
        </w:rPr>
        <w:t xml:space="preserve"> – то же, что и в 8.2.3</w:t>
      </w:r>
      <w:r w:rsidR="00542BD4">
        <w:rPr>
          <w:sz w:val="28"/>
          <w:szCs w:val="28"/>
        </w:rPr>
        <w:t>.</w:t>
      </w:r>
      <w:r>
        <w:rPr>
          <w:sz w:val="28"/>
          <w:szCs w:val="28"/>
        </w:rPr>
        <w:t>3)</w:t>
      </w:r>
      <w:r w:rsidR="000A06AA" w:rsidRPr="004A3DE1">
        <w:rPr>
          <w:sz w:val="28"/>
          <w:szCs w:val="28"/>
        </w:rPr>
        <w:t>. При проектировании зданий в районах сейсмичностью 7, 8 и 9 баллов при конструировании узлов следует руководство</w:t>
      </w:r>
      <w:r>
        <w:rPr>
          <w:sz w:val="28"/>
          <w:szCs w:val="28"/>
        </w:rPr>
        <w:t>ваться положениями СП 14.13330.</w:t>
      </w:r>
    </w:p>
    <w:p w14:paraId="353A5092" w14:textId="77777777" w:rsidR="000A06AA" w:rsidRPr="004A3DE1" w:rsidRDefault="003240BF" w:rsidP="00932913">
      <w:pPr>
        <w:pStyle w:val="aff1"/>
        <w:ind w:firstLine="567"/>
        <w:jc w:val="both"/>
        <w:rPr>
          <w:sz w:val="28"/>
          <w:szCs w:val="28"/>
        </w:rPr>
      </w:pPr>
      <w:r>
        <w:rPr>
          <w:sz w:val="28"/>
          <w:szCs w:val="28"/>
        </w:rPr>
        <w:lastRenderedPageBreak/>
        <w:t xml:space="preserve">8.2.3.8 </w:t>
      </w:r>
      <w:r w:rsidR="000A06AA" w:rsidRPr="004A3DE1">
        <w:rPr>
          <w:sz w:val="28"/>
          <w:szCs w:val="28"/>
        </w:rPr>
        <w:t xml:space="preserve">Монтажные стыки стальных колонн, а также сопряжение стальных колонн с опорными плитами следует выполнять с фрезерованными торцами со сварным стыковым соединением либо на фиксирующих накладках (на сварке или болтах). В зависимости от </w:t>
      </w:r>
      <w:r>
        <w:rPr>
          <w:sz w:val="28"/>
          <w:szCs w:val="28"/>
        </w:rPr>
        <w:t>массы</w:t>
      </w:r>
      <w:r w:rsidR="000A06AA" w:rsidRPr="004A3DE1">
        <w:rPr>
          <w:sz w:val="28"/>
          <w:szCs w:val="28"/>
        </w:rPr>
        <w:t xml:space="preserve"> отправочного элемента (как правило, не более 15 т) стыки колонн размещают через один-два этажа. Ось стыка располагают на высоте 800</w:t>
      </w:r>
      <w:r>
        <w:rPr>
          <w:sz w:val="28"/>
          <w:szCs w:val="28"/>
        </w:rPr>
        <w:t>–</w:t>
      </w:r>
      <w:r w:rsidR="000A06AA" w:rsidRPr="004A3DE1">
        <w:rPr>
          <w:sz w:val="28"/>
          <w:szCs w:val="28"/>
        </w:rPr>
        <w:t>1000 мм от уровня верха перекрытия. При проектировании сварных соединений налич</w:t>
      </w:r>
      <w:r>
        <w:rPr>
          <w:sz w:val="28"/>
          <w:szCs w:val="28"/>
        </w:rPr>
        <w:t>ие лобовых швов не допускается.</w:t>
      </w:r>
    </w:p>
    <w:p w14:paraId="1931C4E3" w14:textId="77777777" w:rsidR="000A06AA" w:rsidRPr="004A3DE1" w:rsidRDefault="003240BF" w:rsidP="00932913">
      <w:pPr>
        <w:pStyle w:val="aff1"/>
        <w:ind w:firstLine="567"/>
        <w:jc w:val="both"/>
        <w:rPr>
          <w:sz w:val="28"/>
          <w:szCs w:val="28"/>
        </w:rPr>
      </w:pPr>
      <w:r>
        <w:rPr>
          <w:sz w:val="28"/>
          <w:szCs w:val="28"/>
        </w:rPr>
        <w:t xml:space="preserve">8.2.3.9 </w:t>
      </w:r>
      <w:r w:rsidR="000A06AA" w:rsidRPr="004A3DE1">
        <w:rPr>
          <w:sz w:val="28"/>
          <w:szCs w:val="28"/>
        </w:rPr>
        <w:t>При проектировании стыков стальных колонн следует учитывать возможную перемену знака продольного усилия при локальном разрушении конструкций. Усилие растяжения (при его наличии) следует определять по правилам расчета конструкций на особое сочетание при ЧС по 8.</w:t>
      </w:r>
      <w:r>
        <w:rPr>
          <w:sz w:val="28"/>
          <w:szCs w:val="28"/>
        </w:rPr>
        <w:t>2.</w:t>
      </w:r>
      <w:r w:rsidR="000A06AA" w:rsidRPr="004A3DE1">
        <w:rPr>
          <w:sz w:val="28"/>
          <w:szCs w:val="28"/>
        </w:rPr>
        <w:t>4 настоящего свода правил. Болтовое или сварное соединение элементов колонн следует рассчитывать отдельно на два вида условных нагрузок (кроме основного и особого сочетани</w:t>
      </w:r>
      <w:r>
        <w:rPr>
          <w:sz w:val="28"/>
          <w:szCs w:val="28"/>
        </w:rPr>
        <w:t>й):</w:t>
      </w:r>
    </w:p>
    <w:p w14:paraId="255AF5C2" w14:textId="77777777" w:rsidR="000A06AA" w:rsidRPr="004A3DE1" w:rsidRDefault="000A06AA" w:rsidP="00932913">
      <w:pPr>
        <w:pStyle w:val="aff1"/>
        <w:ind w:firstLine="567"/>
        <w:jc w:val="both"/>
        <w:rPr>
          <w:sz w:val="28"/>
          <w:szCs w:val="28"/>
        </w:rPr>
      </w:pPr>
      <w:r w:rsidRPr="004A3DE1">
        <w:rPr>
          <w:sz w:val="28"/>
          <w:szCs w:val="28"/>
        </w:rPr>
        <w:t>- на усилие растяжения, равное 25</w:t>
      </w:r>
      <w:r w:rsidR="003240BF">
        <w:rPr>
          <w:sz w:val="28"/>
          <w:szCs w:val="28"/>
        </w:rPr>
        <w:t xml:space="preserve"> </w:t>
      </w:r>
      <w:r w:rsidR="00542BD4">
        <w:rPr>
          <w:sz w:val="28"/>
          <w:szCs w:val="28"/>
        </w:rPr>
        <w:t>%</w:t>
      </w:r>
      <w:r w:rsidRPr="004A3DE1">
        <w:rPr>
          <w:sz w:val="28"/>
          <w:szCs w:val="28"/>
        </w:rPr>
        <w:t xml:space="preserve"> сжимающего усилия в стыке;</w:t>
      </w:r>
    </w:p>
    <w:p w14:paraId="2D92DD48" w14:textId="77777777" w:rsidR="000A06AA" w:rsidRPr="004A3DE1" w:rsidRDefault="000A06AA" w:rsidP="00932913">
      <w:pPr>
        <w:pStyle w:val="aff1"/>
        <w:ind w:firstLine="567"/>
        <w:jc w:val="both"/>
        <w:rPr>
          <w:sz w:val="28"/>
          <w:szCs w:val="28"/>
        </w:rPr>
      </w:pPr>
      <w:r w:rsidRPr="004A3DE1">
        <w:rPr>
          <w:sz w:val="28"/>
          <w:szCs w:val="28"/>
        </w:rPr>
        <w:t>- на поперечную силу, равную 2</w:t>
      </w:r>
      <w:r w:rsidR="003240BF">
        <w:rPr>
          <w:sz w:val="28"/>
          <w:szCs w:val="28"/>
        </w:rPr>
        <w:t xml:space="preserve"> </w:t>
      </w:r>
      <w:r w:rsidR="00542BD4">
        <w:rPr>
          <w:sz w:val="28"/>
          <w:szCs w:val="28"/>
        </w:rPr>
        <w:t xml:space="preserve">% </w:t>
      </w:r>
      <w:r w:rsidRPr="004A3DE1">
        <w:rPr>
          <w:sz w:val="28"/>
          <w:szCs w:val="28"/>
        </w:rPr>
        <w:t>сжимающего усилия в стыке (независимо вдоль обеих гла</w:t>
      </w:r>
      <w:r w:rsidR="003240BF">
        <w:rPr>
          <w:sz w:val="28"/>
          <w:szCs w:val="28"/>
        </w:rPr>
        <w:t>вных осей поперечного сечения).</w:t>
      </w:r>
    </w:p>
    <w:p w14:paraId="763FE9C5" w14:textId="77777777" w:rsidR="000A06AA" w:rsidRPr="004A3DE1" w:rsidRDefault="003240BF" w:rsidP="00932913">
      <w:pPr>
        <w:pStyle w:val="aff1"/>
        <w:ind w:firstLine="567"/>
        <w:jc w:val="both"/>
        <w:rPr>
          <w:sz w:val="28"/>
          <w:szCs w:val="28"/>
        </w:rPr>
      </w:pPr>
      <w:r>
        <w:rPr>
          <w:sz w:val="28"/>
          <w:szCs w:val="28"/>
        </w:rPr>
        <w:t xml:space="preserve">8.2.3.10 </w:t>
      </w:r>
      <w:r w:rsidR="000A06AA" w:rsidRPr="004A3DE1">
        <w:rPr>
          <w:sz w:val="28"/>
          <w:szCs w:val="28"/>
        </w:rPr>
        <w:t xml:space="preserve">Опорные плиты стальных колонн набирают из отдельных листов и фиксируют между собой на сварке либо выполняют в виде сплошного стального сляба. В любом случае в опорной плите должны быть предусмотрены отверстия для контроля заполнения раствором (бетоном) зазора между опорной плитой и фундаментом. Зазор между фундаментом и опорной плитой до выполнения </w:t>
      </w:r>
      <w:r>
        <w:rPr>
          <w:sz w:val="28"/>
          <w:szCs w:val="28"/>
        </w:rPr>
        <w:t xml:space="preserve">бетонной </w:t>
      </w:r>
      <w:r w:rsidR="000A06AA" w:rsidRPr="004A3DE1">
        <w:rPr>
          <w:sz w:val="28"/>
          <w:szCs w:val="28"/>
        </w:rPr>
        <w:t xml:space="preserve">подливки должен составлять не менее </w:t>
      </w:r>
      <w:smartTag w:uri="urn:schemas-microsoft-com:office:smarttags" w:element="metricconverter">
        <w:smartTagPr>
          <w:attr w:name="ProductID" w:val="150 мм"/>
        </w:smartTagPr>
        <w:r w:rsidR="000A06AA" w:rsidRPr="004A3DE1">
          <w:rPr>
            <w:sz w:val="28"/>
            <w:szCs w:val="28"/>
          </w:rPr>
          <w:t>150 мм</w:t>
        </w:r>
      </w:smartTag>
      <w:r w:rsidR="000A06AA" w:rsidRPr="004A3DE1">
        <w:rPr>
          <w:sz w:val="28"/>
          <w:szCs w:val="28"/>
        </w:rPr>
        <w:t xml:space="preserve">. При бетонировании подливки </w:t>
      </w:r>
      <w:r>
        <w:rPr>
          <w:sz w:val="28"/>
          <w:szCs w:val="28"/>
        </w:rPr>
        <w:t>следует</w:t>
      </w:r>
      <w:r w:rsidR="000A06AA" w:rsidRPr="004A3DE1">
        <w:rPr>
          <w:sz w:val="28"/>
          <w:szCs w:val="28"/>
        </w:rPr>
        <w:t xml:space="preserve"> использовать бетоны класса прочности не ниже бетона фундаментной плиты на мелком заполнителе с пластифицирующими добавками, повышающими подвижность бетонной смеси.</w:t>
      </w:r>
    </w:p>
    <w:p w14:paraId="0CF829DF" w14:textId="77777777" w:rsidR="000A06AA" w:rsidRPr="004A3DE1" w:rsidRDefault="003240BF" w:rsidP="00932913">
      <w:pPr>
        <w:pStyle w:val="aff1"/>
        <w:ind w:firstLine="567"/>
        <w:jc w:val="both"/>
        <w:rPr>
          <w:sz w:val="28"/>
          <w:szCs w:val="28"/>
        </w:rPr>
      </w:pPr>
      <w:r>
        <w:rPr>
          <w:sz w:val="28"/>
          <w:szCs w:val="28"/>
        </w:rPr>
        <w:t xml:space="preserve">8.2.3.11 </w:t>
      </w:r>
      <w:r w:rsidR="000A06AA" w:rsidRPr="004A3DE1">
        <w:rPr>
          <w:sz w:val="28"/>
          <w:szCs w:val="28"/>
        </w:rPr>
        <w:t xml:space="preserve">Проектирование узлов примыкания стальных балок к стальным колоннам выполняют в соответствии со схемой, принятой при расчете здания </w:t>
      </w:r>
      <w:r>
        <w:rPr>
          <w:sz w:val="28"/>
          <w:szCs w:val="28"/>
        </w:rPr>
        <w:t>(</w:t>
      </w:r>
      <w:r w:rsidR="000A06AA" w:rsidRPr="004A3DE1">
        <w:rPr>
          <w:sz w:val="28"/>
          <w:szCs w:val="28"/>
        </w:rPr>
        <w:t>жесткое или шарнирное</w:t>
      </w:r>
      <w:r>
        <w:rPr>
          <w:sz w:val="28"/>
          <w:szCs w:val="28"/>
        </w:rPr>
        <w:t xml:space="preserve"> примыкание)</w:t>
      </w:r>
      <w:r w:rsidR="000A06AA" w:rsidRPr="004A3DE1">
        <w:rPr>
          <w:sz w:val="28"/>
          <w:szCs w:val="28"/>
        </w:rPr>
        <w:t xml:space="preserve">. Жесткое примыкание балок к стержню колонны выполняется только по одному направлению на типовых этажах здания и может выполняться по двум направлениям в уровнях этажей жесткости (аутригеров). При выполнении жесткого узла на накладках </w:t>
      </w:r>
      <w:r>
        <w:rPr>
          <w:sz w:val="28"/>
          <w:szCs w:val="28"/>
        </w:rPr>
        <w:t>с</w:t>
      </w:r>
      <w:r w:rsidR="000A06AA" w:rsidRPr="004A3DE1">
        <w:rPr>
          <w:sz w:val="28"/>
          <w:szCs w:val="28"/>
        </w:rPr>
        <w:t xml:space="preserve"> помощ</w:t>
      </w:r>
      <w:r>
        <w:rPr>
          <w:sz w:val="28"/>
          <w:szCs w:val="28"/>
        </w:rPr>
        <w:t>ью</w:t>
      </w:r>
      <w:r w:rsidR="000A06AA" w:rsidRPr="004A3DE1">
        <w:rPr>
          <w:sz w:val="28"/>
          <w:szCs w:val="28"/>
        </w:rPr>
        <w:t xml:space="preserve"> сварки следует проектировать накладки таким образом, чтобы монтажный шов име</w:t>
      </w:r>
      <w:r>
        <w:rPr>
          <w:sz w:val="28"/>
          <w:szCs w:val="28"/>
        </w:rPr>
        <w:t>л верхнее положение.</w:t>
      </w:r>
    </w:p>
    <w:p w14:paraId="276B1ADE" w14:textId="77777777" w:rsidR="000A06AA" w:rsidRPr="004A3DE1" w:rsidRDefault="003240BF" w:rsidP="00932913">
      <w:pPr>
        <w:pStyle w:val="aff1"/>
        <w:ind w:firstLine="567"/>
        <w:jc w:val="both"/>
        <w:rPr>
          <w:sz w:val="28"/>
          <w:szCs w:val="28"/>
        </w:rPr>
      </w:pPr>
      <w:r>
        <w:rPr>
          <w:sz w:val="28"/>
          <w:szCs w:val="28"/>
        </w:rPr>
        <w:t xml:space="preserve">8.2.3.12 </w:t>
      </w:r>
      <w:r w:rsidR="000A06AA" w:rsidRPr="004A3DE1">
        <w:rPr>
          <w:sz w:val="28"/>
          <w:szCs w:val="28"/>
        </w:rPr>
        <w:t xml:space="preserve">При проектировании стальных балок, направленных перпендикулярно плоскости фасада, и их шарнирных узлов крепления к колоннам следует дополнительно учитывать силу сжатия, которая передается на балки и узлы при ветровых воздействиях на фасад. </w:t>
      </w:r>
      <w:r w:rsidR="002A569E" w:rsidRPr="004A3DE1">
        <w:rPr>
          <w:sz w:val="28"/>
          <w:szCs w:val="28"/>
        </w:rPr>
        <w:t>Значение данной силы принимают</w:t>
      </w:r>
      <w:r w:rsidR="000A06AA" w:rsidRPr="004A3DE1">
        <w:rPr>
          <w:sz w:val="28"/>
          <w:szCs w:val="28"/>
        </w:rPr>
        <w:t xml:space="preserve"> по результатам пространственного расчета здания, но не менее 0,3</w:t>
      </w:r>
      <w:r w:rsidR="00930691">
        <w:rPr>
          <w:sz w:val="28"/>
          <w:szCs w:val="28"/>
        </w:rPr>
        <w:t xml:space="preserve"> </w:t>
      </w:r>
      <w:r w:rsidR="000A06AA" w:rsidRPr="004A3DE1">
        <w:rPr>
          <w:sz w:val="28"/>
          <w:szCs w:val="28"/>
        </w:rPr>
        <w:t xml:space="preserve">% вертикального усилия в наружной колонне, к которой примыкает балка. </w:t>
      </w:r>
    </w:p>
    <w:p w14:paraId="52F27BBB" w14:textId="77777777" w:rsidR="000A06AA" w:rsidRPr="004A3DE1" w:rsidRDefault="00930691" w:rsidP="00932913">
      <w:pPr>
        <w:pStyle w:val="aff1"/>
        <w:ind w:firstLine="567"/>
        <w:jc w:val="both"/>
        <w:rPr>
          <w:sz w:val="28"/>
          <w:szCs w:val="28"/>
        </w:rPr>
      </w:pPr>
      <w:r>
        <w:rPr>
          <w:sz w:val="28"/>
          <w:szCs w:val="28"/>
        </w:rPr>
        <w:lastRenderedPageBreak/>
        <w:t xml:space="preserve">8.2.3.13 </w:t>
      </w:r>
      <w:r w:rsidR="000A06AA" w:rsidRPr="004A3DE1">
        <w:rPr>
          <w:sz w:val="28"/>
          <w:szCs w:val="28"/>
        </w:rPr>
        <w:t xml:space="preserve">При проектировании аутригерных стальных конструкций рекомендуется выполнять узлы </w:t>
      </w:r>
      <w:r w:rsidR="00467951" w:rsidRPr="004A3DE1">
        <w:rPr>
          <w:sz w:val="28"/>
          <w:szCs w:val="28"/>
        </w:rPr>
        <w:t>с учетом рис</w:t>
      </w:r>
      <w:r>
        <w:rPr>
          <w:sz w:val="28"/>
          <w:szCs w:val="28"/>
        </w:rPr>
        <w:t>унка</w:t>
      </w:r>
      <w:r w:rsidR="00467951" w:rsidRPr="004A3DE1">
        <w:rPr>
          <w:sz w:val="28"/>
          <w:szCs w:val="28"/>
        </w:rPr>
        <w:t xml:space="preserve"> Б.2</w:t>
      </w:r>
      <w:r>
        <w:rPr>
          <w:sz w:val="28"/>
          <w:szCs w:val="28"/>
        </w:rPr>
        <w:t xml:space="preserve"> (п</w:t>
      </w:r>
      <w:r w:rsidRPr="004A3DE1">
        <w:rPr>
          <w:sz w:val="28"/>
          <w:szCs w:val="28"/>
        </w:rPr>
        <w:t>риложени</w:t>
      </w:r>
      <w:r>
        <w:rPr>
          <w:sz w:val="28"/>
          <w:szCs w:val="28"/>
        </w:rPr>
        <w:t>е</w:t>
      </w:r>
      <w:r w:rsidRPr="004A3DE1">
        <w:rPr>
          <w:sz w:val="28"/>
          <w:szCs w:val="28"/>
        </w:rPr>
        <w:t xml:space="preserve"> Б</w:t>
      </w:r>
      <w:r>
        <w:rPr>
          <w:sz w:val="28"/>
          <w:szCs w:val="28"/>
        </w:rPr>
        <w:t>)</w:t>
      </w:r>
      <w:r w:rsidR="00467951" w:rsidRPr="004A3DE1">
        <w:rPr>
          <w:sz w:val="28"/>
          <w:szCs w:val="28"/>
        </w:rPr>
        <w:t>.</w:t>
      </w:r>
      <w:r w:rsidR="000A06AA" w:rsidRPr="004A3DE1">
        <w:rPr>
          <w:sz w:val="28"/>
          <w:szCs w:val="28"/>
        </w:rPr>
        <w:t xml:space="preserve"> При этом более предпочтительным</w:t>
      </w:r>
      <w:r>
        <w:rPr>
          <w:sz w:val="28"/>
          <w:szCs w:val="28"/>
        </w:rPr>
        <w:t>и</w:t>
      </w:r>
      <w:r w:rsidR="000A06AA" w:rsidRPr="004A3DE1">
        <w:rPr>
          <w:sz w:val="28"/>
          <w:szCs w:val="28"/>
        </w:rPr>
        <w:t xml:space="preserve"> являются сварные соединения. Следует также учитывать размеры отправочных элементов конструкций ферм и не превышать транспортны</w:t>
      </w:r>
      <w:r w:rsidR="00542BD4">
        <w:rPr>
          <w:sz w:val="28"/>
          <w:szCs w:val="28"/>
        </w:rPr>
        <w:t>е</w:t>
      </w:r>
      <w:r w:rsidR="000A06AA" w:rsidRPr="004A3DE1">
        <w:rPr>
          <w:sz w:val="28"/>
          <w:szCs w:val="28"/>
        </w:rPr>
        <w:t xml:space="preserve"> габарит</w:t>
      </w:r>
      <w:r w:rsidR="00542BD4">
        <w:rPr>
          <w:sz w:val="28"/>
          <w:szCs w:val="28"/>
        </w:rPr>
        <w:t>ы</w:t>
      </w:r>
      <w:r w:rsidR="000A06AA" w:rsidRPr="004A3DE1">
        <w:rPr>
          <w:sz w:val="28"/>
          <w:szCs w:val="28"/>
        </w:rPr>
        <w:t xml:space="preserve">. Монтажные сварные или болтовые стыки конструкций следует размещать вне зоны </w:t>
      </w:r>
      <w:r>
        <w:rPr>
          <w:sz w:val="28"/>
          <w:szCs w:val="28"/>
        </w:rPr>
        <w:t>узловых пересечений элементов.</w:t>
      </w:r>
    </w:p>
    <w:p w14:paraId="3B81A0E8" w14:textId="77777777" w:rsidR="0027393A" w:rsidRPr="004A3DE1" w:rsidRDefault="00930691" w:rsidP="00932913">
      <w:pPr>
        <w:pStyle w:val="aff1"/>
        <w:ind w:firstLine="567"/>
        <w:jc w:val="both"/>
        <w:rPr>
          <w:sz w:val="28"/>
          <w:szCs w:val="28"/>
        </w:rPr>
      </w:pPr>
      <w:r>
        <w:rPr>
          <w:sz w:val="28"/>
          <w:szCs w:val="28"/>
        </w:rPr>
        <w:t xml:space="preserve">8.2.3.14 </w:t>
      </w:r>
      <w:r w:rsidR="000A06AA" w:rsidRPr="004A3DE1">
        <w:rPr>
          <w:sz w:val="28"/>
          <w:szCs w:val="28"/>
        </w:rPr>
        <w:t xml:space="preserve">Общая толщина монолитной плиты перекрытия по профилированному настилу, который используется в качестве несъемной опалубки, должна быть не менее </w:t>
      </w:r>
      <w:smartTag w:uri="urn:schemas-microsoft-com:office:smarttags" w:element="metricconverter">
        <w:smartTagPr>
          <w:attr w:name="ProductID" w:val="125 мм"/>
        </w:smartTagPr>
        <w:r w:rsidR="000A06AA" w:rsidRPr="004A3DE1">
          <w:rPr>
            <w:sz w:val="28"/>
            <w:szCs w:val="28"/>
          </w:rPr>
          <w:t>125 мм</w:t>
        </w:r>
      </w:smartTag>
      <w:r w:rsidR="0027393A" w:rsidRPr="004A3DE1">
        <w:rPr>
          <w:sz w:val="28"/>
          <w:szCs w:val="28"/>
        </w:rPr>
        <w:t>.</w:t>
      </w:r>
      <w:r w:rsidR="006675D9" w:rsidRPr="004A3DE1">
        <w:rPr>
          <w:sz w:val="28"/>
          <w:szCs w:val="28"/>
        </w:rPr>
        <w:t xml:space="preserve"> </w:t>
      </w:r>
      <w:r w:rsidR="000A06AA" w:rsidRPr="004A3DE1">
        <w:rPr>
          <w:sz w:val="28"/>
          <w:szCs w:val="28"/>
        </w:rPr>
        <w:t xml:space="preserve">Толщина бетона над верхней поверхностью гофров настила должна быть не менее </w:t>
      </w:r>
      <w:smartTag w:uri="urn:schemas-microsoft-com:office:smarttags" w:element="metricconverter">
        <w:smartTagPr>
          <w:attr w:name="ProductID" w:val="50 мм"/>
        </w:smartTagPr>
        <w:r w:rsidR="000A06AA" w:rsidRPr="004A3DE1">
          <w:rPr>
            <w:sz w:val="28"/>
            <w:szCs w:val="28"/>
          </w:rPr>
          <w:t>50 мм</w:t>
        </w:r>
      </w:smartTag>
      <w:r w:rsidR="000A06AA" w:rsidRPr="004A3DE1">
        <w:rPr>
          <w:sz w:val="28"/>
          <w:szCs w:val="28"/>
        </w:rPr>
        <w:t xml:space="preserve">, над верхним концом анкерного упора – не менее </w:t>
      </w:r>
      <w:smartTag w:uri="urn:schemas-microsoft-com:office:smarttags" w:element="metricconverter">
        <w:smartTagPr>
          <w:attr w:name="ProductID" w:val="30 мм"/>
        </w:smartTagPr>
        <w:r w:rsidR="000A06AA" w:rsidRPr="004A3DE1">
          <w:rPr>
            <w:sz w:val="28"/>
            <w:szCs w:val="28"/>
          </w:rPr>
          <w:t>30 мм</w:t>
        </w:r>
      </w:smartTag>
      <w:r w:rsidR="000A06AA" w:rsidRPr="004A3DE1">
        <w:rPr>
          <w:sz w:val="28"/>
          <w:szCs w:val="28"/>
        </w:rPr>
        <w:t xml:space="preserve">. Листы профилированного настила должны соединяться между собой по продольным краям внахлест крайними полками с помощью комбинированных заклепок или самонарезающих винтов диаметром от 4,8 до </w:t>
      </w:r>
      <w:smartTag w:uri="urn:schemas-microsoft-com:office:smarttags" w:element="metricconverter">
        <w:smartTagPr>
          <w:attr w:name="ProductID" w:val="5,5 мм"/>
        </w:smartTagPr>
        <w:r w:rsidR="000A06AA" w:rsidRPr="004A3DE1">
          <w:rPr>
            <w:sz w:val="28"/>
            <w:szCs w:val="28"/>
          </w:rPr>
          <w:t>5,5 мм</w:t>
        </w:r>
      </w:smartTag>
      <w:r w:rsidR="000A06AA" w:rsidRPr="004A3DE1">
        <w:rPr>
          <w:sz w:val="28"/>
          <w:szCs w:val="28"/>
        </w:rPr>
        <w:t xml:space="preserve"> с шагом не более </w:t>
      </w:r>
      <w:smartTag w:uri="urn:schemas-microsoft-com:office:smarttags" w:element="metricconverter">
        <w:smartTagPr>
          <w:attr w:name="ProductID" w:val="400 мм"/>
        </w:smartTagPr>
        <w:r w:rsidR="000A06AA" w:rsidRPr="004A3DE1">
          <w:rPr>
            <w:sz w:val="28"/>
            <w:szCs w:val="28"/>
          </w:rPr>
          <w:t>400 мм</w:t>
        </w:r>
      </w:smartTag>
      <w:r w:rsidR="000A06AA" w:rsidRPr="004A3DE1">
        <w:rPr>
          <w:sz w:val="28"/>
          <w:szCs w:val="28"/>
        </w:rPr>
        <w:t xml:space="preserve">. Настил должен крепиться к стальным опорным балкам перекрытия самонарезающими винтами или дюбелями диаметром от 4,5 до </w:t>
      </w:r>
      <w:smartTag w:uri="urn:schemas-microsoft-com:office:smarttags" w:element="metricconverter">
        <w:smartTagPr>
          <w:attr w:name="ProductID" w:val="6,3 мм"/>
        </w:smartTagPr>
        <w:r w:rsidR="000A06AA" w:rsidRPr="004A3DE1">
          <w:rPr>
            <w:sz w:val="28"/>
            <w:szCs w:val="28"/>
          </w:rPr>
          <w:t>6,3 мм</w:t>
        </w:r>
      </w:smartTag>
      <w:r w:rsidR="000A06AA" w:rsidRPr="004A3DE1">
        <w:rPr>
          <w:sz w:val="28"/>
          <w:szCs w:val="28"/>
        </w:rPr>
        <w:t xml:space="preserve"> в каждом гофре. Ширина нижних полок настила, в гофрах которого располагаются анкерные упоры, должна быть не менее </w:t>
      </w:r>
      <w:smartTag w:uri="urn:schemas-microsoft-com:office:smarttags" w:element="metricconverter">
        <w:smartTagPr>
          <w:attr w:name="ProductID" w:val="50 мм"/>
        </w:smartTagPr>
        <w:r w:rsidR="000A06AA" w:rsidRPr="004A3DE1">
          <w:rPr>
            <w:sz w:val="28"/>
            <w:szCs w:val="28"/>
          </w:rPr>
          <w:t>50 мм</w:t>
        </w:r>
      </w:smartTag>
      <w:r w:rsidR="000A06AA" w:rsidRPr="004A3DE1">
        <w:rPr>
          <w:sz w:val="28"/>
          <w:szCs w:val="28"/>
        </w:rPr>
        <w:t xml:space="preserve">. Упоры располагаются симметрично относительно оси опорной балки с шагом по длине балки </w:t>
      </w:r>
      <w:r>
        <w:rPr>
          <w:sz w:val="28"/>
          <w:szCs w:val="28"/>
        </w:rPr>
        <w:t>от</w:t>
      </w:r>
      <w:r w:rsidR="000A06AA" w:rsidRPr="004A3DE1">
        <w:rPr>
          <w:sz w:val="28"/>
          <w:szCs w:val="28"/>
        </w:rPr>
        <w:t xml:space="preserve"> 50 </w:t>
      </w:r>
      <w:r>
        <w:rPr>
          <w:sz w:val="28"/>
          <w:szCs w:val="28"/>
        </w:rPr>
        <w:t>до</w:t>
      </w:r>
      <w:r w:rsidR="000A06AA" w:rsidRPr="004A3DE1">
        <w:rPr>
          <w:sz w:val="28"/>
          <w:szCs w:val="28"/>
        </w:rPr>
        <w:t xml:space="preserve"> </w:t>
      </w:r>
      <w:smartTag w:uri="urn:schemas-microsoft-com:office:smarttags" w:element="metricconverter">
        <w:smartTagPr>
          <w:attr w:name="ProductID" w:val="400 мм"/>
        </w:smartTagPr>
        <w:r w:rsidR="000A06AA" w:rsidRPr="004A3DE1">
          <w:rPr>
            <w:sz w:val="28"/>
            <w:szCs w:val="28"/>
          </w:rPr>
          <w:t>400 мм</w:t>
        </w:r>
      </w:smartTag>
      <w:r w:rsidR="000A06AA" w:rsidRPr="004A3DE1">
        <w:rPr>
          <w:sz w:val="28"/>
          <w:szCs w:val="28"/>
        </w:rPr>
        <w:t>.</w:t>
      </w:r>
      <w:r w:rsidR="008667A9" w:rsidRPr="004A3DE1">
        <w:rPr>
          <w:sz w:val="28"/>
          <w:szCs w:val="28"/>
        </w:rPr>
        <w:t xml:space="preserve"> </w:t>
      </w:r>
      <w:r w:rsidR="0027393A" w:rsidRPr="004A3DE1">
        <w:rPr>
          <w:sz w:val="28"/>
          <w:szCs w:val="28"/>
        </w:rPr>
        <w:t>Необходимую звукоизоляцию принима</w:t>
      </w:r>
      <w:r>
        <w:rPr>
          <w:sz w:val="28"/>
          <w:szCs w:val="28"/>
        </w:rPr>
        <w:t>ют</w:t>
      </w:r>
      <w:r w:rsidR="0027393A" w:rsidRPr="004A3DE1">
        <w:rPr>
          <w:sz w:val="28"/>
          <w:szCs w:val="28"/>
        </w:rPr>
        <w:t xml:space="preserve"> с учетом 12.3.</w:t>
      </w:r>
    </w:p>
    <w:p w14:paraId="7706B44D" w14:textId="77777777" w:rsidR="000A06AA" w:rsidRPr="004A3DE1" w:rsidRDefault="00930691" w:rsidP="00932913">
      <w:pPr>
        <w:pStyle w:val="aff1"/>
        <w:ind w:firstLine="567"/>
        <w:jc w:val="both"/>
        <w:rPr>
          <w:sz w:val="28"/>
          <w:szCs w:val="28"/>
        </w:rPr>
      </w:pPr>
      <w:r>
        <w:rPr>
          <w:sz w:val="28"/>
          <w:szCs w:val="28"/>
        </w:rPr>
        <w:t xml:space="preserve">8.2.3.15 </w:t>
      </w:r>
      <w:r w:rsidR="000A06AA" w:rsidRPr="004A3DE1">
        <w:rPr>
          <w:sz w:val="28"/>
          <w:szCs w:val="28"/>
        </w:rPr>
        <w:t>Защитный слой бетона для арматуры плиты по несъемной опалубке из профилированного настила должен удовлет</w:t>
      </w:r>
      <w:r>
        <w:rPr>
          <w:sz w:val="28"/>
          <w:szCs w:val="28"/>
        </w:rPr>
        <w:t>ворять требованиям СП 63.13330.</w:t>
      </w:r>
    </w:p>
    <w:p w14:paraId="573FEDE0" w14:textId="6C733428" w:rsidR="000A06AA" w:rsidRPr="004A3DE1" w:rsidRDefault="00930691" w:rsidP="00932913">
      <w:pPr>
        <w:pStyle w:val="aff1"/>
        <w:ind w:firstLine="567"/>
        <w:jc w:val="both"/>
        <w:rPr>
          <w:sz w:val="28"/>
          <w:szCs w:val="28"/>
        </w:rPr>
      </w:pPr>
      <w:r>
        <w:rPr>
          <w:sz w:val="28"/>
          <w:szCs w:val="28"/>
        </w:rPr>
        <w:t xml:space="preserve">8.2.3.16 </w:t>
      </w:r>
      <w:r w:rsidR="00C274A6" w:rsidRPr="004A3DE1">
        <w:rPr>
          <w:sz w:val="28"/>
          <w:szCs w:val="28"/>
        </w:rPr>
        <w:t xml:space="preserve">Конструктивные требования к железобетонным конструкциям с жесткой арматурой должны удовлетворять </w:t>
      </w:r>
      <w:r>
        <w:rPr>
          <w:sz w:val="28"/>
          <w:szCs w:val="28"/>
        </w:rPr>
        <w:t xml:space="preserve">требованиям </w:t>
      </w:r>
      <w:r w:rsidR="00F55578" w:rsidRPr="001F2135">
        <w:rPr>
          <w:bCs/>
          <w:kern w:val="36"/>
          <w:sz w:val="28"/>
          <w:szCs w:val="28"/>
        </w:rPr>
        <w:t>СП 63.13330.2018</w:t>
      </w:r>
      <w:r>
        <w:rPr>
          <w:sz w:val="28"/>
          <w:szCs w:val="28"/>
        </w:rPr>
        <w:t xml:space="preserve"> </w:t>
      </w:r>
      <w:r w:rsidR="00C274A6" w:rsidRPr="004A3DE1">
        <w:rPr>
          <w:sz w:val="28"/>
          <w:szCs w:val="28"/>
        </w:rPr>
        <w:t>(раздел 10)</w:t>
      </w:r>
      <w:r>
        <w:rPr>
          <w:sz w:val="28"/>
          <w:szCs w:val="28"/>
        </w:rPr>
        <w:t>.</w:t>
      </w:r>
      <w:r w:rsidR="00C274A6" w:rsidRPr="004A3DE1">
        <w:rPr>
          <w:sz w:val="28"/>
          <w:szCs w:val="28"/>
        </w:rPr>
        <w:t xml:space="preserve"> Толщина защитного слоя для жесткой арматуры должна быть не менее </w:t>
      </w:r>
      <w:smartTag w:uri="urn:schemas-microsoft-com:office:smarttags" w:element="metricconverter">
        <w:smartTagPr>
          <w:attr w:name="ProductID" w:val="50 мм"/>
        </w:smartTagPr>
        <w:r w:rsidR="00C274A6" w:rsidRPr="004A3DE1">
          <w:rPr>
            <w:sz w:val="28"/>
            <w:szCs w:val="28"/>
          </w:rPr>
          <w:t>50 мм</w:t>
        </w:r>
      </w:smartTag>
      <w:r w:rsidR="00C274A6" w:rsidRPr="004A3DE1">
        <w:rPr>
          <w:sz w:val="28"/>
          <w:szCs w:val="28"/>
        </w:rPr>
        <w:t xml:space="preserve">. Для конструкций, работающих в агрессивных средах, толщину защитного слоя следует назначать с учетом требований СП 28.13330. При назначении толщины защитного слоя бетона следует также учитывать требования </w:t>
      </w:r>
      <w:r>
        <w:rPr>
          <w:sz w:val="28"/>
          <w:szCs w:val="28"/>
        </w:rPr>
        <w:t>СП 112.13330</w:t>
      </w:r>
      <w:r w:rsidR="00C274A6" w:rsidRPr="004A3DE1">
        <w:rPr>
          <w:sz w:val="28"/>
          <w:szCs w:val="28"/>
        </w:rPr>
        <w:t>. Наибольший суммарный процент армирования колонн продольной гибкой арматурой не должен превышать 6</w:t>
      </w:r>
      <w:r w:rsidR="00DF4943">
        <w:rPr>
          <w:sz w:val="28"/>
          <w:szCs w:val="28"/>
        </w:rPr>
        <w:t xml:space="preserve"> </w:t>
      </w:r>
      <w:r w:rsidR="00C274A6" w:rsidRPr="004A3DE1">
        <w:rPr>
          <w:sz w:val="28"/>
          <w:szCs w:val="28"/>
        </w:rPr>
        <w:t xml:space="preserve">%. В случае применения сталежелезобетонных колонн с жесткой и гибкой арматурой </w:t>
      </w:r>
      <w:r w:rsidR="00B11702" w:rsidRPr="004A3DE1">
        <w:rPr>
          <w:sz w:val="28"/>
          <w:szCs w:val="28"/>
        </w:rPr>
        <w:t>наибольший</w:t>
      </w:r>
      <w:r w:rsidR="00C274A6" w:rsidRPr="004A3DE1">
        <w:rPr>
          <w:sz w:val="28"/>
          <w:szCs w:val="28"/>
        </w:rPr>
        <w:t xml:space="preserve"> процент армирования допускается не более 15</w:t>
      </w:r>
      <w:r w:rsidR="00DF4943">
        <w:rPr>
          <w:sz w:val="28"/>
          <w:szCs w:val="28"/>
        </w:rPr>
        <w:t xml:space="preserve"> </w:t>
      </w:r>
      <w:r w:rsidR="00C274A6" w:rsidRPr="004A3DE1">
        <w:rPr>
          <w:sz w:val="28"/>
          <w:szCs w:val="28"/>
        </w:rPr>
        <w:t>%.</w:t>
      </w:r>
      <w:r w:rsidR="00DF4943">
        <w:rPr>
          <w:sz w:val="28"/>
          <w:szCs w:val="28"/>
        </w:rPr>
        <w:t xml:space="preserve"> </w:t>
      </w:r>
      <w:r w:rsidR="000A06AA" w:rsidRPr="004A3DE1">
        <w:rPr>
          <w:sz w:val="28"/>
          <w:szCs w:val="28"/>
        </w:rPr>
        <w:t xml:space="preserve">Если при расчете конструкции в ней возникают изгибающие моменты только от случайных эксцентриситетов, то процент армирования допускается принимать не более 25. Гибкую продольную арматуру следует устанавливать во всех случаях. Диаметр продольных гибких рабочих стержней сжатых элементов монолитных конструкций должен быть </w:t>
      </w:r>
      <w:r w:rsidR="00DF4943">
        <w:rPr>
          <w:sz w:val="28"/>
          <w:szCs w:val="28"/>
        </w:rPr>
        <w:t>от</w:t>
      </w:r>
      <w:r w:rsidR="000A06AA" w:rsidRPr="004A3DE1">
        <w:rPr>
          <w:sz w:val="28"/>
          <w:szCs w:val="28"/>
        </w:rPr>
        <w:t xml:space="preserve"> 12 </w:t>
      </w:r>
      <w:r w:rsidR="00DF4943">
        <w:rPr>
          <w:sz w:val="28"/>
          <w:szCs w:val="28"/>
        </w:rPr>
        <w:t>до</w:t>
      </w:r>
      <w:r w:rsidR="000A06AA" w:rsidRPr="004A3DE1">
        <w:rPr>
          <w:sz w:val="28"/>
          <w:szCs w:val="28"/>
        </w:rPr>
        <w:t xml:space="preserve"> </w:t>
      </w:r>
      <w:smartTag w:uri="urn:schemas-microsoft-com:office:smarttags" w:element="metricconverter">
        <w:smartTagPr>
          <w:attr w:name="ProductID" w:val="40 мм"/>
        </w:smartTagPr>
        <w:r w:rsidR="000A06AA" w:rsidRPr="004A3DE1">
          <w:rPr>
            <w:sz w:val="28"/>
            <w:szCs w:val="28"/>
          </w:rPr>
          <w:t>40 мм</w:t>
        </w:r>
      </w:smartTag>
      <w:r w:rsidR="000A06AA" w:rsidRPr="004A3DE1">
        <w:rPr>
          <w:sz w:val="28"/>
          <w:szCs w:val="28"/>
        </w:rPr>
        <w:t xml:space="preserve">. Стыки гибкой арматуры </w:t>
      </w:r>
      <w:r w:rsidR="00F05C1F" w:rsidRPr="004A3DE1">
        <w:rPr>
          <w:sz w:val="28"/>
          <w:szCs w:val="28"/>
        </w:rPr>
        <w:t>принимают</w:t>
      </w:r>
      <w:r w:rsidR="000A06AA" w:rsidRPr="004A3DE1">
        <w:rPr>
          <w:sz w:val="28"/>
          <w:szCs w:val="28"/>
        </w:rPr>
        <w:t xml:space="preserve"> в соответствии с указаниями СП 63.13330</w:t>
      </w:r>
      <w:r w:rsidR="00DF4943">
        <w:rPr>
          <w:sz w:val="28"/>
          <w:szCs w:val="28"/>
        </w:rPr>
        <w:t>.2012</w:t>
      </w:r>
      <w:r w:rsidR="000A06AA" w:rsidRPr="004A3DE1">
        <w:rPr>
          <w:sz w:val="28"/>
          <w:szCs w:val="28"/>
        </w:rPr>
        <w:t xml:space="preserve"> (подраздел 10.3). Стыки жесткой арматуры должны удовлетворять требо</w:t>
      </w:r>
      <w:r w:rsidR="002D6501">
        <w:rPr>
          <w:sz w:val="28"/>
          <w:szCs w:val="28"/>
        </w:rPr>
        <w:t xml:space="preserve">ваниям </w:t>
      </w:r>
      <w:r w:rsidR="00F55578" w:rsidRPr="001F2135">
        <w:rPr>
          <w:bCs/>
          <w:kern w:val="36"/>
          <w:sz w:val="28"/>
          <w:szCs w:val="28"/>
        </w:rPr>
        <w:t>СП 16.13330.2017</w:t>
      </w:r>
      <w:r w:rsidR="002D6501">
        <w:rPr>
          <w:sz w:val="28"/>
          <w:szCs w:val="28"/>
        </w:rPr>
        <w:t xml:space="preserve"> (раздел 14).</w:t>
      </w:r>
    </w:p>
    <w:p w14:paraId="5D95797B" w14:textId="77777777" w:rsidR="00F55578" w:rsidRPr="00E04F66" w:rsidRDefault="00F55578" w:rsidP="00F55578">
      <w:pPr>
        <w:pStyle w:val="aff1"/>
        <w:ind w:firstLine="567"/>
        <w:jc w:val="both"/>
        <w:rPr>
          <w:b/>
          <w:sz w:val="28"/>
          <w:szCs w:val="28"/>
        </w:rPr>
      </w:pPr>
      <w:r w:rsidRPr="00E04F66">
        <w:rPr>
          <w:b/>
          <w:sz w:val="28"/>
          <w:szCs w:val="28"/>
        </w:rPr>
        <w:lastRenderedPageBreak/>
        <w:t>(Измененная редакция, Изм. № 1).</w:t>
      </w:r>
    </w:p>
    <w:p w14:paraId="4A95869D" w14:textId="77777777" w:rsidR="000A06AA" w:rsidRPr="004A3DE1" w:rsidRDefault="002D6501" w:rsidP="00932913">
      <w:pPr>
        <w:pStyle w:val="aff1"/>
        <w:ind w:firstLine="567"/>
        <w:jc w:val="both"/>
        <w:rPr>
          <w:sz w:val="28"/>
          <w:szCs w:val="28"/>
        </w:rPr>
      </w:pPr>
      <w:r>
        <w:rPr>
          <w:sz w:val="28"/>
          <w:szCs w:val="28"/>
        </w:rPr>
        <w:t xml:space="preserve">8.2.3.17 </w:t>
      </w:r>
      <w:r w:rsidR="000A06AA" w:rsidRPr="004A3DE1">
        <w:rPr>
          <w:sz w:val="28"/>
          <w:szCs w:val="28"/>
        </w:rPr>
        <w:t>При проектировании конструкций следует:</w:t>
      </w:r>
    </w:p>
    <w:p w14:paraId="6559FF83" w14:textId="77777777" w:rsidR="000A06AA" w:rsidRPr="004A3DE1" w:rsidRDefault="002D6501" w:rsidP="00932913">
      <w:pPr>
        <w:pStyle w:val="aff1"/>
        <w:ind w:firstLine="567"/>
        <w:jc w:val="both"/>
        <w:rPr>
          <w:sz w:val="28"/>
          <w:szCs w:val="28"/>
        </w:rPr>
      </w:pPr>
      <w:r>
        <w:rPr>
          <w:sz w:val="28"/>
          <w:szCs w:val="28"/>
        </w:rPr>
        <w:t xml:space="preserve">- </w:t>
      </w:r>
      <w:r w:rsidR="000A06AA" w:rsidRPr="004A3DE1">
        <w:rPr>
          <w:sz w:val="28"/>
          <w:szCs w:val="28"/>
        </w:rPr>
        <w:t>применять рациональные профили проката, эффективные стали и прогрессивные типы соединений; элементы конструкций должны иметь минима</w:t>
      </w:r>
      <w:r>
        <w:rPr>
          <w:sz w:val="28"/>
          <w:szCs w:val="28"/>
        </w:rPr>
        <w:t xml:space="preserve">льные сечения, удовлетворяющие требованиям </w:t>
      </w:r>
      <w:r w:rsidR="000A06AA" w:rsidRPr="004A3DE1">
        <w:rPr>
          <w:sz w:val="28"/>
          <w:szCs w:val="28"/>
        </w:rPr>
        <w:t>нас</w:t>
      </w:r>
      <w:r>
        <w:rPr>
          <w:sz w:val="28"/>
          <w:szCs w:val="28"/>
        </w:rPr>
        <w:t>тоящего свода правил</w:t>
      </w:r>
      <w:r w:rsidR="00542BD4">
        <w:rPr>
          <w:sz w:val="28"/>
          <w:szCs w:val="28"/>
        </w:rPr>
        <w:t>,</w:t>
      </w:r>
      <w:r>
        <w:rPr>
          <w:sz w:val="28"/>
          <w:szCs w:val="28"/>
        </w:rPr>
        <w:t xml:space="preserve"> с </w:t>
      </w:r>
      <w:r w:rsidR="000A06AA" w:rsidRPr="004A3DE1">
        <w:rPr>
          <w:sz w:val="28"/>
          <w:szCs w:val="28"/>
        </w:rPr>
        <w:t>учетом сортаментов на прокат и трубы;</w:t>
      </w:r>
    </w:p>
    <w:p w14:paraId="48AC338F" w14:textId="77777777" w:rsidR="000A06AA" w:rsidRPr="004A3DE1" w:rsidRDefault="000A06AA" w:rsidP="00932913">
      <w:pPr>
        <w:pStyle w:val="aff1"/>
        <w:ind w:firstLine="567"/>
        <w:jc w:val="both"/>
        <w:rPr>
          <w:sz w:val="28"/>
          <w:szCs w:val="28"/>
        </w:rPr>
      </w:pPr>
      <w:r w:rsidRPr="004A3DE1">
        <w:rPr>
          <w:sz w:val="28"/>
          <w:szCs w:val="28"/>
        </w:rPr>
        <w:t>-</w:t>
      </w:r>
      <w:r w:rsidRPr="004A3DE1">
        <w:rPr>
          <w:sz w:val="28"/>
          <w:szCs w:val="28"/>
        </w:rPr>
        <w:tab/>
        <w:t>предусматривать технологичность и наименьшую трудоемкость изготовления, транспортирования и монтажа;</w:t>
      </w:r>
    </w:p>
    <w:p w14:paraId="1142CF2B" w14:textId="77777777" w:rsidR="000A06AA" w:rsidRPr="004A3DE1" w:rsidRDefault="000A06AA" w:rsidP="00932913">
      <w:pPr>
        <w:pStyle w:val="aff1"/>
        <w:ind w:firstLine="567"/>
        <w:jc w:val="both"/>
        <w:rPr>
          <w:sz w:val="28"/>
          <w:szCs w:val="28"/>
        </w:rPr>
      </w:pPr>
      <w:r w:rsidRPr="004A3DE1">
        <w:rPr>
          <w:sz w:val="28"/>
          <w:szCs w:val="28"/>
        </w:rPr>
        <w:t>-</w:t>
      </w:r>
      <w:r w:rsidRPr="004A3DE1">
        <w:rPr>
          <w:sz w:val="28"/>
          <w:szCs w:val="28"/>
        </w:rPr>
        <w:tab/>
        <w:t>учитывать производственные возможности и мощность технологического и кранового оборудования предприятий – изготовителей конструкций, монтажных организаций;</w:t>
      </w:r>
    </w:p>
    <w:p w14:paraId="4B124C68" w14:textId="77777777" w:rsidR="000A06AA" w:rsidRPr="004A3DE1" w:rsidRDefault="000A06AA" w:rsidP="00932913">
      <w:pPr>
        <w:pStyle w:val="aff1"/>
        <w:ind w:firstLine="567"/>
        <w:jc w:val="both"/>
        <w:rPr>
          <w:sz w:val="28"/>
          <w:szCs w:val="28"/>
        </w:rPr>
      </w:pPr>
      <w:r w:rsidRPr="004A3DE1">
        <w:rPr>
          <w:sz w:val="28"/>
          <w:szCs w:val="28"/>
        </w:rPr>
        <w:t>-</w:t>
      </w:r>
      <w:r w:rsidRPr="004A3DE1">
        <w:rPr>
          <w:sz w:val="28"/>
          <w:szCs w:val="28"/>
        </w:rPr>
        <w:tab/>
        <w:t>учитывать допускаемые отклонения от проектных размеров и геометрической формы элементов конструкций при изготовлении и монтаже.</w:t>
      </w:r>
    </w:p>
    <w:p w14:paraId="180A1CEE" w14:textId="77777777" w:rsidR="00B175E0" w:rsidRPr="004A3DE1" w:rsidRDefault="002D6501" w:rsidP="00932913">
      <w:pPr>
        <w:pStyle w:val="aff1"/>
        <w:ind w:firstLine="567"/>
        <w:jc w:val="both"/>
        <w:rPr>
          <w:sz w:val="28"/>
          <w:szCs w:val="28"/>
        </w:rPr>
      </w:pPr>
      <w:r>
        <w:rPr>
          <w:sz w:val="28"/>
          <w:szCs w:val="28"/>
        </w:rPr>
        <w:t xml:space="preserve">8.2.3.18 </w:t>
      </w:r>
      <w:r w:rsidR="00B175E0" w:rsidRPr="004A3DE1">
        <w:rPr>
          <w:sz w:val="28"/>
          <w:szCs w:val="28"/>
        </w:rPr>
        <w:t>Безопасность, эксплуатационная пригодность, долговечность конструкций высотных зданий и другие устанавливаемые заданием на проектирование требования должны быть обеспечены выполнением:</w:t>
      </w:r>
    </w:p>
    <w:p w14:paraId="5704A68F" w14:textId="77777777" w:rsidR="00B175E0" w:rsidRPr="004A3DE1" w:rsidRDefault="00B175E0" w:rsidP="00932913">
      <w:pPr>
        <w:pStyle w:val="aff1"/>
        <w:ind w:firstLine="567"/>
        <w:jc w:val="both"/>
        <w:rPr>
          <w:sz w:val="28"/>
          <w:szCs w:val="28"/>
        </w:rPr>
      </w:pPr>
      <w:r w:rsidRPr="004A3DE1">
        <w:rPr>
          <w:sz w:val="28"/>
          <w:szCs w:val="28"/>
        </w:rPr>
        <w:t>- требований к бетону и его составляющим;</w:t>
      </w:r>
    </w:p>
    <w:p w14:paraId="68769C74" w14:textId="77777777" w:rsidR="00B175E0" w:rsidRPr="004A3DE1" w:rsidRDefault="00B175E0" w:rsidP="00932913">
      <w:pPr>
        <w:pStyle w:val="aff1"/>
        <w:ind w:firstLine="567"/>
        <w:jc w:val="both"/>
        <w:rPr>
          <w:sz w:val="28"/>
          <w:szCs w:val="28"/>
        </w:rPr>
      </w:pPr>
      <w:r w:rsidRPr="004A3DE1">
        <w:rPr>
          <w:sz w:val="28"/>
          <w:szCs w:val="28"/>
        </w:rPr>
        <w:t>- требований к арматуре;</w:t>
      </w:r>
    </w:p>
    <w:p w14:paraId="295D0C8C" w14:textId="77777777" w:rsidR="00B175E0" w:rsidRPr="004A3DE1" w:rsidRDefault="00B175E0" w:rsidP="00932913">
      <w:pPr>
        <w:pStyle w:val="aff1"/>
        <w:ind w:firstLine="567"/>
        <w:jc w:val="both"/>
        <w:rPr>
          <w:sz w:val="28"/>
          <w:szCs w:val="28"/>
        </w:rPr>
      </w:pPr>
      <w:r w:rsidRPr="004A3DE1">
        <w:rPr>
          <w:sz w:val="28"/>
          <w:szCs w:val="28"/>
        </w:rPr>
        <w:t>- требований к стали;</w:t>
      </w:r>
    </w:p>
    <w:p w14:paraId="71B71ABE" w14:textId="77777777" w:rsidR="00B175E0" w:rsidRPr="004A3DE1" w:rsidRDefault="00B175E0" w:rsidP="00932913">
      <w:pPr>
        <w:pStyle w:val="aff1"/>
        <w:ind w:firstLine="567"/>
        <w:jc w:val="both"/>
        <w:rPr>
          <w:sz w:val="28"/>
          <w:szCs w:val="28"/>
        </w:rPr>
      </w:pPr>
      <w:r w:rsidRPr="004A3DE1">
        <w:rPr>
          <w:sz w:val="28"/>
          <w:szCs w:val="28"/>
        </w:rPr>
        <w:t>- требований к расчетам конструкций;</w:t>
      </w:r>
    </w:p>
    <w:p w14:paraId="1889DA98" w14:textId="77777777" w:rsidR="00B175E0" w:rsidRPr="004A3DE1" w:rsidRDefault="00B175E0" w:rsidP="00932913">
      <w:pPr>
        <w:pStyle w:val="aff1"/>
        <w:ind w:firstLine="567"/>
        <w:jc w:val="both"/>
        <w:rPr>
          <w:sz w:val="28"/>
          <w:szCs w:val="28"/>
        </w:rPr>
      </w:pPr>
      <w:r w:rsidRPr="004A3DE1">
        <w:rPr>
          <w:sz w:val="28"/>
          <w:szCs w:val="28"/>
        </w:rPr>
        <w:t>- конструктивных требований;</w:t>
      </w:r>
    </w:p>
    <w:p w14:paraId="7B93BE86" w14:textId="77777777" w:rsidR="00B175E0" w:rsidRPr="004A3DE1" w:rsidRDefault="00B175E0" w:rsidP="00932913">
      <w:pPr>
        <w:pStyle w:val="aff1"/>
        <w:ind w:firstLine="567"/>
        <w:jc w:val="both"/>
        <w:rPr>
          <w:sz w:val="28"/>
          <w:szCs w:val="28"/>
        </w:rPr>
      </w:pPr>
      <w:r w:rsidRPr="004A3DE1">
        <w:rPr>
          <w:sz w:val="28"/>
          <w:szCs w:val="28"/>
        </w:rPr>
        <w:t>- технологических требований;</w:t>
      </w:r>
    </w:p>
    <w:p w14:paraId="6E011B8E" w14:textId="77777777" w:rsidR="00B175E0" w:rsidRPr="004A3DE1" w:rsidRDefault="00B175E0" w:rsidP="00932913">
      <w:pPr>
        <w:pStyle w:val="aff1"/>
        <w:ind w:firstLine="567"/>
        <w:jc w:val="both"/>
        <w:rPr>
          <w:sz w:val="28"/>
          <w:szCs w:val="28"/>
        </w:rPr>
      </w:pPr>
      <w:r w:rsidRPr="004A3DE1">
        <w:rPr>
          <w:sz w:val="28"/>
          <w:szCs w:val="28"/>
        </w:rPr>
        <w:t>- требований по эксплуатации.</w:t>
      </w:r>
    </w:p>
    <w:p w14:paraId="3B8B009C" w14:textId="77777777" w:rsidR="00B175E0" w:rsidRPr="004A3DE1" w:rsidRDefault="002D6501" w:rsidP="00932913">
      <w:pPr>
        <w:pStyle w:val="aff1"/>
        <w:ind w:firstLine="567"/>
        <w:jc w:val="both"/>
        <w:rPr>
          <w:sz w:val="28"/>
          <w:szCs w:val="28"/>
        </w:rPr>
      </w:pPr>
      <w:r>
        <w:rPr>
          <w:sz w:val="28"/>
          <w:szCs w:val="28"/>
        </w:rPr>
        <w:t xml:space="preserve">8.2.3.19 </w:t>
      </w:r>
      <w:r w:rsidR="00B175E0" w:rsidRPr="004A3DE1">
        <w:rPr>
          <w:sz w:val="28"/>
          <w:szCs w:val="28"/>
        </w:rPr>
        <w:t>При проектировании</w:t>
      </w:r>
      <w:r>
        <w:rPr>
          <w:sz w:val="28"/>
          <w:szCs w:val="28"/>
        </w:rPr>
        <w:t xml:space="preserve"> конструкций следует соблюдать </w:t>
      </w:r>
      <w:r w:rsidR="00B175E0" w:rsidRPr="004A3DE1">
        <w:rPr>
          <w:sz w:val="28"/>
          <w:szCs w:val="28"/>
        </w:rPr>
        <w:t>требования СП 28.13330 в части защиты строительных конструкций от коррозии</w:t>
      </w:r>
      <w:r>
        <w:rPr>
          <w:sz w:val="28"/>
          <w:szCs w:val="28"/>
        </w:rPr>
        <w:t>.</w:t>
      </w:r>
    </w:p>
    <w:p w14:paraId="083A2B6C" w14:textId="77777777" w:rsidR="000A06AA" w:rsidRPr="002D6501" w:rsidRDefault="002D6501" w:rsidP="00932913">
      <w:pPr>
        <w:ind w:firstLine="567"/>
        <w:jc w:val="both"/>
        <w:rPr>
          <w:b/>
          <w:sz w:val="28"/>
          <w:szCs w:val="28"/>
        </w:rPr>
      </w:pPr>
      <w:bookmarkStart w:id="49" w:name="_Toc460856917"/>
      <w:r w:rsidRPr="002D6501">
        <w:rPr>
          <w:b/>
          <w:sz w:val="28"/>
          <w:szCs w:val="28"/>
        </w:rPr>
        <w:t xml:space="preserve">8.2.4 </w:t>
      </w:r>
      <w:r w:rsidR="000A06AA" w:rsidRPr="002D6501">
        <w:rPr>
          <w:b/>
          <w:sz w:val="28"/>
          <w:szCs w:val="28"/>
        </w:rPr>
        <w:t>Расчет конструктивных систем и элементов конструкций</w:t>
      </w:r>
      <w:bookmarkEnd w:id="49"/>
    </w:p>
    <w:p w14:paraId="3AA07A98" w14:textId="03732D70" w:rsidR="000A06AA" w:rsidRPr="002D6501" w:rsidRDefault="00F55578" w:rsidP="00932913">
      <w:pPr>
        <w:ind w:firstLine="567"/>
        <w:jc w:val="both"/>
        <w:rPr>
          <w:sz w:val="28"/>
          <w:szCs w:val="28"/>
        </w:rPr>
      </w:pPr>
      <w:r w:rsidRPr="001F2135">
        <w:rPr>
          <w:bCs/>
          <w:kern w:val="36"/>
          <w:sz w:val="28"/>
          <w:szCs w:val="28"/>
        </w:rPr>
        <w:t>8.2.4.1 Конструкции высотных зданий должны удовлетворять требованиям безопасности, огнестойкости, эксплуатационной пригодности, долговечности, а также дополнительным требованиям, приведенным в задании на проектирование в соответствии с требованиями [1], [3], СП 16.13330, СП 20.13330, СП 22.13330, СП 28.13330, СП 63.13330 и настоящего свода правил.</w:t>
      </w:r>
    </w:p>
    <w:p w14:paraId="28D5F774" w14:textId="77777777" w:rsidR="00F55578" w:rsidRPr="00E04F66" w:rsidRDefault="00F55578" w:rsidP="00F55578">
      <w:pPr>
        <w:pStyle w:val="aff1"/>
        <w:ind w:firstLine="567"/>
        <w:jc w:val="both"/>
        <w:rPr>
          <w:b/>
          <w:sz w:val="28"/>
          <w:szCs w:val="28"/>
        </w:rPr>
      </w:pPr>
      <w:r w:rsidRPr="00E04F66">
        <w:rPr>
          <w:b/>
          <w:sz w:val="28"/>
          <w:szCs w:val="28"/>
        </w:rPr>
        <w:t>(Измененная редакция, Изм. № 1).</w:t>
      </w:r>
    </w:p>
    <w:p w14:paraId="398BE113" w14:textId="77777777" w:rsidR="000A06AA" w:rsidRPr="002D6501" w:rsidRDefault="002D6501" w:rsidP="00932913">
      <w:pPr>
        <w:ind w:firstLine="567"/>
        <w:jc w:val="both"/>
        <w:rPr>
          <w:sz w:val="28"/>
          <w:szCs w:val="28"/>
        </w:rPr>
      </w:pPr>
      <w:r>
        <w:rPr>
          <w:sz w:val="28"/>
          <w:szCs w:val="28"/>
        </w:rPr>
        <w:t xml:space="preserve">8.2.4.2 </w:t>
      </w:r>
      <w:r w:rsidR="000A06AA" w:rsidRPr="002D6501">
        <w:rPr>
          <w:sz w:val="28"/>
          <w:szCs w:val="28"/>
        </w:rPr>
        <w:t>Для удовлетворения требований по безопасности конструкции должны иметь такие начальные характеристики, чтобы при различных расчетных воздействиях в процессе строительства и эксплуатации зданий и сооружений были исключены разрушения любого характера или нарушения эксплуатационной пригодности, связанные с причинением вреда жизни или здоровью граждан, имуществу, окружающей среде, жизни и</w:t>
      </w:r>
      <w:r>
        <w:rPr>
          <w:sz w:val="28"/>
          <w:szCs w:val="28"/>
        </w:rPr>
        <w:t xml:space="preserve"> здоровью животных и растениям.</w:t>
      </w:r>
    </w:p>
    <w:p w14:paraId="46467729" w14:textId="77777777" w:rsidR="000A06AA" w:rsidRPr="002D6501" w:rsidRDefault="002D6501" w:rsidP="00932913">
      <w:pPr>
        <w:ind w:firstLine="567"/>
        <w:jc w:val="both"/>
        <w:rPr>
          <w:sz w:val="28"/>
          <w:szCs w:val="28"/>
        </w:rPr>
      </w:pPr>
      <w:r>
        <w:rPr>
          <w:sz w:val="28"/>
          <w:szCs w:val="28"/>
        </w:rPr>
        <w:t xml:space="preserve">8.2.4.3 </w:t>
      </w:r>
      <w:r w:rsidR="000A06AA" w:rsidRPr="002D6501">
        <w:rPr>
          <w:sz w:val="28"/>
          <w:szCs w:val="28"/>
        </w:rPr>
        <w:t>При проектировании надежность конструкций высотных зданий обеспечива</w:t>
      </w:r>
      <w:r w:rsidR="002E1D64" w:rsidRPr="002D6501">
        <w:rPr>
          <w:sz w:val="28"/>
          <w:szCs w:val="28"/>
        </w:rPr>
        <w:t>ю</w:t>
      </w:r>
      <w:r w:rsidR="000A06AA" w:rsidRPr="002D6501">
        <w:rPr>
          <w:sz w:val="28"/>
          <w:szCs w:val="28"/>
        </w:rPr>
        <w:t xml:space="preserve">т использованием расчетных значений нагрузок и воздействий, </w:t>
      </w:r>
      <w:r w:rsidR="000A06AA" w:rsidRPr="002D6501">
        <w:rPr>
          <w:sz w:val="28"/>
          <w:szCs w:val="28"/>
        </w:rPr>
        <w:lastRenderedPageBreak/>
        <w:t>расчетных характеристик бетона, арматуры и конструкционной стали, определяемых по нормативным значениям этих характеристик с помощью соответствующих коэффициентов надежности</w:t>
      </w:r>
      <w:r>
        <w:rPr>
          <w:sz w:val="28"/>
          <w:szCs w:val="28"/>
        </w:rPr>
        <w:t xml:space="preserve"> и</w:t>
      </w:r>
      <w:r w:rsidR="000A06AA" w:rsidRPr="002D6501">
        <w:rPr>
          <w:sz w:val="28"/>
          <w:szCs w:val="28"/>
        </w:rPr>
        <w:t xml:space="preserve"> с учетом уровня ответственности зданий и сооружений. Коэффициент надежности по ответственности назнача</w:t>
      </w:r>
      <w:r w:rsidR="002E1D64" w:rsidRPr="002D6501">
        <w:rPr>
          <w:sz w:val="28"/>
          <w:szCs w:val="28"/>
        </w:rPr>
        <w:t>ют</w:t>
      </w:r>
      <w:r w:rsidR="000A06AA" w:rsidRPr="002D6501">
        <w:rPr>
          <w:sz w:val="28"/>
          <w:szCs w:val="28"/>
        </w:rPr>
        <w:t xml:space="preserve"> в соответствии с требованиями </w:t>
      </w:r>
      <w:r w:rsidR="00AC0DB9">
        <w:rPr>
          <w:sz w:val="28"/>
          <w:szCs w:val="28"/>
        </w:rPr>
        <w:t>7.8.</w:t>
      </w:r>
    </w:p>
    <w:p w14:paraId="185630E5" w14:textId="77777777" w:rsidR="000A06AA" w:rsidRPr="002D6501" w:rsidRDefault="00AC0DB9" w:rsidP="00932913">
      <w:pPr>
        <w:ind w:firstLine="567"/>
        <w:jc w:val="both"/>
        <w:rPr>
          <w:sz w:val="28"/>
          <w:szCs w:val="28"/>
        </w:rPr>
      </w:pPr>
      <w:r>
        <w:rPr>
          <w:sz w:val="28"/>
          <w:szCs w:val="28"/>
        </w:rPr>
        <w:t xml:space="preserve">8.2.4.4 </w:t>
      </w:r>
      <w:r w:rsidR="000A06AA" w:rsidRPr="002D6501">
        <w:rPr>
          <w:sz w:val="28"/>
          <w:szCs w:val="28"/>
        </w:rPr>
        <w:t>Нормативные значения нагрузок и воздействий, значения коэффициентов надежности по нагрузке устанавливают в соответствии с СП 20.13330, кроме оговоренных в разделе 7.</w:t>
      </w:r>
    </w:p>
    <w:p w14:paraId="3D9E823B" w14:textId="77777777" w:rsidR="000A06AA" w:rsidRPr="002D6501" w:rsidRDefault="00AC0DB9" w:rsidP="00932913">
      <w:pPr>
        <w:ind w:firstLine="567"/>
        <w:jc w:val="both"/>
        <w:rPr>
          <w:sz w:val="28"/>
          <w:szCs w:val="28"/>
        </w:rPr>
      </w:pPr>
      <w:r>
        <w:rPr>
          <w:sz w:val="28"/>
          <w:szCs w:val="28"/>
        </w:rPr>
        <w:t xml:space="preserve">8.2.4.5 </w:t>
      </w:r>
      <w:r w:rsidR="000A06AA" w:rsidRPr="002D6501">
        <w:rPr>
          <w:sz w:val="28"/>
          <w:szCs w:val="28"/>
        </w:rPr>
        <w:t xml:space="preserve">Расчетные значения нагрузок и воздействий принимают в зависимости от вида расчетного предельного </w:t>
      </w:r>
      <w:r>
        <w:rPr>
          <w:sz w:val="28"/>
          <w:szCs w:val="28"/>
        </w:rPr>
        <w:t>состояния и расчетной ситуации.</w:t>
      </w:r>
    </w:p>
    <w:p w14:paraId="04F6DE64" w14:textId="77777777" w:rsidR="000A06AA" w:rsidRPr="002D6501" w:rsidRDefault="00A97158" w:rsidP="00932913">
      <w:pPr>
        <w:ind w:firstLine="567"/>
        <w:jc w:val="both"/>
        <w:rPr>
          <w:sz w:val="28"/>
          <w:szCs w:val="28"/>
        </w:rPr>
      </w:pPr>
      <w:r>
        <w:rPr>
          <w:sz w:val="28"/>
          <w:szCs w:val="28"/>
        </w:rPr>
        <w:t xml:space="preserve">8.2.4.6 </w:t>
      </w:r>
      <w:r w:rsidR="000A06AA" w:rsidRPr="002D6501">
        <w:rPr>
          <w:sz w:val="28"/>
          <w:szCs w:val="28"/>
        </w:rPr>
        <w:t>Расчет несущей конструктивной системы следует проводить в пространственной постановке с учетом совместной работы надземных и подземных конструкций, фундамента и основания под ним.</w:t>
      </w:r>
    </w:p>
    <w:p w14:paraId="0DBE4459" w14:textId="77777777" w:rsidR="00174877" w:rsidRDefault="00174877" w:rsidP="00932913">
      <w:pPr>
        <w:ind w:firstLine="567"/>
        <w:jc w:val="both"/>
        <w:rPr>
          <w:sz w:val="28"/>
          <w:szCs w:val="28"/>
        </w:rPr>
      </w:pPr>
      <w:r>
        <w:rPr>
          <w:sz w:val="28"/>
          <w:szCs w:val="28"/>
        </w:rPr>
        <w:t xml:space="preserve">8.2.4.7 </w:t>
      </w:r>
      <w:r w:rsidR="000A06AA" w:rsidRPr="002D6501">
        <w:rPr>
          <w:sz w:val="28"/>
          <w:szCs w:val="28"/>
        </w:rPr>
        <w:t xml:space="preserve">Для зданий высотой более </w:t>
      </w:r>
      <w:smartTag w:uri="urn:schemas-microsoft-com:office:smarttags" w:element="metricconverter">
        <w:smartTagPr>
          <w:attr w:name="ProductID" w:val="100 м"/>
        </w:smartTagPr>
        <w:r w:rsidR="000A06AA" w:rsidRPr="002D6501">
          <w:rPr>
            <w:sz w:val="28"/>
            <w:szCs w:val="28"/>
          </w:rPr>
          <w:t>100 м</w:t>
        </w:r>
      </w:smartTag>
      <w:r w:rsidR="000A06AA" w:rsidRPr="002D6501">
        <w:rPr>
          <w:sz w:val="28"/>
          <w:szCs w:val="28"/>
        </w:rPr>
        <w:t xml:space="preserve"> следует выполнять параллельный расчет конструктивной системы высотного здания независимой организацией с применением программных комплексов</w:t>
      </w:r>
      <w:r>
        <w:rPr>
          <w:sz w:val="28"/>
          <w:szCs w:val="28"/>
        </w:rPr>
        <w:t xml:space="preserve"> (в т. ч. соответствующих </w:t>
      </w:r>
      <w:r w:rsidRPr="00174877">
        <w:rPr>
          <w:sz w:val="28"/>
          <w:szCs w:val="28"/>
        </w:rPr>
        <w:t>[</w:t>
      </w:r>
      <w:r>
        <w:rPr>
          <w:sz w:val="28"/>
          <w:szCs w:val="28"/>
        </w:rPr>
        <w:t>28</w:t>
      </w:r>
      <w:r w:rsidRPr="00174877">
        <w:rPr>
          <w:sz w:val="28"/>
          <w:szCs w:val="28"/>
        </w:rPr>
        <w:t>]</w:t>
      </w:r>
      <w:r>
        <w:rPr>
          <w:sz w:val="28"/>
          <w:szCs w:val="28"/>
        </w:rPr>
        <w:t>)</w:t>
      </w:r>
      <w:r w:rsidR="000A06AA" w:rsidRPr="002D6501">
        <w:rPr>
          <w:sz w:val="28"/>
          <w:szCs w:val="28"/>
        </w:rPr>
        <w:t xml:space="preserve">, реализующих </w:t>
      </w:r>
      <w:r>
        <w:rPr>
          <w:sz w:val="28"/>
          <w:szCs w:val="28"/>
        </w:rPr>
        <w:t>МКЭ</w:t>
      </w:r>
      <w:r w:rsidR="000A06AA" w:rsidRPr="002D6501">
        <w:rPr>
          <w:sz w:val="28"/>
          <w:szCs w:val="28"/>
        </w:rPr>
        <w:t>. Данный расчет выполня</w:t>
      </w:r>
      <w:r w:rsidR="00B72379" w:rsidRPr="002D6501">
        <w:rPr>
          <w:sz w:val="28"/>
          <w:szCs w:val="28"/>
        </w:rPr>
        <w:t>ют</w:t>
      </w:r>
      <w:r w:rsidR="000A06AA" w:rsidRPr="002D6501">
        <w:rPr>
          <w:sz w:val="28"/>
          <w:szCs w:val="28"/>
        </w:rPr>
        <w:t xml:space="preserve"> </w:t>
      </w:r>
      <w:r>
        <w:rPr>
          <w:sz w:val="28"/>
          <w:szCs w:val="28"/>
        </w:rPr>
        <w:t>с</w:t>
      </w:r>
      <w:r w:rsidR="000A06AA" w:rsidRPr="002D6501">
        <w:rPr>
          <w:sz w:val="28"/>
          <w:szCs w:val="28"/>
        </w:rPr>
        <w:t xml:space="preserve"> помощ</w:t>
      </w:r>
      <w:r>
        <w:rPr>
          <w:sz w:val="28"/>
          <w:szCs w:val="28"/>
        </w:rPr>
        <w:t>ью</w:t>
      </w:r>
      <w:r w:rsidR="000A06AA" w:rsidRPr="002D6501">
        <w:rPr>
          <w:sz w:val="28"/>
          <w:szCs w:val="28"/>
        </w:rPr>
        <w:t xml:space="preserve"> программных комплексов, разработанных независимо от программных комплексов, используемых для основного расчета.</w:t>
      </w:r>
      <w:r w:rsidR="00E87D55" w:rsidRPr="002D6501">
        <w:rPr>
          <w:sz w:val="28"/>
          <w:szCs w:val="28"/>
        </w:rPr>
        <w:t xml:space="preserve"> По результатам параллельного расчета, выполняемого независимой организацией, составляется отчет с представлением полученных результатов, а также </w:t>
      </w:r>
      <w:r w:rsidR="00542BD4">
        <w:rPr>
          <w:sz w:val="28"/>
          <w:szCs w:val="28"/>
        </w:rPr>
        <w:t xml:space="preserve">выполняется </w:t>
      </w:r>
      <w:r w:rsidR="00E87D55" w:rsidRPr="002D6501">
        <w:rPr>
          <w:sz w:val="28"/>
          <w:szCs w:val="28"/>
        </w:rPr>
        <w:t>сопоставление с результатами основного расчета.</w:t>
      </w:r>
    </w:p>
    <w:p w14:paraId="5750CFA4" w14:textId="77777777" w:rsidR="00E87D55" w:rsidRPr="002D6501" w:rsidRDefault="00E87D55" w:rsidP="00932913">
      <w:pPr>
        <w:ind w:firstLine="567"/>
        <w:jc w:val="both"/>
        <w:rPr>
          <w:sz w:val="28"/>
          <w:szCs w:val="28"/>
        </w:rPr>
      </w:pPr>
      <w:r w:rsidRPr="002D6501">
        <w:rPr>
          <w:sz w:val="28"/>
          <w:szCs w:val="28"/>
        </w:rPr>
        <w:t>Сопоставление выпол</w:t>
      </w:r>
      <w:r w:rsidR="00174877">
        <w:rPr>
          <w:sz w:val="28"/>
          <w:szCs w:val="28"/>
        </w:rPr>
        <w:t>няется по следующим параметрам:</w:t>
      </w:r>
    </w:p>
    <w:p w14:paraId="523AA117" w14:textId="77777777" w:rsidR="00E87D55" w:rsidRPr="002D6501" w:rsidRDefault="00174877" w:rsidP="00932913">
      <w:pPr>
        <w:ind w:firstLine="567"/>
        <w:jc w:val="both"/>
        <w:rPr>
          <w:sz w:val="28"/>
          <w:szCs w:val="28"/>
        </w:rPr>
      </w:pPr>
      <w:r>
        <w:rPr>
          <w:sz w:val="28"/>
          <w:szCs w:val="28"/>
        </w:rPr>
        <w:t xml:space="preserve">- </w:t>
      </w:r>
      <w:r w:rsidR="00E87D55" w:rsidRPr="002D6501">
        <w:rPr>
          <w:sz w:val="28"/>
          <w:szCs w:val="28"/>
        </w:rPr>
        <w:t>да</w:t>
      </w:r>
      <w:r>
        <w:rPr>
          <w:sz w:val="28"/>
          <w:szCs w:val="28"/>
        </w:rPr>
        <w:t>вление под подошвой фундамента;</w:t>
      </w:r>
    </w:p>
    <w:p w14:paraId="2E42D961" w14:textId="77777777" w:rsidR="00E87D55" w:rsidRPr="002D6501" w:rsidRDefault="00174877" w:rsidP="00932913">
      <w:pPr>
        <w:ind w:firstLine="567"/>
        <w:jc w:val="both"/>
        <w:rPr>
          <w:sz w:val="28"/>
          <w:szCs w:val="28"/>
        </w:rPr>
      </w:pPr>
      <w:r>
        <w:rPr>
          <w:sz w:val="28"/>
          <w:szCs w:val="28"/>
        </w:rPr>
        <w:t xml:space="preserve">- </w:t>
      </w:r>
      <w:r w:rsidR="00E87D55" w:rsidRPr="002D6501">
        <w:rPr>
          <w:sz w:val="28"/>
          <w:szCs w:val="28"/>
        </w:rPr>
        <w:t>разница осадок и крены фундаментных конструкций</w:t>
      </w:r>
      <w:r>
        <w:rPr>
          <w:sz w:val="28"/>
          <w:szCs w:val="28"/>
        </w:rPr>
        <w:t xml:space="preserve"> (определяются по СП 22.13330);</w:t>
      </w:r>
    </w:p>
    <w:p w14:paraId="559A38E7" w14:textId="77777777" w:rsidR="00E87D55" w:rsidRPr="002D6501" w:rsidRDefault="00174877" w:rsidP="00932913">
      <w:pPr>
        <w:ind w:firstLine="567"/>
        <w:jc w:val="both"/>
        <w:rPr>
          <w:sz w:val="28"/>
          <w:szCs w:val="28"/>
        </w:rPr>
      </w:pPr>
      <w:r>
        <w:rPr>
          <w:sz w:val="28"/>
          <w:szCs w:val="28"/>
        </w:rPr>
        <w:t xml:space="preserve">- </w:t>
      </w:r>
      <w:r w:rsidR="00E87D55" w:rsidRPr="002D6501">
        <w:rPr>
          <w:sz w:val="28"/>
          <w:szCs w:val="28"/>
        </w:rPr>
        <w:t>усилия и/или напряжения в основных несущих элементах (фундаментных конструкциях, сваях, колоннах, элемен</w:t>
      </w:r>
      <w:r>
        <w:rPr>
          <w:sz w:val="28"/>
          <w:szCs w:val="28"/>
        </w:rPr>
        <w:t>тах ферм, стенах, перекрытиях);</w:t>
      </w:r>
    </w:p>
    <w:p w14:paraId="1885C785" w14:textId="77777777" w:rsidR="00E87D55" w:rsidRPr="002D6501" w:rsidRDefault="00174877" w:rsidP="00932913">
      <w:pPr>
        <w:ind w:firstLine="567"/>
        <w:jc w:val="both"/>
        <w:rPr>
          <w:sz w:val="28"/>
          <w:szCs w:val="28"/>
        </w:rPr>
      </w:pPr>
      <w:r>
        <w:rPr>
          <w:sz w:val="28"/>
          <w:szCs w:val="28"/>
        </w:rPr>
        <w:t xml:space="preserve">- </w:t>
      </w:r>
      <w:r w:rsidR="00E87D55" w:rsidRPr="002D6501">
        <w:rPr>
          <w:sz w:val="28"/>
          <w:szCs w:val="28"/>
        </w:rPr>
        <w:t>деформации здания от основного сочетания нагрузок (</w:t>
      </w:r>
      <w:r w:rsidR="00D96AC3" w:rsidRPr="002D6501">
        <w:rPr>
          <w:sz w:val="28"/>
          <w:szCs w:val="28"/>
        </w:rPr>
        <w:t>в т. ч.</w:t>
      </w:r>
      <w:r w:rsidR="00E87D55" w:rsidRPr="002D6501">
        <w:rPr>
          <w:sz w:val="28"/>
          <w:szCs w:val="28"/>
        </w:rPr>
        <w:t xml:space="preserve"> с учетом действия ветра), гориз</w:t>
      </w:r>
      <w:r>
        <w:rPr>
          <w:sz w:val="28"/>
          <w:szCs w:val="28"/>
        </w:rPr>
        <w:t>онтальное смещение верха здания;</w:t>
      </w:r>
    </w:p>
    <w:p w14:paraId="5F43E55F" w14:textId="77777777" w:rsidR="00E87D55" w:rsidRPr="002D6501" w:rsidRDefault="00174877" w:rsidP="00932913">
      <w:pPr>
        <w:ind w:firstLine="567"/>
        <w:jc w:val="both"/>
        <w:rPr>
          <w:sz w:val="28"/>
          <w:szCs w:val="28"/>
        </w:rPr>
      </w:pPr>
      <w:r>
        <w:rPr>
          <w:sz w:val="28"/>
          <w:szCs w:val="28"/>
        </w:rPr>
        <w:t xml:space="preserve">- </w:t>
      </w:r>
      <w:r w:rsidR="00E87D55" w:rsidRPr="002D6501">
        <w:rPr>
          <w:sz w:val="28"/>
          <w:szCs w:val="28"/>
        </w:rPr>
        <w:t>укорочен</w:t>
      </w:r>
      <w:r>
        <w:rPr>
          <w:sz w:val="28"/>
          <w:szCs w:val="28"/>
        </w:rPr>
        <w:t>ие наиболее нагруженных колонн;</w:t>
      </w:r>
    </w:p>
    <w:p w14:paraId="4AC36639" w14:textId="77777777" w:rsidR="00E87D55" w:rsidRPr="002D6501" w:rsidRDefault="00174877" w:rsidP="00932913">
      <w:pPr>
        <w:ind w:firstLine="567"/>
        <w:jc w:val="both"/>
        <w:rPr>
          <w:sz w:val="28"/>
          <w:szCs w:val="28"/>
        </w:rPr>
      </w:pPr>
      <w:r>
        <w:rPr>
          <w:sz w:val="28"/>
          <w:szCs w:val="28"/>
        </w:rPr>
        <w:t xml:space="preserve">- </w:t>
      </w:r>
      <w:r w:rsidR="00E87D55" w:rsidRPr="002D6501">
        <w:rPr>
          <w:sz w:val="28"/>
          <w:szCs w:val="28"/>
        </w:rPr>
        <w:t>деформации и прогибы наиболее ответственных конструкций (перекрытия пролетом более 20</w:t>
      </w:r>
      <w:r>
        <w:rPr>
          <w:sz w:val="28"/>
          <w:szCs w:val="28"/>
        </w:rPr>
        <w:t xml:space="preserve"> м, консоли вылетом более 6 м);</w:t>
      </w:r>
    </w:p>
    <w:p w14:paraId="45356416" w14:textId="77777777" w:rsidR="00E87D55" w:rsidRPr="002D6501" w:rsidRDefault="00174877" w:rsidP="00932913">
      <w:pPr>
        <w:ind w:firstLine="567"/>
        <w:jc w:val="both"/>
        <w:rPr>
          <w:sz w:val="28"/>
          <w:szCs w:val="28"/>
        </w:rPr>
      </w:pPr>
      <w:r>
        <w:rPr>
          <w:sz w:val="28"/>
          <w:szCs w:val="28"/>
        </w:rPr>
        <w:t xml:space="preserve">- </w:t>
      </w:r>
      <w:r w:rsidR="00E87D55" w:rsidRPr="002D6501">
        <w:rPr>
          <w:sz w:val="28"/>
          <w:szCs w:val="28"/>
        </w:rPr>
        <w:t>формы и часто</w:t>
      </w:r>
      <w:r>
        <w:rPr>
          <w:sz w:val="28"/>
          <w:szCs w:val="28"/>
        </w:rPr>
        <w:t>ты собственных колебаний здания;</w:t>
      </w:r>
    </w:p>
    <w:p w14:paraId="2C4D6F7E" w14:textId="77777777" w:rsidR="00E87D55" w:rsidRPr="002D6501" w:rsidRDefault="00174877" w:rsidP="00932913">
      <w:pPr>
        <w:ind w:firstLine="567"/>
        <w:jc w:val="both"/>
        <w:rPr>
          <w:sz w:val="28"/>
          <w:szCs w:val="28"/>
        </w:rPr>
      </w:pPr>
      <w:r>
        <w:rPr>
          <w:sz w:val="28"/>
          <w:szCs w:val="28"/>
        </w:rPr>
        <w:t xml:space="preserve">- </w:t>
      </w:r>
      <w:r w:rsidR="00E87D55" w:rsidRPr="002D6501">
        <w:rPr>
          <w:sz w:val="28"/>
          <w:szCs w:val="28"/>
        </w:rPr>
        <w:t xml:space="preserve">ускорение верхнего эксплуатируемого этажа </w:t>
      </w:r>
      <w:r>
        <w:rPr>
          <w:sz w:val="28"/>
          <w:szCs w:val="28"/>
        </w:rPr>
        <w:t>(в соответствии с СП 20.13330).</w:t>
      </w:r>
    </w:p>
    <w:p w14:paraId="31BB03E6" w14:textId="77777777" w:rsidR="00E87D55" w:rsidRPr="002D6501" w:rsidRDefault="00E87D55" w:rsidP="00932913">
      <w:pPr>
        <w:ind w:firstLine="567"/>
        <w:jc w:val="both"/>
        <w:rPr>
          <w:sz w:val="28"/>
          <w:szCs w:val="28"/>
        </w:rPr>
      </w:pPr>
      <w:r w:rsidRPr="002D6501">
        <w:rPr>
          <w:sz w:val="28"/>
          <w:szCs w:val="28"/>
        </w:rPr>
        <w:t xml:space="preserve">Параметры, по которым проводится сопоставление расчетных схем, могут дополняться программой </w:t>
      </w:r>
      <w:r w:rsidR="00174877">
        <w:rPr>
          <w:sz w:val="28"/>
          <w:szCs w:val="28"/>
        </w:rPr>
        <w:t>НТС</w:t>
      </w:r>
      <w:r w:rsidRPr="002D6501">
        <w:rPr>
          <w:sz w:val="28"/>
          <w:szCs w:val="28"/>
        </w:rPr>
        <w:t xml:space="preserve"> или техническим заданием на выполнение параллельного расчета.</w:t>
      </w:r>
    </w:p>
    <w:p w14:paraId="6E916133" w14:textId="77777777" w:rsidR="000A06AA" w:rsidRPr="002D6501" w:rsidRDefault="00174877" w:rsidP="00932913">
      <w:pPr>
        <w:ind w:firstLine="567"/>
        <w:jc w:val="both"/>
        <w:rPr>
          <w:sz w:val="28"/>
          <w:szCs w:val="28"/>
        </w:rPr>
      </w:pPr>
      <w:r>
        <w:rPr>
          <w:sz w:val="28"/>
          <w:szCs w:val="28"/>
        </w:rPr>
        <w:lastRenderedPageBreak/>
        <w:t xml:space="preserve">8.2.4.8 </w:t>
      </w:r>
      <w:r w:rsidR="000A06AA" w:rsidRPr="002D6501">
        <w:rPr>
          <w:sz w:val="28"/>
          <w:szCs w:val="28"/>
        </w:rPr>
        <w:t>Для конструктивной системы высотных зданий необходимо выполнять следующие расчеты:</w:t>
      </w:r>
    </w:p>
    <w:p w14:paraId="5A4AC8C7" w14:textId="77777777" w:rsidR="000A06AA" w:rsidRPr="002D6501" w:rsidRDefault="00174877" w:rsidP="00932913">
      <w:pPr>
        <w:ind w:firstLine="567"/>
        <w:jc w:val="both"/>
        <w:rPr>
          <w:sz w:val="28"/>
          <w:szCs w:val="28"/>
        </w:rPr>
      </w:pPr>
      <w:r>
        <w:rPr>
          <w:sz w:val="28"/>
          <w:szCs w:val="28"/>
        </w:rPr>
        <w:t xml:space="preserve">- </w:t>
      </w:r>
      <w:r w:rsidR="000A06AA" w:rsidRPr="002D6501">
        <w:rPr>
          <w:sz w:val="28"/>
          <w:szCs w:val="28"/>
        </w:rPr>
        <w:t>расчет горизонтальных перемещений верха;</w:t>
      </w:r>
    </w:p>
    <w:p w14:paraId="02055FD3" w14:textId="77777777" w:rsidR="000A06AA" w:rsidRPr="002D6501" w:rsidRDefault="00174877" w:rsidP="00932913">
      <w:pPr>
        <w:ind w:firstLine="567"/>
        <w:jc w:val="both"/>
        <w:rPr>
          <w:sz w:val="28"/>
          <w:szCs w:val="28"/>
        </w:rPr>
      </w:pPr>
      <w:r>
        <w:rPr>
          <w:sz w:val="28"/>
          <w:szCs w:val="28"/>
        </w:rPr>
        <w:t xml:space="preserve">- </w:t>
      </w:r>
      <w:r w:rsidR="000A06AA" w:rsidRPr="002D6501">
        <w:rPr>
          <w:sz w:val="28"/>
          <w:szCs w:val="28"/>
        </w:rPr>
        <w:t>расчет форм собственных колебаний;</w:t>
      </w:r>
    </w:p>
    <w:p w14:paraId="2339D9DA" w14:textId="77777777" w:rsidR="000A06AA" w:rsidRPr="002D6501" w:rsidRDefault="00174877" w:rsidP="00932913">
      <w:pPr>
        <w:ind w:firstLine="567"/>
        <w:jc w:val="both"/>
        <w:rPr>
          <w:sz w:val="28"/>
          <w:szCs w:val="28"/>
        </w:rPr>
      </w:pPr>
      <w:r>
        <w:rPr>
          <w:sz w:val="28"/>
          <w:szCs w:val="28"/>
        </w:rPr>
        <w:t xml:space="preserve">- </w:t>
      </w:r>
      <w:r w:rsidR="000A06AA" w:rsidRPr="002D6501">
        <w:rPr>
          <w:sz w:val="28"/>
          <w:szCs w:val="28"/>
        </w:rPr>
        <w:t>расчет устойчивости формы и устойчивости положения (опрокидывание и сдвиг);</w:t>
      </w:r>
    </w:p>
    <w:p w14:paraId="7D673C83" w14:textId="77777777" w:rsidR="000A06AA" w:rsidRPr="002D6501" w:rsidRDefault="00174877" w:rsidP="00932913">
      <w:pPr>
        <w:ind w:firstLine="567"/>
        <w:jc w:val="both"/>
        <w:rPr>
          <w:sz w:val="28"/>
          <w:szCs w:val="28"/>
        </w:rPr>
      </w:pPr>
      <w:r>
        <w:rPr>
          <w:sz w:val="28"/>
          <w:szCs w:val="28"/>
        </w:rPr>
        <w:t xml:space="preserve">- </w:t>
      </w:r>
      <w:r w:rsidR="000A06AA" w:rsidRPr="002D6501">
        <w:rPr>
          <w:sz w:val="28"/>
          <w:szCs w:val="28"/>
        </w:rPr>
        <w:t>расчет перекосов этажных ячеек;</w:t>
      </w:r>
    </w:p>
    <w:p w14:paraId="7C8966E5" w14:textId="77777777" w:rsidR="000A06AA" w:rsidRPr="002D6501" w:rsidRDefault="00174877" w:rsidP="00932913">
      <w:pPr>
        <w:ind w:firstLine="567"/>
        <w:jc w:val="both"/>
        <w:rPr>
          <w:sz w:val="28"/>
          <w:szCs w:val="28"/>
        </w:rPr>
      </w:pPr>
      <w:r>
        <w:rPr>
          <w:sz w:val="28"/>
          <w:szCs w:val="28"/>
        </w:rPr>
        <w:t xml:space="preserve">- </w:t>
      </w:r>
      <w:r w:rsidR="000A06AA" w:rsidRPr="002D6501">
        <w:rPr>
          <w:sz w:val="28"/>
          <w:szCs w:val="28"/>
        </w:rPr>
        <w:t>расчет максимальной осадки, разности осадок и крена здания;</w:t>
      </w:r>
    </w:p>
    <w:p w14:paraId="3E3D6264" w14:textId="77777777" w:rsidR="000A06AA" w:rsidRPr="002D6501" w:rsidRDefault="00174877" w:rsidP="00932913">
      <w:pPr>
        <w:ind w:firstLine="567"/>
        <w:jc w:val="both"/>
        <w:rPr>
          <w:sz w:val="28"/>
          <w:szCs w:val="28"/>
        </w:rPr>
      </w:pPr>
      <w:r>
        <w:rPr>
          <w:sz w:val="28"/>
          <w:szCs w:val="28"/>
        </w:rPr>
        <w:t xml:space="preserve">- </w:t>
      </w:r>
      <w:r w:rsidR="000A06AA" w:rsidRPr="002D6501">
        <w:rPr>
          <w:sz w:val="28"/>
          <w:szCs w:val="28"/>
        </w:rPr>
        <w:t>расчет прогибов плит перекрытий;</w:t>
      </w:r>
    </w:p>
    <w:p w14:paraId="53F47244" w14:textId="77777777" w:rsidR="000A06AA" w:rsidRPr="002D6501" w:rsidRDefault="00174877" w:rsidP="00932913">
      <w:pPr>
        <w:ind w:firstLine="567"/>
        <w:jc w:val="both"/>
        <w:rPr>
          <w:sz w:val="28"/>
          <w:szCs w:val="28"/>
        </w:rPr>
      </w:pPr>
      <w:r>
        <w:rPr>
          <w:sz w:val="28"/>
          <w:szCs w:val="28"/>
        </w:rPr>
        <w:t xml:space="preserve">- </w:t>
      </w:r>
      <w:r w:rsidR="000A06AA" w:rsidRPr="002D6501">
        <w:rPr>
          <w:sz w:val="28"/>
          <w:szCs w:val="28"/>
        </w:rPr>
        <w:t>расчет ускорений колебаний перекрытий верхних этажей;</w:t>
      </w:r>
    </w:p>
    <w:p w14:paraId="63D06FAC" w14:textId="77777777" w:rsidR="000A06AA" w:rsidRPr="002D6501" w:rsidRDefault="00174877" w:rsidP="00932913">
      <w:pPr>
        <w:ind w:firstLine="567"/>
        <w:jc w:val="both"/>
        <w:rPr>
          <w:sz w:val="28"/>
          <w:szCs w:val="28"/>
        </w:rPr>
      </w:pPr>
      <w:r>
        <w:rPr>
          <w:sz w:val="28"/>
          <w:szCs w:val="28"/>
        </w:rPr>
        <w:t xml:space="preserve">- </w:t>
      </w:r>
      <w:r w:rsidR="000A06AA" w:rsidRPr="002D6501">
        <w:rPr>
          <w:sz w:val="28"/>
          <w:szCs w:val="28"/>
        </w:rPr>
        <w:t xml:space="preserve">расчет усилий и перемещений, возникающих в основных несущих конструкциях, а также </w:t>
      </w:r>
      <w:r w:rsidR="00542BD4">
        <w:rPr>
          <w:sz w:val="28"/>
          <w:szCs w:val="28"/>
        </w:rPr>
        <w:t xml:space="preserve">в </w:t>
      </w:r>
      <w:r w:rsidR="000A06AA" w:rsidRPr="002D6501">
        <w:rPr>
          <w:sz w:val="28"/>
          <w:szCs w:val="28"/>
        </w:rPr>
        <w:t xml:space="preserve">узлах их сопряжений по результатам общего расчета конструктивной системы, </w:t>
      </w:r>
      <w:r w:rsidR="00D96AC3" w:rsidRPr="002D6501">
        <w:rPr>
          <w:sz w:val="28"/>
          <w:szCs w:val="28"/>
        </w:rPr>
        <w:t>в т. ч.</w:t>
      </w:r>
      <w:r w:rsidR="000A06AA" w:rsidRPr="002D6501">
        <w:rPr>
          <w:sz w:val="28"/>
          <w:szCs w:val="28"/>
        </w:rPr>
        <w:t xml:space="preserve"> расчета на прогрессирующее обрушение, а также транспортных и монтажных нагрузок.</w:t>
      </w:r>
    </w:p>
    <w:p w14:paraId="4E58F293" w14:textId="77777777" w:rsidR="000A06AA" w:rsidRPr="002D6501" w:rsidRDefault="00174877" w:rsidP="00932913">
      <w:pPr>
        <w:ind w:firstLine="567"/>
        <w:jc w:val="both"/>
        <w:rPr>
          <w:sz w:val="28"/>
          <w:szCs w:val="28"/>
        </w:rPr>
      </w:pPr>
      <w:r>
        <w:rPr>
          <w:sz w:val="28"/>
          <w:szCs w:val="28"/>
        </w:rPr>
        <w:t xml:space="preserve">8.2.4.9 </w:t>
      </w:r>
      <w:r w:rsidR="000A06AA" w:rsidRPr="002D6501">
        <w:rPr>
          <w:sz w:val="28"/>
          <w:szCs w:val="28"/>
        </w:rPr>
        <w:t>В результате расчета несущей конструктивной системы должны быть установлены следующие параметры:</w:t>
      </w:r>
    </w:p>
    <w:p w14:paraId="455ECA1E" w14:textId="77777777" w:rsidR="000A06AA" w:rsidRPr="002D6501" w:rsidRDefault="00174877" w:rsidP="00932913">
      <w:pPr>
        <w:ind w:firstLine="567"/>
        <w:jc w:val="both"/>
        <w:rPr>
          <w:sz w:val="28"/>
          <w:szCs w:val="28"/>
        </w:rPr>
      </w:pPr>
      <w:r>
        <w:rPr>
          <w:sz w:val="28"/>
          <w:szCs w:val="28"/>
        </w:rPr>
        <w:t xml:space="preserve">- </w:t>
      </w:r>
      <w:r w:rsidR="000A06AA" w:rsidRPr="002D6501">
        <w:rPr>
          <w:sz w:val="28"/>
          <w:szCs w:val="28"/>
        </w:rPr>
        <w:t>горизонтальные перемещения верха конструктивной системы;</w:t>
      </w:r>
    </w:p>
    <w:p w14:paraId="607CBD22" w14:textId="77777777" w:rsidR="000A06AA" w:rsidRPr="002D6501" w:rsidRDefault="00174877" w:rsidP="00932913">
      <w:pPr>
        <w:ind w:firstLine="567"/>
        <w:jc w:val="both"/>
        <w:rPr>
          <w:sz w:val="28"/>
          <w:szCs w:val="28"/>
        </w:rPr>
      </w:pPr>
      <w:r>
        <w:rPr>
          <w:sz w:val="28"/>
          <w:szCs w:val="28"/>
        </w:rPr>
        <w:t xml:space="preserve">- </w:t>
      </w:r>
      <w:r w:rsidR="000A06AA" w:rsidRPr="002D6501">
        <w:rPr>
          <w:sz w:val="28"/>
          <w:szCs w:val="28"/>
        </w:rPr>
        <w:t>перекос этажных ячеек;</w:t>
      </w:r>
    </w:p>
    <w:p w14:paraId="2C70B232" w14:textId="77777777" w:rsidR="000A06AA" w:rsidRPr="002D6501" w:rsidRDefault="00174877" w:rsidP="00932913">
      <w:pPr>
        <w:ind w:firstLine="567"/>
        <w:jc w:val="both"/>
        <w:rPr>
          <w:sz w:val="28"/>
          <w:szCs w:val="28"/>
        </w:rPr>
      </w:pPr>
      <w:r>
        <w:rPr>
          <w:sz w:val="28"/>
          <w:szCs w:val="28"/>
        </w:rPr>
        <w:t xml:space="preserve">- </w:t>
      </w:r>
      <w:r w:rsidR="000A06AA" w:rsidRPr="002D6501">
        <w:rPr>
          <w:sz w:val="28"/>
          <w:szCs w:val="28"/>
        </w:rPr>
        <w:t>прогибы элементов перекрытий;</w:t>
      </w:r>
    </w:p>
    <w:p w14:paraId="7A70F0C4" w14:textId="77777777" w:rsidR="000A06AA" w:rsidRPr="002D6501" w:rsidRDefault="00174877" w:rsidP="00932913">
      <w:pPr>
        <w:ind w:firstLine="567"/>
        <w:jc w:val="both"/>
        <w:rPr>
          <w:sz w:val="28"/>
          <w:szCs w:val="28"/>
        </w:rPr>
      </w:pPr>
      <w:r>
        <w:rPr>
          <w:sz w:val="28"/>
          <w:szCs w:val="28"/>
        </w:rPr>
        <w:t xml:space="preserve">- </w:t>
      </w:r>
      <w:r w:rsidR="000A06AA" w:rsidRPr="002D6501">
        <w:rPr>
          <w:sz w:val="28"/>
          <w:szCs w:val="28"/>
        </w:rPr>
        <w:t>коэффициент запаса устойчивости формы конструктивной системы;</w:t>
      </w:r>
    </w:p>
    <w:p w14:paraId="59D18FC7" w14:textId="77777777" w:rsidR="000A06AA" w:rsidRPr="002D6501" w:rsidRDefault="00174877" w:rsidP="00932913">
      <w:pPr>
        <w:ind w:firstLine="567"/>
        <w:jc w:val="both"/>
        <w:rPr>
          <w:sz w:val="28"/>
          <w:szCs w:val="28"/>
        </w:rPr>
      </w:pPr>
      <w:r>
        <w:rPr>
          <w:sz w:val="28"/>
          <w:szCs w:val="28"/>
        </w:rPr>
        <w:t xml:space="preserve">- </w:t>
      </w:r>
      <w:r w:rsidR="000A06AA" w:rsidRPr="002D6501">
        <w:rPr>
          <w:sz w:val="28"/>
          <w:szCs w:val="28"/>
        </w:rPr>
        <w:t>коэффициент запаса устойчивости положения конструктивной системы;</w:t>
      </w:r>
    </w:p>
    <w:p w14:paraId="5785B9CE" w14:textId="77777777" w:rsidR="000A06AA" w:rsidRPr="002D6501" w:rsidRDefault="00174877" w:rsidP="00932913">
      <w:pPr>
        <w:ind w:firstLine="567"/>
        <w:jc w:val="both"/>
        <w:rPr>
          <w:sz w:val="28"/>
          <w:szCs w:val="28"/>
        </w:rPr>
      </w:pPr>
      <w:r>
        <w:rPr>
          <w:sz w:val="28"/>
          <w:szCs w:val="28"/>
        </w:rPr>
        <w:t xml:space="preserve">- </w:t>
      </w:r>
      <w:r w:rsidR="000A06AA" w:rsidRPr="002D6501">
        <w:rPr>
          <w:sz w:val="28"/>
          <w:szCs w:val="28"/>
        </w:rPr>
        <w:t>ускорения колебаний перекрытия верхнего этажа (жилого, административного или иного общественного назначения);</w:t>
      </w:r>
    </w:p>
    <w:p w14:paraId="4035FEFC" w14:textId="77777777" w:rsidR="000A06AA" w:rsidRPr="002D6501" w:rsidRDefault="00174877" w:rsidP="00932913">
      <w:pPr>
        <w:ind w:firstLine="567"/>
        <w:jc w:val="both"/>
        <w:rPr>
          <w:sz w:val="28"/>
          <w:szCs w:val="28"/>
        </w:rPr>
      </w:pPr>
      <w:r>
        <w:rPr>
          <w:sz w:val="28"/>
          <w:szCs w:val="28"/>
        </w:rPr>
        <w:t xml:space="preserve">- </w:t>
      </w:r>
      <w:r w:rsidR="000A06AA" w:rsidRPr="002D6501">
        <w:rPr>
          <w:sz w:val="28"/>
          <w:szCs w:val="28"/>
        </w:rPr>
        <w:t>средняя осадка, разность осадок фундамента и крен фундамента конструктивной системы.</w:t>
      </w:r>
    </w:p>
    <w:p w14:paraId="7283D9A4" w14:textId="77777777" w:rsidR="000A06AA" w:rsidRPr="002D6501" w:rsidRDefault="000A06AA" w:rsidP="00932913">
      <w:pPr>
        <w:ind w:firstLine="567"/>
        <w:jc w:val="both"/>
        <w:rPr>
          <w:sz w:val="28"/>
          <w:szCs w:val="28"/>
        </w:rPr>
      </w:pPr>
      <w:r w:rsidRPr="002D6501">
        <w:rPr>
          <w:sz w:val="28"/>
          <w:szCs w:val="28"/>
        </w:rPr>
        <w:t>Полученные значения параметров конструктивной системы не должны превышать предельно допустимы</w:t>
      </w:r>
      <w:r w:rsidR="00174877">
        <w:rPr>
          <w:sz w:val="28"/>
          <w:szCs w:val="28"/>
        </w:rPr>
        <w:t>х</w:t>
      </w:r>
      <w:r w:rsidRPr="002D6501">
        <w:rPr>
          <w:sz w:val="28"/>
          <w:szCs w:val="28"/>
        </w:rPr>
        <w:t xml:space="preserve"> значени</w:t>
      </w:r>
      <w:r w:rsidR="00174877">
        <w:rPr>
          <w:sz w:val="28"/>
          <w:szCs w:val="28"/>
        </w:rPr>
        <w:t>й</w:t>
      </w:r>
      <w:r w:rsidRPr="002D6501">
        <w:rPr>
          <w:sz w:val="28"/>
          <w:szCs w:val="28"/>
        </w:rPr>
        <w:t>, установленны</w:t>
      </w:r>
      <w:r w:rsidR="00174877">
        <w:rPr>
          <w:sz w:val="28"/>
          <w:szCs w:val="28"/>
        </w:rPr>
        <w:t>х</w:t>
      </w:r>
      <w:r w:rsidRPr="002D6501">
        <w:rPr>
          <w:sz w:val="28"/>
          <w:szCs w:val="28"/>
        </w:rPr>
        <w:t xml:space="preserve"> СП 20.13330 и настоящ</w:t>
      </w:r>
      <w:r w:rsidR="00174877">
        <w:rPr>
          <w:sz w:val="28"/>
          <w:szCs w:val="28"/>
        </w:rPr>
        <w:t>им</w:t>
      </w:r>
      <w:r w:rsidRPr="002D6501">
        <w:rPr>
          <w:sz w:val="28"/>
          <w:szCs w:val="28"/>
        </w:rPr>
        <w:t xml:space="preserve"> </w:t>
      </w:r>
      <w:r w:rsidR="00174877">
        <w:rPr>
          <w:sz w:val="28"/>
          <w:szCs w:val="28"/>
        </w:rPr>
        <w:t>сводом правил.</w:t>
      </w:r>
    </w:p>
    <w:p w14:paraId="47416F73" w14:textId="77777777" w:rsidR="000A06AA" w:rsidRPr="002D6501" w:rsidRDefault="00174877" w:rsidP="00932913">
      <w:pPr>
        <w:ind w:firstLine="567"/>
        <w:jc w:val="both"/>
        <w:rPr>
          <w:sz w:val="28"/>
          <w:szCs w:val="28"/>
        </w:rPr>
      </w:pPr>
      <w:r>
        <w:rPr>
          <w:sz w:val="28"/>
          <w:szCs w:val="28"/>
        </w:rPr>
        <w:t xml:space="preserve">8.2.4.10 </w:t>
      </w:r>
      <w:r w:rsidR="000A06AA" w:rsidRPr="002D6501">
        <w:rPr>
          <w:sz w:val="28"/>
          <w:szCs w:val="28"/>
        </w:rPr>
        <w:t>Расчеты по первой и второй группам предельных состояний бетонных и железобетонных конструкций следует выполнять в соответствии с положениями СП 63.13330 и специальным</w:t>
      </w:r>
      <w:r>
        <w:rPr>
          <w:sz w:val="28"/>
          <w:szCs w:val="28"/>
        </w:rPr>
        <w:t>и</w:t>
      </w:r>
      <w:r w:rsidR="000A06AA" w:rsidRPr="002D6501">
        <w:rPr>
          <w:sz w:val="28"/>
          <w:szCs w:val="28"/>
        </w:rPr>
        <w:t xml:space="preserve"> указаниям</w:t>
      </w:r>
      <w:r>
        <w:rPr>
          <w:sz w:val="28"/>
          <w:szCs w:val="28"/>
        </w:rPr>
        <w:t>и</w:t>
      </w:r>
      <w:r w:rsidR="000A06AA" w:rsidRPr="002D6501">
        <w:rPr>
          <w:sz w:val="28"/>
          <w:szCs w:val="28"/>
        </w:rPr>
        <w:t>.</w:t>
      </w:r>
    </w:p>
    <w:p w14:paraId="345D66D2" w14:textId="77777777" w:rsidR="000A06AA" w:rsidRPr="002D6501" w:rsidRDefault="00174877" w:rsidP="00932913">
      <w:pPr>
        <w:ind w:firstLine="567"/>
        <w:jc w:val="both"/>
        <w:rPr>
          <w:sz w:val="28"/>
          <w:szCs w:val="28"/>
        </w:rPr>
      </w:pPr>
      <w:r>
        <w:rPr>
          <w:sz w:val="28"/>
          <w:szCs w:val="28"/>
        </w:rPr>
        <w:t xml:space="preserve">8.2.4.11 </w:t>
      </w:r>
      <w:r w:rsidR="000A06AA" w:rsidRPr="002D6501">
        <w:rPr>
          <w:sz w:val="28"/>
          <w:szCs w:val="28"/>
        </w:rPr>
        <w:t xml:space="preserve">Расчет </w:t>
      </w:r>
      <w:r w:rsidR="003622E2" w:rsidRPr="002D6501">
        <w:rPr>
          <w:sz w:val="28"/>
          <w:szCs w:val="28"/>
        </w:rPr>
        <w:t>по первой и второй группам предельных состояний</w:t>
      </w:r>
      <w:r w:rsidR="000A06AA" w:rsidRPr="002D6501">
        <w:rPr>
          <w:sz w:val="28"/>
          <w:szCs w:val="28"/>
        </w:rPr>
        <w:t xml:space="preserve"> стальных элементов, их соединений следует выполнят</w:t>
      </w:r>
      <w:r>
        <w:rPr>
          <w:sz w:val="28"/>
          <w:szCs w:val="28"/>
        </w:rPr>
        <w:t>ь в соответствии с СП 16.13330.</w:t>
      </w:r>
    </w:p>
    <w:p w14:paraId="7E3E4A2C" w14:textId="77777777" w:rsidR="000A06AA" w:rsidRPr="002D6501" w:rsidRDefault="00174877" w:rsidP="00932913">
      <w:pPr>
        <w:ind w:firstLine="567"/>
        <w:jc w:val="both"/>
        <w:rPr>
          <w:sz w:val="28"/>
          <w:szCs w:val="28"/>
        </w:rPr>
      </w:pPr>
      <w:r>
        <w:rPr>
          <w:sz w:val="28"/>
          <w:szCs w:val="28"/>
        </w:rPr>
        <w:t xml:space="preserve">8.2.4.12 </w:t>
      </w:r>
      <w:r w:rsidR="000A06AA" w:rsidRPr="002D6501">
        <w:rPr>
          <w:sz w:val="28"/>
          <w:szCs w:val="28"/>
        </w:rPr>
        <w:t>Расчет по перво</w:t>
      </w:r>
      <w:r w:rsidR="00542BD4">
        <w:rPr>
          <w:sz w:val="28"/>
          <w:szCs w:val="28"/>
        </w:rPr>
        <w:t>й</w:t>
      </w:r>
      <w:r w:rsidR="000A06AA" w:rsidRPr="002D6501">
        <w:rPr>
          <w:sz w:val="28"/>
          <w:szCs w:val="28"/>
        </w:rPr>
        <w:t xml:space="preserve"> и второ</w:t>
      </w:r>
      <w:r w:rsidR="00542BD4">
        <w:rPr>
          <w:sz w:val="28"/>
          <w:szCs w:val="28"/>
        </w:rPr>
        <w:t>й группам</w:t>
      </w:r>
      <w:r w:rsidR="000A06AA" w:rsidRPr="002D6501">
        <w:rPr>
          <w:sz w:val="28"/>
          <w:szCs w:val="28"/>
        </w:rPr>
        <w:t xml:space="preserve"> предельны</w:t>
      </w:r>
      <w:r w:rsidR="00542BD4">
        <w:rPr>
          <w:sz w:val="28"/>
          <w:szCs w:val="28"/>
        </w:rPr>
        <w:t>х</w:t>
      </w:r>
      <w:r w:rsidR="000A06AA" w:rsidRPr="002D6501">
        <w:rPr>
          <w:sz w:val="28"/>
          <w:szCs w:val="28"/>
        </w:rPr>
        <w:t xml:space="preserve"> состояни</w:t>
      </w:r>
      <w:r w:rsidR="00542BD4">
        <w:rPr>
          <w:sz w:val="28"/>
          <w:szCs w:val="28"/>
        </w:rPr>
        <w:t>й</w:t>
      </w:r>
      <w:r w:rsidR="000A06AA" w:rsidRPr="002D6501">
        <w:rPr>
          <w:sz w:val="28"/>
          <w:szCs w:val="28"/>
        </w:rPr>
        <w:t xml:space="preserve"> сталежелезобетонных элементов конструкций </w:t>
      </w:r>
      <w:r w:rsidR="00FA6626">
        <w:rPr>
          <w:sz w:val="28"/>
          <w:szCs w:val="28"/>
        </w:rPr>
        <w:t>приведен в СП 266</w:t>
      </w:r>
      <w:r w:rsidR="00177F5D">
        <w:rPr>
          <w:sz w:val="28"/>
          <w:szCs w:val="28"/>
        </w:rPr>
        <w:t>.1325800.</w:t>
      </w:r>
    </w:p>
    <w:p w14:paraId="36B0698E" w14:textId="77777777" w:rsidR="000A06AA" w:rsidRPr="002D6501" w:rsidRDefault="00811D97" w:rsidP="00932913">
      <w:pPr>
        <w:ind w:firstLine="567"/>
        <w:jc w:val="both"/>
        <w:rPr>
          <w:sz w:val="28"/>
          <w:szCs w:val="28"/>
        </w:rPr>
      </w:pPr>
      <w:r>
        <w:rPr>
          <w:sz w:val="28"/>
          <w:szCs w:val="28"/>
        </w:rPr>
        <w:t xml:space="preserve">8.2.4.13 </w:t>
      </w:r>
      <w:r w:rsidR="000A06AA" w:rsidRPr="002D6501">
        <w:rPr>
          <w:sz w:val="28"/>
          <w:szCs w:val="28"/>
        </w:rPr>
        <w:t>Расчет несущей конструктивной системы следует проводить для последовательных стадий возведения (при существенном изменении расчетной ситуации) и для стадии эксплуатации, принимая расчетные схемы, отвечающие рассматриваемым стадиям.</w:t>
      </w:r>
    </w:p>
    <w:p w14:paraId="28CE31E5" w14:textId="77777777" w:rsidR="000A06AA" w:rsidRPr="002D6501" w:rsidRDefault="00811D97" w:rsidP="00932913">
      <w:pPr>
        <w:ind w:firstLine="567"/>
        <w:jc w:val="both"/>
        <w:rPr>
          <w:sz w:val="28"/>
          <w:szCs w:val="28"/>
        </w:rPr>
      </w:pPr>
      <w:r>
        <w:rPr>
          <w:sz w:val="28"/>
          <w:szCs w:val="28"/>
        </w:rPr>
        <w:t xml:space="preserve">8.2.4.14 </w:t>
      </w:r>
      <w:r w:rsidR="000A06AA" w:rsidRPr="002D6501">
        <w:rPr>
          <w:sz w:val="28"/>
          <w:szCs w:val="28"/>
        </w:rPr>
        <w:t xml:space="preserve">Расчет конструктивных систем высотных зданий выполняют с учетом линейных (упругих) и нелинейных (неупругих) жесткостей стальных </w:t>
      </w:r>
      <w:r w:rsidR="000A06AA" w:rsidRPr="002D6501">
        <w:rPr>
          <w:sz w:val="28"/>
          <w:szCs w:val="28"/>
        </w:rPr>
        <w:lastRenderedPageBreak/>
        <w:t>железобетонных элементов. Линейные жесткости элементов определяют как для сплошного упругого тела. Нелинейные жесткости определяют по поперечному сечению с учетом фактически установленного армирования, возможного образования трещин и развития неупругих деформаций в бетоне и арматуре, отвечающих кратковременному и длительному действиям нагрузки.</w:t>
      </w:r>
    </w:p>
    <w:p w14:paraId="095CF8B5" w14:textId="77777777" w:rsidR="000A06AA" w:rsidRPr="002D6501" w:rsidRDefault="000A06AA" w:rsidP="00932913">
      <w:pPr>
        <w:ind w:firstLine="567"/>
        <w:jc w:val="both"/>
        <w:rPr>
          <w:sz w:val="28"/>
          <w:szCs w:val="28"/>
        </w:rPr>
      </w:pPr>
      <w:r w:rsidRPr="002D6501">
        <w:rPr>
          <w:sz w:val="28"/>
          <w:szCs w:val="28"/>
        </w:rPr>
        <w:t>Значения жесткостей железобетонных элементов устанавливают в зависимости от стадии расчета, требований к расчету, а также характера напряженно-деформированного состояния элемента.</w:t>
      </w:r>
    </w:p>
    <w:p w14:paraId="4EBDFB6A" w14:textId="77777777" w:rsidR="000A06AA" w:rsidRPr="002D6501" w:rsidRDefault="00811D97" w:rsidP="00932913">
      <w:pPr>
        <w:ind w:firstLine="567"/>
        <w:jc w:val="both"/>
        <w:rPr>
          <w:sz w:val="28"/>
          <w:szCs w:val="28"/>
        </w:rPr>
      </w:pPr>
      <w:r>
        <w:rPr>
          <w:sz w:val="28"/>
          <w:szCs w:val="28"/>
        </w:rPr>
        <w:t xml:space="preserve">8.2.4.15 </w:t>
      </w:r>
      <w:r w:rsidR="000A06AA" w:rsidRPr="002D6501">
        <w:rPr>
          <w:sz w:val="28"/>
          <w:szCs w:val="28"/>
        </w:rPr>
        <w:t xml:space="preserve">Предельные горизонтальные перемещения верха высотных зданий </w:t>
      </w:r>
      <w:r w:rsidR="000A06AA" w:rsidRPr="00811D97">
        <w:rPr>
          <w:i/>
          <w:sz w:val="28"/>
          <w:szCs w:val="28"/>
        </w:rPr>
        <w:t>f</w:t>
      </w:r>
      <w:r w:rsidR="000A06AA" w:rsidRPr="00811D97">
        <w:rPr>
          <w:i/>
          <w:sz w:val="28"/>
          <w:szCs w:val="28"/>
          <w:vertAlign w:val="subscript"/>
        </w:rPr>
        <w:t>ult</w:t>
      </w:r>
      <w:r w:rsidR="000A06AA" w:rsidRPr="002D6501">
        <w:rPr>
          <w:sz w:val="28"/>
          <w:szCs w:val="28"/>
        </w:rPr>
        <w:t xml:space="preserve"> с учетом крена фундаментов при расчете по недеформированной схеме в зависимости от высоты здания </w:t>
      </w:r>
      <w:r w:rsidR="000A06AA" w:rsidRPr="00542BD4">
        <w:rPr>
          <w:i/>
          <w:sz w:val="28"/>
          <w:szCs w:val="28"/>
        </w:rPr>
        <w:t>h</w:t>
      </w:r>
      <w:r w:rsidR="000A06AA" w:rsidRPr="002D6501">
        <w:rPr>
          <w:sz w:val="28"/>
          <w:szCs w:val="28"/>
        </w:rPr>
        <w:t xml:space="preserve"> не должны превышать </w:t>
      </w:r>
      <w:r w:rsidR="000A06AA" w:rsidRPr="00811D97">
        <w:rPr>
          <w:i/>
          <w:sz w:val="28"/>
          <w:szCs w:val="28"/>
        </w:rPr>
        <w:t>h</w:t>
      </w:r>
      <w:r w:rsidR="000A06AA" w:rsidRPr="002D6501">
        <w:rPr>
          <w:sz w:val="28"/>
          <w:szCs w:val="28"/>
        </w:rPr>
        <w:t>/500 (</w:t>
      </w:r>
      <w:r w:rsidR="000A06AA" w:rsidRPr="00811D97">
        <w:rPr>
          <w:i/>
          <w:sz w:val="28"/>
          <w:szCs w:val="28"/>
        </w:rPr>
        <w:t>h</w:t>
      </w:r>
      <w:r w:rsidR="000A06AA" w:rsidRPr="002D6501">
        <w:rPr>
          <w:sz w:val="28"/>
          <w:szCs w:val="28"/>
        </w:rPr>
        <w:t xml:space="preserve"> – строительная высота здания, равная расстоянию от верха фундамента до срединной плоскости плиты покрытия). Перемещения верха определяют при действии нагрузок, отвечающих соответствующей расчетной ситуации по второй группе предельных состояний.</w:t>
      </w:r>
    </w:p>
    <w:p w14:paraId="6962EC2B" w14:textId="77777777" w:rsidR="000A06AA" w:rsidRPr="002D6501" w:rsidRDefault="000A06AA" w:rsidP="00932913">
      <w:pPr>
        <w:ind w:firstLine="567"/>
        <w:jc w:val="both"/>
        <w:rPr>
          <w:sz w:val="28"/>
          <w:szCs w:val="28"/>
        </w:rPr>
      </w:pPr>
      <w:r w:rsidRPr="002D6501">
        <w:rPr>
          <w:sz w:val="28"/>
          <w:szCs w:val="28"/>
        </w:rPr>
        <w:t>При расчете по деформированной схеме значения предельных горизонтальных перемещений верха здания должны ограничиваться</w:t>
      </w:r>
      <w:r w:rsidR="00F72B85" w:rsidRPr="002D6501">
        <w:rPr>
          <w:sz w:val="28"/>
          <w:szCs w:val="28"/>
        </w:rPr>
        <w:t xml:space="preserve"> </w:t>
      </w:r>
      <w:r w:rsidR="00F72B85" w:rsidRPr="00811D97">
        <w:rPr>
          <w:i/>
          <w:sz w:val="28"/>
          <w:szCs w:val="28"/>
        </w:rPr>
        <w:t>h</w:t>
      </w:r>
      <w:r w:rsidR="00F72B85" w:rsidRPr="002D6501">
        <w:rPr>
          <w:sz w:val="28"/>
          <w:szCs w:val="28"/>
        </w:rPr>
        <w:t>/500, а также</w:t>
      </w:r>
      <w:r w:rsidRPr="002D6501">
        <w:rPr>
          <w:sz w:val="28"/>
          <w:szCs w:val="28"/>
        </w:rPr>
        <w:t xml:space="preserve"> исходя из условий эксплуатации технологического оборудования.</w:t>
      </w:r>
    </w:p>
    <w:p w14:paraId="130B2596" w14:textId="77777777" w:rsidR="000A06AA" w:rsidRPr="002D6501" w:rsidRDefault="000A06AA" w:rsidP="00932913">
      <w:pPr>
        <w:ind w:firstLine="567"/>
        <w:jc w:val="both"/>
        <w:rPr>
          <w:sz w:val="28"/>
          <w:szCs w:val="28"/>
        </w:rPr>
      </w:pPr>
      <w:r w:rsidRPr="002D6501">
        <w:rPr>
          <w:sz w:val="28"/>
          <w:szCs w:val="28"/>
        </w:rPr>
        <w:t>Допускается горизонтальные перемещения верха высотных зданий из монолитного железобетона определять при пониженных упругих жесткостях железобетонных элементов.</w:t>
      </w:r>
      <w:r w:rsidR="00811D97">
        <w:rPr>
          <w:sz w:val="28"/>
          <w:szCs w:val="28"/>
        </w:rPr>
        <w:t xml:space="preserve"> В первом приближении значения </w:t>
      </w:r>
      <w:r w:rsidRPr="002D6501">
        <w:rPr>
          <w:sz w:val="28"/>
          <w:szCs w:val="28"/>
        </w:rPr>
        <w:t xml:space="preserve">модуля упругости материала </w:t>
      </w:r>
      <w:r w:rsidRPr="00811D97">
        <w:rPr>
          <w:i/>
          <w:sz w:val="28"/>
          <w:szCs w:val="28"/>
        </w:rPr>
        <w:t>E</w:t>
      </w:r>
      <w:r w:rsidRPr="00811D97">
        <w:rPr>
          <w:i/>
          <w:sz w:val="28"/>
          <w:szCs w:val="28"/>
          <w:vertAlign w:val="subscript"/>
        </w:rPr>
        <w:t>b</w:t>
      </w:r>
      <w:r w:rsidRPr="002D6501">
        <w:rPr>
          <w:sz w:val="28"/>
          <w:szCs w:val="28"/>
        </w:rPr>
        <w:t xml:space="preserve"> допускается принимать с понижающими коэффициентами: 0,6 – для вертикальных сжатых элементов; 0,2 – для плит перекрытий (покрытий) при наличии трещин</w:t>
      </w:r>
      <w:r w:rsidR="004618A0">
        <w:rPr>
          <w:sz w:val="28"/>
          <w:szCs w:val="28"/>
        </w:rPr>
        <w:t>;</w:t>
      </w:r>
      <w:r w:rsidRPr="002D6501">
        <w:rPr>
          <w:sz w:val="28"/>
          <w:szCs w:val="28"/>
        </w:rPr>
        <w:t xml:space="preserve"> 0,3 – </w:t>
      </w:r>
      <w:r w:rsidR="004618A0">
        <w:rPr>
          <w:sz w:val="28"/>
          <w:szCs w:val="28"/>
        </w:rPr>
        <w:t xml:space="preserve">то же, </w:t>
      </w:r>
      <w:r w:rsidRPr="002D6501">
        <w:rPr>
          <w:sz w:val="28"/>
          <w:szCs w:val="28"/>
        </w:rPr>
        <w:t>при отсутствии трещин.</w:t>
      </w:r>
    </w:p>
    <w:p w14:paraId="2DAD978D" w14:textId="77777777" w:rsidR="000A06AA" w:rsidRPr="002D6501" w:rsidRDefault="00811D97" w:rsidP="00932913">
      <w:pPr>
        <w:ind w:firstLine="567"/>
        <w:jc w:val="both"/>
        <w:rPr>
          <w:sz w:val="28"/>
          <w:szCs w:val="28"/>
        </w:rPr>
      </w:pPr>
      <w:r>
        <w:rPr>
          <w:sz w:val="28"/>
          <w:szCs w:val="28"/>
        </w:rPr>
        <w:t xml:space="preserve">8.2.4.16 </w:t>
      </w:r>
      <w:r w:rsidR="000A06AA" w:rsidRPr="002D6501">
        <w:rPr>
          <w:sz w:val="28"/>
          <w:szCs w:val="28"/>
        </w:rPr>
        <w:t>Расчет перекосов вертикальных этажных ячеек от неравномерных вертикальных и горизонтальных деформаций соседних несущих конструкций стен выполня</w:t>
      </w:r>
      <w:r w:rsidR="000E734C" w:rsidRPr="002D6501">
        <w:rPr>
          <w:sz w:val="28"/>
          <w:szCs w:val="28"/>
        </w:rPr>
        <w:t>ю</w:t>
      </w:r>
      <w:r w:rsidR="000A06AA" w:rsidRPr="002D6501">
        <w:rPr>
          <w:sz w:val="28"/>
          <w:szCs w:val="28"/>
        </w:rPr>
        <w:t>т с учетом стадии возведения, времени и длительности приложения нагрузок. При этом необходимо учитывать работу основания.</w:t>
      </w:r>
    </w:p>
    <w:p w14:paraId="779BCE91" w14:textId="77777777" w:rsidR="000A06AA" w:rsidRPr="002D6501" w:rsidRDefault="00811D97" w:rsidP="00932913">
      <w:pPr>
        <w:ind w:firstLine="567"/>
        <w:jc w:val="both"/>
        <w:rPr>
          <w:sz w:val="28"/>
          <w:szCs w:val="28"/>
        </w:rPr>
      </w:pPr>
      <w:r>
        <w:rPr>
          <w:sz w:val="28"/>
          <w:szCs w:val="28"/>
        </w:rPr>
        <w:t>Значение</w:t>
      </w:r>
      <w:r w:rsidR="000A06AA" w:rsidRPr="002D6501">
        <w:rPr>
          <w:sz w:val="28"/>
          <w:szCs w:val="28"/>
        </w:rPr>
        <w:t xml:space="preserve"> перекосов вертикальных ячеек не должн</w:t>
      </w:r>
      <w:r>
        <w:rPr>
          <w:sz w:val="28"/>
          <w:szCs w:val="28"/>
        </w:rPr>
        <w:t>о</w:t>
      </w:r>
      <w:r w:rsidR="000A06AA" w:rsidRPr="002D6501">
        <w:rPr>
          <w:sz w:val="28"/>
          <w:szCs w:val="28"/>
        </w:rPr>
        <w:t xml:space="preserve"> превышать </w:t>
      </w:r>
      <w:r w:rsidR="000A06AA" w:rsidRPr="00811D97">
        <w:rPr>
          <w:i/>
          <w:sz w:val="28"/>
          <w:szCs w:val="28"/>
        </w:rPr>
        <w:t>h</w:t>
      </w:r>
      <w:r w:rsidR="000A06AA" w:rsidRPr="00811D97">
        <w:rPr>
          <w:i/>
          <w:sz w:val="28"/>
          <w:szCs w:val="28"/>
          <w:vertAlign w:val="subscript"/>
        </w:rPr>
        <w:t>s</w:t>
      </w:r>
      <w:r w:rsidR="000A06AA" w:rsidRPr="002D6501">
        <w:rPr>
          <w:sz w:val="28"/>
          <w:szCs w:val="28"/>
        </w:rPr>
        <w:t xml:space="preserve">/300, где </w:t>
      </w:r>
      <w:r w:rsidR="000A06AA" w:rsidRPr="00811D97">
        <w:rPr>
          <w:i/>
          <w:sz w:val="28"/>
          <w:szCs w:val="28"/>
        </w:rPr>
        <w:t>h</w:t>
      </w:r>
      <w:r w:rsidR="000A06AA" w:rsidRPr="00811D97">
        <w:rPr>
          <w:i/>
          <w:sz w:val="28"/>
          <w:szCs w:val="28"/>
          <w:vertAlign w:val="subscript"/>
        </w:rPr>
        <w:t>s</w:t>
      </w:r>
      <w:r w:rsidR="000A06AA" w:rsidRPr="002D6501">
        <w:rPr>
          <w:sz w:val="28"/>
          <w:szCs w:val="28"/>
        </w:rPr>
        <w:t xml:space="preserve"> – высота этажа, равная расстоянию между срединными плоскостями плит смежных этажей.</w:t>
      </w:r>
    </w:p>
    <w:p w14:paraId="2F50826B" w14:textId="77777777" w:rsidR="000A06AA" w:rsidRPr="002D6501" w:rsidRDefault="00811D97" w:rsidP="00932913">
      <w:pPr>
        <w:ind w:firstLine="567"/>
        <w:jc w:val="both"/>
        <w:rPr>
          <w:sz w:val="28"/>
          <w:szCs w:val="28"/>
        </w:rPr>
      </w:pPr>
      <w:r>
        <w:rPr>
          <w:sz w:val="28"/>
          <w:szCs w:val="28"/>
        </w:rPr>
        <w:t xml:space="preserve">8.2.4.17 </w:t>
      </w:r>
      <w:r w:rsidR="000A06AA" w:rsidRPr="002D6501">
        <w:rPr>
          <w:sz w:val="28"/>
          <w:szCs w:val="28"/>
        </w:rPr>
        <w:t>Расчет на устойчивость формы и положения выполняют на действие расчетных постоянных, длительных и кратковременных нагрузок.</w:t>
      </w:r>
    </w:p>
    <w:p w14:paraId="3EA81285" w14:textId="77777777" w:rsidR="000A06AA" w:rsidRPr="002D6501" w:rsidRDefault="00794368" w:rsidP="00932913">
      <w:pPr>
        <w:ind w:firstLine="567"/>
        <w:jc w:val="both"/>
        <w:rPr>
          <w:sz w:val="28"/>
          <w:szCs w:val="28"/>
        </w:rPr>
      </w:pPr>
      <w:r w:rsidRPr="002D6501">
        <w:rPr>
          <w:sz w:val="28"/>
          <w:szCs w:val="28"/>
        </w:rPr>
        <w:t>Для зданий из монолитного железобетона к</w:t>
      </w:r>
      <w:r w:rsidR="000A06AA" w:rsidRPr="002D6501">
        <w:rPr>
          <w:sz w:val="28"/>
          <w:szCs w:val="28"/>
        </w:rPr>
        <w:t>оэффициент запаса по устойчивости формы, представляющий собой отношение расчетно</w:t>
      </w:r>
      <w:r w:rsidR="00811D97">
        <w:rPr>
          <w:sz w:val="28"/>
          <w:szCs w:val="28"/>
        </w:rPr>
        <w:t>го</w:t>
      </w:r>
      <w:r w:rsidR="000A06AA" w:rsidRPr="002D6501">
        <w:rPr>
          <w:sz w:val="28"/>
          <w:szCs w:val="28"/>
        </w:rPr>
        <w:t xml:space="preserve"> </w:t>
      </w:r>
      <w:r w:rsidR="00811D97">
        <w:rPr>
          <w:sz w:val="28"/>
          <w:szCs w:val="28"/>
        </w:rPr>
        <w:t>зна</w:t>
      </w:r>
      <w:r w:rsidR="00275E22">
        <w:rPr>
          <w:sz w:val="28"/>
          <w:szCs w:val="28"/>
        </w:rPr>
        <w:t>чения</w:t>
      </w:r>
      <w:r w:rsidR="000A06AA" w:rsidRPr="002D6501">
        <w:rPr>
          <w:sz w:val="28"/>
          <w:szCs w:val="28"/>
        </w:rPr>
        <w:t xml:space="preserve"> нагрузки, при которой возникает возможность потери общей устойчивости здания, к </w:t>
      </w:r>
      <w:r w:rsidR="00275E22">
        <w:rPr>
          <w:sz w:val="28"/>
          <w:szCs w:val="28"/>
        </w:rPr>
        <w:t>значению</w:t>
      </w:r>
      <w:r w:rsidR="000A06AA" w:rsidRPr="002D6501">
        <w:rPr>
          <w:sz w:val="28"/>
          <w:szCs w:val="28"/>
        </w:rPr>
        <w:t xml:space="preserve"> эксплуатационной нагрузки на конструктивную систему, </w:t>
      </w:r>
      <w:r w:rsidR="000A06AA" w:rsidRPr="002D6501">
        <w:rPr>
          <w:sz w:val="28"/>
          <w:szCs w:val="28"/>
        </w:rPr>
        <w:lastRenderedPageBreak/>
        <w:t xml:space="preserve">должен быть не менее </w:t>
      </w:r>
      <w:r w:rsidRPr="002D6501">
        <w:rPr>
          <w:sz w:val="28"/>
          <w:szCs w:val="28"/>
        </w:rPr>
        <w:t>2</w:t>
      </w:r>
      <w:r w:rsidR="000A06AA" w:rsidRPr="002D6501">
        <w:rPr>
          <w:sz w:val="28"/>
          <w:szCs w:val="28"/>
        </w:rPr>
        <w:t xml:space="preserve">. Для высотных зданий со стальным каркасом коэффициент запаса по устойчивости </w:t>
      </w:r>
      <w:r w:rsidR="00275E22">
        <w:rPr>
          <w:sz w:val="28"/>
          <w:szCs w:val="28"/>
        </w:rPr>
        <w:t>формы должен быть не менее 1,3.</w:t>
      </w:r>
    </w:p>
    <w:p w14:paraId="50DB5560" w14:textId="77777777" w:rsidR="000A06AA" w:rsidRPr="002D6501" w:rsidRDefault="000A06AA" w:rsidP="00932913">
      <w:pPr>
        <w:ind w:firstLine="567"/>
        <w:jc w:val="both"/>
        <w:rPr>
          <w:sz w:val="28"/>
          <w:szCs w:val="28"/>
        </w:rPr>
      </w:pPr>
      <w:r w:rsidRPr="002D6501">
        <w:rPr>
          <w:sz w:val="28"/>
          <w:szCs w:val="28"/>
        </w:rPr>
        <w:t>При расчете устойчивости формы конструктивной системы необходимо учитывать нелинейную работу материалов. Допускается выполнять расчет устойчивости формы высотных зданий при пониженных упругих жесткостях элементов согласно указаниям 8.2.4.16.</w:t>
      </w:r>
    </w:p>
    <w:p w14:paraId="096734A5" w14:textId="77777777" w:rsidR="007B564E" w:rsidRPr="002D6501" w:rsidRDefault="007B564E" w:rsidP="00932913">
      <w:pPr>
        <w:ind w:firstLine="567"/>
        <w:jc w:val="both"/>
        <w:rPr>
          <w:sz w:val="28"/>
          <w:szCs w:val="28"/>
        </w:rPr>
      </w:pPr>
      <w:r w:rsidRPr="002D6501">
        <w:rPr>
          <w:sz w:val="28"/>
          <w:szCs w:val="28"/>
        </w:rPr>
        <w:t>При расчете устойчивости здания на опрокидывание следует рассматривать его конструктивную систему как жесткое недеформируемое тело. При расчете на опрокидывание удерживающий момент от вертикальной нагрузки должен превышать опрокидывающий момент от горизонтальной нагрузки с</w:t>
      </w:r>
      <w:r w:rsidR="00275E22">
        <w:rPr>
          <w:sz w:val="28"/>
          <w:szCs w:val="28"/>
        </w:rPr>
        <w:t xml:space="preserve"> коэффициентом запаса 1,5.</w:t>
      </w:r>
    </w:p>
    <w:p w14:paraId="575B5F94" w14:textId="77777777" w:rsidR="007B564E" w:rsidRPr="002D6501" w:rsidRDefault="007B564E" w:rsidP="00932913">
      <w:pPr>
        <w:ind w:firstLine="567"/>
        <w:jc w:val="both"/>
        <w:rPr>
          <w:sz w:val="28"/>
          <w:szCs w:val="28"/>
        </w:rPr>
      </w:pPr>
      <w:r w:rsidRPr="002D6501">
        <w:rPr>
          <w:sz w:val="28"/>
          <w:szCs w:val="28"/>
        </w:rPr>
        <w:t>Расчет на устойчивость формы и положения (опрокидывание) конструктивной системы высотного здания следует проводить на действие расчетных постоянных, временных длительных и кратковременных вертикальных и горизонтальных нагрузок.</w:t>
      </w:r>
    </w:p>
    <w:p w14:paraId="676E8F19" w14:textId="77777777" w:rsidR="000A06AA" w:rsidRPr="002D6501" w:rsidRDefault="00275E22" w:rsidP="00932913">
      <w:pPr>
        <w:ind w:firstLine="567"/>
        <w:jc w:val="both"/>
        <w:rPr>
          <w:sz w:val="28"/>
          <w:szCs w:val="28"/>
        </w:rPr>
      </w:pPr>
      <w:r>
        <w:rPr>
          <w:sz w:val="28"/>
          <w:szCs w:val="28"/>
        </w:rPr>
        <w:t xml:space="preserve">8.2.4.18 </w:t>
      </w:r>
      <w:r w:rsidR="000A06AA" w:rsidRPr="002D6501">
        <w:rPr>
          <w:sz w:val="28"/>
          <w:szCs w:val="28"/>
        </w:rPr>
        <w:t>Прогибы элементов перекрытий определяют при действии нагрузок, отвечающих соответствующей расчетной ситуации по второй группе предельных состояний. Предельно допустим</w:t>
      </w:r>
      <w:r>
        <w:rPr>
          <w:sz w:val="28"/>
          <w:szCs w:val="28"/>
        </w:rPr>
        <w:t>ое</w:t>
      </w:r>
      <w:r w:rsidR="000A06AA" w:rsidRPr="002D6501">
        <w:rPr>
          <w:sz w:val="28"/>
          <w:szCs w:val="28"/>
        </w:rPr>
        <w:t xml:space="preserve"> </w:t>
      </w:r>
      <w:r>
        <w:rPr>
          <w:sz w:val="28"/>
          <w:szCs w:val="28"/>
        </w:rPr>
        <w:t>значение</w:t>
      </w:r>
      <w:r w:rsidR="000A06AA" w:rsidRPr="002D6501">
        <w:rPr>
          <w:sz w:val="28"/>
          <w:szCs w:val="28"/>
        </w:rPr>
        <w:t xml:space="preserve"> прогибов устанавлива</w:t>
      </w:r>
      <w:r w:rsidR="000E734C" w:rsidRPr="002D6501">
        <w:rPr>
          <w:sz w:val="28"/>
          <w:szCs w:val="28"/>
        </w:rPr>
        <w:t>ют</w:t>
      </w:r>
      <w:r w:rsidR="000A06AA" w:rsidRPr="002D6501">
        <w:rPr>
          <w:sz w:val="28"/>
          <w:szCs w:val="28"/>
        </w:rPr>
        <w:t xml:space="preserve"> </w:t>
      </w:r>
      <w:r w:rsidR="000E734C" w:rsidRPr="002D6501">
        <w:rPr>
          <w:sz w:val="28"/>
          <w:szCs w:val="28"/>
        </w:rPr>
        <w:t xml:space="preserve">по </w:t>
      </w:r>
      <w:r w:rsidR="000A06AA" w:rsidRPr="002D6501">
        <w:rPr>
          <w:sz w:val="28"/>
          <w:szCs w:val="28"/>
        </w:rPr>
        <w:t xml:space="preserve">СП 20.13330 </w:t>
      </w:r>
      <w:r w:rsidR="000E734C" w:rsidRPr="002D6501">
        <w:rPr>
          <w:sz w:val="28"/>
          <w:szCs w:val="28"/>
        </w:rPr>
        <w:t>с учетом</w:t>
      </w:r>
      <w:r w:rsidR="000A06AA" w:rsidRPr="002D6501">
        <w:rPr>
          <w:sz w:val="28"/>
          <w:szCs w:val="28"/>
        </w:rPr>
        <w:t xml:space="preserve"> длины пролета.</w:t>
      </w:r>
    </w:p>
    <w:p w14:paraId="1774A639" w14:textId="77777777" w:rsidR="000A06AA" w:rsidRPr="002D6501" w:rsidRDefault="00275E22" w:rsidP="00932913">
      <w:pPr>
        <w:ind w:firstLine="567"/>
        <w:jc w:val="both"/>
        <w:rPr>
          <w:sz w:val="28"/>
          <w:szCs w:val="28"/>
        </w:rPr>
      </w:pPr>
      <w:r>
        <w:rPr>
          <w:sz w:val="28"/>
          <w:szCs w:val="28"/>
        </w:rPr>
        <w:t xml:space="preserve">8.2.4.19 </w:t>
      </w:r>
      <w:r w:rsidR="000A06AA" w:rsidRPr="002D6501">
        <w:rPr>
          <w:sz w:val="28"/>
          <w:szCs w:val="28"/>
        </w:rPr>
        <w:t>При проектировании высотных зданий необходимо учитывать вероятность локальных разрушений несущих конструкций, которые не должны привести к прогрессирующему обрушению здания. Общие положения расчета приведены в 8.</w:t>
      </w:r>
      <w:r w:rsidR="000D03D7" w:rsidRPr="002D6501">
        <w:rPr>
          <w:sz w:val="28"/>
          <w:szCs w:val="28"/>
        </w:rPr>
        <w:t>3</w:t>
      </w:r>
      <w:r w:rsidR="000A06AA" w:rsidRPr="002D6501">
        <w:rPr>
          <w:sz w:val="28"/>
          <w:szCs w:val="28"/>
        </w:rPr>
        <w:t>.</w:t>
      </w:r>
    </w:p>
    <w:p w14:paraId="7119A103" w14:textId="419EB988" w:rsidR="000A06AA" w:rsidRPr="002D6501" w:rsidRDefault="00275E22" w:rsidP="00932913">
      <w:pPr>
        <w:ind w:firstLine="567"/>
        <w:jc w:val="both"/>
        <w:rPr>
          <w:sz w:val="28"/>
          <w:szCs w:val="28"/>
        </w:rPr>
      </w:pPr>
      <w:r>
        <w:rPr>
          <w:sz w:val="28"/>
          <w:szCs w:val="28"/>
        </w:rPr>
        <w:t xml:space="preserve">8.2.4.20 </w:t>
      </w:r>
      <w:r w:rsidR="000A06AA" w:rsidRPr="002D6501">
        <w:rPr>
          <w:sz w:val="28"/>
          <w:szCs w:val="28"/>
        </w:rPr>
        <w:t xml:space="preserve">При расчетах усиления стальных конструкций высотных зданий следует руководствоваться положениями </w:t>
      </w:r>
      <w:r w:rsidR="00F55578" w:rsidRPr="001F2135">
        <w:rPr>
          <w:bCs/>
          <w:kern w:val="36"/>
          <w:sz w:val="28"/>
          <w:szCs w:val="28"/>
        </w:rPr>
        <w:t>СП 16.13330.2017</w:t>
      </w:r>
      <w:r w:rsidR="000D03D7" w:rsidRPr="002D6501">
        <w:rPr>
          <w:sz w:val="28"/>
          <w:szCs w:val="28"/>
        </w:rPr>
        <w:t xml:space="preserve"> (</w:t>
      </w:r>
      <w:r>
        <w:rPr>
          <w:sz w:val="28"/>
          <w:szCs w:val="28"/>
        </w:rPr>
        <w:t>под</w:t>
      </w:r>
      <w:r w:rsidR="000D03D7" w:rsidRPr="002D6501">
        <w:rPr>
          <w:sz w:val="28"/>
          <w:szCs w:val="28"/>
        </w:rPr>
        <w:t>раздел 18.3)</w:t>
      </w:r>
      <w:r w:rsidR="000A06AA" w:rsidRPr="002D6501">
        <w:rPr>
          <w:sz w:val="28"/>
          <w:szCs w:val="28"/>
        </w:rPr>
        <w:t xml:space="preserve">. </w:t>
      </w:r>
    </w:p>
    <w:p w14:paraId="671E89F4" w14:textId="77777777" w:rsidR="00F55578" w:rsidRPr="00E04F66" w:rsidRDefault="00F55578" w:rsidP="00F55578">
      <w:pPr>
        <w:pStyle w:val="aff1"/>
        <w:ind w:firstLine="567"/>
        <w:jc w:val="both"/>
        <w:rPr>
          <w:b/>
          <w:sz w:val="28"/>
          <w:szCs w:val="28"/>
        </w:rPr>
      </w:pPr>
      <w:r w:rsidRPr="00E04F66">
        <w:rPr>
          <w:b/>
          <w:sz w:val="28"/>
          <w:szCs w:val="28"/>
        </w:rPr>
        <w:t>(Измененная редакция, Изм. № 1).</w:t>
      </w:r>
    </w:p>
    <w:p w14:paraId="41EA4E61" w14:textId="77777777" w:rsidR="000A06AA" w:rsidRPr="00275E22" w:rsidRDefault="00275E22" w:rsidP="00932913">
      <w:pPr>
        <w:ind w:firstLine="567"/>
        <w:jc w:val="both"/>
        <w:rPr>
          <w:b/>
          <w:sz w:val="28"/>
          <w:szCs w:val="28"/>
        </w:rPr>
      </w:pPr>
      <w:bookmarkStart w:id="50" w:name="_Toc460856918"/>
      <w:r w:rsidRPr="00275E22">
        <w:rPr>
          <w:b/>
          <w:sz w:val="28"/>
          <w:szCs w:val="28"/>
        </w:rPr>
        <w:t xml:space="preserve">8.2.5 </w:t>
      </w:r>
      <w:r w:rsidR="000A06AA" w:rsidRPr="00275E22">
        <w:rPr>
          <w:b/>
          <w:sz w:val="28"/>
          <w:szCs w:val="28"/>
        </w:rPr>
        <w:t>Основные требования к изготовлению и монтажу конструкций</w:t>
      </w:r>
      <w:bookmarkEnd w:id="50"/>
    </w:p>
    <w:p w14:paraId="54CDC8F6" w14:textId="77777777" w:rsidR="000A06AA" w:rsidRPr="002D6501" w:rsidRDefault="00275E22" w:rsidP="00932913">
      <w:pPr>
        <w:ind w:firstLine="567"/>
        <w:jc w:val="both"/>
        <w:rPr>
          <w:sz w:val="28"/>
          <w:szCs w:val="28"/>
        </w:rPr>
      </w:pPr>
      <w:r>
        <w:rPr>
          <w:sz w:val="28"/>
          <w:szCs w:val="28"/>
        </w:rPr>
        <w:t xml:space="preserve">8.2.5.1 </w:t>
      </w:r>
      <w:r w:rsidR="000A06AA" w:rsidRPr="002D6501">
        <w:rPr>
          <w:sz w:val="28"/>
          <w:szCs w:val="28"/>
        </w:rPr>
        <w:t xml:space="preserve">Общие требования к возведению и контролю железобетонных конструкций должны соответствовать СП 63.13330 и </w:t>
      </w:r>
      <w:r>
        <w:rPr>
          <w:sz w:val="28"/>
          <w:szCs w:val="28"/>
        </w:rPr>
        <w:t>СП 70.13330.</w:t>
      </w:r>
    </w:p>
    <w:p w14:paraId="75A36A84" w14:textId="77777777" w:rsidR="000A06AA" w:rsidRPr="002D6501" w:rsidRDefault="00275E22" w:rsidP="00932913">
      <w:pPr>
        <w:ind w:firstLine="567"/>
        <w:jc w:val="both"/>
        <w:rPr>
          <w:sz w:val="28"/>
          <w:szCs w:val="28"/>
        </w:rPr>
      </w:pPr>
      <w:r>
        <w:rPr>
          <w:sz w:val="28"/>
          <w:szCs w:val="28"/>
        </w:rPr>
        <w:t xml:space="preserve">8.2.5.2 </w:t>
      </w:r>
      <w:r w:rsidR="000A06AA" w:rsidRPr="002D6501">
        <w:rPr>
          <w:sz w:val="28"/>
          <w:szCs w:val="28"/>
        </w:rPr>
        <w:t>Обязательные дополнительные условия к бетонам прив</w:t>
      </w:r>
      <w:r>
        <w:rPr>
          <w:sz w:val="28"/>
          <w:szCs w:val="28"/>
        </w:rPr>
        <w:t>едены</w:t>
      </w:r>
      <w:r w:rsidR="000A06AA" w:rsidRPr="002D6501">
        <w:rPr>
          <w:sz w:val="28"/>
          <w:szCs w:val="28"/>
        </w:rPr>
        <w:t xml:space="preserve"> в 8.2.5.</w:t>
      </w:r>
      <w:r w:rsidR="000F1471">
        <w:rPr>
          <w:sz w:val="28"/>
          <w:szCs w:val="28"/>
        </w:rPr>
        <w:t>3–8.2.5.10</w:t>
      </w:r>
      <w:r w:rsidR="000A06AA" w:rsidRPr="002D6501">
        <w:rPr>
          <w:sz w:val="28"/>
          <w:szCs w:val="28"/>
        </w:rPr>
        <w:t>.</w:t>
      </w:r>
    </w:p>
    <w:p w14:paraId="193A5266" w14:textId="77777777" w:rsidR="000A06AA" w:rsidRPr="002D6501" w:rsidRDefault="00275E22" w:rsidP="00932913">
      <w:pPr>
        <w:ind w:firstLine="567"/>
        <w:jc w:val="both"/>
        <w:rPr>
          <w:sz w:val="28"/>
          <w:szCs w:val="28"/>
        </w:rPr>
      </w:pPr>
      <w:r>
        <w:rPr>
          <w:sz w:val="28"/>
          <w:szCs w:val="28"/>
        </w:rPr>
        <w:t>8.2.5.3</w:t>
      </w:r>
      <w:r w:rsidR="000A06AA" w:rsidRPr="002D6501">
        <w:rPr>
          <w:sz w:val="28"/>
          <w:szCs w:val="28"/>
        </w:rPr>
        <w:t xml:space="preserve"> Основные конструктивные элементы высотных зданий (конструкции фундаментов и железобетонных и сталежелезобетонных каркасов) должны возводиться согласно ТР, которы</w:t>
      </w:r>
      <w:r>
        <w:rPr>
          <w:sz w:val="28"/>
          <w:szCs w:val="28"/>
        </w:rPr>
        <w:t>й</w:t>
      </w:r>
      <w:r w:rsidR="000A06AA" w:rsidRPr="002D6501">
        <w:rPr>
          <w:sz w:val="28"/>
          <w:szCs w:val="28"/>
        </w:rPr>
        <w:t xml:space="preserve"> явля</w:t>
      </w:r>
      <w:r>
        <w:rPr>
          <w:sz w:val="28"/>
          <w:szCs w:val="28"/>
        </w:rPr>
        <w:t>е</w:t>
      </w:r>
      <w:r w:rsidR="000A06AA" w:rsidRPr="002D6501">
        <w:rPr>
          <w:sz w:val="28"/>
          <w:szCs w:val="28"/>
        </w:rPr>
        <w:t>тся обязательным приложением к ППР и согласовыва</w:t>
      </w:r>
      <w:r>
        <w:rPr>
          <w:sz w:val="28"/>
          <w:szCs w:val="28"/>
        </w:rPr>
        <w:t>е</w:t>
      </w:r>
      <w:r w:rsidR="000A06AA" w:rsidRPr="002D6501">
        <w:rPr>
          <w:sz w:val="28"/>
          <w:szCs w:val="28"/>
        </w:rPr>
        <w:t>тся с авторами проекта. В составе ТР содержатся требования к бетонным смесям и их компонентам, бетонам, гибкой (стержневой) и ж</w:t>
      </w:r>
      <w:r w:rsidR="009C6904" w:rsidRPr="002D6501">
        <w:rPr>
          <w:sz w:val="28"/>
          <w:szCs w:val="28"/>
        </w:rPr>
        <w:t>е</w:t>
      </w:r>
      <w:r w:rsidR="000A06AA" w:rsidRPr="002D6501">
        <w:rPr>
          <w:sz w:val="28"/>
          <w:szCs w:val="28"/>
        </w:rPr>
        <w:t xml:space="preserve">сткой (стальному профилю) арматуре, технологическим процессам, контролю качества и другие необходимые для возведения конкретного сооружения технические </w:t>
      </w:r>
      <w:r>
        <w:rPr>
          <w:sz w:val="28"/>
          <w:szCs w:val="28"/>
        </w:rPr>
        <w:t>требования</w:t>
      </w:r>
      <w:r w:rsidR="000A06AA" w:rsidRPr="002D6501">
        <w:rPr>
          <w:sz w:val="28"/>
          <w:szCs w:val="28"/>
        </w:rPr>
        <w:t>.</w:t>
      </w:r>
    </w:p>
    <w:p w14:paraId="6D77E40D" w14:textId="7FB245DD" w:rsidR="000A06AA" w:rsidRPr="002D6501" w:rsidRDefault="00F55578" w:rsidP="00932913">
      <w:pPr>
        <w:ind w:firstLine="567"/>
        <w:jc w:val="both"/>
        <w:rPr>
          <w:sz w:val="28"/>
          <w:szCs w:val="28"/>
        </w:rPr>
      </w:pPr>
      <w:r w:rsidRPr="001F2135">
        <w:rPr>
          <w:bCs/>
          <w:kern w:val="36"/>
          <w:sz w:val="28"/>
          <w:szCs w:val="28"/>
        </w:rPr>
        <w:t>8.2.5.4 Для возведения основных конструктивных элементов высотных зданий допускается применять тяжелые, мелкозернистые и конструкционные легкие бетоны, соответствующие ГОСТ 25820, ГОСТ 26633 и ГОСТ 32803.</w:t>
      </w:r>
    </w:p>
    <w:p w14:paraId="7B8BE439" w14:textId="77777777" w:rsidR="00F55578" w:rsidRPr="00E04F66" w:rsidRDefault="00F55578" w:rsidP="00F55578">
      <w:pPr>
        <w:pStyle w:val="aff1"/>
        <w:ind w:firstLine="567"/>
        <w:jc w:val="both"/>
        <w:rPr>
          <w:b/>
          <w:sz w:val="28"/>
          <w:szCs w:val="28"/>
        </w:rPr>
      </w:pPr>
      <w:r w:rsidRPr="00E04F66">
        <w:rPr>
          <w:b/>
          <w:sz w:val="28"/>
          <w:szCs w:val="28"/>
        </w:rPr>
        <w:lastRenderedPageBreak/>
        <w:t>(Измененная редакция, Изм. № 1).</w:t>
      </w:r>
    </w:p>
    <w:p w14:paraId="2B74AE20" w14:textId="77777777" w:rsidR="000A06AA" w:rsidRPr="002D6501" w:rsidRDefault="00275E22" w:rsidP="00932913">
      <w:pPr>
        <w:ind w:firstLine="567"/>
        <w:jc w:val="both"/>
        <w:rPr>
          <w:sz w:val="28"/>
          <w:szCs w:val="28"/>
        </w:rPr>
      </w:pPr>
      <w:r>
        <w:rPr>
          <w:sz w:val="28"/>
          <w:szCs w:val="28"/>
        </w:rPr>
        <w:t xml:space="preserve">8.2.5.5 </w:t>
      </w:r>
      <w:r w:rsidR="000A06AA" w:rsidRPr="002D6501">
        <w:rPr>
          <w:sz w:val="28"/>
          <w:szCs w:val="28"/>
        </w:rPr>
        <w:t>Материалы для производства бетонных смесей должны соответствовать следующим требованиям:</w:t>
      </w:r>
    </w:p>
    <w:p w14:paraId="3648CE94" w14:textId="77777777" w:rsidR="000A06AA" w:rsidRPr="002D6501" w:rsidRDefault="000A06AA" w:rsidP="00932913">
      <w:pPr>
        <w:ind w:firstLine="567"/>
        <w:jc w:val="both"/>
        <w:rPr>
          <w:sz w:val="28"/>
          <w:szCs w:val="28"/>
        </w:rPr>
      </w:pPr>
      <w:r w:rsidRPr="002D6501">
        <w:rPr>
          <w:sz w:val="28"/>
          <w:szCs w:val="28"/>
        </w:rPr>
        <w:t>- в качестве вяжущих следует применять портландцементы, соответствующие требованиям ГОСТ 10178, ГОСТ 22266 и ГОСТ 31108;</w:t>
      </w:r>
    </w:p>
    <w:p w14:paraId="2229CC26" w14:textId="77777777" w:rsidR="000A06AA" w:rsidRPr="002D6501" w:rsidRDefault="000A06AA" w:rsidP="00932913">
      <w:pPr>
        <w:ind w:firstLine="567"/>
        <w:jc w:val="both"/>
        <w:rPr>
          <w:sz w:val="28"/>
          <w:szCs w:val="28"/>
        </w:rPr>
      </w:pPr>
      <w:r w:rsidRPr="002D6501">
        <w:rPr>
          <w:sz w:val="28"/>
          <w:szCs w:val="28"/>
        </w:rPr>
        <w:t>- заполнители для бетонов должны соответствовать требованиям ГО</w:t>
      </w:r>
      <w:r w:rsidR="00275E22">
        <w:rPr>
          <w:sz w:val="28"/>
          <w:szCs w:val="28"/>
        </w:rPr>
        <w:t>СТ 8267, ГОСТ 8736 и ГОСТ 32496;</w:t>
      </w:r>
    </w:p>
    <w:p w14:paraId="3889931D" w14:textId="349022DF" w:rsidR="000A06AA" w:rsidRPr="002D6501" w:rsidRDefault="000A06AA" w:rsidP="00932913">
      <w:pPr>
        <w:ind w:firstLine="567"/>
        <w:jc w:val="both"/>
        <w:rPr>
          <w:sz w:val="28"/>
          <w:szCs w:val="28"/>
        </w:rPr>
      </w:pPr>
      <w:r w:rsidRPr="002D6501">
        <w:rPr>
          <w:sz w:val="28"/>
          <w:szCs w:val="28"/>
        </w:rPr>
        <w:t xml:space="preserve">- </w:t>
      </w:r>
      <w:r w:rsidR="00872348" w:rsidRPr="001F2135">
        <w:rPr>
          <w:bCs/>
          <w:kern w:val="36"/>
          <w:sz w:val="28"/>
          <w:szCs w:val="28"/>
        </w:rPr>
        <w:t>в качестве добавок следует применять химические, минеральные и органо-минеральные модификаторы, соответствующие требованиям ГОСТ 24211, ГОСТ Р 56178 и ГОСТ Р 56592;</w:t>
      </w:r>
    </w:p>
    <w:p w14:paraId="10DD9A0D" w14:textId="77777777" w:rsidR="000A06AA" w:rsidRPr="002D6501" w:rsidRDefault="000A06AA" w:rsidP="00932913">
      <w:pPr>
        <w:ind w:firstLine="567"/>
        <w:jc w:val="both"/>
        <w:rPr>
          <w:sz w:val="28"/>
          <w:szCs w:val="28"/>
        </w:rPr>
      </w:pPr>
      <w:r w:rsidRPr="002D6501">
        <w:rPr>
          <w:sz w:val="28"/>
          <w:szCs w:val="28"/>
        </w:rPr>
        <w:t>- вода должна соответствовать требованиям ГОСТ 23732.</w:t>
      </w:r>
    </w:p>
    <w:p w14:paraId="41192412" w14:textId="77777777" w:rsidR="00F55578" w:rsidRPr="00E04F66" w:rsidRDefault="00F55578" w:rsidP="00F55578">
      <w:pPr>
        <w:pStyle w:val="aff1"/>
        <w:ind w:firstLine="567"/>
        <w:jc w:val="both"/>
        <w:rPr>
          <w:b/>
          <w:sz w:val="28"/>
          <w:szCs w:val="28"/>
        </w:rPr>
      </w:pPr>
      <w:r w:rsidRPr="00E04F66">
        <w:rPr>
          <w:b/>
          <w:sz w:val="28"/>
          <w:szCs w:val="28"/>
        </w:rPr>
        <w:t>(Измененная редакция, Изм. № 1).</w:t>
      </w:r>
    </w:p>
    <w:p w14:paraId="206BA863" w14:textId="21376536" w:rsidR="000A06AA" w:rsidRPr="002D6501" w:rsidRDefault="00275E22" w:rsidP="00932913">
      <w:pPr>
        <w:ind w:firstLine="567"/>
        <w:jc w:val="both"/>
        <w:rPr>
          <w:sz w:val="28"/>
          <w:szCs w:val="28"/>
        </w:rPr>
      </w:pPr>
      <w:r>
        <w:rPr>
          <w:sz w:val="28"/>
          <w:szCs w:val="28"/>
        </w:rPr>
        <w:t xml:space="preserve">8.2.5.6 </w:t>
      </w:r>
      <w:r w:rsidR="000A06AA" w:rsidRPr="002D6501">
        <w:rPr>
          <w:sz w:val="28"/>
          <w:szCs w:val="28"/>
        </w:rPr>
        <w:t>При производстве бетонных смесей для высокопрочных бетонов (классов B60</w:t>
      </w:r>
      <w:r w:rsidRPr="002D6501">
        <w:rPr>
          <w:sz w:val="28"/>
          <w:szCs w:val="28"/>
        </w:rPr>
        <w:t>–</w:t>
      </w:r>
      <w:r w:rsidR="000A06AA" w:rsidRPr="002D6501">
        <w:rPr>
          <w:sz w:val="28"/>
          <w:szCs w:val="28"/>
        </w:rPr>
        <w:t xml:space="preserve">B100) </w:t>
      </w:r>
      <w:r>
        <w:rPr>
          <w:sz w:val="28"/>
          <w:szCs w:val="28"/>
        </w:rPr>
        <w:t>следует</w:t>
      </w:r>
      <w:r w:rsidR="000A06AA" w:rsidRPr="002D6501">
        <w:rPr>
          <w:sz w:val="28"/>
          <w:szCs w:val="28"/>
        </w:rPr>
        <w:t xml:space="preserve"> применять портландцементы марок </w:t>
      </w:r>
      <w:r w:rsidR="00872348" w:rsidRPr="001F2135">
        <w:rPr>
          <w:bCs/>
          <w:kern w:val="36"/>
          <w:sz w:val="28"/>
          <w:szCs w:val="28"/>
        </w:rPr>
        <w:t>ЦЕМ I 52,5</w:t>
      </w:r>
      <w:r w:rsidR="000A06AA" w:rsidRPr="002D6501">
        <w:rPr>
          <w:sz w:val="28"/>
          <w:szCs w:val="28"/>
        </w:rPr>
        <w:t xml:space="preserve"> (</w:t>
      </w:r>
      <w:r w:rsidR="00872348" w:rsidRPr="001F2135">
        <w:rPr>
          <w:bCs/>
          <w:kern w:val="36"/>
          <w:sz w:val="28"/>
          <w:szCs w:val="28"/>
        </w:rPr>
        <w:t>ГОСТ 31108</w:t>
      </w:r>
      <w:r w:rsidR="000A06AA" w:rsidRPr="002D6501">
        <w:rPr>
          <w:sz w:val="28"/>
          <w:szCs w:val="28"/>
        </w:rPr>
        <w:t>) и ПЦ 500 Д0 (</w:t>
      </w:r>
      <w:r w:rsidR="00872348" w:rsidRPr="001F2135">
        <w:rPr>
          <w:bCs/>
          <w:kern w:val="36"/>
          <w:sz w:val="28"/>
          <w:szCs w:val="28"/>
        </w:rPr>
        <w:t>ГОСТ 10178</w:t>
      </w:r>
      <w:r>
        <w:rPr>
          <w:sz w:val="28"/>
          <w:szCs w:val="28"/>
        </w:rPr>
        <w:t xml:space="preserve">) с содержанием C3A </w:t>
      </w:r>
      <w:r w:rsidR="000A06AA" w:rsidRPr="002D6501">
        <w:rPr>
          <w:sz w:val="28"/>
          <w:szCs w:val="28"/>
        </w:rPr>
        <w:t>в клинкерной части в количестве не более 8</w:t>
      </w:r>
      <w:r>
        <w:rPr>
          <w:sz w:val="28"/>
          <w:szCs w:val="28"/>
        </w:rPr>
        <w:t xml:space="preserve"> </w:t>
      </w:r>
      <w:r w:rsidR="000A06AA" w:rsidRPr="002D6501">
        <w:rPr>
          <w:sz w:val="28"/>
          <w:szCs w:val="28"/>
        </w:rPr>
        <w:t>%, суперпластификаторы, соответствующие ГОСТ 24211, микрокремнезем, метакаолин, кисл</w:t>
      </w:r>
      <w:r>
        <w:rPr>
          <w:sz w:val="28"/>
          <w:szCs w:val="28"/>
        </w:rPr>
        <w:t>ую</w:t>
      </w:r>
      <w:r w:rsidR="000A06AA" w:rsidRPr="002D6501">
        <w:rPr>
          <w:sz w:val="28"/>
          <w:szCs w:val="28"/>
        </w:rPr>
        <w:t xml:space="preserve"> зол</w:t>
      </w:r>
      <w:r>
        <w:rPr>
          <w:sz w:val="28"/>
          <w:szCs w:val="28"/>
        </w:rPr>
        <w:t>у</w:t>
      </w:r>
      <w:r w:rsidR="000A06AA" w:rsidRPr="002D6501">
        <w:rPr>
          <w:sz w:val="28"/>
          <w:szCs w:val="28"/>
        </w:rPr>
        <w:t>-уноса, доменный гранулированный шлак, соответствующие ГОСТ Р 56592, или органо-минеральные модификаторы, соответствующие ГОСТ Р 56178.</w:t>
      </w:r>
    </w:p>
    <w:p w14:paraId="01A28315" w14:textId="77777777" w:rsidR="00872348" w:rsidRPr="00E04F66" w:rsidRDefault="00872348" w:rsidP="00872348">
      <w:pPr>
        <w:pStyle w:val="aff1"/>
        <w:ind w:firstLine="567"/>
        <w:jc w:val="both"/>
        <w:rPr>
          <w:b/>
          <w:sz w:val="28"/>
          <w:szCs w:val="28"/>
        </w:rPr>
      </w:pPr>
      <w:r w:rsidRPr="00E04F66">
        <w:rPr>
          <w:b/>
          <w:sz w:val="28"/>
          <w:szCs w:val="28"/>
        </w:rPr>
        <w:t>(Измененная редакция, Изм. № 1).</w:t>
      </w:r>
    </w:p>
    <w:p w14:paraId="5D279243" w14:textId="77777777" w:rsidR="000A06AA" w:rsidRPr="002D6501" w:rsidRDefault="00275E22" w:rsidP="00932913">
      <w:pPr>
        <w:ind w:firstLine="567"/>
        <w:jc w:val="both"/>
        <w:rPr>
          <w:sz w:val="28"/>
          <w:szCs w:val="28"/>
        </w:rPr>
      </w:pPr>
      <w:r>
        <w:rPr>
          <w:sz w:val="28"/>
          <w:szCs w:val="28"/>
        </w:rPr>
        <w:t xml:space="preserve">8.2.5.7 </w:t>
      </w:r>
      <w:r w:rsidR="000A06AA" w:rsidRPr="002D6501">
        <w:rPr>
          <w:sz w:val="28"/>
          <w:szCs w:val="28"/>
        </w:rPr>
        <w:t>Предельный расход портландцемента при производстве тяж</w:t>
      </w:r>
      <w:r w:rsidR="009C6904" w:rsidRPr="002D6501">
        <w:rPr>
          <w:sz w:val="28"/>
          <w:szCs w:val="28"/>
        </w:rPr>
        <w:t>е</w:t>
      </w:r>
      <w:r w:rsidR="000A06AA" w:rsidRPr="002D6501">
        <w:rPr>
          <w:sz w:val="28"/>
          <w:szCs w:val="28"/>
        </w:rPr>
        <w:t>лых бетонов классов до В100 включительно не должен превышать 550 кг/м</w:t>
      </w:r>
      <w:r w:rsidR="000A06AA" w:rsidRPr="00275E22">
        <w:rPr>
          <w:sz w:val="28"/>
          <w:szCs w:val="28"/>
          <w:vertAlign w:val="superscript"/>
        </w:rPr>
        <w:t>3</w:t>
      </w:r>
      <w:r w:rsidR="000A06AA" w:rsidRPr="002D6501">
        <w:rPr>
          <w:sz w:val="28"/>
          <w:szCs w:val="28"/>
        </w:rPr>
        <w:t xml:space="preserve"> в пересч</w:t>
      </w:r>
      <w:r w:rsidR="009C6904" w:rsidRPr="002D6501">
        <w:rPr>
          <w:sz w:val="28"/>
          <w:szCs w:val="28"/>
        </w:rPr>
        <w:t>е</w:t>
      </w:r>
      <w:r w:rsidR="000A06AA" w:rsidRPr="002D6501">
        <w:rPr>
          <w:sz w:val="28"/>
          <w:szCs w:val="28"/>
        </w:rPr>
        <w:t>те на клинкерную часть цемента.</w:t>
      </w:r>
    </w:p>
    <w:p w14:paraId="52230C4D" w14:textId="77777777" w:rsidR="000A06AA" w:rsidRPr="002D6501" w:rsidRDefault="00275E22" w:rsidP="00932913">
      <w:pPr>
        <w:ind w:firstLine="567"/>
        <w:jc w:val="both"/>
        <w:rPr>
          <w:sz w:val="28"/>
          <w:szCs w:val="28"/>
        </w:rPr>
      </w:pPr>
      <w:r>
        <w:rPr>
          <w:sz w:val="28"/>
          <w:szCs w:val="28"/>
        </w:rPr>
        <w:t>8.2.5.8</w:t>
      </w:r>
      <w:r w:rsidR="000A06AA" w:rsidRPr="002D6501">
        <w:rPr>
          <w:sz w:val="28"/>
          <w:szCs w:val="28"/>
        </w:rPr>
        <w:t xml:space="preserve"> Оценку и приемку бетона по прочности в партиях бетонных смесей следует проводить в соответствии с ГОСТ 18105 и ГОСТ 31914 по результатам испытаний контрольных образцов, изготовленных из проб бетонных смесей, отобранных на строительной площадке. При расчете требуемой прочности бетона в партиях бетонных смесей коэф</w:t>
      </w:r>
      <w:r>
        <w:rPr>
          <w:sz w:val="28"/>
          <w:szCs w:val="28"/>
        </w:rPr>
        <w:t xml:space="preserve">фициент требуемой прочности </w:t>
      </w:r>
      <w:r w:rsidRPr="00FA3CBB">
        <w:rPr>
          <w:i/>
          <w:sz w:val="28"/>
          <w:szCs w:val="28"/>
        </w:rPr>
        <w:t>К</w:t>
      </w:r>
      <w:r w:rsidRPr="00FA3CBB">
        <w:rPr>
          <w:sz w:val="28"/>
          <w:szCs w:val="28"/>
          <w:vertAlign w:val="subscript"/>
        </w:rPr>
        <w:t>Т</w:t>
      </w:r>
      <w:r>
        <w:rPr>
          <w:sz w:val="28"/>
          <w:szCs w:val="28"/>
        </w:rPr>
        <w:t xml:space="preserve"> </w:t>
      </w:r>
      <w:r w:rsidR="00FA3CBB">
        <w:rPr>
          <w:sz w:val="28"/>
          <w:szCs w:val="28"/>
        </w:rPr>
        <w:t xml:space="preserve">принимают по </w:t>
      </w:r>
      <w:r w:rsidR="000A06AA" w:rsidRPr="002D6501">
        <w:rPr>
          <w:sz w:val="28"/>
          <w:szCs w:val="28"/>
        </w:rPr>
        <w:t>фактическому значению коэффициента вариации, но не менее 1,14.</w:t>
      </w:r>
    </w:p>
    <w:p w14:paraId="259BB865" w14:textId="77777777" w:rsidR="000A06AA" w:rsidRPr="002D6501" w:rsidRDefault="00FA3CBB" w:rsidP="00932913">
      <w:pPr>
        <w:ind w:firstLine="567"/>
        <w:jc w:val="both"/>
        <w:rPr>
          <w:sz w:val="28"/>
          <w:szCs w:val="28"/>
        </w:rPr>
      </w:pPr>
      <w:r>
        <w:rPr>
          <w:sz w:val="28"/>
          <w:szCs w:val="28"/>
        </w:rPr>
        <w:t>8.2.5.9</w:t>
      </w:r>
      <w:r w:rsidR="000A06AA" w:rsidRPr="002D6501">
        <w:rPr>
          <w:sz w:val="28"/>
          <w:szCs w:val="28"/>
        </w:rPr>
        <w:t xml:space="preserve"> Для предотвращения образования н</w:t>
      </w:r>
      <w:r>
        <w:rPr>
          <w:sz w:val="28"/>
          <w:szCs w:val="28"/>
        </w:rPr>
        <w:t xml:space="preserve">едопустимых трещин в массивных </w:t>
      </w:r>
      <w:r w:rsidR="000A06AA" w:rsidRPr="002D6501">
        <w:rPr>
          <w:sz w:val="28"/>
          <w:szCs w:val="28"/>
        </w:rPr>
        <w:t xml:space="preserve">конструкциях (фундаменты, стены ядер жесткости и </w:t>
      </w:r>
      <w:r w:rsidR="009C6904" w:rsidRPr="002D6501">
        <w:rPr>
          <w:sz w:val="28"/>
          <w:szCs w:val="28"/>
        </w:rPr>
        <w:t>т. п.</w:t>
      </w:r>
      <w:r w:rsidR="000A06AA" w:rsidRPr="002D6501">
        <w:rPr>
          <w:sz w:val="28"/>
          <w:szCs w:val="28"/>
        </w:rPr>
        <w:t>) в связи с изменением термонапряж</w:t>
      </w:r>
      <w:r w:rsidR="009C6904" w:rsidRPr="002D6501">
        <w:rPr>
          <w:sz w:val="28"/>
          <w:szCs w:val="28"/>
        </w:rPr>
        <w:t>е</w:t>
      </w:r>
      <w:r w:rsidR="000A06AA" w:rsidRPr="002D6501">
        <w:rPr>
          <w:sz w:val="28"/>
          <w:szCs w:val="28"/>
        </w:rPr>
        <w:t>нного состояния, вызванного перепадом температур и усадкой, при соответствующем обосновании должн</w:t>
      </w:r>
      <w:r>
        <w:rPr>
          <w:sz w:val="28"/>
          <w:szCs w:val="28"/>
        </w:rPr>
        <w:t>ы</w:t>
      </w:r>
      <w:r w:rsidR="000A06AA" w:rsidRPr="002D6501">
        <w:rPr>
          <w:sz w:val="28"/>
          <w:szCs w:val="28"/>
        </w:rPr>
        <w:t xml:space="preserve"> быть предусмотрен</w:t>
      </w:r>
      <w:r>
        <w:rPr>
          <w:sz w:val="28"/>
          <w:szCs w:val="28"/>
        </w:rPr>
        <w:t>ы</w:t>
      </w:r>
      <w:r w:rsidR="000A06AA" w:rsidRPr="002D6501">
        <w:rPr>
          <w:sz w:val="28"/>
          <w:szCs w:val="28"/>
        </w:rPr>
        <w:t xml:space="preserve"> дополнительное конструктивное армирование конструкции и/или разбивка конструкции на блоки (фрагменты) бетонирования, а также снижение экзотермии бетона за счет замещения части цемента минеральными или органо-минеральными добавками и охлаждение бетонной смеси.</w:t>
      </w:r>
    </w:p>
    <w:p w14:paraId="61FDCD09" w14:textId="77777777" w:rsidR="000A06AA" w:rsidRPr="002D6501" w:rsidRDefault="00FA3CBB" w:rsidP="00932913">
      <w:pPr>
        <w:ind w:firstLine="567"/>
        <w:jc w:val="both"/>
        <w:rPr>
          <w:sz w:val="28"/>
          <w:szCs w:val="28"/>
        </w:rPr>
      </w:pPr>
      <w:r>
        <w:rPr>
          <w:sz w:val="28"/>
          <w:szCs w:val="28"/>
        </w:rPr>
        <w:t>8.2.5.10</w:t>
      </w:r>
      <w:r w:rsidR="000A06AA" w:rsidRPr="002D6501">
        <w:rPr>
          <w:sz w:val="28"/>
          <w:szCs w:val="28"/>
        </w:rPr>
        <w:t xml:space="preserve"> При возведении колонн, стен ядер жесткости, пилонов из высокопрочных бетонов следует предотвращат</w:t>
      </w:r>
      <w:r>
        <w:rPr>
          <w:sz w:val="28"/>
          <w:szCs w:val="28"/>
        </w:rPr>
        <w:t xml:space="preserve">ь вызванный экзотермией бетона саморазогрев до температуры выше 80 ºС </w:t>
      </w:r>
      <w:r w:rsidR="000A06AA" w:rsidRPr="002D6501">
        <w:rPr>
          <w:sz w:val="28"/>
          <w:szCs w:val="28"/>
        </w:rPr>
        <w:t xml:space="preserve">путем сокращения расхода </w:t>
      </w:r>
      <w:r w:rsidR="000A06AA" w:rsidRPr="002D6501">
        <w:rPr>
          <w:sz w:val="28"/>
          <w:szCs w:val="28"/>
        </w:rPr>
        <w:lastRenderedPageBreak/>
        <w:t>цемент</w:t>
      </w:r>
      <w:r>
        <w:rPr>
          <w:sz w:val="28"/>
          <w:szCs w:val="28"/>
        </w:rPr>
        <w:t xml:space="preserve">а в составе бетона, охлаждения бетонной смеси и выполнения </w:t>
      </w:r>
      <w:r w:rsidR="000A06AA" w:rsidRPr="002D6501">
        <w:rPr>
          <w:sz w:val="28"/>
          <w:szCs w:val="28"/>
        </w:rPr>
        <w:t>других технологических мероприятий.</w:t>
      </w:r>
    </w:p>
    <w:p w14:paraId="60AFC402" w14:textId="77777777" w:rsidR="000A06AA" w:rsidRPr="002D6501" w:rsidRDefault="00FA3CBB" w:rsidP="00932913">
      <w:pPr>
        <w:ind w:firstLine="567"/>
        <w:jc w:val="both"/>
        <w:rPr>
          <w:sz w:val="28"/>
          <w:szCs w:val="28"/>
        </w:rPr>
      </w:pPr>
      <w:r>
        <w:rPr>
          <w:sz w:val="28"/>
          <w:szCs w:val="28"/>
        </w:rPr>
        <w:t xml:space="preserve">8.2.5.11 </w:t>
      </w:r>
      <w:r w:rsidR="000A06AA" w:rsidRPr="002D6501">
        <w:rPr>
          <w:sz w:val="28"/>
          <w:szCs w:val="28"/>
        </w:rPr>
        <w:t>Стальные конструкции следует изгот</w:t>
      </w:r>
      <w:r>
        <w:rPr>
          <w:sz w:val="28"/>
          <w:szCs w:val="28"/>
        </w:rPr>
        <w:t>о</w:t>
      </w:r>
      <w:r w:rsidR="000A06AA" w:rsidRPr="002D6501">
        <w:rPr>
          <w:sz w:val="28"/>
          <w:szCs w:val="28"/>
        </w:rPr>
        <w:t>вл</w:t>
      </w:r>
      <w:r>
        <w:rPr>
          <w:sz w:val="28"/>
          <w:szCs w:val="28"/>
        </w:rPr>
        <w:t>я</w:t>
      </w:r>
      <w:r w:rsidR="000A06AA" w:rsidRPr="002D6501">
        <w:rPr>
          <w:sz w:val="28"/>
          <w:szCs w:val="28"/>
        </w:rPr>
        <w:t xml:space="preserve">ть в соответствии с ГОСТ 23118 </w:t>
      </w:r>
      <w:r>
        <w:rPr>
          <w:sz w:val="28"/>
          <w:szCs w:val="28"/>
        </w:rPr>
        <w:t xml:space="preserve">(см. также </w:t>
      </w:r>
      <w:r w:rsidRPr="00FA3CBB">
        <w:rPr>
          <w:sz w:val="28"/>
          <w:szCs w:val="28"/>
        </w:rPr>
        <w:t>[</w:t>
      </w:r>
      <w:r>
        <w:rPr>
          <w:sz w:val="28"/>
          <w:szCs w:val="28"/>
        </w:rPr>
        <w:t>18</w:t>
      </w:r>
      <w:r w:rsidRPr="00FA3CBB">
        <w:rPr>
          <w:sz w:val="28"/>
          <w:szCs w:val="28"/>
        </w:rPr>
        <w:t>]</w:t>
      </w:r>
      <w:r>
        <w:rPr>
          <w:sz w:val="28"/>
          <w:szCs w:val="28"/>
        </w:rPr>
        <w:t>)</w:t>
      </w:r>
      <w:r w:rsidR="000A06AA" w:rsidRPr="002D6501">
        <w:rPr>
          <w:sz w:val="28"/>
          <w:szCs w:val="28"/>
        </w:rPr>
        <w:t xml:space="preserve"> и монтировать в соответствии с требованиями </w:t>
      </w:r>
      <w:r>
        <w:rPr>
          <w:sz w:val="28"/>
          <w:szCs w:val="28"/>
        </w:rPr>
        <w:t>СП 70.13330</w:t>
      </w:r>
      <w:r w:rsidR="000A06AA" w:rsidRPr="002D6501">
        <w:rPr>
          <w:sz w:val="28"/>
          <w:szCs w:val="28"/>
        </w:rPr>
        <w:t xml:space="preserve"> и </w:t>
      </w:r>
      <w:r>
        <w:rPr>
          <w:sz w:val="28"/>
          <w:szCs w:val="28"/>
        </w:rPr>
        <w:t>настоящего свода правил.</w:t>
      </w:r>
    </w:p>
    <w:p w14:paraId="51FF7697" w14:textId="77777777" w:rsidR="000A06AA" w:rsidRPr="002D6501" w:rsidRDefault="00FA3CBB" w:rsidP="00932913">
      <w:pPr>
        <w:ind w:firstLine="567"/>
        <w:jc w:val="both"/>
        <w:rPr>
          <w:sz w:val="28"/>
          <w:szCs w:val="28"/>
        </w:rPr>
      </w:pPr>
      <w:r>
        <w:rPr>
          <w:sz w:val="28"/>
          <w:szCs w:val="28"/>
        </w:rPr>
        <w:t xml:space="preserve">8.2.5.12 </w:t>
      </w:r>
      <w:r w:rsidR="000A06AA" w:rsidRPr="002D6501">
        <w:rPr>
          <w:sz w:val="28"/>
          <w:szCs w:val="28"/>
        </w:rPr>
        <w:t>Следует вести контроль отклонений от совмещения рисок геометрических осей стальных колонн в верхнем и нижнем сечениях отправочных элементов с рисками разбивочных осей. Исполнительная геодезическая съемка должна содержать указанную информацию по отклонениям каждого яруса колонн в указанных сечениях по двум главным ос</w:t>
      </w:r>
      <w:r>
        <w:rPr>
          <w:sz w:val="28"/>
          <w:szCs w:val="28"/>
        </w:rPr>
        <w:t>ям поперечного сечения колонны.</w:t>
      </w:r>
    </w:p>
    <w:p w14:paraId="50754DFB" w14:textId="77777777" w:rsidR="000A06AA" w:rsidRPr="002D6501" w:rsidRDefault="00FA3CBB" w:rsidP="00932913">
      <w:pPr>
        <w:ind w:firstLine="567"/>
        <w:jc w:val="both"/>
        <w:rPr>
          <w:sz w:val="28"/>
          <w:szCs w:val="28"/>
        </w:rPr>
      </w:pPr>
      <w:r>
        <w:rPr>
          <w:sz w:val="28"/>
          <w:szCs w:val="28"/>
        </w:rPr>
        <w:t xml:space="preserve">8.2.5.13 </w:t>
      </w:r>
      <w:r w:rsidR="000A06AA" w:rsidRPr="002D6501">
        <w:rPr>
          <w:sz w:val="28"/>
          <w:szCs w:val="28"/>
        </w:rPr>
        <w:t>Отклонения от риски разбивочной оси в верхнем сечении стальных колонн не должны превышать при длине отправочных марок по любой из главных ос</w:t>
      </w:r>
      <w:r>
        <w:rPr>
          <w:sz w:val="28"/>
          <w:szCs w:val="28"/>
        </w:rPr>
        <w:t>ей поперечного сечения колонны:</w:t>
      </w:r>
    </w:p>
    <w:p w14:paraId="3F3D68D4" w14:textId="77777777" w:rsidR="000A06AA" w:rsidRPr="002D6501" w:rsidRDefault="00FA3CBB" w:rsidP="00932913">
      <w:pPr>
        <w:ind w:firstLine="567"/>
        <w:jc w:val="both"/>
        <w:rPr>
          <w:sz w:val="28"/>
          <w:szCs w:val="28"/>
        </w:rPr>
      </w:pPr>
      <w:r>
        <w:rPr>
          <w:sz w:val="28"/>
          <w:szCs w:val="28"/>
        </w:rPr>
        <w:t xml:space="preserve">- </w:t>
      </w:r>
      <w:r w:rsidR="000A06AA" w:rsidRPr="002D6501">
        <w:rPr>
          <w:sz w:val="28"/>
          <w:szCs w:val="28"/>
        </w:rPr>
        <w:t xml:space="preserve">до 4000 – </w:t>
      </w:r>
      <w:smartTag w:uri="urn:schemas-microsoft-com:office:smarttags" w:element="metricconverter">
        <w:smartTagPr>
          <w:attr w:name="ProductID" w:val="9 мм"/>
        </w:smartTagPr>
        <w:r w:rsidR="000A06AA" w:rsidRPr="002D6501">
          <w:rPr>
            <w:sz w:val="28"/>
            <w:szCs w:val="28"/>
          </w:rPr>
          <w:t>9 мм</w:t>
        </w:r>
      </w:smartTag>
      <w:r>
        <w:rPr>
          <w:sz w:val="28"/>
          <w:szCs w:val="28"/>
        </w:rPr>
        <w:t>;</w:t>
      </w:r>
    </w:p>
    <w:p w14:paraId="31EB7445" w14:textId="77777777" w:rsidR="000A06AA" w:rsidRPr="002D6501" w:rsidRDefault="00FA3CBB" w:rsidP="00932913">
      <w:pPr>
        <w:ind w:firstLine="567"/>
        <w:jc w:val="both"/>
        <w:rPr>
          <w:sz w:val="28"/>
          <w:szCs w:val="28"/>
        </w:rPr>
      </w:pPr>
      <w:r>
        <w:rPr>
          <w:sz w:val="28"/>
          <w:szCs w:val="28"/>
        </w:rPr>
        <w:t xml:space="preserve">- </w:t>
      </w:r>
      <w:r w:rsidR="000A06AA" w:rsidRPr="002D6501">
        <w:rPr>
          <w:sz w:val="28"/>
          <w:szCs w:val="28"/>
        </w:rPr>
        <w:t xml:space="preserve">свыше 4000 до 8000 – </w:t>
      </w:r>
      <w:smartTag w:uri="urn:schemas-microsoft-com:office:smarttags" w:element="metricconverter">
        <w:smartTagPr>
          <w:attr w:name="ProductID" w:val="11 мм"/>
        </w:smartTagPr>
        <w:r w:rsidR="000A06AA" w:rsidRPr="002D6501">
          <w:rPr>
            <w:sz w:val="28"/>
            <w:szCs w:val="28"/>
          </w:rPr>
          <w:t>11 мм</w:t>
        </w:r>
      </w:smartTag>
      <w:r>
        <w:rPr>
          <w:sz w:val="28"/>
          <w:szCs w:val="28"/>
        </w:rPr>
        <w:t>;</w:t>
      </w:r>
    </w:p>
    <w:p w14:paraId="30D83A15" w14:textId="77777777" w:rsidR="000A06AA" w:rsidRPr="002D6501" w:rsidRDefault="00FA3CBB" w:rsidP="00932913">
      <w:pPr>
        <w:ind w:firstLine="567"/>
        <w:jc w:val="both"/>
        <w:rPr>
          <w:sz w:val="28"/>
          <w:szCs w:val="28"/>
        </w:rPr>
      </w:pPr>
      <w:r>
        <w:rPr>
          <w:sz w:val="28"/>
          <w:szCs w:val="28"/>
        </w:rPr>
        <w:t xml:space="preserve">- </w:t>
      </w:r>
      <w:r w:rsidR="000A06AA" w:rsidRPr="002D6501">
        <w:rPr>
          <w:sz w:val="28"/>
          <w:szCs w:val="28"/>
        </w:rPr>
        <w:t>свыше 8000 до 16</w:t>
      </w:r>
      <w:r w:rsidR="00D55E2F">
        <w:rPr>
          <w:sz w:val="28"/>
          <w:szCs w:val="28"/>
        </w:rPr>
        <w:t xml:space="preserve"> </w:t>
      </w:r>
      <w:r w:rsidR="000A06AA" w:rsidRPr="002D6501">
        <w:rPr>
          <w:sz w:val="28"/>
          <w:szCs w:val="28"/>
        </w:rPr>
        <w:t xml:space="preserve">000 – </w:t>
      </w:r>
      <w:smartTag w:uri="urn:schemas-microsoft-com:office:smarttags" w:element="metricconverter">
        <w:smartTagPr>
          <w:attr w:name="ProductID" w:val="21 мм"/>
        </w:smartTagPr>
        <w:r w:rsidR="000A06AA" w:rsidRPr="002D6501">
          <w:rPr>
            <w:sz w:val="28"/>
            <w:szCs w:val="28"/>
          </w:rPr>
          <w:t>21 мм</w:t>
        </w:r>
      </w:smartTag>
      <w:r>
        <w:rPr>
          <w:sz w:val="28"/>
          <w:szCs w:val="28"/>
        </w:rPr>
        <w:t>;</w:t>
      </w:r>
    </w:p>
    <w:p w14:paraId="72390840" w14:textId="77777777" w:rsidR="000A06AA" w:rsidRPr="002D6501" w:rsidRDefault="00FA3CBB" w:rsidP="00932913">
      <w:pPr>
        <w:ind w:firstLine="567"/>
        <w:jc w:val="both"/>
        <w:rPr>
          <w:sz w:val="28"/>
          <w:szCs w:val="28"/>
        </w:rPr>
      </w:pPr>
      <w:r>
        <w:rPr>
          <w:sz w:val="28"/>
          <w:szCs w:val="28"/>
        </w:rPr>
        <w:t xml:space="preserve">- </w:t>
      </w:r>
      <w:r w:rsidR="000A06AA" w:rsidRPr="002D6501">
        <w:rPr>
          <w:sz w:val="28"/>
          <w:szCs w:val="28"/>
        </w:rPr>
        <w:t>свыше 16</w:t>
      </w:r>
      <w:r w:rsidR="00D55E2F">
        <w:rPr>
          <w:sz w:val="28"/>
          <w:szCs w:val="28"/>
        </w:rPr>
        <w:t xml:space="preserve"> </w:t>
      </w:r>
      <w:r w:rsidR="000A06AA" w:rsidRPr="002D6501">
        <w:rPr>
          <w:sz w:val="28"/>
          <w:szCs w:val="28"/>
        </w:rPr>
        <w:t xml:space="preserve">000 – </w:t>
      </w:r>
      <w:smartTag w:uri="urn:schemas-microsoft-com:office:smarttags" w:element="metricconverter">
        <w:smartTagPr>
          <w:attr w:name="ProductID" w:val="25 мм"/>
        </w:smartTagPr>
        <w:r w:rsidR="000A06AA" w:rsidRPr="002D6501">
          <w:rPr>
            <w:sz w:val="28"/>
            <w:szCs w:val="28"/>
          </w:rPr>
          <w:t>25 мм</w:t>
        </w:r>
      </w:smartTag>
      <w:r w:rsidR="000A06AA" w:rsidRPr="002D6501">
        <w:rPr>
          <w:sz w:val="28"/>
          <w:szCs w:val="28"/>
        </w:rPr>
        <w:t>.</w:t>
      </w:r>
    </w:p>
    <w:p w14:paraId="10FE6A2D" w14:textId="77777777" w:rsidR="00FA3CBB" w:rsidRDefault="00FA3CBB" w:rsidP="00932913">
      <w:pPr>
        <w:ind w:firstLine="567"/>
        <w:jc w:val="both"/>
        <w:rPr>
          <w:sz w:val="28"/>
          <w:szCs w:val="28"/>
        </w:rPr>
      </w:pPr>
      <w:r>
        <w:rPr>
          <w:sz w:val="28"/>
          <w:szCs w:val="28"/>
        </w:rPr>
        <w:t xml:space="preserve">8.2.5.14 </w:t>
      </w:r>
      <w:r w:rsidR="000A06AA" w:rsidRPr="002D6501">
        <w:rPr>
          <w:sz w:val="28"/>
          <w:szCs w:val="28"/>
        </w:rPr>
        <w:t xml:space="preserve">Отклонения от совмещения сечений стыкуемых стальных элементов </w:t>
      </w:r>
      <w:r>
        <w:rPr>
          <w:sz w:val="28"/>
          <w:szCs w:val="28"/>
        </w:rPr>
        <w:t xml:space="preserve">с радиусом инерции поперечного сечения </w:t>
      </w:r>
      <w:r>
        <w:rPr>
          <w:i/>
          <w:sz w:val="28"/>
          <w:szCs w:val="28"/>
          <w:lang w:val="en-US"/>
        </w:rPr>
        <w:t>i</w:t>
      </w:r>
      <w:r>
        <w:rPr>
          <w:sz w:val="28"/>
          <w:szCs w:val="28"/>
        </w:rPr>
        <w:t xml:space="preserve"> </w:t>
      </w:r>
      <w:r w:rsidR="000A06AA" w:rsidRPr="002D6501">
        <w:rPr>
          <w:sz w:val="28"/>
          <w:szCs w:val="28"/>
        </w:rPr>
        <w:t xml:space="preserve">не должны превышать: </w:t>
      </w:r>
      <w:r w:rsidR="000A06AA" w:rsidRPr="00FA3CBB">
        <w:rPr>
          <w:i/>
          <w:sz w:val="28"/>
          <w:szCs w:val="28"/>
        </w:rPr>
        <w:t>i</w:t>
      </w:r>
      <w:r w:rsidR="000A06AA" w:rsidRPr="002D6501">
        <w:rPr>
          <w:sz w:val="28"/>
          <w:szCs w:val="28"/>
        </w:rPr>
        <w:t xml:space="preserve">/18 для колонн коробчатого сечения и двутаврового сечения в плоскости меньшей жесткости; </w:t>
      </w:r>
      <w:r w:rsidR="000A06AA" w:rsidRPr="00FA3CBB">
        <w:rPr>
          <w:i/>
          <w:sz w:val="28"/>
          <w:szCs w:val="28"/>
        </w:rPr>
        <w:t>i</w:t>
      </w:r>
      <w:r w:rsidR="000A06AA" w:rsidRPr="002D6501">
        <w:rPr>
          <w:sz w:val="28"/>
          <w:szCs w:val="28"/>
        </w:rPr>
        <w:t>/37 для колонн двутаврового сечения в плоскости большей жесткости</w:t>
      </w:r>
      <w:r>
        <w:rPr>
          <w:sz w:val="28"/>
          <w:szCs w:val="28"/>
        </w:rPr>
        <w:t>.</w:t>
      </w:r>
    </w:p>
    <w:p w14:paraId="0B3BFB9F" w14:textId="77777777" w:rsidR="000A06AA" w:rsidRPr="002D6501" w:rsidRDefault="00FA3CBB" w:rsidP="00932913">
      <w:pPr>
        <w:ind w:firstLine="567"/>
        <w:jc w:val="both"/>
        <w:rPr>
          <w:sz w:val="28"/>
          <w:szCs w:val="28"/>
        </w:rPr>
      </w:pPr>
      <w:r>
        <w:rPr>
          <w:sz w:val="28"/>
          <w:szCs w:val="28"/>
        </w:rPr>
        <w:t xml:space="preserve">8.2.5.15 </w:t>
      </w:r>
      <w:r w:rsidR="000A06AA" w:rsidRPr="002D6501">
        <w:rPr>
          <w:sz w:val="28"/>
          <w:szCs w:val="28"/>
        </w:rPr>
        <w:t xml:space="preserve">Не допускается односторонний зазор между фрезерованными поверхностями в стыках стальных колонн более </w:t>
      </w:r>
      <w:smartTag w:uri="urn:schemas-microsoft-com:office:smarttags" w:element="metricconverter">
        <w:smartTagPr>
          <w:attr w:name="ProductID" w:val="10 мм"/>
        </w:smartTagPr>
        <w:r w:rsidR="000A06AA" w:rsidRPr="002D6501">
          <w:rPr>
            <w:sz w:val="28"/>
            <w:szCs w:val="28"/>
          </w:rPr>
          <w:t>10 мм</w:t>
        </w:r>
      </w:smartTag>
      <w:r w:rsidR="000A06AA" w:rsidRPr="002D6501">
        <w:rPr>
          <w:sz w:val="28"/>
          <w:szCs w:val="28"/>
        </w:rPr>
        <w:t>. Заполнение зазора необходимо осуществлять подкладками из листовой или полосовой стали, аналогичной по физико-механическим характеристикам стали колонны, при этом площадь заполненного зазора должна быть не менее 85</w:t>
      </w:r>
      <w:r>
        <w:rPr>
          <w:sz w:val="28"/>
          <w:szCs w:val="28"/>
        </w:rPr>
        <w:t xml:space="preserve"> </w:t>
      </w:r>
      <w:r w:rsidR="000A06AA" w:rsidRPr="002D6501">
        <w:rPr>
          <w:sz w:val="28"/>
          <w:szCs w:val="28"/>
        </w:rPr>
        <w:t xml:space="preserve">% площади поперечного сечения стойки, а </w:t>
      </w:r>
      <w:r>
        <w:rPr>
          <w:sz w:val="28"/>
          <w:szCs w:val="28"/>
        </w:rPr>
        <w:t>значение</w:t>
      </w:r>
      <w:r w:rsidR="000A06AA" w:rsidRPr="002D6501">
        <w:rPr>
          <w:sz w:val="28"/>
          <w:szCs w:val="28"/>
        </w:rPr>
        <w:t xml:space="preserve"> остаточного зазора не должн</w:t>
      </w:r>
      <w:r w:rsidR="006551C0">
        <w:rPr>
          <w:sz w:val="28"/>
          <w:szCs w:val="28"/>
        </w:rPr>
        <w:t>о</w:t>
      </w:r>
      <w:r w:rsidR="000A06AA" w:rsidRPr="002D6501">
        <w:rPr>
          <w:sz w:val="28"/>
          <w:szCs w:val="28"/>
        </w:rPr>
        <w:t xml:space="preserve"> превышать </w:t>
      </w:r>
      <w:smartTag w:uri="urn:schemas-microsoft-com:office:smarttags" w:element="metricconverter">
        <w:smartTagPr>
          <w:attr w:name="ProductID" w:val="0,5 мм"/>
        </w:smartTagPr>
        <w:r w:rsidR="000A06AA" w:rsidRPr="002D6501">
          <w:rPr>
            <w:sz w:val="28"/>
            <w:szCs w:val="28"/>
          </w:rPr>
          <w:t>0,5 мм</w:t>
        </w:r>
      </w:smartTag>
      <w:r w:rsidR="000A06AA" w:rsidRPr="002D6501">
        <w:rPr>
          <w:sz w:val="28"/>
          <w:szCs w:val="28"/>
        </w:rPr>
        <w:t>.</w:t>
      </w:r>
    </w:p>
    <w:p w14:paraId="1730A9E1" w14:textId="77777777" w:rsidR="000A06AA" w:rsidRPr="002D6501" w:rsidRDefault="006551C0" w:rsidP="00932913">
      <w:pPr>
        <w:ind w:firstLine="567"/>
        <w:jc w:val="both"/>
        <w:rPr>
          <w:sz w:val="28"/>
          <w:szCs w:val="28"/>
        </w:rPr>
      </w:pPr>
      <w:r>
        <w:rPr>
          <w:sz w:val="28"/>
          <w:szCs w:val="28"/>
        </w:rPr>
        <w:t xml:space="preserve">8.2.5.16 </w:t>
      </w:r>
      <w:r w:rsidR="000A06AA" w:rsidRPr="002D6501">
        <w:rPr>
          <w:sz w:val="28"/>
          <w:szCs w:val="28"/>
        </w:rPr>
        <w:t xml:space="preserve">В случаях отклонений (превышения) </w:t>
      </w:r>
      <w:r>
        <w:rPr>
          <w:sz w:val="28"/>
          <w:szCs w:val="28"/>
        </w:rPr>
        <w:t xml:space="preserve">от </w:t>
      </w:r>
      <w:r w:rsidR="000A06AA" w:rsidRPr="002D6501">
        <w:rPr>
          <w:sz w:val="28"/>
          <w:szCs w:val="28"/>
        </w:rPr>
        <w:t>указанных в 8.2.5.1</w:t>
      </w:r>
      <w:r>
        <w:rPr>
          <w:sz w:val="28"/>
          <w:szCs w:val="28"/>
        </w:rPr>
        <w:t>3</w:t>
      </w:r>
      <w:r w:rsidRPr="002D6501">
        <w:rPr>
          <w:sz w:val="28"/>
          <w:szCs w:val="28"/>
        </w:rPr>
        <w:t>–</w:t>
      </w:r>
      <w:r w:rsidR="000A06AA" w:rsidRPr="002D6501">
        <w:rPr>
          <w:sz w:val="28"/>
          <w:szCs w:val="28"/>
        </w:rPr>
        <w:t>8.2.5.15 требований следует оценить влияние отклонений на несущую способность элемента и выполн</w:t>
      </w:r>
      <w:r>
        <w:rPr>
          <w:sz w:val="28"/>
          <w:szCs w:val="28"/>
        </w:rPr>
        <w:t>и</w:t>
      </w:r>
      <w:r w:rsidR="000A06AA" w:rsidRPr="002D6501">
        <w:rPr>
          <w:sz w:val="28"/>
          <w:szCs w:val="28"/>
        </w:rPr>
        <w:t>ть его поверочные расчеты.</w:t>
      </w:r>
    </w:p>
    <w:p w14:paraId="00E0D19E" w14:textId="77777777" w:rsidR="00A0044A" w:rsidRPr="006551C0" w:rsidRDefault="006551C0" w:rsidP="00932913">
      <w:pPr>
        <w:ind w:firstLine="567"/>
        <w:jc w:val="both"/>
        <w:rPr>
          <w:b/>
          <w:sz w:val="28"/>
          <w:szCs w:val="28"/>
        </w:rPr>
      </w:pPr>
      <w:bookmarkStart w:id="51" w:name="_Toc460856919"/>
      <w:r w:rsidRPr="006551C0">
        <w:rPr>
          <w:b/>
          <w:sz w:val="28"/>
          <w:szCs w:val="28"/>
        </w:rPr>
        <w:t xml:space="preserve">8.3 </w:t>
      </w:r>
      <w:r w:rsidR="00A0044A" w:rsidRPr="006551C0">
        <w:rPr>
          <w:b/>
          <w:sz w:val="28"/>
          <w:szCs w:val="28"/>
        </w:rPr>
        <w:t>Устойчивость к прогрессирующему обрушению</w:t>
      </w:r>
      <w:bookmarkEnd w:id="51"/>
    </w:p>
    <w:p w14:paraId="4BD657EA" w14:textId="77777777" w:rsidR="00C500AA" w:rsidRPr="006551C0" w:rsidRDefault="006551C0" w:rsidP="00932913">
      <w:pPr>
        <w:ind w:firstLine="567"/>
        <w:jc w:val="both"/>
        <w:rPr>
          <w:b/>
          <w:sz w:val="28"/>
          <w:szCs w:val="28"/>
        </w:rPr>
      </w:pPr>
      <w:bookmarkStart w:id="52" w:name="_Toc460856920"/>
      <w:r w:rsidRPr="006551C0">
        <w:rPr>
          <w:b/>
          <w:sz w:val="28"/>
          <w:szCs w:val="28"/>
        </w:rPr>
        <w:t xml:space="preserve">8.3.1 </w:t>
      </w:r>
      <w:r w:rsidR="00C500AA" w:rsidRPr="006551C0">
        <w:rPr>
          <w:b/>
          <w:sz w:val="28"/>
          <w:szCs w:val="28"/>
        </w:rPr>
        <w:t>Основные положения</w:t>
      </w:r>
      <w:bookmarkEnd w:id="52"/>
    </w:p>
    <w:p w14:paraId="78F78AB7" w14:textId="77777777" w:rsidR="00C500AA" w:rsidRPr="00A43593" w:rsidRDefault="00C500AA" w:rsidP="00932913">
      <w:pPr>
        <w:pStyle w:val="aff1"/>
        <w:ind w:firstLine="567"/>
        <w:jc w:val="both"/>
        <w:rPr>
          <w:sz w:val="28"/>
          <w:szCs w:val="28"/>
        </w:rPr>
      </w:pPr>
      <w:r w:rsidRPr="00A43593">
        <w:rPr>
          <w:sz w:val="28"/>
          <w:szCs w:val="28"/>
        </w:rPr>
        <w:t xml:space="preserve">8.3.1.1 Высотные здания должны быть защищены от прогрессирующего (цепного) обрушения в случае локального разрушения их несущих конструкций при аварийных воздействиях, не предусмотренных условиями нормальной эксплуатации зданий (пожары, взрывы, ударные воздействия транспортных средств, несанкционированная перепланировка и </w:t>
      </w:r>
      <w:r w:rsidR="009C6904" w:rsidRPr="00A43593">
        <w:rPr>
          <w:sz w:val="28"/>
          <w:szCs w:val="28"/>
        </w:rPr>
        <w:t>т. п.</w:t>
      </w:r>
      <w:r w:rsidRPr="00A43593">
        <w:rPr>
          <w:sz w:val="28"/>
          <w:szCs w:val="28"/>
        </w:rPr>
        <w:t xml:space="preserve">). В случае аварийных воздействий допускаются локальные разрушения отдельных вертикальных несущих элементов в пределах одного этажа или </w:t>
      </w:r>
      <w:r w:rsidRPr="00A43593">
        <w:rPr>
          <w:sz w:val="28"/>
          <w:szCs w:val="28"/>
        </w:rPr>
        <w:lastRenderedPageBreak/>
        <w:t>участка перекрытия одного этажа</w:t>
      </w:r>
      <w:r w:rsidR="00A43593">
        <w:rPr>
          <w:sz w:val="28"/>
          <w:szCs w:val="28"/>
        </w:rPr>
        <w:t>,</w:t>
      </w:r>
      <w:r w:rsidRPr="00A43593">
        <w:rPr>
          <w:sz w:val="28"/>
          <w:szCs w:val="28"/>
        </w:rPr>
        <w:t xml:space="preserve"> не приводящие к обрушению или разрушению конструкций, на которые передается нагрузка, ранее воспринимавшаяся элементами, поврежденными аварийным воздействием.</w:t>
      </w:r>
    </w:p>
    <w:p w14:paraId="4B918A90" w14:textId="77777777" w:rsidR="00C500AA" w:rsidRPr="00A43593" w:rsidRDefault="00C500AA" w:rsidP="00932913">
      <w:pPr>
        <w:pStyle w:val="aff1"/>
        <w:ind w:firstLine="567"/>
        <w:jc w:val="both"/>
        <w:rPr>
          <w:sz w:val="28"/>
          <w:szCs w:val="28"/>
        </w:rPr>
      </w:pPr>
      <w:r w:rsidRPr="00A43593">
        <w:rPr>
          <w:sz w:val="28"/>
          <w:szCs w:val="28"/>
        </w:rPr>
        <w:t>Расчет здания в случае локального разрушения конструкций провод</w:t>
      </w:r>
      <w:r w:rsidR="00BA0B77" w:rsidRPr="00A43593">
        <w:rPr>
          <w:sz w:val="28"/>
          <w:szCs w:val="28"/>
        </w:rPr>
        <w:t>ят</w:t>
      </w:r>
      <w:r w:rsidRPr="00A43593">
        <w:rPr>
          <w:sz w:val="28"/>
          <w:szCs w:val="28"/>
        </w:rPr>
        <w:t xml:space="preserve"> только по предельным состояниям первой группы. Развитие неупругих деформаций, перемещения конструкций и раскрытие в них трещин в рассматриваемой </w:t>
      </w:r>
      <w:r w:rsidR="00552F43">
        <w:rPr>
          <w:sz w:val="28"/>
          <w:szCs w:val="28"/>
        </w:rPr>
        <w:t>ЧС</w:t>
      </w:r>
      <w:r w:rsidRPr="00A43593">
        <w:rPr>
          <w:sz w:val="28"/>
          <w:szCs w:val="28"/>
        </w:rPr>
        <w:t xml:space="preserve"> не ограничивают.</w:t>
      </w:r>
    </w:p>
    <w:p w14:paraId="297D885C" w14:textId="77777777" w:rsidR="00C500AA" w:rsidRPr="00A43593" w:rsidRDefault="00C500AA" w:rsidP="00932913">
      <w:pPr>
        <w:pStyle w:val="aff1"/>
        <w:ind w:firstLine="567"/>
        <w:jc w:val="both"/>
        <w:rPr>
          <w:sz w:val="28"/>
          <w:szCs w:val="28"/>
        </w:rPr>
      </w:pPr>
      <w:r w:rsidRPr="00A43593">
        <w:rPr>
          <w:sz w:val="28"/>
          <w:szCs w:val="28"/>
        </w:rPr>
        <w:t>8.3.1.2 Устойчивость высотного здания против прогрессирующего обрушения следует обеспечивать наиболее экономичными средствами:</w:t>
      </w:r>
    </w:p>
    <w:p w14:paraId="4FE5074A" w14:textId="77777777" w:rsidR="00C500AA" w:rsidRPr="00A43593" w:rsidRDefault="00552F43" w:rsidP="00932913">
      <w:pPr>
        <w:pStyle w:val="aff1"/>
        <w:ind w:firstLine="567"/>
        <w:jc w:val="both"/>
        <w:rPr>
          <w:sz w:val="28"/>
          <w:szCs w:val="28"/>
        </w:rPr>
      </w:pPr>
      <w:r>
        <w:rPr>
          <w:sz w:val="28"/>
          <w:szCs w:val="28"/>
        </w:rPr>
        <w:t xml:space="preserve">- </w:t>
      </w:r>
      <w:r w:rsidR="00C500AA" w:rsidRPr="00A43593">
        <w:rPr>
          <w:sz w:val="28"/>
          <w:szCs w:val="28"/>
        </w:rPr>
        <w:t>рациональным конструктивно-планировочным решением здания с учетом возможности возникновения рассматриваемой аварийной ситуации;</w:t>
      </w:r>
    </w:p>
    <w:p w14:paraId="205581DE" w14:textId="77777777" w:rsidR="00C500AA" w:rsidRPr="00A43593" w:rsidRDefault="00552F43" w:rsidP="00932913">
      <w:pPr>
        <w:pStyle w:val="aff1"/>
        <w:ind w:firstLine="567"/>
        <w:jc w:val="both"/>
        <w:rPr>
          <w:sz w:val="28"/>
          <w:szCs w:val="28"/>
        </w:rPr>
      </w:pPr>
      <w:r>
        <w:rPr>
          <w:sz w:val="28"/>
          <w:szCs w:val="28"/>
        </w:rPr>
        <w:t xml:space="preserve">- </w:t>
      </w:r>
      <w:r w:rsidR="00C500AA" w:rsidRPr="00A43593">
        <w:rPr>
          <w:sz w:val="28"/>
          <w:szCs w:val="28"/>
        </w:rPr>
        <w:t>конструктивными мерами, обеспечивающими неразрезность конструкций;</w:t>
      </w:r>
    </w:p>
    <w:p w14:paraId="0B63EF47" w14:textId="77777777" w:rsidR="00C500AA" w:rsidRPr="00A43593" w:rsidRDefault="00552F43" w:rsidP="00932913">
      <w:pPr>
        <w:pStyle w:val="aff1"/>
        <w:ind w:firstLine="567"/>
        <w:jc w:val="both"/>
        <w:rPr>
          <w:sz w:val="28"/>
          <w:szCs w:val="28"/>
        </w:rPr>
      </w:pPr>
      <w:r>
        <w:rPr>
          <w:sz w:val="28"/>
          <w:szCs w:val="28"/>
        </w:rPr>
        <w:t xml:space="preserve">- </w:t>
      </w:r>
      <w:r w:rsidR="00C500AA" w:rsidRPr="00A43593">
        <w:rPr>
          <w:sz w:val="28"/>
          <w:szCs w:val="28"/>
        </w:rPr>
        <w:t>применением материалов и конструктивных решений, обеспечивающих развитие в элементах конструкций и их соединениях пластических деформаций.</w:t>
      </w:r>
    </w:p>
    <w:p w14:paraId="13DF312A" w14:textId="77777777" w:rsidR="00C500AA" w:rsidRPr="00A43593" w:rsidRDefault="00C500AA" w:rsidP="00932913">
      <w:pPr>
        <w:pStyle w:val="aff1"/>
        <w:ind w:firstLine="567"/>
        <w:jc w:val="both"/>
        <w:rPr>
          <w:sz w:val="28"/>
          <w:szCs w:val="28"/>
        </w:rPr>
      </w:pPr>
      <w:r w:rsidRPr="00A43593">
        <w:rPr>
          <w:sz w:val="28"/>
          <w:szCs w:val="28"/>
        </w:rPr>
        <w:t>8.3.1.3 Реконструкци</w:t>
      </w:r>
      <w:r w:rsidR="00552F43">
        <w:rPr>
          <w:sz w:val="28"/>
          <w:szCs w:val="28"/>
        </w:rPr>
        <w:t>ю</w:t>
      </w:r>
      <w:r w:rsidRPr="00A43593">
        <w:rPr>
          <w:sz w:val="28"/>
          <w:szCs w:val="28"/>
        </w:rPr>
        <w:t xml:space="preserve"> высотного здания, в частности перепланировк</w:t>
      </w:r>
      <w:r w:rsidR="00552F43">
        <w:rPr>
          <w:sz w:val="28"/>
          <w:szCs w:val="28"/>
        </w:rPr>
        <w:t>у</w:t>
      </w:r>
      <w:r w:rsidRPr="00A43593">
        <w:rPr>
          <w:sz w:val="28"/>
          <w:szCs w:val="28"/>
        </w:rPr>
        <w:t xml:space="preserve"> и переустройство помещений, </w:t>
      </w:r>
      <w:r w:rsidR="005F48FB" w:rsidRPr="00A43593">
        <w:rPr>
          <w:sz w:val="28"/>
          <w:szCs w:val="28"/>
        </w:rPr>
        <w:t xml:space="preserve">следует выполнять так, чтобы не </w:t>
      </w:r>
      <w:r w:rsidRPr="00A43593">
        <w:rPr>
          <w:sz w:val="28"/>
          <w:szCs w:val="28"/>
        </w:rPr>
        <w:t>снижать его устойчивость против прогрессирующего обрушения.</w:t>
      </w:r>
    </w:p>
    <w:p w14:paraId="746DDED6" w14:textId="77777777" w:rsidR="00C500AA" w:rsidRPr="00A43593" w:rsidRDefault="00552F43" w:rsidP="00932913">
      <w:pPr>
        <w:pStyle w:val="aff1"/>
        <w:ind w:firstLine="567"/>
        <w:jc w:val="both"/>
        <w:rPr>
          <w:sz w:val="28"/>
          <w:szCs w:val="28"/>
        </w:rPr>
      </w:pPr>
      <w:r>
        <w:rPr>
          <w:sz w:val="28"/>
          <w:szCs w:val="28"/>
        </w:rPr>
        <w:t>8.3.1.4 В качестве локального гипотетического</w:t>
      </w:r>
      <w:r w:rsidR="00C500AA" w:rsidRPr="00A43593">
        <w:rPr>
          <w:sz w:val="28"/>
          <w:szCs w:val="28"/>
        </w:rPr>
        <w:t xml:space="preserve"> разрушения следует рассматривать разрушение (удаление) несущих конструкций одного (любого) этажа здания на участке, ограниченном кругом площадью до </w:t>
      </w:r>
      <w:smartTag w:uri="urn:schemas-microsoft-com:office:smarttags" w:element="metricconverter">
        <w:smartTagPr>
          <w:attr w:name="ProductID" w:val="80 м2"/>
        </w:smartTagPr>
        <w:r w:rsidR="00C500AA" w:rsidRPr="00A43593">
          <w:rPr>
            <w:sz w:val="28"/>
            <w:szCs w:val="28"/>
          </w:rPr>
          <w:t>80 м</w:t>
        </w:r>
        <w:r w:rsidR="00C500AA" w:rsidRPr="00552F43">
          <w:rPr>
            <w:sz w:val="28"/>
            <w:szCs w:val="28"/>
            <w:vertAlign w:val="superscript"/>
          </w:rPr>
          <w:t>2</w:t>
        </w:r>
      </w:smartTag>
      <w:r w:rsidR="00C500AA" w:rsidRPr="00A43593">
        <w:rPr>
          <w:sz w:val="28"/>
          <w:szCs w:val="28"/>
        </w:rPr>
        <w:t xml:space="preserve"> (диаметр </w:t>
      </w:r>
      <w:smartTag w:uri="urn:schemas-microsoft-com:office:smarttags" w:element="metricconverter">
        <w:smartTagPr>
          <w:attr w:name="ProductID" w:val="10 м"/>
        </w:smartTagPr>
        <w:r w:rsidR="00C500AA" w:rsidRPr="00A43593">
          <w:rPr>
            <w:sz w:val="28"/>
            <w:szCs w:val="28"/>
          </w:rPr>
          <w:t>10 м</w:t>
        </w:r>
      </w:smartTag>
      <w:r w:rsidR="00C500AA" w:rsidRPr="00A43593">
        <w:rPr>
          <w:sz w:val="28"/>
          <w:szCs w:val="28"/>
        </w:rPr>
        <w:t xml:space="preserve">) для зданий высотой до </w:t>
      </w:r>
      <w:smartTag w:uri="urn:schemas-microsoft-com:office:smarttags" w:element="metricconverter">
        <w:smartTagPr>
          <w:attr w:name="ProductID" w:val="200 м"/>
        </w:smartTagPr>
        <w:r w:rsidR="00C500AA" w:rsidRPr="00A43593">
          <w:rPr>
            <w:sz w:val="28"/>
            <w:szCs w:val="28"/>
          </w:rPr>
          <w:t>200 м</w:t>
        </w:r>
      </w:smartTag>
      <w:r w:rsidR="00C500AA" w:rsidRPr="00A43593">
        <w:rPr>
          <w:sz w:val="28"/>
          <w:szCs w:val="28"/>
        </w:rPr>
        <w:t xml:space="preserve"> и до </w:t>
      </w:r>
      <w:smartTag w:uri="urn:schemas-microsoft-com:office:smarttags" w:element="metricconverter">
        <w:smartTagPr>
          <w:attr w:name="ProductID" w:val="100 м2"/>
        </w:smartTagPr>
        <w:r w:rsidR="00C500AA" w:rsidRPr="00A43593">
          <w:rPr>
            <w:sz w:val="28"/>
            <w:szCs w:val="28"/>
          </w:rPr>
          <w:t>100 м</w:t>
        </w:r>
        <w:r w:rsidR="00C500AA" w:rsidRPr="00552F43">
          <w:rPr>
            <w:sz w:val="28"/>
            <w:szCs w:val="28"/>
            <w:vertAlign w:val="superscript"/>
          </w:rPr>
          <w:t>2</w:t>
        </w:r>
      </w:smartTag>
      <w:r w:rsidR="00C500AA" w:rsidRPr="00A43593">
        <w:rPr>
          <w:sz w:val="28"/>
          <w:szCs w:val="28"/>
        </w:rPr>
        <w:t xml:space="preserve"> (диаметр 11</w:t>
      </w:r>
      <w:r>
        <w:rPr>
          <w:sz w:val="28"/>
          <w:szCs w:val="28"/>
        </w:rPr>
        <w:t>,</w:t>
      </w:r>
      <w:r w:rsidR="00C500AA" w:rsidRPr="00A43593">
        <w:rPr>
          <w:sz w:val="28"/>
          <w:szCs w:val="28"/>
        </w:rPr>
        <w:t>5 м) для зданий выше 200 м</w:t>
      </w:r>
      <w:r>
        <w:rPr>
          <w:sz w:val="28"/>
          <w:szCs w:val="28"/>
        </w:rPr>
        <w:t>,</w:t>
      </w:r>
      <w:r w:rsidR="00C500AA" w:rsidRPr="00A43593">
        <w:rPr>
          <w:sz w:val="28"/>
          <w:szCs w:val="28"/>
        </w:rPr>
        <w:t xml:space="preserve"> </w:t>
      </w:r>
      <w:r>
        <w:rPr>
          <w:sz w:val="28"/>
          <w:szCs w:val="28"/>
        </w:rPr>
        <w:t>в</w:t>
      </w:r>
      <w:r w:rsidR="00C500AA" w:rsidRPr="00A43593">
        <w:rPr>
          <w:sz w:val="28"/>
          <w:szCs w:val="28"/>
        </w:rPr>
        <w:t xml:space="preserve"> следующи</w:t>
      </w:r>
      <w:r>
        <w:rPr>
          <w:sz w:val="28"/>
          <w:szCs w:val="28"/>
        </w:rPr>
        <w:t>х</w:t>
      </w:r>
      <w:r w:rsidR="00C500AA" w:rsidRPr="00A43593">
        <w:rPr>
          <w:sz w:val="28"/>
          <w:szCs w:val="28"/>
        </w:rPr>
        <w:t xml:space="preserve"> случая</w:t>
      </w:r>
      <w:r>
        <w:rPr>
          <w:sz w:val="28"/>
          <w:szCs w:val="28"/>
        </w:rPr>
        <w:t>х</w:t>
      </w:r>
      <w:r w:rsidR="00C500AA" w:rsidRPr="00A43593">
        <w:rPr>
          <w:sz w:val="28"/>
          <w:szCs w:val="28"/>
        </w:rPr>
        <w:t>:</w:t>
      </w:r>
    </w:p>
    <w:p w14:paraId="360ABBFE" w14:textId="77777777" w:rsidR="00D64235" w:rsidRPr="00A43593" w:rsidRDefault="00D55E2F" w:rsidP="00932913">
      <w:pPr>
        <w:pStyle w:val="aff1"/>
        <w:ind w:firstLine="567"/>
        <w:jc w:val="both"/>
        <w:rPr>
          <w:sz w:val="28"/>
          <w:szCs w:val="28"/>
        </w:rPr>
      </w:pPr>
      <w:r>
        <w:rPr>
          <w:sz w:val="28"/>
          <w:szCs w:val="28"/>
        </w:rPr>
        <w:t>а)</w:t>
      </w:r>
      <w:r w:rsidR="00552F43">
        <w:rPr>
          <w:sz w:val="28"/>
          <w:szCs w:val="28"/>
        </w:rPr>
        <w:t xml:space="preserve"> </w:t>
      </w:r>
      <w:r w:rsidR="00D64235" w:rsidRPr="00A43593">
        <w:rPr>
          <w:sz w:val="28"/>
          <w:szCs w:val="28"/>
        </w:rPr>
        <w:t xml:space="preserve">пересекающихся стен на участках от места их пересечения (в частности, от угла здания) до ближайшего проема в каждой стене или до следующего вертикального стыка со стеной другого направления или </w:t>
      </w:r>
      <w:r w:rsidR="00552F43">
        <w:rPr>
          <w:sz w:val="28"/>
          <w:szCs w:val="28"/>
        </w:rPr>
        <w:t xml:space="preserve">на </w:t>
      </w:r>
      <w:r w:rsidR="00D64235" w:rsidRPr="00A43593">
        <w:rPr>
          <w:sz w:val="28"/>
          <w:szCs w:val="28"/>
        </w:rPr>
        <w:t>участке указанного размера (при размещении центра круга в месте пересечения стен);</w:t>
      </w:r>
    </w:p>
    <w:p w14:paraId="54DAC9AD" w14:textId="77777777" w:rsidR="00D64235" w:rsidRPr="00A43593" w:rsidRDefault="00D55E2F" w:rsidP="00932913">
      <w:pPr>
        <w:pStyle w:val="aff1"/>
        <w:ind w:firstLine="567"/>
        <w:jc w:val="both"/>
        <w:rPr>
          <w:sz w:val="28"/>
          <w:szCs w:val="28"/>
        </w:rPr>
      </w:pPr>
      <w:r>
        <w:rPr>
          <w:sz w:val="28"/>
          <w:szCs w:val="28"/>
        </w:rPr>
        <w:t>б)</w:t>
      </w:r>
      <w:r w:rsidR="00552F43">
        <w:rPr>
          <w:sz w:val="28"/>
          <w:szCs w:val="28"/>
        </w:rPr>
        <w:t xml:space="preserve"> </w:t>
      </w:r>
      <w:r w:rsidR="00D64235" w:rsidRPr="00A43593">
        <w:rPr>
          <w:sz w:val="28"/>
          <w:szCs w:val="28"/>
        </w:rPr>
        <w:t>отдельно стоящ</w:t>
      </w:r>
      <w:r w:rsidR="005F48FB" w:rsidRPr="00A43593">
        <w:rPr>
          <w:sz w:val="28"/>
          <w:szCs w:val="28"/>
        </w:rPr>
        <w:t>ей</w:t>
      </w:r>
      <w:r w:rsidR="00D64235" w:rsidRPr="00A43593">
        <w:rPr>
          <w:sz w:val="28"/>
          <w:szCs w:val="28"/>
        </w:rPr>
        <w:t xml:space="preserve"> стен</w:t>
      </w:r>
      <w:r w:rsidR="005F48FB" w:rsidRPr="00A43593">
        <w:rPr>
          <w:sz w:val="28"/>
          <w:szCs w:val="28"/>
        </w:rPr>
        <w:t>ы</w:t>
      </w:r>
      <w:r w:rsidR="00D64235" w:rsidRPr="00A43593">
        <w:rPr>
          <w:sz w:val="28"/>
          <w:szCs w:val="28"/>
        </w:rPr>
        <w:t xml:space="preserve"> (стены) от края до ближайшего проема или на участке указанного размера (при размещении центра круга на краю стены);</w:t>
      </w:r>
    </w:p>
    <w:p w14:paraId="6877D9D9" w14:textId="77777777" w:rsidR="00D64235" w:rsidRPr="00A43593" w:rsidRDefault="00D55E2F" w:rsidP="00932913">
      <w:pPr>
        <w:pStyle w:val="aff1"/>
        <w:ind w:firstLine="567"/>
        <w:jc w:val="both"/>
        <w:rPr>
          <w:sz w:val="28"/>
          <w:szCs w:val="28"/>
        </w:rPr>
      </w:pPr>
      <w:r>
        <w:rPr>
          <w:sz w:val="28"/>
          <w:szCs w:val="28"/>
        </w:rPr>
        <w:t>в)</w:t>
      </w:r>
      <w:r w:rsidR="00552F43">
        <w:rPr>
          <w:sz w:val="28"/>
          <w:szCs w:val="28"/>
        </w:rPr>
        <w:t xml:space="preserve"> </w:t>
      </w:r>
      <w:r w:rsidR="00D64235" w:rsidRPr="00A43593">
        <w:rPr>
          <w:sz w:val="28"/>
          <w:szCs w:val="28"/>
        </w:rPr>
        <w:t>отдельно стоящ</w:t>
      </w:r>
      <w:r w:rsidR="005F48FB" w:rsidRPr="00A43593">
        <w:rPr>
          <w:sz w:val="28"/>
          <w:szCs w:val="28"/>
        </w:rPr>
        <w:t>ей</w:t>
      </w:r>
      <w:r w:rsidR="00D64235" w:rsidRPr="00A43593">
        <w:rPr>
          <w:sz w:val="28"/>
          <w:szCs w:val="28"/>
        </w:rPr>
        <w:t xml:space="preserve"> стен</w:t>
      </w:r>
      <w:r w:rsidR="005F48FB" w:rsidRPr="00A43593">
        <w:rPr>
          <w:sz w:val="28"/>
          <w:szCs w:val="28"/>
        </w:rPr>
        <w:t>ы</w:t>
      </w:r>
      <w:r w:rsidR="00D64235" w:rsidRPr="00A43593">
        <w:rPr>
          <w:sz w:val="28"/>
          <w:szCs w:val="28"/>
        </w:rPr>
        <w:t xml:space="preserve"> (стены) от края до ближайшего проема или на участке указанного размера (при размещении центра круга в центре тяжести сечения стены);</w:t>
      </w:r>
    </w:p>
    <w:p w14:paraId="58ED382A" w14:textId="77777777" w:rsidR="00D64235" w:rsidRPr="00A43593" w:rsidRDefault="00D55E2F" w:rsidP="00932913">
      <w:pPr>
        <w:pStyle w:val="aff1"/>
        <w:ind w:firstLine="567"/>
        <w:jc w:val="both"/>
        <w:rPr>
          <w:sz w:val="28"/>
          <w:szCs w:val="28"/>
        </w:rPr>
      </w:pPr>
      <w:r>
        <w:rPr>
          <w:sz w:val="28"/>
          <w:szCs w:val="28"/>
        </w:rPr>
        <w:t>г)</w:t>
      </w:r>
      <w:r w:rsidR="00552F43">
        <w:rPr>
          <w:sz w:val="28"/>
          <w:szCs w:val="28"/>
        </w:rPr>
        <w:t xml:space="preserve"> </w:t>
      </w:r>
      <w:r w:rsidR="00D64235" w:rsidRPr="00A43593">
        <w:rPr>
          <w:sz w:val="28"/>
          <w:szCs w:val="28"/>
        </w:rPr>
        <w:t xml:space="preserve">колонн (пилонов) или колонн (пилонов) с примыкающими к ним участками стен, расположенных на участке указанного размера </w:t>
      </w:r>
      <w:r w:rsidR="00552F43" w:rsidRPr="00552F43">
        <w:rPr>
          <w:sz w:val="28"/>
          <w:szCs w:val="28"/>
        </w:rPr>
        <w:t>[</w:t>
      </w:r>
      <w:r w:rsidR="00D64235" w:rsidRPr="00A43593">
        <w:rPr>
          <w:sz w:val="28"/>
          <w:szCs w:val="28"/>
        </w:rPr>
        <w:t>при размещении центра круга в центре тяжести с</w:t>
      </w:r>
      <w:r w:rsidR="00552F43">
        <w:rPr>
          <w:sz w:val="28"/>
          <w:szCs w:val="28"/>
        </w:rPr>
        <w:t>ечения одной из колонн (пилона)]</w:t>
      </w:r>
      <w:r w:rsidR="00D42629" w:rsidRPr="00A43593">
        <w:rPr>
          <w:sz w:val="28"/>
          <w:szCs w:val="28"/>
        </w:rPr>
        <w:t>.</w:t>
      </w:r>
    </w:p>
    <w:p w14:paraId="1F909766" w14:textId="77777777" w:rsidR="00C500AA" w:rsidRPr="00A43593" w:rsidRDefault="00C500AA" w:rsidP="00932913">
      <w:pPr>
        <w:pStyle w:val="aff1"/>
        <w:ind w:firstLine="567"/>
        <w:jc w:val="both"/>
        <w:rPr>
          <w:sz w:val="28"/>
          <w:szCs w:val="28"/>
        </w:rPr>
      </w:pPr>
      <w:r w:rsidRPr="00A43593">
        <w:rPr>
          <w:sz w:val="28"/>
          <w:szCs w:val="28"/>
        </w:rPr>
        <w:t xml:space="preserve">Для оценки устойчивости здания </w:t>
      </w:r>
      <w:r w:rsidR="00552F43">
        <w:rPr>
          <w:sz w:val="28"/>
          <w:szCs w:val="28"/>
        </w:rPr>
        <w:t>к</w:t>
      </w:r>
      <w:r w:rsidRPr="00A43593">
        <w:rPr>
          <w:sz w:val="28"/>
          <w:szCs w:val="28"/>
        </w:rPr>
        <w:t xml:space="preserve"> прогрессирующе</w:t>
      </w:r>
      <w:r w:rsidR="00552F43">
        <w:rPr>
          <w:sz w:val="28"/>
          <w:szCs w:val="28"/>
        </w:rPr>
        <w:t>му</w:t>
      </w:r>
      <w:r w:rsidRPr="00A43593">
        <w:rPr>
          <w:sz w:val="28"/>
          <w:szCs w:val="28"/>
        </w:rPr>
        <w:t xml:space="preserve"> обрушени</w:t>
      </w:r>
      <w:r w:rsidR="00552F43">
        <w:rPr>
          <w:sz w:val="28"/>
          <w:szCs w:val="28"/>
        </w:rPr>
        <w:t>ю</w:t>
      </w:r>
      <w:r w:rsidRPr="00A43593">
        <w:rPr>
          <w:sz w:val="28"/>
          <w:szCs w:val="28"/>
        </w:rPr>
        <w:t xml:space="preserve"> рассматривают наиболее опас</w:t>
      </w:r>
      <w:r w:rsidR="00552F43">
        <w:rPr>
          <w:sz w:val="28"/>
          <w:szCs w:val="28"/>
        </w:rPr>
        <w:t>ные расчетные схемы разрушения.</w:t>
      </w:r>
    </w:p>
    <w:p w14:paraId="090CEC5D" w14:textId="77777777" w:rsidR="00C500AA" w:rsidRPr="00A43593" w:rsidRDefault="00C500AA" w:rsidP="00932913">
      <w:pPr>
        <w:pStyle w:val="aff1"/>
        <w:ind w:firstLine="567"/>
        <w:jc w:val="both"/>
        <w:rPr>
          <w:sz w:val="28"/>
          <w:szCs w:val="28"/>
        </w:rPr>
      </w:pPr>
      <w:r w:rsidRPr="00A43593">
        <w:rPr>
          <w:sz w:val="28"/>
          <w:szCs w:val="28"/>
        </w:rPr>
        <w:t xml:space="preserve">Схемы локальных </w:t>
      </w:r>
      <w:r w:rsidR="00FF2955" w:rsidRPr="00A43593">
        <w:rPr>
          <w:sz w:val="28"/>
          <w:szCs w:val="28"/>
        </w:rPr>
        <w:t xml:space="preserve">гипотетических </w:t>
      </w:r>
      <w:r w:rsidRPr="00A43593">
        <w:rPr>
          <w:sz w:val="28"/>
          <w:szCs w:val="28"/>
        </w:rPr>
        <w:t>разрушений определяются генеральным проектировщиком с учетом вышеуказанных случаев.</w:t>
      </w:r>
    </w:p>
    <w:p w14:paraId="22F82C43" w14:textId="77777777" w:rsidR="00C500AA" w:rsidRPr="00552F43" w:rsidRDefault="00552F43" w:rsidP="00932913">
      <w:pPr>
        <w:pStyle w:val="aff1"/>
        <w:ind w:firstLine="567"/>
        <w:jc w:val="both"/>
        <w:rPr>
          <w:b/>
          <w:sz w:val="28"/>
          <w:szCs w:val="28"/>
        </w:rPr>
      </w:pPr>
      <w:bookmarkStart w:id="53" w:name="_Toc460856921"/>
      <w:r w:rsidRPr="00552F43">
        <w:rPr>
          <w:b/>
          <w:sz w:val="28"/>
          <w:szCs w:val="28"/>
        </w:rPr>
        <w:lastRenderedPageBreak/>
        <w:t xml:space="preserve">8.3.2 </w:t>
      </w:r>
      <w:r w:rsidR="00C500AA" w:rsidRPr="00552F43">
        <w:rPr>
          <w:b/>
          <w:sz w:val="28"/>
          <w:szCs w:val="28"/>
        </w:rPr>
        <w:t>Расчетные нагрузки и характеристики материалов</w:t>
      </w:r>
      <w:bookmarkEnd w:id="53"/>
    </w:p>
    <w:p w14:paraId="25C6C9A1" w14:textId="77777777" w:rsidR="00C500AA" w:rsidRPr="00A43593" w:rsidRDefault="00C500AA" w:rsidP="00932913">
      <w:pPr>
        <w:pStyle w:val="aff1"/>
        <w:ind w:firstLine="567"/>
        <w:jc w:val="both"/>
        <w:rPr>
          <w:sz w:val="28"/>
          <w:szCs w:val="28"/>
        </w:rPr>
      </w:pPr>
      <w:r w:rsidRPr="00A43593">
        <w:rPr>
          <w:sz w:val="28"/>
          <w:szCs w:val="28"/>
        </w:rPr>
        <w:t xml:space="preserve">8.3.2.1 Расчет по прочности и устойчивости проводят на особое сочетание нагрузок и воздействий, включающее </w:t>
      </w:r>
      <w:r w:rsidR="00552F43">
        <w:rPr>
          <w:sz w:val="28"/>
          <w:szCs w:val="28"/>
        </w:rPr>
        <w:t xml:space="preserve">в себя </w:t>
      </w:r>
      <w:r w:rsidRPr="00A43593">
        <w:rPr>
          <w:sz w:val="28"/>
          <w:szCs w:val="28"/>
        </w:rPr>
        <w:t>постоянные и временные длительные нагрузки, а также воздействие на конструкцию здания локальных гипотетических разрушений по 8.3.1.4. Локальное разрушение может быть расположено в любом месте здания.</w:t>
      </w:r>
    </w:p>
    <w:p w14:paraId="5631DD4F" w14:textId="77777777" w:rsidR="00C500AA" w:rsidRPr="00A43593" w:rsidRDefault="00C500AA" w:rsidP="00932913">
      <w:pPr>
        <w:pStyle w:val="aff1"/>
        <w:ind w:firstLine="567"/>
        <w:jc w:val="both"/>
        <w:rPr>
          <w:sz w:val="28"/>
          <w:szCs w:val="28"/>
        </w:rPr>
      </w:pPr>
      <w:r w:rsidRPr="00A43593">
        <w:rPr>
          <w:sz w:val="28"/>
          <w:szCs w:val="28"/>
        </w:rPr>
        <w:t xml:space="preserve">8.3.2.2 Постоянная и длительная временная нагрузки принимаются согласно действующим нормативным документам и принятым проектным решениям с коэффициентами сочетания нагрузок и коэффициентами надежности по нагрузкам, равными </w:t>
      </w:r>
      <w:r w:rsidR="006675D9" w:rsidRPr="00A43593">
        <w:rPr>
          <w:sz w:val="28"/>
          <w:szCs w:val="28"/>
        </w:rPr>
        <w:t>1</w:t>
      </w:r>
      <w:r w:rsidRPr="00A43593">
        <w:rPr>
          <w:sz w:val="28"/>
          <w:szCs w:val="28"/>
        </w:rPr>
        <w:t>.</w:t>
      </w:r>
    </w:p>
    <w:p w14:paraId="520405E7" w14:textId="77777777" w:rsidR="00C500AA" w:rsidRPr="00A43593" w:rsidRDefault="00C500AA" w:rsidP="00932913">
      <w:pPr>
        <w:pStyle w:val="aff1"/>
        <w:ind w:firstLine="567"/>
        <w:jc w:val="both"/>
        <w:rPr>
          <w:sz w:val="28"/>
          <w:szCs w:val="28"/>
        </w:rPr>
      </w:pPr>
      <w:r w:rsidRPr="00A43593">
        <w:rPr>
          <w:sz w:val="28"/>
          <w:szCs w:val="28"/>
        </w:rPr>
        <w:t>8.3.2.3 Расчетные прочностные и деформационные характеристики материалов принимаются равными их нормативным значениям согласно действующим норма</w:t>
      </w:r>
      <w:r w:rsidR="00552F43">
        <w:rPr>
          <w:sz w:val="28"/>
          <w:szCs w:val="28"/>
        </w:rPr>
        <w:t>тивным документам на</w:t>
      </w:r>
      <w:r w:rsidRPr="00A43593">
        <w:rPr>
          <w:sz w:val="28"/>
          <w:szCs w:val="28"/>
        </w:rPr>
        <w:t xml:space="preserve"> проектировани</w:t>
      </w:r>
      <w:r w:rsidR="00552F43">
        <w:rPr>
          <w:sz w:val="28"/>
          <w:szCs w:val="28"/>
        </w:rPr>
        <w:t>е</w:t>
      </w:r>
      <w:r w:rsidRPr="00A43593">
        <w:rPr>
          <w:sz w:val="28"/>
          <w:szCs w:val="28"/>
        </w:rPr>
        <w:t xml:space="preserve"> железобетонных и стальных конструкций.</w:t>
      </w:r>
    </w:p>
    <w:p w14:paraId="1D869C30" w14:textId="77777777" w:rsidR="00C500AA" w:rsidRPr="00552F43" w:rsidRDefault="00552F43" w:rsidP="00932913">
      <w:pPr>
        <w:pStyle w:val="aff1"/>
        <w:ind w:firstLine="567"/>
        <w:jc w:val="both"/>
        <w:rPr>
          <w:b/>
          <w:sz w:val="28"/>
          <w:szCs w:val="28"/>
        </w:rPr>
      </w:pPr>
      <w:bookmarkStart w:id="54" w:name="_Toc460856922"/>
      <w:r w:rsidRPr="00552F43">
        <w:rPr>
          <w:b/>
          <w:sz w:val="28"/>
          <w:szCs w:val="28"/>
        </w:rPr>
        <w:t xml:space="preserve">8.3.3 </w:t>
      </w:r>
      <w:r w:rsidR="00C500AA" w:rsidRPr="00552F43">
        <w:rPr>
          <w:b/>
          <w:sz w:val="28"/>
          <w:szCs w:val="28"/>
        </w:rPr>
        <w:t>Методы расчета</w:t>
      </w:r>
      <w:bookmarkEnd w:id="54"/>
    </w:p>
    <w:p w14:paraId="50229CE7" w14:textId="77777777" w:rsidR="00C500AA" w:rsidRPr="00A43593" w:rsidRDefault="00C500AA" w:rsidP="00932913">
      <w:pPr>
        <w:pStyle w:val="aff1"/>
        <w:ind w:firstLine="567"/>
        <w:jc w:val="both"/>
        <w:rPr>
          <w:sz w:val="28"/>
          <w:szCs w:val="28"/>
        </w:rPr>
      </w:pPr>
      <w:r w:rsidRPr="00A43593">
        <w:rPr>
          <w:sz w:val="28"/>
          <w:szCs w:val="28"/>
        </w:rPr>
        <w:t xml:space="preserve">8.3.3.1 Для расчета высотных зданий следует использовать пространственную расчетную модель. В модели могут учитываться элементы, которые при нормальных эксплуатационных условиях являются ненесущими (например, навесные наружные стеновые панели, железобетонные ограждения балконов и </w:t>
      </w:r>
      <w:r w:rsidR="009C6904" w:rsidRPr="00A43593">
        <w:rPr>
          <w:sz w:val="28"/>
          <w:szCs w:val="28"/>
        </w:rPr>
        <w:t>т. п.</w:t>
      </w:r>
      <w:r w:rsidRPr="00A43593">
        <w:rPr>
          <w:sz w:val="28"/>
          <w:szCs w:val="28"/>
        </w:rPr>
        <w:t>), а при наличии локальных воздействий активно участвуют в перераспределении усилий в элементах конструктивной системы.</w:t>
      </w:r>
    </w:p>
    <w:p w14:paraId="5AEA1DFC" w14:textId="77777777" w:rsidR="00C500AA" w:rsidRPr="00A43593" w:rsidRDefault="00C500AA" w:rsidP="00932913">
      <w:pPr>
        <w:pStyle w:val="aff1"/>
        <w:ind w:firstLine="567"/>
        <w:jc w:val="both"/>
        <w:rPr>
          <w:sz w:val="28"/>
          <w:szCs w:val="28"/>
        </w:rPr>
      </w:pPr>
      <w:r w:rsidRPr="00A43593">
        <w:rPr>
          <w:sz w:val="28"/>
          <w:szCs w:val="28"/>
        </w:rPr>
        <w:t xml:space="preserve">Расчетная модель здания должна отражать все схемы локальных разрушений в соответствии с 8.3.1.4. При этом для каждого локального разрушения </w:t>
      </w:r>
      <w:r w:rsidR="00552F43">
        <w:rPr>
          <w:sz w:val="28"/>
          <w:szCs w:val="28"/>
        </w:rPr>
        <w:t>следует</w:t>
      </w:r>
      <w:r w:rsidRPr="00A43593">
        <w:rPr>
          <w:sz w:val="28"/>
          <w:szCs w:val="28"/>
        </w:rPr>
        <w:t xml:space="preserve"> разрабатывать отдельн</w:t>
      </w:r>
      <w:r w:rsidR="00552F43">
        <w:rPr>
          <w:sz w:val="28"/>
          <w:szCs w:val="28"/>
        </w:rPr>
        <w:t>ую</w:t>
      </w:r>
      <w:r w:rsidRPr="00A43593">
        <w:rPr>
          <w:sz w:val="28"/>
          <w:szCs w:val="28"/>
        </w:rPr>
        <w:t xml:space="preserve"> расчетн</w:t>
      </w:r>
      <w:r w:rsidR="00552F43">
        <w:rPr>
          <w:sz w:val="28"/>
          <w:szCs w:val="28"/>
        </w:rPr>
        <w:t>ую</w:t>
      </w:r>
      <w:r w:rsidRPr="00A43593">
        <w:rPr>
          <w:sz w:val="28"/>
          <w:szCs w:val="28"/>
        </w:rPr>
        <w:t xml:space="preserve"> модель.</w:t>
      </w:r>
    </w:p>
    <w:p w14:paraId="628D451B" w14:textId="77777777" w:rsidR="00C500AA" w:rsidRPr="00A43593" w:rsidRDefault="00C500AA" w:rsidP="00932913">
      <w:pPr>
        <w:pStyle w:val="aff1"/>
        <w:ind w:firstLine="567"/>
        <w:jc w:val="both"/>
        <w:rPr>
          <w:sz w:val="28"/>
          <w:szCs w:val="28"/>
        </w:rPr>
      </w:pPr>
      <w:r w:rsidRPr="00A43593">
        <w:rPr>
          <w:sz w:val="28"/>
          <w:szCs w:val="28"/>
        </w:rPr>
        <w:t>Удаление одного или нескольких элементов изменяет конструктивную схему и характер работы элементов, примыкающих к месту разрушения либо зависших над ним, что необходимо учитывать при назначении жесткостных характеристик элементов и их связей.</w:t>
      </w:r>
    </w:p>
    <w:p w14:paraId="60A1009D" w14:textId="77777777" w:rsidR="00C500AA" w:rsidRPr="00A43593" w:rsidRDefault="00C500AA" w:rsidP="00932913">
      <w:pPr>
        <w:pStyle w:val="aff1"/>
        <w:ind w:firstLine="567"/>
        <w:jc w:val="both"/>
        <w:rPr>
          <w:sz w:val="28"/>
          <w:szCs w:val="28"/>
        </w:rPr>
      </w:pPr>
      <w:r w:rsidRPr="00A43593">
        <w:rPr>
          <w:sz w:val="28"/>
          <w:szCs w:val="28"/>
        </w:rPr>
        <w:t xml:space="preserve">8.3.3.2 Расчет здания следует выполнять с использованием программных комплексов, реализующих </w:t>
      </w:r>
      <w:r w:rsidR="00552F43">
        <w:rPr>
          <w:sz w:val="28"/>
          <w:szCs w:val="28"/>
        </w:rPr>
        <w:t>МКЭ</w:t>
      </w:r>
      <w:r w:rsidRPr="00A43593">
        <w:rPr>
          <w:sz w:val="28"/>
          <w:szCs w:val="28"/>
        </w:rPr>
        <w:t>, допускающих возможность учета физической и геометрической нелинейности жесткостных характеристик элементов.</w:t>
      </w:r>
    </w:p>
    <w:p w14:paraId="1BA15EC7" w14:textId="77777777" w:rsidR="00FF2955" w:rsidRPr="00872348" w:rsidRDefault="00794368" w:rsidP="00932913">
      <w:pPr>
        <w:pStyle w:val="aff1"/>
        <w:ind w:firstLine="567"/>
        <w:jc w:val="both"/>
      </w:pPr>
      <w:r w:rsidRPr="00872348">
        <w:t>П</w:t>
      </w:r>
      <w:r w:rsidR="00552F43" w:rsidRPr="00872348">
        <w:t xml:space="preserve"> </w:t>
      </w:r>
      <w:r w:rsidRPr="00872348">
        <w:t>р</w:t>
      </w:r>
      <w:r w:rsidR="00552F43" w:rsidRPr="00872348">
        <w:t xml:space="preserve"> </w:t>
      </w:r>
      <w:r w:rsidRPr="00872348">
        <w:t>и</w:t>
      </w:r>
      <w:r w:rsidR="00552F43" w:rsidRPr="00872348">
        <w:t xml:space="preserve"> </w:t>
      </w:r>
      <w:r w:rsidRPr="00872348">
        <w:t>м</w:t>
      </w:r>
      <w:r w:rsidR="00552F43" w:rsidRPr="00872348">
        <w:t xml:space="preserve"> </w:t>
      </w:r>
      <w:r w:rsidRPr="00872348">
        <w:t>е</w:t>
      </w:r>
      <w:r w:rsidR="00552F43" w:rsidRPr="00872348">
        <w:t xml:space="preserve"> </w:t>
      </w:r>
      <w:r w:rsidRPr="00872348">
        <w:t>ч</w:t>
      </w:r>
      <w:r w:rsidR="00552F43" w:rsidRPr="00872348">
        <w:t xml:space="preserve"> </w:t>
      </w:r>
      <w:r w:rsidRPr="00872348">
        <w:t>а</w:t>
      </w:r>
      <w:r w:rsidR="00552F43" w:rsidRPr="00872348">
        <w:t xml:space="preserve"> </w:t>
      </w:r>
      <w:r w:rsidRPr="00872348">
        <w:t>н</w:t>
      </w:r>
      <w:r w:rsidR="00552F43" w:rsidRPr="00872348">
        <w:t xml:space="preserve"> </w:t>
      </w:r>
      <w:r w:rsidRPr="00872348">
        <w:t>и</w:t>
      </w:r>
      <w:r w:rsidR="00552F43" w:rsidRPr="00872348">
        <w:t xml:space="preserve"> </w:t>
      </w:r>
      <w:r w:rsidRPr="00872348">
        <w:t xml:space="preserve">е </w:t>
      </w:r>
      <w:r w:rsidR="00552F43" w:rsidRPr="00872348">
        <w:t>–</w:t>
      </w:r>
      <w:r w:rsidRPr="00872348">
        <w:t xml:space="preserve"> </w:t>
      </w:r>
      <w:r w:rsidR="00FF2955" w:rsidRPr="00872348">
        <w:t xml:space="preserve">В конструкциях, для которых требования прочности не удовлетворяются, должно быть предусмотрено резервирование прочности (увеличение содержания арматуры, увеличение размеров поперечных сечений, повышение класса бетона и </w:t>
      </w:r>
      <w:r w:rsidR="006E6352" w:rsidRPr="00872348">
        <w:t>т. д.</w:t>
      </w:r>
      <w:r w:rsidR="00FF2955" w:rsidRPr="00872348">
        <w:t>), либо должны быть приняты другие меры, повышающие сопротивление конструктивной системы здания прогрессирующему обрушению.</w:t>
      </w:r>
    </w:p>
    <w:p w14:paraId="18BDC6AC" w14:textId="77777777" w:rsidR="00C500AA" w:rsidRPr="00A43593" w:rsidRDefault="00C500AA" w:rsidP="00932913">
      <w:pPr>
        <w:pStyle w:val="aff1"/>
        <w:ind w:firstLine="567"/>
        <w:jc w:val="both"/>
        <w:rPr>
          <w:sz w:val="28"/>
          <w:szCs w:val="28"/>
        </w:rPr>
      </w:pPr>
      <w:r w:rsidRPr="00A43593">
        <w:rPr>
          <w:sz w:val="28"/>
          <w:szCs w:val="28"/>
        </w:rPr>
        <w:t>8.3.3.</w:t>
      </w:r>
      <w:r w:rsidR="00710895" w:rsidRPr="00A43593">
        <w:rPr>
          <w:sz w:val="28"/>
          <w:szCs w:val="28"/>
        </w:rPr>
        <w:t>3</w:t>
      </w:r>
      <w:r w:rsidRPr="00A43593">
        <w:rPr>
          <w:sz w:val="28"/>
          <w:szCs w:val="28"/>
        </w:rPr>
        <w:t xml:space="preserve"> В случае обеспечения пластичной работы конструктивной системы в предельном состоянии проверку устойчивости против прогрессирующего обрушения элементов, расположенных над локальными разрушениями, следует проводить кинематическим способом метода предельного равновесия, дающим наиболее экономичное решение. </w:t>
      </w:r>
    </w:p>
    <w:p w14:paraId="437B67CF" w14:textId="77777777" w:rsidR="00C500AA" w:rsidRPr="00A43593" w:rsidRDefault="00C500AA" w:rsidP="00932913">
      <w:pPr>
        <w:pStyle w:val="aff1"/>
        <w:ind w:firstLine="567"/>
        <w:jc w:val="both"/>
        <w:rPr>
          <w:sz w:val="28"/>
          <w:szCs w:val="28"/>
        </w:rPr>
      </w:pPr>
      <w:r w:rsidRPr="00A43593">
        <w:rPr>
          <w:sz w:val="28"/>
          <w:szCs w:val="28"/>
        </w:rPr>
        <w:t>8.3.3.</w:t>
      </w:r>
      <w:r w:rsidR="00710895" w:rsidRPr="00A43593">
        <w:rPr>
          <w:sz w:val="28"/>
          <w:szCs w:val="28"/>
        </w:rPr>
        <w:t>4</w:t>
      </w:r>
      <w:r w:rsidRPr="00A43593">
        <w:rPr>
          <w:sz w:val="28"/>
          <w:szCs w:val="28"/>
        </w:rPr>
        <w:t xml:space="preserve"> В общем случае необходимо выполнить проверку прочности и устойчивости вертикальных и горизонтальных несущих конструкций, </w:t>
      </w:r>
      <w:r w:rsidRPr="00A43593">
        <w:rPr>
          <w:sz w:val="28"/>
          <w:szCs w:val="28"/>
        </w:rPr>
        <w:lastRenderedPageBreak/>
        <w:t>прилегающих к локальному разрушению, так как его воздействие может привести к увеличению напряжений и усилий. При этом следует рассматривать как конструкции этажа, на котором возникает локальное разрушение, так и конструкции вышележащего и нижележащего этажей.</w:t>
      </w:r>
    </w:p>
    <w:p w14:paraId="704A5A4C" w14:textId="77777777" w:rsidR="00C500AA" w:rsidRPr="00A43593" w:rsidRDefault="00C500AA" w:rsidP="00932913">
      <w:pPr>
        <w:pStyle w:val="aff1"/>
        <w:ind w:firstLine="567"/>
        <w:jc w:val="both"/>
        <w:rPr>
          <w:sz w:val="28"/>
          <w:szCs w:val="28"/>
        </w:rPr>
      </w:pPr>
      <w:r w:rsidRPr="00A43593">
        <w:rPr>
          <w:sz w:val="28"/>
          <w:szCs w:val="28"/>
        </w:rPr>
        <w:t>8.3.3.</w:t>
      </w:r>
      <w:r w:rsidR="00710895" w:rsidRPr="00A43593">
        <w:rPr>
          <w:sz w:val="28"/>
          <w:szCs w:val="28"/>
        </w:rPr>
        <w:t>5</w:t>
      </w:r>
      <w:r w:rsidRPr="00A43593">
        <w:rPr>
          <w:sz w:val="28"/>
          <w:szCs w:val="28"/>
        </w:rPr>
        <w:t xml:space="preserve"> Каждое перекрытие высотного здания должно быть рассчитано на восприятие веса участка перекрытия вышележащего этажа (постоянная и длительная нагрузки с коэффициентом динамичности </w:t>
      </w:r>
      <w:r w:rsidRPr="00552F43">
        <w:rPr>
          <w:i/>
          <w:sz w:val="28"/>
          <w:szCs w:val="28"/>
        </w:rPr>
        <w:t>k</w:t>
      </w:r>
      <w:r w:rsidRPr="00552F43">
        <w:rPr>
          <w:i/>
          <w:sz w:val="28"/>
          <w:szCs w:val="28"/>
          <w:vertAlign w:val="subscript"/>
        </w:rPr>
        <w:t>f</w:t>
      </w:r>
      <w:r w:rsidRPr="00A43593">
        <w:rPr>
          <w:sz w:val="28"/>
          <w:szCs w:val="28"/>
        </w:rPr>
        <w:t xml:space="preserve"> = 1,5) на площади </w:t>
      </w:r>
      <w:smartTag w:uri="urn:schemas-microsoft-com:office:smarttags" w:element="metricconverter">
        <w:smartTagPr>
          <w:attr w:name="ProductID" w:val="80 м2"/>
        </w:smartTagPr>
        <w:r w:rsidRPr="00A43593">
          <w:rPr>
            <w:sz w:val="28"/>
            <w:szCs w:val="28"/>
          </w:rPr>
          <w:t>80 м</w:t>
        </w:r>
        <w:r w:rsidRPr="00552F43">
          <w:rPr>
            <w:sz w:val="28"/>
            <w:szCs w:val="28"/>
            <w:vertAlign w:val="superscript"/>
          </w:rPr>
          <w:t>2</w:t>
        </w:r>
      </w:smartTag>
      <w:r w:rsidRPr="00A43593">
        <w:rPr>
          <w:sz w:val="28"/>
          <w:szCs w:val="28"/>
        </w:rPr>
        <w:t xml:space="preserve"> для зданий </w:t>
      </w:r>
      <w:r w:rsidR="00620623" w:rsidRPr="00A43593">
        <w:rPr>
          <w:sz w:val="28"/>
          <w:szCs w:val="28"/>
        </w:rPr>
        <w:t xml:space="preserve">высотой </w:t>
      </w:r>
      <w:r w:rsidRPr="00A43593">
        <w:rPr>
          <w:sz w:val="28"/>
          <w:szCs w:val="28"/>
        </w:rPr>
        <w:t xml:space="preserve">до </w:t>
      </w:r>
      <w:smartTag w:uri="urn:schemas-microsoft-com:office:smarttags" w:element="metricconverter">
        <w:smartTagPr>
          <w:attr w:name="ProductID" w:val="200 м"/>
        </w:smartTagPr>
        <w:r w:rsidRPr="00A43593">
          <w:rPr>
            <w:sz w:val="28"/>
            <w:szCs w:val="28"/>
          </w:rPr>
          <w:t>200 м</w:t>
        </w:r>
      </w:smartTag>
      <w:r w:rsidRPr="00A43593">
        <w:rPr>
          <w:sz w:val="28"/>
          <w:szCs w:val="28"/>
        </w:rPr>
        <w:t xml:space="preserve"> и </w:t>
      </w:r>
      <w:smartTag w:uri="urn:schemas-microsoft-com:office:smarttags" w:element="metricconverter">
        <w:smartTagPr>
          <w:attr w:name="ProductID" w:val="100 м2"/>
        </w:smartTagPr>
        <w:r w:rsidRPr="00A43593">
          <w:rPr>
            <w:sz w:val="28"/>
            <w:szCs w:val="28"/>
          </w:rPr>
          <w:t>100 м</w:t>
        </w:r>
        <w:r w:rsidRPr="00552F43">
          <w:rPr>
            <w:sz w:val="28"/>
            <w:szCs w:val="28"/>
            <w:vertAlign w:val="superscript"/>
          </w:rPr>
          <w:t>2</w:t>
        </w:r>
      </w:smartTag>
      <w:r w:rsidRPr="00A43593">
        <w:rPr>
          <w:sz w:val="28"/>
          <w:szCs w:val="28"/>
        </w:rPr>
        <w:t xml:space="preserve"> для зданий выше </w:t>
      </w:r>
      <w:smartTag w:uri="urn:schemas-microsoft-com:office:smarttags" w:element="metricconverter">
        <w:smartTagPr>
          <w:attr w:name="ProductID" w:val="200 м"/>
        </w:smartTagPr>
        <w:r w:rsidRPr="00A43593">
          <w:rPr>
            <w:sz w:val="28"/>
            <w:szCs w:val="28"/>
          </w:rPr>
          <w:t>200 м</w:t>
        </w:r>
      </w:smartTag>
      <w:r w:rsidRPr="00A43593">
        <w:rPr>
          <w:sz w:val="28"/>
          <w:szCs w:val="28"/>
        </w:rPr>
        <w:t>.</w:t>
      </w:r>
    </w:p>
    <w:p w14:paraId="41F7D313" w14:textId="77777777" w:rsidR="00C500AA" w:rsidRPr="00552F43" w:rsidRDefault="00552F43" w:rsidP="00932913">
      <w:pPr>
        <w:pStyle w:val="aff1"/>
        <w:ind w:firstLine="567"/>
        <w:jc w:val="both"/>
        <w:rPr>
          <w:b/>
          <w:sz w:val="28"/>
          <w:szCs w:val="28"/>
        </w:rPr>
      </w:pPr>
      <w:bookmarkStart w:id="55" w:name="_Toc460856923"/>
      <w:r w:rsidRPr="00552F43">
        <w:rPr>
          <w:b/>
          <w:sz w:val="28"/>
          <w:szCs w:val="28"/>
        </w:rPr>
        <w:t xml:space="preserve">8.3.4 </w:t>
      </w:r>
      <w:r w:rsidR="00C500AA" w:rsidRPr="00552F43">
        <w:rPr>
          <w:b/>
          <w:sz w:val="28"/>
          <w:szCs w:val="28"/>
        </w:rPr>
        <w:t>Конструктивные требования</w:t>
      </w:r>
      <w:bookmarkEnd w:id="55"/>
    </w:p>
    <w:p w14:paraId="5B6959BD" w14:textId="77777777" w:rsidR="00C500AA" w:rsidRPr="00A43593" w:rsidRDefault="00C500AA" w:rsidP="00932913">
      <w:pPr>
        <w:pStyle w:val="aff1"/>
        <w:ind w:firstLine="567"/>
        <w:jc w:val="both"/>
        <w:rPr>
          <w:sz w:val="28"/>
          <w:szCs w:val="28"/>
        </w:rPr>
      </w:pPr>
      <w:r w:rsidRPr="00A43593">
        <w:rPr>
          <w:sz w:val="28"/>
          <w:szCs w:val="28"/>
        </w:rPr>
        <w:t>8.3.4.1 Основн</w:t>
      </w:r>
      <w:r w:rsidR="00552F43">
        <w:rPr>
          <w:sz w:val="28"/>
          <w:szCs w:val="28"/>
        </w:rPr>
        <w:t>ы</w:t>
      </w:r>
      <w:r w:rsidRPr="00A43593">
        <w:rPr>
          <w:sz w:val="28"/>
          <w:szCs w:val="28"/>
        </w:rPr>
        <w:t>е средств</w:t>
      </w:r>
      <w:r w:rsidR="00552F43">
        <w:rPr>
          <w:sz w:val="28"/>
          <w:szCs w:val="28"/>
        </w:rPr>
        <w:t>а</w:t>
      </w:r>
      <w:r w:rsidRPr="00A43593">
        <w:rPr>
          <w:sz w:val="28"/>
          <w:szCs w:val="28"/>
        </w:rPr>
        <w:t xml:space="preserve"> защиты высотных жилых зданий от прогрессирующего обрушения – резервирование прочности конструктивных элементов в соответствии с расчетами; повышение пластических свойств применяемой стали и арматуры, стальных связей между конструкциями (в виде арматуры соединяемых конструкций, закладных деталей, элементов стальных жестких узлов и т. п.); включение в работу пространственной системы ненесущих элементов.</w:t>
      </w:r>
    </w:p>
    <w:p w14:paraId="73A49FB1" w14:textId="77777777" w:rsidR="00C500AA" w:rsidRPr="00A43593" w:rsidRDefault="00C500AA" w:rsidP="00932913">
      <w:pPr>
        <w:pStyle w:val="aff1"/>
        <w:ind w:firstLine="567"/>
        <w:jc w:val="both"/>
        <w:rPr>
          <w:sz w:val="28"/>
          <w:szCs w:val="28"/>
        </w:rPr>
      </w:pPr>
      <w:r w:rsidRPr="00A43593">
        <w:rPr>
          <w:sz w:val="28"/>
          <w:szCs w:val="28"/>
        </w:rPr>
        <w:t>Эффективная работа связей, препятствующих прогрессирующему обрушению, возможна лишь при обеспечении их пластичности в предельном состоянии, с тем чтобы они не выключались из работы и допускали развитие необходимых деформаций</w:t>
      </w:r>
      <w:r w:rsidR="00552F43">
        <w:rPr>
          <w:sz w:val="28"/>
          <w:szCs w:val="28"/>
        </w:rPr>
        <w:t xml:space="preserve"> </w:t>
      </w:r>
      <w:r w:rsidR="00552F43" w:rsidRPr="00A43593">
        <w:rPr>
          <w:sz w:val="28"/>
          <w:szCs w:val="28"/>
        </w:rPr>
        <w:t>без разрушения</w:t>
      </w:r>
      <w:r w:rsidRPr="00A43593">
        <w:rPr>
          <w:sz w:val="28"/>
          <w:szCs w:val="28"/>
        </w:rPr>
        <w:t xml:space="preserve">. Для выполнения этого требования связи следует проектировать из пластичной листовой или арматурной стали, а прочность анкеровки связей (соединений со смежными элементами) должна быть больше усилий, вызывающих их текучесть. </w:t>
      </w:r>
    </w:p>
    <w:p w14:paraId="0D8F490F" w14:textId="77777777" w:rsidR="00C500AA" w:rsidRPr="00A43593" w:rsidRDefault="00C500AA" w:rsidP="00932913">
      <w:pPr>
        <w:pStyle w:val="aff1"/>
        <w:ind w:firstLine="567"/>
        <w:jc w:val="both"/>
        <w:rPr>
          <w:sz w:val="28"/>
          <w:szCs w:val="28"/>
        </w:rPr>
      </w:pPr>
      <w:r w:rsidRPr="00A43593">
        <w:rPr>
          <w:sz w:val="28"/>
          <w:szCs w:val="28"/>
        </w:rPr>
        <w:t xml:space="preserve">8.3.4.2 Конструкции сборно-монолитных и сталежелезобетонных перекрытий </w:t>
      </w:r>
      <w:r w:rsidR="00FF2955" w:rsidRPr="00A43593">
        <w:rPr>
          <w:sz w:val="28"/>
          <w:szCs w:val="28"/>
        </w:rPr>
        <w:t>следует надежно соединять</w:t>
      </w:r>
      <w:r w:rsidRPr="00A43593">
        <w:rPr>
          <w:sz w:val="28"/>
          <w:szCs w:val="28"/>
        </w:rPr>
        <w:t xml:space="preserve"> с вертикальными несущими конструкциями здания стальными связями.</w:t>
      </w:r>
    </w:p>
    <w:p w14:paraId="4CF26C63" w14:textId="77777777" w:rsidR="00C500AA" w:rsidRPr="00A43593" w:rsidRDefault="00C500AA" w:rsidP="00932913">
      <w:pPr>
        <w:pStyle w:val="aff1"/>
        <w:ind w:firstLine="567"/>
        <w:jc w:val="both"/>
        <w:rPr>
          <w:sz w:val="28"/>
          <w:szCs w:val="28"/>
        </w:rPr>
      </w:pPr>
      <w:r w:rsidRPr="00A43593">
        <w:rPr>
          <w:sz w:val="28"/>
          <w:szCs w:val="28"/>
        </w:rPr>
        <w:t xml:space="preserve">8.3.4.3 Соединения сборных элементов с монолитными конструкциями, препятствующие прогрессирующему обрушению зданий, </w:t>
      </w:r>
      <w:r w:rsidR="00FF2955" w:rsidRPr="00A43593">
        <w:rPr>
          <w:sz w:val="28"/>
          <w:szCs w:val="28"/>
        </w:rPr>
        <w:t>следует проектировать</w:t>
      </w:r>
      <w:r w:rsidRPr="00A43593">
        <w:rPr>
          <w:sz w:val="28"/>
          <w:szCs w:val="28"/>
        </w:rPr>
        <w:t xml:space="preserve"> неравнопрочными, при этом элемент, предельное состояние которого обеспечивает наибольшие пластические деформации соединения, должен быть наименее прочным.</w:t>
      </w:r>
    </w:p>
    <w:p w14:paraId="0B34E4B0" w14:textId="77777777" w:rsidR="00C500AA" w:rsidRPr="00A43593" w:rsidRDefault="00C500AA" w:rsidP="00932913">
      <w:pPr>
        <w:pStyle w:val="aff1"/>
        <w:ind w:firstLine="567"/>
        <w:jc w:val="both"/>
        <w:rPr>
          <w:sz w:val="28"/>
          <w:szCs w:val="28"/>
        </w:rPr>
      </w:pPr>
      <w:r w:rsidRPr="00A43593">
        <w:rPr>
          <w:sz w:val="28"/>
          <w:szCs w:val="28"/>
        </w:rPr>
        <w:t>Для выполнения этого условия следует рассчитать все элементы соединения, кроме наиболее пластичного, на усилие, в 1,5 раза превышающее несущую способность пластичного элемента</w:t>
      </w:r>
      <w:r w:rsidR="00552F43">
        <w:rPr>
          <w:sz w:val="28"/>
          <w:szCs w:val="28"/>
        </w:rPr>
        <w:t>.</w:t>
      </w:r>
      <w:r w:rsidRPr="00A43593">
        <w:rPr>
          <w:sz w:val="28"/>
          <w:szCs w:val="28"/>
        </w:rPr>
        <w:t xml:space="preserve"> </w:t>
      </w:r>
      <w:r w:rsidR="00552F43">
        <w:rPr>
          <w:sz w:val="28"/>
          <w:szCs w:val="28"/>
        </w:rPr>
        <w:t>Н</w:t>
      </w:r>
      <w:r w:rsidRPr="00A43593">
        <w:rPr>
          <w:sz w:val="28"/>
          <w:szCs w:val="28"/>
        </w:rPr>
        <w:t xml:space="preserve">апример, анкеровку закладных деталей и сварные соединения следует рассчитывать на усилие в 1,5 раза больше, чем несущая способность самой связи. Необходимо </w:t>
      </w:r>
      <w:r w:rsidR="00552F43">
        <w:rPr>
          <w:sz w:val="28"/>
          <w:szCs w:val="28"/>
        </w:rPr>
        <w:t>тщательно</w:t>
      </w:r>
      <w:r w:rsidRPr="00A43593">
        <w:rPr>
          <w:sz w:val="28"/>
          <w:szCs w:val="28"/>
        </w:rPr>
        <w:t xml:space="preserve"> следить за фактически точным исполнением проектных решений пластичных элементов</w:t>
      </w:r>
      <w:r w:rsidR="00552F43">
        <w:rPr>
          <w:sz w:val="28"/>
          <w:szCs w:val="28"/>
        </w:rPr>
        <w:t>.</w:t>
      </w:r>
      <w:r w:rsidRPr="00A43593">
        <w:rPr>
          <w:sz w:val="28"/>
          <w:szCs w:val="28"/>
        </w:rPr>
        <w:t xml:space="preserve"> </w:t>
      </w:r>
      <w:r w:rsidR="00552F43">
        <w:rPr>
          <w:sz w:val="28"/>
          <w:szCs w:val="28"/>
        </w:rPr>
        <w:t>З</w:t>
      </w:r>
      <w:r w:rsidRPr="00A43593">
        <w:rPr>
          <w:sz w:val="28"/>
          <w:szCs w:val="28"/>
        </w:rPr>
        <w:t>амена их более прочными недопустима.</w:t>
      </w:r>
    </w:p>
    <w:p w14:paraId="0735FBCC" w14:textId="77777777" w:rsidR="00C500AA" w:rsidRPr="00A43593" w:rsidRDefault="00C500AA" w:rsidP="00932913">
      <w:pPr>
        <w:pStyle w:val="aff1"/>
        <w:ind w:firstLine="567"/>
        <w:jc w:val="both"/>
        <w:rPr>
          <w:sz w:val="28"/>
          <w:szCs w:val="28"/>
        </w:rPr>
      </w:pPr>
      <w:r w:rsidRPr="00A43593">
        <w:rPr>
          <w:sz w:val="28"/>
          <w:szCs w:val="28"/>
        </w:rPr>
        <w:t>8.3.4.4 Для повышения эффективности сопротивления прогрессирующему обрушению здания следует:</w:t>
      </w:r>
    </w:p>
    <w:p w14:paraId="3D097C01" w14:textId="77777777" w:rsidR="00C500AA" w:rsidRPr="00A43593" w:rsidRDefault="00C500AA" w:rsidP="00932913">
      <w:pPr>
        <w:pStyle w:val="aff1"/>
        <w:ind w:firstLine="567"/>
        <w:jc w:val="both"/>
        <w:rPr>
          <w:sz w:val="28"/>
          <w:szCs w:val="28"/>
        </w:rPr>
      </w:pPr>
      <w:r w:rsidRPr="00A43593">
        <w:rPr>
          <w:sz w:val="28"/>
          <w:szCs w:val="28"/>
        </w:rPr>
        <w:lastRenderedPageBreak/>
        <w:t>- надпроемные перемычки, работающие как связи сдвига, проектировать так, чтобы они разрушались от изгиба, а не от действия поперечной силы;</w:t>
      </w:r>
    </w:p>
    <w:p w14:paraId="2FE7035D" w14:textId="77777777" w:rsidR="00C500AA" w:rsidRPr="00A43593" w:rsidRDefault="00C500AA" w:rsidP="00932913">
      <w:pPr>
        <w:pStyle w:val="aff1"/>
        <w:ind w:firstLine="567"/>
        <w:jc w:val="both"/>
        <w:rPr>
          <w:sz w:val="28"/>
          <w:szCs w:val="28"/>
        </w:rPr>
      </w:pPr>
      <w:r w:rsidRPr="00A43593">
        <w:rPr>
          <w:sz w:val="28"/>
          <w:szCs w:val="28"/>
        </w:rPr>
        <w:t>- обеспечивать достаточность длины анкеровки арматуры при ее работе как связи сдвига;</w:t>
      </w:r>
    </w:p>
    <w:p w14:paraId="4C78C7D3" w14:textId="77777777" w:rsidR="00C500AA" w:rsidRPr="00A43593" w:rsidRDefault="00C500AA" w:rsidP="00932913">
      <w:pPr>
        <w:pStyle w:val="aff1"/>
        <w:ind w:firstLine="567"/>
        <w:jc w:val="both"/>
        <w:rPr>
          <w:del w:id="56" w:author="Andrey" w:date="2015-12-15T15:31:00Z"/>
          <w:sz w:val="28"/>
          <w:szCs w:val="28"/>
        </w:rPr>
      </w:pPr>
      <w:r w:rsidRPr="00A43593">
        <w:rPr>
          <w:sz w:val="28"/>
          <w:szCs w:val="28"/>
        </w:rPr>
        <w:t>- проектировать колонны, пилоны, стены с введением жесткой арматуры в виде прокатных или сварных вертикальных элементов, проектирова</w:t>
      </w:r>
      <w:r w:rsidR="008D50BE" w:rsidRPr="00A43593">
        <w:rPr>
          <w:sz w:val="28"/>
          <w:szCs w:val="28"/>
        </w:rPr>
        <w:t>ть</w:t>
      </w:r>
      <w:r w:rsidRPr="00A43593">
        <w:rPr>
          <w:sz w:val="28"/>
          <w:szCs w:val="28"/>
        </w:rPr>
        <w:t xml:space="preserve"> сталежелезобетонны</w:t>
      </w:r>
      <w:r w:rsidR="008D50BE" w:rsidRPr="00A43593">
        <w:rPr>
          <w:sz w:val="28"/>
          <w:szCs w:val="28"/>
        </w:rPr>
        <w:t>е</w:t>
      </w:r>
      <w:r w:rsidRPr="00A43593">
        <w:rPr>
          <w:sz w:val="28"/>
          <w:szCs w:val="28"/>
        </w:rPr>
        <w:t xml:space="preserve"> перекрыти</w:t>
      </w:r>
      <w:r w:rsidR="008D50BE" w:rsidRPr="00A43593">
        <w:rPr>
          <w:sz w:val="28"/>
          <w:szCs w:val="28"/>
        </w:rPr>
        <w:t>я</w:t>
      </w:r>
      <w:r w:rsidRPr="00A43593">
        <w:rPr>
          <w:sz w:val="28"/>
          <w:szCs w:val="28"/>
        </w:rPr>
        <w:t>;</w:t>
      </w:r>
    </w:p>
    <w:p w14:paraId="5096B69A" w14:textId="77777777" w:rsidR="00C500AA" w:rsidRPr="00A43593" w:rsidRDefault="00C500AA" w:rsidP="00932913">
      <w:pPr>
        <w:pStyle w:val="aff1"/>
        <w:ind w:firstLine="567"/>
        <w:jc w:val="both"/>
        <w:rPr>
          <w:sz w:val="28"/>
          <w:szCs w:val="28"/>
        </w:rPr>
      </w:pPr>
      <w:r w:rsidRPr="00A43593">
        <w:rPr>
          <w:sz w:val="28"/>
          <w:szCs w:val="28"/>
        </w:rPr>
        <w:t>- вводить</w:t>
      </w:r>
      <w:r w:rsidR="00196FE9">
        <w:rPr>
          <w:sz w:val="28"/>
          <w:szCs w:val="28"/>
        </w:rPr>
        <w:t>,</w:t>
      </w:r>
      <w:r w:rsidRPr="00A43593">
        <w:rPr>
          <w:sz w:val="28"/>
          <w:szCs w:val="28"/>
        </w:rPr>
        <w:t xml:space="preserve"> при необходимости</w:t>
      </w:r>
      <w:r w:rsidR="00196FE9">
        <w:rPr>
          <w:sz w:val="28"/>
          <w:szCs w:val="28"/>
        </w:rPr>
        <w:t>,</w:t>
      </w:r>
      <w:r w:rsidRPr="00A43593">
        <w:rPr>
          <w:sz w:val="28"/>
          <w:szCs w:val="28"/>
        </w:rPr>
        <w:t xml:space="preserve"> в несущую систему здания аутригерные конструкции в виде систем перекрестных ферм или стен;</w:t>
      </w:r>
    </w:p>
    <w:p w14:paraId="40E820B1" w14:textId="77777777" w:rsidR="00C500AA" w:rsidRPr="00A43593" w:rsidRDefault="00C500AA" w:rsidP="00932913">
      <w:pPr>
        <w:pStyle w:val="aff1"/>
        <w:ind w:firstLine="567"/>
        <w:jc w:val="both"/>
        <w:rPr>
          <w:sz w:val="28"/>
          <w:szCs w:val="28"/>
        </w:rPr>
      </w:pPr>
      <w:r w:rsidRPr="00A43593">
        <w:rPr>
          <w:sz w:val="28"/>
          <w:szCs w:val="28"/>
        </w:rPr>
        <w:t xml:space="preserve">- </w:t>
      </w:r>
      <w:r w:rsidR="00196FE9">
        <w:rPr>
          <w:sz w:val="28"/>
          <w:szCs w:val="28"/>
        </w:rPr>
        <w:t xml:space="preserve">для </w:t>
      </w:r>
      <w:r w:rsidRPr="00A43593">
        <w:rPr>
          <w:sz w:val="28"/>
          <w:szCs w:val="28"/>
        </w:rPr>
        <w:t>опорны</w:t>
      </w:r>
      <w:r w:rsidR="00196FE9">
        <w:rPr>
          <w:sz w:val="28"/>
          <w:szCs w:val="28"/>
        </w:rPr>
        <w:t>х</w:t>
      </w:r>
      <w:r w:rsidRPr="00A43593">
        <w:rPr>
          <w:sz w:val="28"/>
          <w:szCs w:val="28"/>
        </w:rPr>
        <w:t xml:space="preserve"> сечени</w:t>
      </w:r>
      <w:r w:rsidR="00196FE9">
        <w:rPr>
          <w:sz w:val="28"/>
          <w:szCs w:val="28"/>
        </w:rPr>
        <w:t>й</w:t>
      </w:r>
      <w:r w:rsidRPr="00A43593">
        <w:rPr>
          <w:sz w:val="28"/>
          <w:szCs w:val="28"/>
        </w:rPr>
        <w:t xml:space="preserve"> балок и ригелей, а также узл</w:t>
      </w:r>
      <w:r w:rsidR="00196FE9">
        <w:rPr>
          <w:sz w:val="28"/>
          <w:szCs w:val="28"/>
        </w:rPr>
        <w:t>ов</w:t>
      </w:r>
      <w:r w:rsidRPr="00A43593">
        <w:rPr>
          <w:sz w:val="28"/>
          <w:szCs w:val="28"/>
        </w:rPr>
        <w:t xml:space="preserve"> их соединений с колоннами (стенами, пилонами) </w:t>
      </w:r>
      <w:r w:rsidR="00196FE9">
        <w:rPr>
          <w:sz w:val="28"/>
          <w:szCs w:val="28"/>
        </w:rPr>
        <w:t>принимать</w:t>
      </w:r>
      <w:r w:rsidRPr="00A43593">
        <w:rPr>
          <w:sz w:val="28"/>
          <w:szCs w:val="28"/>
        </w:rPr>
        <w:t xml:space="preserve"> прочность по поперечной силе в 1,5 раза выше их несущ</w:t>
      </w:r>
      <w:r w:rsidR="00196FE9">
        <w:rPr>
          <w:sz w:val="28"/>
          <w:szCs w:val="28"/>
        </w:rPr>
        <w:t>ей</w:t>
      </w:r>
      <w:r w:rsidRPr="00A43593">
        <w:rPr>
          <w:sz w:val="28"/>
          <w:szCs w:val="28"/>
        </w:rPr>
        <w:t xml:space="preserve"> способност</w:t>
      </w:r>
      <w:r w:rsidR="00196FE9">
        <w:rPr>
          <w:sz w:val="28"/>
          <w:szCs w:val="28"/>
        </w:rPr>
        <w:t>и</w:t>
      </w:r>
      <w:r w:rsidRPr="00A43593">
        <w:rPr>
          <w:sz w:val="28"/>
          <w:szCs w:val="28"/>
        </w:rPr>
        <w:t xml:space="preserve"> по изгибу с учетом пластических свойств в пролете;</w:t>
      </w:r>
    </w:p>
    <w:p w14:paraId="243AEB9D" w14:textId="77777777" w:rsidR="00C500AA" w:rsidRPr="00A43593" w:rsidRDefault="00C500AA" w:rsidP="00932913">
      <w:pPr>
        <w:pStyle w:val="aff1"/>
        <w:ind w:firstLine="567"/>
        <w:jc w:val="both"/>
        <w:rPr>
          <w:sz w:val="28"/>
          <w:szCs w:val="28"/>
        </w:rPr>
      </w:pPr>
      <w:r w:rsidRPr="00A43593">
        <w:rPr>
          <w:sz w:val="28"/>
          <w:szCs w:val="28"/>
        </w:rPr>
        <w:t>- шпоночные соединения в сборно-монолитных конструкциях проектировать так, чтобы прочность отдельных шпонок на срез была в 1,5 раза больше их прочности при смятии;</w:t>
      </w:r>
    </w:p>
    <w:p w14:paraId="036D9A30" w14:textId="77777777" w:rsidR="00C500AA" w:rsidRPr="00A43593" w:rsidRDefault="00C500AA" w:rsidP="00932913">
      <w:pPr>
        <w:pStyle w:val="aff1"/>
        <w:ind w:firstLine="567"/>
        <w:jc w:val="both"/>
        <w:rPr>
          <w:sz w:val="28"/>
          <w:szCs w:val="28"/>
        </w:rPr>
      </w:pPr>
      <w:r w:rsidRPr="00A43593">
        <w:rPr>
          <w:sz w:val="28"/>
          <w:szCs w:val="28"/>
        </w:rPr>
        <w:t>- нижнее армирование изгибаемых железобетонных конструкций принимать неразрезным по всей длине.</w:t>
      </w:r>
    </w:p>
    <w:p w14:paraId="1EC0E71A" w14:textId="77777777" w:rsidR="00C500AA" w:rsidRPr="00A43593" w:rsidRDefault="00C500AA" w:rsidP="00932913">
      <w:pPr>
        <w:pStyle w:val="aff1"/>
        <w:ind w:firstLine="567"/>
        <w:jc w:val="both"/>
        <w:rPr>
          <w:sz w:val="28"/>
          <w:szCs w:val="28"/>
        </w:rPr>
      </w:pPr>
      <w:r w:rsidRPr="00A43593">
        <w:rPr>
          <w:sz w:val="28"/>
          <w:szCs w:val="28"/>
        </w:rPr>
        <w:t>8.3.4</w:t>
      </w:r>
      <w:r w:rsidR="00196FE9">
        <w:rPr>
          <w:sz w:val="28"/>
          <w:szCs w:val="28"/>
        </w:rPr>
        <w:t xml:space="preserve">.5 Минимальная площадь сечения </w:t>
      </w:r>
      <w:r w:rsidRPr="00A43593">
        <w:rPr>
          <w:sz w:val="28"/>
          <w:szCs w:val="28"/>
        </w:rPr>
        <w:t>(суммарна</w:t>
      </w:r>
      <w:r w:rsidR="00196FE9">
        <w:rPr>
          <w:sz w:val="28"/>
          <w:szCs w:val="28"/>
        </w:rPr>
        <w:t>я для нижней и верхней арматуры</w:t>
      </w:r>
      <w:r w:rsidRPr="00A43593">
        <w:rPr>
          <w:sz w:val="28"/>
          <w:szCs w:val="28"/>
        </w:rPr>
        <w:t xml:space="preserve">) рабочей продольной арматуры в изгибаемых железобетонных конструкциях </w:t>
      </w:r>
      <w:r w:rsidR="00F64EC9" w:rsidRPr="00A43593">
        <w:rPr>
          <w:sz w:val="28"/>
          <w:szCs w:val="28"/>
        </w:rPr>
        <w:t>должна составлять</w:t>
      </w:r>
      <w:r w:rsidRPr="00A43593">
        <w:rPr>
          <w:sz w:val="28"/>
          <w:szCs w:val="28"/>
        </w:rPr>
        <w:t xml:space="preserve"> не менее 0,25</w:t>
      </w:r>
      <w:r w:rsidR="00196FE9">
        <w:rPr>
          <w:sz w:val="28"/>
          <w:szCs w:val="28"/>
        </w:rPr>
        <w:t xml:space="preserve"> </w:t>
      </w:r>
      <w:r w:rsidRPr="00A43593">
        <w:rPr>
          <w:sz w:val="28"/>
          <w:szCs w:val="28"/>
        </w:rPr>
        <w:t>% площади сечения бетона.</w:t>
      </w:r>
    </w:p>
    <w:p w14:paraId="696E84BE" w14:textId="77777777" w:rsidR="00C500AA" w:rsidRPr="00A43593" w:rsidRDefault="00C500AA" w:rsidP="00932913">
      <w:pPr>
        <w:pStyle w:val="aff1"/>
        <w:ind w:firstLine="567"/>
        <w:jc w:val="both"/>
        <w:rPr>
          <w:sz w:val="28"/>
          <w:szCs w:val="28"/>
        </w:rPr>
      </w:pPr>
      <w:r w:rsidRPr="00A43593">
        <w:rPr>
          <w:sz w:val="28"/>
          <w:szCs w:val="28"/>
        </w:rPr>
        <w:t xml:space="preserve">8.3.4.6 Горизонтальные связи навесных фасадных панелей с несущими элементами здания </w:t>
      </w:r>
      <w:r w:rsidR="00FF2955" w:rsidRPr="00A43593">
        <w:rPr>
          <w:sz w:val="28"/>
          <w:szCs w:val="28"/>
        </w:rPr>
        <w:t>следует проектировать на восприятие минимальных</w:t>
      </w:r>
      <w:r w:rsidRPr="00A43593">
        <w:rPr>
          <w:sz w:val="28"/>
          <w:szCs w:val="28"/>
        </w:rPr>
        <w:t xml:space="preserve"> усили</w:t>
      </w:r>
      <w:r w:rsidR="00F64EC9" w:rsidRPr="00A43593">
        <w:rPr>
          <w:sz w:val="28"/>
          <w:szCs w:val="28"/>
        </w:rPr>
        <w:t>й</w:t>
      </w:r>
      <w:r w:rsidRPr="00A43593">
        <w:rPr>
          <w:sz w:val="28"/>
          <w:szCs w:val="28"/>
        </w:rPr>
        <w:t xml:space="preserve">, </w:t>
      </w:r>
      <w:r w:rsidR="00196FE9">
        <w:rPr>
          <w:sz w:val="28"/>
          <w:szCs w:val="28"/>
        </w:rPr>
        <w:t>значение</w:t>
      </w:r>
      <w:r w:rsidRPr="00A43593">
        <w:rPr>
          <w:sz w:val="28"/>
          <w:szCs w:val="28"/>
        </w:rPr>
        <w:t xml:space="preserve"> которых</w:t>
      </w:r>
      <w:r w:rsidR="006529B0">
        <w:rPr>
          <w:sz w:val="28"/>
          <w:szCs w:val="28"/>
        </w:rPr>
        <w:t>, кН,</w:t>
      </w:r>
      <w:r w:rsidRPr="00A43593">
        <w:rPr>
          <w:sz w:val="28"/>
          <w:szCs w:val="28"/>
        </w:rPr>
        <w:t xml:space="preserve"> не менее</w:t>
      </w:r>
      <w:r w:rsidR="006529B0">
        <w:rPr>
          <w:sz w:val="28"/>
          <w:szCs w:val="28"/>
        </w:rPr>
        <w:t>:</w:t>
      </w:r>
      <w:r w:rsidRPr="00A43593">
        <w:rPr>
          <w:sz w:val="28"/>
          <w:szCs w:val="28"/>
        </w:rPr>
        <w:t xml:space="preserve"> 10 </w:t>
      </w:r>
      <w:r w:rsidR="006529B0">
        <w:rPr>
          <w:sz w:val="28"/>
          <w:szCs w:val="28"/>
        </w:rPr>
        <w:t>–</w:t>
      </w:r>
      <w:r w:rsidRPr="00A43593">
        <w:rPr>
          <w:sz w:val="28"/>
          <w:szCs w:val="28"/>
        </w:rPr>
        <w:t xml:space="preserve"> на </w:t>
      </w:r>
      <w:smartTag w:uri="urn:schemas-microsoft-com:office:smarttags" w:element="metricconverter">
        <w:smartTagPr>
          <w:attr w:name="ProductID" w:val="1 м"/>
        </w:smartTagPr>
        <w:r w:rsidRPr="00A43593">
          <w:rPr>
            <w:sz w:val="28"/>
            <w:szCs w:val="28"/>
          </w:rPr>
          <w:t>1 м</w:t>
        </w:r>
      </w:smartTag>
      <w:r w:rsidRPr="00A43593">
        <w:rPr>
          <w:sz w:val="28"/>
          <w:szCs w:val="28"/>
        </w:rPr>
        <w:t xml:space="preserve"> длины панели при высоте этажа </w:t>
      </w:r>
      <w:smartTag w:uri="urn:schemas-microsoft-com:office:smarttags" w:element="metricconverter">
        <w:smartTagPr>
          <w:attr w:name="ProductID" w:val="3,0 м"/>
        </w:smartTagPr>
        <w:r w:rsidRPr="00A43593">
          <w:rPr>
            <w:sz w:val="28"/>
            <w:szCs w:val="28"/>
          </w:rPr>
          <w:t>3,0 м</w:t>
        </w:r>
        <w:r w:rsidR="006529B0">
          <w:rPr>
            <w:sz w:val="28"/>
            <w:szCs w:val="28"/>
          </w:rPr>
          <w:t>;</w:t>
        </w:r>
      </w:smartTag>
      <w:r w:rsidRPr="00A43593">
        <w:rPr>
          <w:sz w:val="28"/>
          <w:szCs w:val="28"/>
        </w:rPr>
        <w:t xml:space="preserve"> 12 </w:t>
      </w:r>
      <w:r w:rsidR="006529B0">
        <w:rPr>
          <w:sz w:val="28"/>
          <w:szCs w:val="28"/>
        </w:rPr>
        <w:t>–</w:t>
      </w:r>
      <w:r w:rsidRPr="00A43593">
        <w:rPr>
          <w:sz w:val="28"/>
          <w:szCs w:val="28"/>
        </w:rPr>
        <w:t xml:space="preserve"> на </w:t>
      </w:r>
      <w:smartTag w:uri="urn:schemas-microsoft-com:office:smarttags" w:element="metricconverter">
        <w:smartTagPr>
          <w:attr w:name="ProductID" w:val="1 м"/>
        </w:smartTagPr>
        <w:r w:rsidRPr="00A43593">
          <w:rPr>
            <w:sz w:val="28"/>
            <w:szCs w:val="28"/>
          </w:rPr>
          <w:t>1 м</w:t>
        </w:r>
      </w:smartTag>
      <w:r w:rsidRPr="00A43593">
        <w:rPr>
          <w:sz w:val="28"/>
          <w:szCs w:val="28"/>
        </w:rPr>
        <w:t xml:space="preserve"> длины панели при высоте этажа </w:t>
      </w:r>
      <w:smartTag w:uri="urn:schemas-microsoft-com:office:smarttags" w:element="metricconverter">
        <w:smartTagPr>
          <w:attr w:name="ProductID" w:val="3,5 м"/>
        </w:smartTagPr>
        <w:r w:rsidRPr="00A43593">
          <w:rPr>
            <w:sz w:val="28"/>
            <w:szCs w:val="28"/>
          </w:rPr>
          <w:t>3,5 м</w:t>
        </w:r>
        <w:r w:rsidR="006529B0">
          <w:rPr>
            <w:sz w:val="28"/>
            <w:szCs w:val="28"/>
          </w:rPr>
          <w:t>;</w:t>
        </w:r>
      </w:smartTag>
      <w:r w:rsidRPr="00A43593">
        <w:rPr>
          <w:sz w:val="28"/>
          <w:szCs w:val="28"/>
        </w:rPr>
        <w:t xml:space="preserve"> 14 </w:t>
      </w:r>
      <w:r w:rsidR="006529B0">
        <w:rPr>
          <w:sz w:val="28"/>
          <w:szCs w:val="28"/>
        </w:rPr>
        <w:t>–</w:t>
      </w:r>
      <w:r w:rsidRPr="00A43593">
        <w:rPr>
          <w:sz w:val="28"/>
          <w:szCs w:val="28"/>
        </w:rPr>
        <w:t xml:space="preserve"> на </w:t>
      </w:r>
      <w:smartTag w:uri="urn:schemas-microsoft-com:office:smarttags" w:element="metricconverter">
        <w:smartTagPr>
          <w:attr w:name="ProductID" w:val="1 м"/>
        </w:smartTagPr>
        <w:r w:rsidRPr="00A43593">
          <w:rPr>
            <w:sz w:val="28"/>
            <w:szCs w:val="28"/>
          </w:rPr>
          <w:t>1 м</w:t>
        </w:r>
      </w:smartTag>
      <w:r w:rsidRPr="00A43593">
        <w:rPr>
          <w:sz w:val="28"/>
          <w:szCs w:val="28"/>
        </w:rPr>
        <w:t xml:space="preserve"> длины панели при высоте этажа </w:t>
      </w:r>
      <w:smartTag w:uri="urn:schemas-microsoft-com:office:smarttags" w:element="metricconverter">
        <w:smartTagPr>
          <w:attr w:name="ProductID" w:val="4,0 м"/>
        </w:smartTagPr>
        <w:r w:rsidRPr="00A43593">
          <w:rPr>
            <w:sz w:val="28"/>
            <w:szCs w:val="28"/>
          </w:rPr>
          <w:t>4,0 м</w:t>
        </w:r>
      </w:smartTag>
      <w:r w:rsidRPr="00A43593">
        <w:rPr>
          <w:sz w:val="28"/>
          <w:szCs w:val="28"/>
        </w:rPr>
        <w:t xml:space="preserve"> и выше.</w:t>
      </w:r>
    </w:p>
    <w:p w14:paraId="4FE764FC" w14:textId="77777777" w:rsidR="00C500AA" w:rsidRPr="00A43593" w:rsidRDefault="00C500AA" w:rsidP="00932913">
      <w:pPr>
        <w:pStyle w:val="aff1"/>
        <w:ind w:firstLine="567"/>
        <w:jc w:val="both"/>
        <w:rPr>
          <w:sz w:val="28"/>
          <w:szCs w:val="28"/>
        </w:rPr>
      </w:pPr>
      <w:r w:rsidRPr="00A43593">
        <w:rPr>
          <w:sz w:val="28"/>
          <w:szCs w:val="28"/>
        </w:rPr>
        <w:t>8.3.4.7 Продольн</w:t>
      </w:r>
      <w:r w:rsidR="00196FE9">
        <w:rPr>
          <w:sz w:val="28"/>
          <w:szCs w:val="28"/>
        </w:rPr>
        <w:t>ую</w:t>
      </w:r>
      <w:r w:rsidRPr="00A43593">
        <w:rPr>
          <w:sz w:val="28"/>
          <w:szCs w:val="28"/>
        </w:rPr>
        <w:t xml:space="preserve"> (вертикальн</w:t>
      </w:r>
      <w:r w:rsidR="00196FE9">
        <w:rPr>
          <w:sz w:val="28"/>
          <w:szCs w:val="28"/>
        </w:rPr>
        <w:t>ую</w:t>
      </w:r>
      <w:r w:rsidRPr="00A43593">
        <w:rPr>
          <w:sz w:val="28"/>
          <w:szCs w:val="28"/>
        </w:rPr>
        <w:t>) междуэтажн</w:t>
      </w:r>
      <w:r w:rsidR="00196FE9">
        <w:rPr>
          <w:sz w:val="28"/>
          <w:szCs w:val="28"/>
        </w:rPr>
        <w:t>ую</w:t>
      </w:r>
      <w:r w:rsidRPr="00A43593">
        <w:rPr>
          <w:sz w:val="28"/>
          <w:szCs w:val="28"/>
        </w:rPr>
        <w:t xml:space="preserve"> арматур</w:t>
      </w:r>
      <w:r w:rsidR="00196FE9">
        <w:rPr>
          <w:sz w:val="28"/>
          <w:szCs w:val="28"/>
        </w:rPr>
        <w:t>у</w:t>
      </w:r>
      <w:r w:rsidRPr="00A43593">
        <w:rPr>
          <w:sz w:val="28"/>
          <w:szCs w:val="28"/>
        </w:rPr>
        <w:t xml:space="preserve"> пилона (колонны, стены) </w:t>
      </w:r>
      <w:r w:rsidR="00FF2955" w:rsidRPr="00A43593">
        <w:rPr>
          <w:sz w:val="28"/>
          <w:szCs w:val="28"/>
        </w:rPr>
        <w:t>следует проектировать на восприятие возникающих растягивающих усилий, но</w:t>
      </w:r>
      <w:r w:rsidRPr="00A43593">
        <w:rPr>
          <w:sz w:val="28"/>
          <w:szCs w:val="28"/>
        </w:rPr>
        <w:t xml:space="preserve"> не менее 10 кН (1 тс) на каждый </w:t>
      </w:r>
      <w:r w:rsidR="00196FE9">
        <w:rPr>
          <w:sz w:val="28"/>
          <w:szCs w:val="28"/>
        </w:rPr>
        <w:t>1 м</w:t>
      </w:r>
      <w:r w:rsidR="00196FE9" w:rsidRPr="00196FE9">
        <w:rPr>
          <w:sz w:val="28"/>
          <w:szCs w:val="28"/>
          <w:vertAlign w:val="superscript"/>
        </w:rPr>
        <w:t>2</w:t>
      </w:r>
      <w:r w:rsidRPr="00A43593">
        <w:rPr>
          <w:sz w:val="28"/>
          <w:szCs w:val="28"/>
        </w:rPr>
        <w:t xml:space="preserve"> грузовой площади этого пилона (колонны, стены).</w:t>
      </w:r>
    </w:p>
    <w:p w14:paraId="7B19E9F7" w14:textId="77777777" w:rsidR="00C500AA" w:rsidRPr="00A43593" w:rsidRDefault="00C500AA" w:rsidP="00932913">
      <w:pPr>
        <w:pStyle w:val="aff1"/>
        <w:ind w:firstLine="567"/>
        <w:jc w:val="both"/>
        <w:rPr>
          <w:sz w:val="28"/>
          <w:szCs w:val="28"/>
        </w:rPr>
      </w:pPr>
      <w:r w:rsidRPr="00A43593">
        <w:rPr>
          <w:sz w:val="28"/>
          <w:szCs w:val="28"/>
        </w:rPr>
        <w:t>8.3.4.8 В зданиях с применением стальных конструкций следует:</w:t>
      </w:r>
    </w:p>
    <w:p w14:paraId="2C31A171" w14:textId="77777777" w:rsidR="00C500AA" w:rsidRPr="00A43593" w:rsidRDefault="00C500AA" w:rsidP="00932913">
      <w:pPr>
        <w:pStyle w:val="aff1"/>
        <w:ind w:firstLine="567"/>
        <w:jc w:val="both"/>
        <w:rPr>
          <w:sz w:val="28"/>
          <w:szCs w:val="28"/>
        </w:rPr>
      </w:pPr>
      <w:r w:rsidRPr="00A43593">
        <w:rPr>
          <w:sz w:val="28"/>
          <w:szCs w:val="28"/>
        </w:rPr>
        <w:t xml:space="preserve">- предусматривать сталежелезобетонные перекрытия с объединением стальной балки с монолитным перекрытием </w:t>
      </w:r>
      <w:r w:rsidR="00196FE9">
        <w:rPr>
          <w:sz w:val="28"/>
          <w:szCs w:val="28"/>
        </w:rPr>
        <w:t>с помощью</w:t>
      </w:r>
      <w:r w:rsidRPr="00A43593">
        <w:rPr>
          <w:sz w:val="28"/>
          <w:szCs w:val="28"/>
        </w:rPr>
        <w:t xml:space="preserve"> стад</w:t>
      </w:r>
      <w:r w:rsidR="00196FE9">
        <w:rPr>
          <w:sz w:val="28"/>
          <w:szCs w:val="28"/>
        </w:rPr>
        <w:t>-болтов или специальных упоров;</w:t>
      </w:r>
    </w:p>
    <w:p w14:paraId="070B3782" w14:textId="77777777" w:rsidR="00C500AA" w:rsidRPr="00A43593" w:rsidRDefault="00C500AA" w:rsidP="00932913">
      <w:pPr>
        <w:pStyle w:val="aff1"/>
        <w:ind w:firstLine="567"/>
        <w:jc w:val="both"/>
        <w:rPr>
          <w:sz w:val="28"/>
          <w:szCs w:val="28"/>
        </w:rPr>
      </w:pPr>
      <w:r w:rsidRPr="00A43593">
        <w:rPr>
          <w:sz w:val="28"/>
          <w:szCs w:val="28"/>
        </w:rPr>
        <w:t xml:space="preserve">- проектировать жестким сопряжение балок с колоннами хотя бы одного направления (если </w:t>
      </w:r>
      <w:r w:rsidR="00F64EC9" w:rsidRPr="00A43593">
        <w:rPr>
          <w:sz w:val="28"/>
          <w:szCs w:val="28"/>
        </w:rPr>
        <w:t>не выполняется требование 8.3.4.2</w:t>
      </w:r>
      <w:r w:rsidR="00196FE9">
        <w:rPr>
          <w:sz w:val="28"/>
          <w:szCs w:val="28"/>
        </w:rPr>
        <w:t>).</w:t>
      </w:r>
    </w:p>
    <w:p w14:paraId="149455E3" w14:textId="77777777" w:rsidR="00A0044A" w:rsidRPr="00196FE9" w:rsidRDefault="00196FE9" w:rsidP="00932913">
      <w:pPr>
        <w:pStyle w:val="aff1"/>
        <w:ind w:firstLine="567"/>
        <w:jc w:val="both"/>
        <w:rPr>
          <w:b/>
          <w:sz w:val="28"/>
          <w:szCs w:val="28"/>
        </w:rPr>
      </w:pPr>
      <w:bookmarkStart w:id="57" w:name="_Toc460856924"/>
      <w:r w:rsidRPr="00196FE9">
        <w:rPr>
          <w:b/>
          <w:sz w:val="28"/>
          <w:szCs w:val="28"/>
        </w:rPr>
        <w:t xml:space="preserve">8.4 </w:t>
      </w:r>
      <w:r w:rsidR="00A0044A" w:rsidRPr="00196FE9">
        <w:rPr>
          <w:b/>
          <w:sz w:val="28"/>
          <w:szCs w:val="28"/>
        </w:rPr>
        <w:t xml:space="preserve">Навесные </w:t>
      </w:r>
      <w:r w:rsidR="00525570" w:rsidRPr="00196FE9">
        <w:rPr>
          <w:b/>
          <w:sz w:val="28"/>
          <w:szCs w:val="28"/>
        </w:rPr>
        <w:t>наружные ограждающие конструкции</w:t>
      </w:r>
      <w:bookmarkEnd w:id="57"/>
    </w:p>
    <w:p w14:paraId="19AF9220" w14:textId="77777777" w:rsidR="00AF0219" w:rsidRPr="00A43593" w:rsidRDefault="00196FE9" w:rsidP="00932913">
      <w:pPr>
        <w:pStyle w:val="aff1"/>
        <w:ind w:firstLine="567"/>
        <w:jc w:val="both"/>
        <w:rPr>
          <w:sz w:val="28"/>
          <w:szCs w:val="28"/>
        </w:rPr>
      </w:pPr>
      <w:r>
        <w:rPr>
          <w:sz w:val="28"/>
          <w:szCs w:val="28"/>
        </w:rPr>
        <w:t xml:space="preserve">8.4.1 </w:t>
      </w:r>
      <w:r w:rsidR="003439F1" w:rsidRPr="00A43593">
        <w:rPr>
          <w:sz w:val="28"/>
          <w:szCs w:val="28"/>
        </w:rPr>
        <w:t>При проектировании высотных зданий д</w:t>
      </w:r>
      <w:r w:rsidR="00EA69ED" w:rsidRPr="00A43593">
        <w:rPr>
          <w:sz w:val="28"/>
          <w:szCs w:val="28"/>
        </w:rPr>
        <w:t>опускается применение</w:t>
      </w:r>
      <w:r w:rsidR="003439F1" w:rsidRPr="00A43593">
        <w:rPr>
          <w:sz w:val="28"/>
          <w:szCs w:val="28"/>
        </w:rPr>
        <w:t xml:space="preserve"> </w:t>
      </w:r>
      <w:r w:rsidRPr="00A43593">
        <w:rPr>
          <w:sz w:val="28"/>
          <w:szCs w:val="28"/>
        </w:rPr>
        <w:t xml:space="preserve">светопрозрачных </w:t>
      </w:r>
      <w:r w:rsidR="00244E6E" w:rsidRPr="00A43593">
        <w:rPr>
          <w:sz w:val="28"/>
          <w:szCs w:val="28"/>
        </w:rPr>
        <w:t xml:space="preserve">навесных фасадных систем </w:t>
      </w:r>
      <w:r w:rsidR="003439F1" w:rsidRPr="00A43593">
        <w:rPr>
          <w:sz w:val="28"/>
          <w:szCs w:val="28"/>
        </w:rPr>
        <w:t xml:space="preserve">и </w:t>
      </w:r>
      <w:r w:rsidR="00244E6E" w:rsidRPr="00A43593">
        <w:rPr>
          <w:sz w:val="28"/>
          <w:szCs w:val="28"/>
        </w:rPr>
        <w:t>с воздушным зазором</w:t>
      </w:r>
      <w:r>
        <w:rPr>
          <w:sz w:val="28"/>
          <w:szCs w:val="28"/>
        </w:rPr>
        <w:t>.</w:t>
      </w:r>
    </w:p>
    <w:p w14:paraId="7F8592FD" w14:textId="17C3F579" w:rsidR="00EA69ED" w:rsidRDefault="00196FE9" w:rsidP="00932913">
      <w:pPr>
        <w:pStyle w:val="aff1"/>
        <w:ind w:firstLine="567"/>
        <w:jc w:val="both"/>
        <w:rPr>
          <w:sz w:val="28"/>
          <w:szCs w:val="28"/>
        </w:rPr>
      </w:pPr>
      <w:r>
        <w:rPr>
          <w:sz w:val="28"/>
          <w:szCs w:val="28"/>
        </w:rPr>
        <w:t xml:space="preserve">8.4.2 </w:t>
      </w:r>
      <w:r w:rsidR="00AF0219" w:rsidRPr="00A43593">
        <w:rPr>
          <w:sz w:val="28"/>
          <w:szCs w:val="28"/>
        </w:rPr>
        <w:t>С</w:t>
      </w:r>
      <w:r w:rsidR="00566BB8" w:rsidRPr="00A43593">
        <w:rPr>
          <w:sz w:val="28"/>
          <w:szCs w:val="28"/>
        </w:rPr>
        <w:t>ветопрозрачные навесные фасадные системы</w:t>
      </w:r>
      <w:r w:rsidR="003439F1" w:rsidRPr="00A43593">
        <w:rPr>
          <w:sz w:val="28"/>
          <w:szCs w:val="28"/>
        </w:rPr>
        <w:t xml:space="preserve"> </w:t>
      </w:r>
      <w:r w:rsidR="00CB22C6" w:rsidRPr="00A43593">
        <w:rPr>
          <w:sz w:val="28"/>
          <w:szCs w:val="28"/>
        </w:rPr>
        <w:t>с учетом положений</w:t>
      </w:r>
      <w:r>
        <w:rPr>
          <w:sz w:val="28"/>
          <w:szCs w:val="28"/>
        </w:rPr>
        <w:t xml:space="preserve"> </w:t>
      </w:r>
      <w:r w:rsidR="00CB22C6" w:rsidRPr="00A43593">
        <w:rPr>
          <w:sz w:val="28"/>
          <w:szCs w:val="28"/>
        </w:rPr>
        <w:t>ГОСТ 330</w:t>
      </w:r>
      <w:r>
        <w:rPr>
          <w:sz w:val="28"/>
          <w:szCs w:val="28"/>
        </w:rPr>
        <w:t>79</w:t>
      </w:r>
      <w:r w:rsidR="00CB22C6" w:rsidRPr="00A43593">
        <w:rPr>
          <w:sz w:val="28"/>
          <w:szCs w:val="28"/>
        </w:rPr>
        <w:t xml:space="preserve"> </w:t>
      </w:r>
      <w:r w:rsidR="003439F1" w:rsidRPr="00A43593">
        <w:rPr>
          <w:sz w:val="28"/>
          <w:szCs w:val="28"/>
        </w:rPr>
        <w:t xml:space="preserve">могут </w:t>
      </w:r>
      <w:r w:rsidR="001D0425" w:rsidRPr="00A43593">
        <w:rPr>
          <w:sz w:val="28"/>
          <w:szCs w:val="28"/>
        </w:rPr>
        <w:t>быть выполнены с использованием</w:t>
      </w:r>
      <w:r w:rsidR="00EA69ED" w:rsidRPr="00A43593">
        <w:rPr>
          <w:sz w:val="28"/>
          <w:szCs w:val="28"/>
        </w:rPr>
        <w:t xml:space="preserve"> </w:t>
      </w:r>
      <w:r w:rsidR="00AF0219" w:rsidRPr="00A43593">
        <w:rPr>
          <w:sz w:val="28"/>
          <w:szCs w:val="28"/>
        </w:rPr>
        <w:t>механического</w:t>
      </w:r>
      <w:r>
        <w:rPr>
          <w:sz w:val="28"/>
          <w:szCs w:val="28"/>
        </w:rPr>
        <w:t xml:space="preserve"> и </w:t>
      </w:r>
      <w:r>
        <w:rPr>
          <w:sz w:val="28"/>
          <w:szCs w:val="28"/>
        </w:rPr>
        <w:lastRenderedPageBreak/>
        <w:t xml:space="preserve">комбинированного типа </w:t>
      </w:r>
      <w:r w:rsidR="00CB22C6" w:rsidRPr="00A43593">
        <w:rPr>
          <w:sz w:val="28"/>
          <w:szCs w:val="28"/>
        </w:rPr>
        <w:t>крепления светопрозрачного заполнения</w:t>
      </w:r>
      <w:r w:rsidR="00EA69ED" w:rsidRPr="00A43593">
        <w:rPr>
          <w:sz w:val="28"/>
          <w:szCs w:val="28"/>
        </w:rPr>
        <w:t xml:space="preserve">. </w:t>
      </w:r>
      <w:r w:rsidR="00131DFA" w:rsidRPr="00A43593">
        <w:rPr>
          <w:sz w:val="28"/>
          <w:szCs w:val="28"/>
        </w:rPr>
        <w:t>П</w:t>
      </w:r>
      <w:r w:rsidR="00EA69ED" w:rsidRPr="00A43593">
        <w:rPr>
          <w:sz w:val="28"/>
          <w:szCs w:val="28"/>
        </w:rPr>
        <w:t>рименени</w:t>
      </w:r>
      <w:r w:rsidR="00CB22C6" w:rsidRPr="00A43593">
        <w:rPr>
          <w:sz w:val="28"/>
          <w:szCs w:val="28"/>
        </w:rPr>
        <w:t>е</w:t>
      </w:r>
      <w:r w:rsidR="00EA69ED" w:rsidRPr="00A43593">
        <w:rPr>
          <w:sz w:val="28"/>
          <w:szCs w:val="28"/>
        </w:rPr>
        <w:t xml:space="preserve"> </w:t>
      </w:r>
      <w:r w:rsidR="00CB22C6" w:rsidRPr="00A43593">
        <w:rPr>
          <w:sz w:val="28"/>
          <w:szCs w:val="28"/>
        </w:rPr>
        <w:t>клеевого крепления</w:t>
      </w:r>
      <w:r w:rsidR="00EA69ED" w:rsidRPr="00A43593">
        <w:rPr>
          <w:sz w:val="28"/>
          <w:szCs w:val="28"/>
        </w:rPr>
        <w:t xml:space="preserve"> </w:t>
      </w:r>
      <w:r w:rsidR="00131DFA" w:rsidRPr="00A43593">
        <w:rPr>
          <w:sz w:val="28"/>
          <w:szCs w:val="28"/>
        </w:rPr>
        <w:t>не допускается</w:t>
      </w:r>
      <w:r w:rsidR="00EA69ED" w:rsidRPr="00A43593">
        <w:rPr>
          <w:sz w:val="28"/>
          <w:szCs w:val="28"/>
        </w:rPr>
        <w:t>.</w:t>
      </w:r>
    </w:p>
    <w:p w14:paraId="53ACDBD4" w14:textId="5F07B25E" w:rsidR="00872348" w:rsidRPr="00A43593" w:rsidRDefault="00872348" w:rsidP="00932913">
      <w:pPr>
        <w:pStyle w:val="aff1"/>
        <w:ind w:firstLine="567"/>
        <w:jc w:val="both"/>
        <w:rPr>
          <w:sz w:val="28"/>
          <w:szCs w:val="28"/>
        </w:rPr>
      </w:pPr>
      <w:r w:rsidRPr="001F2135">
        <w:rPr>
          <w:bCs/>
          <w:kern w:val="36"/>
          <w:sz w:val="28"/>
          <w:szCs w:val="28"/>
        </w:rPr>
        <w:t>Проектирование остекления в виде навесных фасадных светопрозрачных конструкций должно выполняться в соответствии с СП 426.1325800.</w:t>
      </w:r>
    </w:p>
    <w:p w14:paraId="464AFFAF" w14:textId="77777777" w:rsidR="00872348" w:rsidRPr="00E04F66" w:rsidRDefault="00872348" w:rsidP="00872348">
      <w:pPr>
        <w:pStyle w:val="aff1"/>
        <w:ind w:firstLine="567"/>
        <w:jc w:val="both"/>
        <w:rPr>
          <w:b/>
          <w:sz w:val="28"/>
          <w:szCs w:val="28"/>
        </w:rPr>
      </w:pPr>
      <w:r w:rsidRPr="00E04F66">
        <w:rPr>
          <w:b/>
          <w:sz w:val="28"/>
          <w:szCs w:val="28"/>
        </w:rPr>
        <w:t>(Измененная редакция, Изм. № 1).</w:t>
      </w:r>
    </w:p>
    <w:p w14:paraId="4264EB0C" w14:textId="77777777" w:rsidR="00EC1B9C" w:rsidRPr="00A43593" w:rsidRDefault="00196FE9" w:rsidP="00932913">
      <w:pPr>
        <w:pStyle w:val="aff1"/>
        <w:ind w:firstLine="567"/>
        <w:jc w:val="both"/>
        <w:rPr>
          <w:sz w:val="28"/>
          <w:szCs w:val="28"/>
        </w:rPr>
      </w:pPr>
      <w:r>
        <w:rPr>
          <w:sz w:val="28"/>
          <w:szCs w:val="28"/>
        </w:rPr>
        <w:t xml:space="preserve">8.4.3 </w:t>
      </w:r>
      <w:r w:rsidR="00EC1B9C" w:rsidRPr="00A43593">
        <w:rPr>
          <w:sz w:val="28"/>
          <w:szCs w:val="28"/>
        </w:rPr>
        <w:t>Проектирование ограждающих конструкций следует выполнять с учетом класса сооружения, к которому отнесено высотное здание (КС-3 или КС-2 в соответствии с ГОСТ 27751</w:t>
      </w:r>
      <w:r>
        <w:rPr>
          <w:sz w:val="28"/>
          <w:szCs w:val="28"/>
        </w:rPr>
        <w:t>–2014</w:t>
      </w:r>
      <w:r w:rsidR="00EC1B9C" w:rsidRPr="00A43593">
        <w:rPr>
          <w:sz w:val="28"/>
          <w:szCs w:val="28"/>
        </w:rPr>
        <w:t>).</w:t>
      </w:r>
      <w:r w:rsidR="00CC14A3" w:rsidRPr="00A43593">
        <w:rPr>
          <w:sz w:val="28"/>
          <w:szCs w:val="28"/>
        </w:rPr>
        <w:t xml:space="preserve"> При разработке проектной док</w:t>
      </w:r>
      <w:r>
        <w:rPr>
          <w:sz w:val="28"/>
          <w:szCs w:val="28"/>
        </w:rPr>
        <w:t xml:space="preserve">ументации необходимо выполнить </w:t>
      </w:r>
      <w:r w:rsidR="00CC14A3" w:rsidRPr="00A43593">
        <w:rPr>
          <w:sz w:val="28"/>
          <w:szCs w:val="28"/>
        </w:rPr>
        <w:t xml:space="preserve">прочностные и теплотехнические расчеты, указать решения </w:t>
      </w:r>
      <w:r w:rsidR="00EC1B9C" w:rsidRPr="00A43593">
        <w:rPr>
          <w:sz w:val="28"/>
          <w:szCs w:val="28"/>
        </w:rPr>
        <w:t xml:space="preserve">основных </w:t>
      </w:r>
      <w:r w:rsidR="00CC14A3" w:rsidRPr="00A43593">
        <w:rPr>
          <w:sz w:val="28"/>
          <w:szCs w:val="28"/>
        </w:rPr>
        <w:t>узлов системы.</w:t>
      </w:r>
      <w:r w:rsidR="00EC1B9C" w:rsidRPr="00A43593">
        <w:rPr>
          <w:sz w:val="28"/>
          <w:szCs w:val="28"/>
        </w:rPr>
        <w:t xml:space="preserve"> Применяемые элементы основных несущих и ограждающих конструкций должны соответствовать требованиям действующих </w:t>
      </w:r>
      <w:r>
        <w:rPr>
          <w:sz w:val="28"/>
          <w:szCs w:val="28"/>
        </w:rPr>
        <w:t>нормативных документов</w:t>
      </w:r>
      <w:r w:rsidR="00EC1B9C" w:rsidRPr="00A43593">
        <w:rPr>
          <w:sz w:val="28"/>
          <w:szCs w:val="28"/>
        </w:rPr>
        <w:t>. Проектная документация должна содержать схемы фасадных систем, узлы крепления системы к</w:t>
      </w:r>
      <w:r>
        <w:rPr>
          <w:sz w:val="28"/>
          <w:szCs w:val="28"/>
        </w:rPr>
        <w:t xml:space="preserve"> основным несущим конструкциям.</w:t>
      </w:r>
    </w:p>
    <w:p w14:paraId="3499FE02" w14:textId="7FAB731A" w:rsidR="00EC1B9C" w:rsidRPr="00A43593" w:rsidRDefault="00196FE9" w:rsidP="00932913">
      <w:pPr>
        <w:pStyle w:val="aff1"/>
        <w:ind w:firstLine="567"/>
        <w:jc w:val="both"/>
        <w:rPr>
          <w:sz w:val="28"/>
          <w:szCs w:val="28"/>
        </w:rPr>
      </w:pPr>
      <w:r>
        <w:rPr>
          <w:sz w:val="28"/>
          <w:szCs w:val="28"/>
        </w:rPr>
        <w:t xml:space="preserve">8.4.4 </w:t>
      </w:r>
      <w:r w:rsidR="00872348" w:rsidRPr="001F2135">
        <w:rPr>
          <w:bCs/>
          <w:kern w:val="36"/>
          <w:sz w:val="28"/>
          <w:szCs w:val="28"/>
        </w:rPr>
        <w:t>Долговечность элементов и комплектующих фасадных и светопрозрачных конструкций должна соответствовать расчетному сроку службы фасадной системы.</w:t>
      </w:r>
    </w:p>
    <w:p w14:paraId="12B2539E" w14:textId="77777777" w:rsidR="001D64FC" w:rsidRPr="00A43593" w:rsidRDefault="001D64FC" w:rsidP="00932913">
      <w:pPr>
        <w:pStyle w:val="aff1"/>
        <w:ind w:firstLine="567"/>
        <w:jc w:val="both"/>
        <w:rPr>
          <w:sz w:val="28"/>
          <w:szCs w:val="28"/>
        </w:rPr>
      </w:pPr>
      <w:r w:rsidRPr="00A43593">
        <w:rPr>
          <w:sz w:val="28"/>
          <w:szCs w:val="28"/>
        </w:rPr>
        <w:t>Для навесных фасадных систем должны быть предусмотрены плановые замены конструкций и элементов или кап</w:t>
      </w:r>
      <w:r w:rsidR="00196FE9">
        <w:rPr>
          <w:sz w:val="28"/>
          <w:szCs w:val="28"/>
        </w:rPr>
        <w:t xml:space="preserve">итальный </w:t>
      </w:r>
      <w:r w:rsidRPr="00A43593">
        <w:rPr>
          <w:sz w:val="28"/>
          <w:szCs w:val="28"/>
        </w:rPr>
        <w:t xml:space="preserve">ремонт с учетом срока службы или </w:t>
      </w:r>
      <w:r w:rsidR="00CE32CB" w:rsidRPr="00A43593">
        <w:rPr>
          <w:sz w:val="28"/>
          <w:szCs w:val="28"/>
        </w:rPr>
        <w:t xml:space="preserve">результатов </w:t>
      </w:r>
      <w:r w:rsidRPr="00A43593">
        <w:rPr>
          <w:sz w:val="28"/>
          <w:szCs w:val="28"/>
        </w:rPr>
        <w:t>мониторинга.</w:t>
      </w:r>
    </w:p>
    <w:p w14:paraId="44E280C6" w14:textId="77777777" w:rsidR="00872348" w:rsidRPr="00E04F66" w:rsidRDefault="00872348" w:rsidP="00872348">
      <w:pPr>
        <w:pStyle w:val="aff1"/>
        <w:ind w:firstLine="567"/>
        <w:jc w:val="both"/>
        <w:rPr>
          <w:b/>
          <w:sz w:val="28"/>
          <w:szCs w:val="28"/>
        </w:rPr>
      </w:pPr>
      <w:r w:rsidRPr="00E04F66">
        <w:rPr>
          <w:b/>
          <w:sz w:val="28"/>
          <w:szCs w:val="28"/>
        </w:rPr>
        <w:t>(Измененная редакция, Изм. № 1).</w:t>
      </w:r>
    </w:p>
    <w:p w14:paraId="5E3E9369" w14:textId="77777777" w:rsidR="00EC1B9C" w:rsidRPr="00A43593" w:rsidRDefault="00196FE9" w:rsidP="00932913">
      <w:pPr>
        <w:pStyle w:val="aff1"/>
        <w:ind w:firstLine="567"/>
        <w:jc w:val="both"/>
        <w:rPr>
          <w:sz w:val="28"/>
          <w:szCs w:val="28"/>
        </w:rPr>
      </w:pPr>
      <w:r>
        <w:rPr>
          <w:sz w:val="28"/>
          <w:szCs w:val="28"/>
        </w:rPr>
        <w:t xml:space="preserve">8.4.5 </w:t>
      </w:r>
      <w:r w:rsidR="00EC1B9C" w:rsidRPr="00A43593">
        <w:rPr>
          <w:sz w:val="28"/>
          <w:szCs w:val="28"/>
        </w:rPr>
        <w:t>При проектировании следует предусматривать устройства и механизмы для обслуживания и ремонта фасадных</w:t>
      </w:r>
      <w:r>
        <w:rPr>
          <w:sz w:val="28"/>
          <w:szCs w:val="28"/>
        </w:rPr>
        <w:t>,</w:t>
      </w:r>
      <w:r w:rsidR="00EC1B9C" w:rsidRPr="00A43593">
        <w:rPr>
          <w:sz w:val="28"/>
          <w:szCs w:val="28"/>
        </w:rPr>
        <w:t xml:space="preserve"> </w:t>
      </w:r>
      <w:r w:rsidR="00D96AC3" w:rsidRPr="00A43593">
        <w:rPr>
          <w:sz w:val="28"/>
          <w:szCs w:val="28"/>
        </w:rPr>
        <w:t>в т. ч.</w:t>
      </w:r>
      <w:r w:rsidR="00EC1B9C" w:rsidRPr="00A43593">
        <w:rPr>
          <w:sz w:val="28"/>
          <w:szCs w:val="28"/>
        </w:rPr>
        <w:t xml:space="preserve"> светопрозрачных</w:t>
      </w:r>
      <w:r>
        <w:rPr>
          <w:sz w:val="28"/>
          <w:szCs w:val="28"/>
        </w:rPr>
        <w:t>,</w:t>
      </w:r>
      <w:r w:rsidR="00EC1B9C" w:rsidRPr="00A43593">
        <w:rPr>
          <w:sz w:val="28"/>
          <w:szCs w:val="28"/>
        </w:rPr>
        <w:t xml:space="preserve"> конструкций, если без них доступ к элементам конструкций невозможен. </w:t>
      </w:r>
    </w:p>
    <w:p w14:paraId="21AA1A22" w14:textId="77777777" w:rsidR="00EC1B9C" w:rsidRPr="00A43593" w:rsidRDefault="00196FE9" w:rsidP="00932913">
      <w:pPr>
        <w:pStyle w:val="aff1"/>
        <w:ind w:firstLine="567"/>
        <w:jc w:val="both"/>
        <w:rPr>
          <w:sz w:val="28"/>
          <w:szCs w:val="28"/>
        </w:rPr>
      </w:pPr>
      <w:r>
        <w:rPr>
          <w:sz w:val="28"/>
          <w:szCs w:val="28"/>
        </w:rPr>
        <w:t xml:space="preserve">8.4.6 </w:t>
      </w:r>
      <w:r w:rsidR="00EC1B9C" w:rsidRPr="00A43593">
        <w:rPr>
          <w:sz w:val="28"/>
          <w:szCs w:val="28"/>
        </w:rPr>
        <w:t xml:space="preserve">Рабочая документация конструкций фасадов должна включать </w:t>
      </w:r>
      <w:r>
        <w:rPr>
          <w:sz w:val="28"/>
          <w:szCs w:val="28"/>
        </w:rPr>
        <w:t xml:space="preserve">в себя </w:t>
      </w:r>
      <w:r w:rsidR="00EC1B9C" w:rsidRPr="00A43593">
        <w:rPr>
          <w:sz w:val="28"/>
          <w:szCs w:val="28"/>
        </w:rPr>
        <w:t xml:space="preserve">требования </w:t>
      </w:r>
      <w:r>
        <w:rPr>
          <w:sz w:val="28"/>
          <w:szCs w:val="28"/>
        </w:rPr>
        <w:t>к</w:t>
      </w:r>
      <w:r w:rsidR="00EC1B9C" w:rsidRPr="00A43593">
        <w:rPr>
          <w:sz w:val="28"/>
          <w:szCs w:val="28"/>
        </w:rPr>
        <w:t xml:space="preserve"> монтажу и инструкцию по эксплуатации.</w:t>
      </w:r>
    </w:p>
    <w:p w14:paraId="15B94EEA" w14:textId="0576E9C3" w:rsidR="00106496" w:rsidRPr="00A43593" w:rsidRDefault="00196FE9" w:rsidP="00932913">
      <w:pPr>
        <w:pStyle w:val="aff1"/>
        <w:ind w:firstLine="567"/>
        <w:jc w:val="both"/>
        <w:rPr>
          <w:sz w:val="28"/>
          <w:szCs w:val="28"/>
        </w:rPr>
      </w:pPr>
      <w:r>
        <w:rPr>
          <w:sz w:val="28"/>
          <w:szCs w:val="28"/>
        </w:rPr>
        <w:t xml:space="preserve">8.4.7 </w:t>
      </w:r>
      <w:r w:rsidR="00872348" w:rsidRPr="001F2135">
        <w:rPr>
          <w:bCs/>
          <w:kern w:val="36"/>
          <w:sz w:val="28"/>
          <w:szCs w:val="28"/>
        </w:rPr>
        <w:t>Конструкции навесных фасадных систем и их крепление к несущим конструкциям должны быть рассчитаны по прочности, деформативности на нагрузки и воздействия в соответствии с СП 20.13330, в т. ч. с учетом пиковых ветровых и гололедных нагрузок.</w:t>
      </w:r>
      <w:r w:rsidR="00106496" w:rsidRPr="00A43593">
        <w:rPr>
          <w:sz w:val="28"/>
          <w:szCs w:val="28"/>
        </w:rPr>
        <w:t xml:space="preserve"> При наличии результатов моделирования ветровых воздействий в аэродинамической трубе они должны быть использованы при </w:t>
      </w:r>
      <w:r>
        <w:rPr>
          <w:sz w:val="28"/>
          <w:szCs w:val="28"/>
        </w:rPr>
        <w:t xml:space="preserve">расчетах фасадных конструкций. </w:t>
      </w:r>
      <w:r w:rsidR="00106496" w:rsidRPr="00A43593">
        <w:rPr>
          <w:sz w:val="28"/>
          <w:szCs w:val="28"/>
        </w:rPr>
        <w:t xml:space="preserve">Расчетные схемы и основные предпосылки расчета должны отражать действительные условия работы конструкций, учитывать особенности взаимодействия элементов конструкций между собой и с основными несущими конструкциями (основанием), </w:t>
      </w:r>
      <w:r w:rsidR="00D96AC3" w:rsidRPr="00A43593">
        <w:rPr>
          <w:sz w:val="28"/>
          <w:szCs w:val="28"/>
        </w:rPr>
        <w:t>в т. ч.</w:t>
      </w:r>
      <w:r w:rsidR="00106496" w:rsidRPr="00A43593">
        <w:rPr>
          <w:sz w:val="28"/>
          <w:szCs w:val="28"/>
        </w:rPr>
        <w:t xml:space="preserve"> эксцентриситеты приложения нагрузок и передачи усилий, включая узлы примыкания к основанию, особенности профилей элементов, </w:t>
      </w:r>
      <w:r>
        <w:rPr>
          <w:sz w:val="28"/>
          <w:szCs w:val="28"/>
        </w:rPr>
        <w:t>свойства материала конструкций.</w:t>
      </w:r>
    </w:p>
    <w:p w14:paraId="4073034C" w14:textId="77777777" w:rsidR="00872348" w:rsidRPr="00E04F66" w:rsidRDefault="00872348" w:rsidP="00872348">
      <w:pPr>
        <w:pStyle w:val="aff1"/>
        <w:ind w:firstLine="567"/>
        <w:jc w:val="both"/>
        <w:rPr>
          <w:b/>
          <w:sz w:val="28"/>
          <w:szCs w:val="28"/>
        </w:rPr>
      </w:pPr>
      <w:r w:rsidRPr="00E04F66">
        <w:rPr>
          <w:b/>
          <w:sz w:val="28"/>
          <w:szCs w:val="28"/>
        </w:rPr>
        <w:t>(Измененная редакция, Изм. № 1).</w:t>
      </w:r>
    </w:p>
    <w:p w14:paraId="01152235" w14:textId="77777777" w:rsidR="00106496" w:rsidRPr="00A43593" w:rsidRDefault="00196FE9" w:rsidP="00932913">
      <w:pPr>
        <w:pStyle w:val="aff1"/>
        <w:ind w:firstLine="567"/>
        <w:jc w:val="both"/>
        <w:rPr>
          <w:sz w:val="28"/>
          <w:szCs w:val="28"/>
        </w:rPr>
      </w:pPr>
      <w:r>
        <w:rPr>
          <w:sz w:val="28"/>
          <w:szCs w:val="28"/>
        </w:rPr>
        <w:t xml:space="preserve">8.4.8 </w:t>
      </w:r>
      <w:r w:rsidR="00106496" w:rsidRPr="00A43593">
        <w:rPr>
          <w:sz w:val="28"/>
          <w:szCs w:val="28"/>
        </w:rPr>
        <w:t>Расчет ограждающих конструкций (</w:t>
      </w:r>
      <w:r w:rsidR="00D96AC3" w:rsidRPr="00A43593">
        <w:rPr>
          <w:sz w:val="28"/>
          <w:szCs w:val="28"/>
        </w:rPr>
        <w:t>в т. ч.</w:t>
      </w:r>
      <w:r w:rsidR="00106496" w:rsidRPr="00A43593">
        <w:rPr>
          <w:sz w:val="28"/>
          <w:szCs w:val="28"/>
        </w:rPr>
        <w:t xml:space="preserve"> с остеклением) следует выполнять в соответствии с требованиями СП 16.13330, СП 128.13330 без </w:t>
      </w:r>
      <w:r w:rsidR="00106496" w:rsidRPr="00A43593">
        <w:rPr>
          <w:sz w:val="28"/>
          <w:szCs w:val="28"/>
        </w:rPr>
        <w:lastRenderedPageBreak/>
        <w:t>учета подкрепления стальных и алюминиевых конс</w:t>
      </w:r>
      <w:r w:rsidR="00874481">
        <w:rPr>
          <w:sz w:val="28"/>
          <w:szCs w:val="28"/>
        </w:rPr>
        <w:t>трукций элементами остекления.</w:t>
      </w:r>
    </w:p>
    <w:p w14:paraId="22CDEB66" w14:textId="77777777" w:rsidR="00131DFA" w:rsidRPr="00A43593" w:rsidRDefault="00874481" w:rsidP="00932913">
      <w:pPr>
        <w:pStyle w:val="aff1"/>
        <w:ind w:firstLine="567"/>
        <w:jc w:val="both"/>
        <w:rPr>
          <w:sz w:val="28"/>
          <w:szCs w:val="28"/>
        </w:rPr>
      </w:pPr>
      <w:r>
        <w:rPr>
          <w:sz w:val="28"/>
          <w:szCs w:val="28"/>
        </w:rPr>
        <w:t xml:space="preserve">8.4.9 </w:t>
      </w:r>
      <w:r w:rsidR="00131DFA" w:rsidRPr="00A43593">
        <w:rPr>
          <w:sz w:val="28"/>
          <w:szCs w:val="28"/>
        </w:rPr>
        <w:t xml:space="preserve">Узлы крепления </w:t>
      </w:r>
      <w:r w:rsidR="001D0425" w:rsidRPr="00A43593">
        <w:rPr>
          <w:sz w:val="28"/>
          <w:szCs w:val="28"/>
        </w:rPr>
        <w:t>навесных фасадных систем</w:t>
      </w:r>
      <w:r w:rsidR="00131DFA" w:rsidRPr="00A43593">
        <w:rPr>
          <w:sz w:val="28"/>
          <w:szCs w:val="28"/>
        </w:rPr>
        <w:t xml:space="preserve"> к несущим конструкциям здания должны обеспечивать компенсацию</w:t>
      </w:r>
      <w:r>
        <w:rPr>
          <w:sz w:val="28"/>
          <w:szCs w:val="28"/>
        </w:rPr>
        <w:t>,</w:t>
      </w:r>
      <w:r w:rsidR="00131DFA" w:rsidRPr="00A43593">
        <w:rPr>
          <w:sz w:val="28"/>
          <w:szCs w:val="28"/>
        </w:rPr>
        <w:t xml:space="preserve"> необходимую при деформациях здания, а также температурно-</w:t>
      </w:r>
      <w:r w:rsidR="00106496" w:rsidRPr="00A43593">
        <w:rPr>
          <w:sz w:val="28"/>
          <w:szCs w:val="28"/>
        </w:rPr>
        <w:t>климатических</w:t>
      </w:r>
      <w:r w:rsidR="00131DFA" w:rsidRPr="00A43593">
        <w:rPr>
          <w:sz w:val="28"/>
          <w:szCs w:val="28"/>
        </w:rPr>
        <w:t xml:space="preserve"> воздействиях на фасадную систему</w:t>
      </w:r>
      <w:r>
        <w:rPr>
          <w:sz w:val="28"/>
          <w:szCs w:val="28"/>
        </w:rPr>
        <w:t>,</w:t>
      </w:r>
      <w:r w:rsidR="00131DFA" w:rsidRPr="00A43593">
        <w:rPr>
          <w:sz w:val="28"/>
          <w:szCs w:val="28"/>
        </w:rPr>
        <w:t xml:space="preserve"> без возникновения в элементах крепления внутренних напряжений.</w:t>
      </w:r>
    </w:p>
    <w:p w14:paraId="50CC7EF9" w14:textId="77777777" w:rsidR="00B439FF" w:rsidRPr="00A43593" w:rsidRDefault="00874481" w:rsidP="00932913">
      <w:pPr>
        <w:pStyle w:val="aff1"/>
        <w:ind w:firstLine="567"/>
        <w:jc w:val="both"/>
        <w:rPr>
          <w:sz w:val="28"/>
          <w:szCs w:val="28"/>
        </w:rPr>
      </w:pPr>
      <w:r>
        <w:rPr>
          <w:sz w:val="28"/>
          <w:szCs w:val="28"/>
        </w:rPr>
        <w:t xml:space="preserve">8.4.10 </w:t>
      </w:r>
      <w:r w:rsidR="00B439FF" w:rsidRPr="00A43593">
        <w:rPr>
          <w:sz w:val="28"/>
          <w:szCs w:val="28"/>
        </w:rPr>
        <w:t xml:space="preserve">Прочность стекла на изгиб определяется на основании испытаний, выполняемых на стадии рабочей документации. Для расчетов на стадии проектной документации следует принимать расчетное сопротивление стекла на изгиб не менее 14,7 МПа для оконного и витринного стекла и </w:t>
      </w:r>
      <w:r>
        <w:rPr>
          <w:sz w:val="28"/>
          <w:szCs w:val="28"/>
        </w:rPr>
        <w:t xml:space="preserve">не менее </w:t>
      </w:r>
      <w:r w:rsidR="00B439FF" w:rsidRPr="00A43593">
        <w:rPr>
          <w:sz w:val="28"/>
          <w:szCs w:val="28"/>
        </w:rPr>
        <w:t>24,5 МПа для закаленного стекла, а модуль упругости стекла – равным 63</w:t>
      </w:r>
      <w:r>
        <w:rPr>
          <w:sz w:val="28"/>
          <w:szCs w:val="28"/>
        </w:rPr>
        <w:t xml:space="preserve"> </w:t>
      </w:r>
      <w:r w:rsidR="00B439FF" w:rsidRPr="00A43593">
        <w:rPr>
          <w:sz w:val="28"/>
          <w:szCs w:val="28"/>
        </w:rPr>
        <w:t>765 МПа.</w:t>
      </w:r>
    </w:p>
    <w:p w14:paraId="502FF068" w14:textId="77777777" w:rsidR="00B439FF" w:rsidRPr="00A43593" w:rsidRDefault="00874481" w:rsidP="00932913">
      <w:pPr>
        <w:pStyle w:val="aff1"/>
        <w:ind w:firstLine="567"/>
        <w:jc w:val="both"/>
        <w:rPr>
          <w:sz w:val="28"/>
          <w:szCs w:val="28"/>
        </w:rPr>
      </w:pPr>
      <w:r>
        <w:rPr>
          <w:sz w:val="28"/>
          <w:szCs w:val="28"/>
        </w:rPr>
        <w:t xml:space="preserve">8.4.11 </w:t>
      </w:r>
      <w:r w:rsidR="00B439FF" w:rsidRPr="00A43593">
        <w:rPr>
          <w:sz w:val="28"/>
          <w:szCs w:val="28"/>
        </w:rPr>
        <w:t>Расчет стеклопакетов фасадной системы на прочность приведен в [</w:t>
      </w:r>
      <w:r>
        <w:rPr>
          <w:sz w:val="28"/>
          <w:szCs w:val="28"/>
        </w:rPr>
        <w:t>19].</w:t>
      </w:r>
    </w:p>
    <w:p w14:paraId="5A26B520" w14:textId="77777777" w:rsidR="00B439FF" w:rsidRPr="00A43593" w:rsidRDefault="00874481" w:rsidP="00932913">
      <w:pPr>
        <w:pStyle w:val="aff1"/>
        <w:ind w:firstLine="567"/>
        <w:jc w:val="both"/>
        <w:rPr>
          <w:sz w:val="28"/>
          <w:szCs w:val="28"/>
        </w:rPr>
      </w:pPr>
      <w:r>
        <w:rPr>
          <w:sz w:val="28"/>
          <w:szCs w:val="28"/>
        </w:rPr>
        <w:t xml:space="preserve">8.4.12 </w:t>
      </w:r>
      <w:r w:rsidR="00B439FF" w:rsidRPr="00A43593">
        <w:rPr>
          <w:sz w:val="28"/>
          <w:szCs w:val="28"/>
        </w:rPr>
        <w:t xml:space="preserve">Материалы стальных конструкций навесных ограждающих конструкций и их соединений рассчитывают по ГОСТ 27772 и СП 16.13330, материалы алюминиевых конструкций </w:t>
      </w:r>
      <w:r>
        <w:rPr>
          <w:sz w:val="28"/>
          <w:szCs w:val="28"/>
        </w:rPr>
        <w:t xml:space="preserve">и конструкций из алюминиевых сплавов </w:t>
      </w:r>
      <w:r w:rsidR="00B439FF" w:rsidRPr="00A43593">
        <w:rPr>
          <w:sz w:val="28"/>
          <w:szCs w:val="28"/>
        </w:rPr>
        <w:t>–</w:t>
      </w:r>
      <w:r w:rsidR="006529B0">
        <w:rPr>
          <w:sz w:val="28"/>
          <w:szCs w:val="28"/>
        </w:rPr>
        <w:t xml:space="preserve"> </w:t>
      </w:r>
      <w:r w:rsidR="00B439FF" w:rsidRPr="00A43593">
        <w:rPr>
          <w:sz w:val="28"/>
          <w:szCs w:val="28"/>
        </w:rPr>
        <w:t>согласно СП 128.13330.</w:t>
      </w:r>
    </w:p>
    <w:p w14:paraId="19FF6352" w14:textId="77777777" w:rsidR="000224D9" w:rsidRPr="00A43593" w:rsidRDefault="00874481" w:rsidP="00932913">
      <w:pPr>
        <w:pStyle w:val="aff1"/>
        <w:ind w:firstLine="567"/>
        <w:jc w:val="both"/>
        <w:rPr>
          <w:sz w:val="28"/>
          <w:szCs w:val="28"/>
        </w:rPr>
      </w:pPr>
      <w:r>
        <w:rPr>
          <w:sz w:val="28"/>
          <w:szCs w:val="28"/>
        </w:rPr>
        <w:t xml:space="preserve">8.4.13 Металлические </w:t>
      </w:r>
      <w:r w:rsidR="00767AC5" w:rsidRPr="00A43593">
        <w:rPr>
          <w:sz w:val="28"/>
          <w:szCs w:val="28"/>
        </w:rPr>
        <w:t xml:space="preserve">элементы </w:t>
      </w:r>
      <w:r w:rsidR="000224D9" w:rsidRPr="00A43593">
        <w:rPr>
          <w:sz w:val="28"/>
          <w:szCs w:val="28"/>
        </w:rPr>
        <w:t>конструкции должны быть защищены о</w:t>
      </w:r>
      <w:r>
        <w:rPr>
          <w:sz w:val="28"/>
          <w:szCs w:val="28"/>
        </w:rPr>
        <w:t>т коррозии согласно СП 28.13330, ГОСТ 11024, ГОСТ 11118</w:t>
      </w:r>
      <w:r w:rsidR="000224D9" w:rsidRPr="00A43593">
        <w:rPr>
          <w:sz w:val="28"/>
          <w:szCs w:val="28"/>
        </w:rPr>
        <w:t xml:space="preserve">, ГОСТ 31310. </w:t>
      </w:r>
      <w:r w:rsidR="004472C3" w:rsidRPr="00A43593">
        <w:rPr>
          <w:sz w:val="28"/>
          <w:szCs w:val="28"/>
        </w:rPr>
        <w:t xml:space="preserve">Также необходимые положения по данному вопросу изложены в </w:t>
      </w:r>
      <w:r>
        <w:rPr>
          <w:sz w:val="28"/>
          <w:szCs w:val="28"/>
        </w:rPr>
        <w:t>СП 72.13330</w:t>
      </w:r>
      <w:r w:rsidR="004472C3" w:rsidRPr="00A43593">
        <w:rPr>
          <w:sz w:val="28"/>
          <w:szCs w:val="28"/>
        </w:rPr>
        <w:t>.</w:t>
      </w:r>
    </w:p>
    <w:p w14:paraId="7591FA55" w14:textId="77777777" w:rsidR="00BF6C23" w:rsidRPr="00A43593" w:rsidRDefault="00874481" w:rsidP="00932913">
      <w:pPr>
        <w:pStyle w:val="aff1"/>
        <w:ind w:firstLine="567"/>
        <w:jc w:val="both"/>
        <w:rPr>
          <w:sz w:val="28"/>
          <w:szCs w:val="28"/>
        </w:rPr>
      </w:pPr>
      <w:r>
        <w:rPr>
          <w:sz w:val="28"/>
          <w:szCs w:val="28"/>
        </w:rPr>
        <w:t xml:space="preserve">8.4.14 </w:t>
      </w:r>
      <w:r w:rsidR="00BF6C23" w:rsidRPr="00A43593">
        <w:rPr>
          <w:sz w:val="28"/>
          <w:szCs w:val="28"/>
        </w:rPr>
        <w:t xml:space="preserve">Для несущих каркасов </w:t>
      </w:r>
      <w:r w:rsidR="001D0425" w:rsidRPr="00A43593">
        <w:rPr>
          <w:sz w:val="28"/>
          <w:szCs w:val="28"/>
        </w:rPr>
        <w:t xml:space="preserve">навесных </w:t>
      </w:r>
      <w:r w:rsidR="00BF6C23" w:rsidRPr="00A43593">
        <w:rPr>
          <w:sz w:val="28"/>
          <w:szCs w:val="28"/>
        </w:rPr>
        <w:t>фасадных систем следует использовать коррозионно</w:t>
      </w:r>
      <w:r>
        <w:rPr>
          <w:sz w:val="28"/>
          <w:szCs w:val="28"/>
        </w:rPr>
        <w:t>-</w:t>
      </w:r>
      <w:r w:rsidR="00BF6C23" w:rsidRPr="00A43593">
        <w:rPr>
          <w:sz w:val="28"/>
          <w:szCs w:val="28"/>
        </w:rPr>
        <w:t>стойкую и</w:t>
      </w:r>
      <w:r w:rsidR="00A66790" w:rsidRPr="00A43593">
        <w:rPr>
          <w:sz w:val="28"/>
          <w:szCs w:val="28"/>
        </w:rPr>
        <w:t>ли</w:t>
      </w:r>
      <w:r w:rsidR="00BF6C23" w:rsidRPr="00A43593">
        <w:rPr>
          <w:sz w:val="28"/>
          <w:szCs w:val="28"/>
        </w:rPr>
        <w:t xml:space="preserve"> оцинкованную стал</w:t>
      </w:r>
      <w:r>
        <w:rPr>
          <w:sz w:val="28"/>
          <w:szCs w:val="28"/>
        </w:rPr>
        <w:t>ь</w:t>
      </w:r>
      <w:r w:rsidR="00BF6C23" w:rsidRPr="00A43593">
        <w:rPr>
          <w:sz w:val="28"/>
          <w:szCs w:val="28"/>
        </w:rPr>
        <w:t xml:space="preserve">, а также сплавы алюминия. При этом толщины покрытия стали слоем цинка должны быть не менее 80 мкм с дополнительным покрытием полимерными материалами, а сплавы алюминия </w:t>
      </w:r>
      <w:r>
        <w:rPr>
          <w:sz w:val="28"/>
          <w:szCs w:val="28"/>
        </w:rPr>
        <w:t xml:space="preserve">– </w:t>
      </w:r>
      <w:r w:rsidR="00BF6C23" w:rsidRPr="00A43593">
        <w:rPr>
          <w:sz w:val="28"/>
          <w:szCs w:val="28"/>
        </w:rPr>
        <w:t>соответствовать маркам АД</w:t>
      </w:r>
      <w:r>
        <w:rPr>
          <w:sz w:val="28"/>
          <w:szCs w:val="28"/>
        </w:rPr>
        <w:t>3</w:t>
      </w:r>
      <w:r w:rsidR="00BF6C23" w:rsidRPr="00A43593">
        <w:rPr>
          <w:sz w:val="28"/>
          <w:szCs w:val="28"/>
        </w:rPr>
        <w:t xml:space="preserve">1Т1. </w:t>
      </w:r>
      <w:r w:rsidR="001D64FC" w:rsidRPr="00A43593">
        <w:rPr>
          <w:sz w:val="28"/>
          <w:szCs w:val="28"/>
        </w:rPr>
        <w:t>Возможно использование других материалов с подтверждением срока службы (с учетом 8.4.4).</w:t>
      </w:r>
    </w:p>
    <w:p w14:paraId="7C3D7BE5" w14:textId="77777777" w:rsidR="00BF6C23" w:rsidRPr="00A43593" w:rsidRDefault="00874481" w:rsidP="00932913">
      <w:pPr>
        <w:pStyle w:val="aff1"/>
        <w:ind w:firstLine="567"/>
        <w:jc w:val="both"/>
        <w:rPr>
          <w:sz w:val="28"/>
          <w:szCs w:val="28"/>
        </w:rPr>
      </w:pPr>
      <w:r>
        <w:rPr>
          <w:sz w:val="28"/>
          <w:szCs w:val="28"/>
        </w:rPr>
        <w:t xml:space="preserve">8.4.15 </w:t>
      </w:r>
      <w:r w:rsidR="00BF6C23" w:rsidRPr="00A43593">
        <w:rPr>
          <w:sz w:val="28"/>
          <w:szCs w:val="28"/>
        </w:rPr>
        <w:t xml:space="preserve">Для исключения коррозии локального типа алюминиевые детали </w:t>
      </w:r>
      <w:r w:rsidR="00A66790" w:rsidRPr="00A43593">
        <w:rPr>
          <w:sz w:val="28"/>
          <w:szCs w:val="28"/>
        </w:rPr>
        <w:t>следует</w:t>
      </w:r>
      <w:r w:rsidR="00BF6C23" w:rsidRPr="00A43593">
        <w:rPr>
          <w:sz w:val="28"/>
          <w:szCs w:val="28"/>
        </w:rPr>
        <w:t xml:space="preserve"> анодировать. Детали из коррозионно</w:t>
      </w:r>
      <w:r>
        <w:rPr>
          <w:sz w:val="28"/>
          <w:szCs w:val="28"/>
        </w:rPr>
        <w:t>-</w:t>
      </w:r>
      <w:r w:rsidR="00BF6C23" w:rsidRPr="00A43593">
        <w:rPr>
          <w:sz w:val="28"/>
          <w:szCs w:val="28"/>
        </w:rPr>
        <w:t>стойких сталей должны быт</w:t>
      </w:r>
      <w:r>
        <w:rPr>
          <w:sz w:val="28"/>
          <w:szCs w:val="28"/>
        </w:rPr>
        <w:t xml:space="preserve">ь на основе только аустенитных и </w:t>
      </w:r>
      <w:r w:rsidR="00BF6C23" w:rsidRPr="00A43593">
        <w:rPr>
          <w:sz w:val="28"/>
          <w:szCs w:val="28"/>
        </w:rPr>
        <w:t>хром-никель-молибден</w:t>
      </w:r>
      <w:r>
        <w:rPr>
          <w:sz w:val="28"/>
          <w:szCs w:val="28"/>
        </w:rPr>
        <w:t>-</w:t>
      </w:r>
      <w:r w:rsidR="00BF6C23" w:rsidRPr="00A43593">
        <w:rPr>
          <w:sz w:val="28"/>
          <w:szCs w:val="28"/>
        </w:rPr>
        <w:t>титановых сплавов.</w:t>
      </w:r>
    </w:p>
    <w:p w14:paraId="5DC70B7B" w14:textId="77777777" w:rsidR="00BF6C23" w:rsidRPr="00A43593" w:rsidRDefault="00874481" w:rsidP="00932913">
      <w:pPr>
        <w:pStyle w:val="aff1"/>
        <w:ind w:firstLine="567"/>
        <w:jc w:val="both"/>
        <w:rPr>
          <w:sz w:val="28"/>
          <w:szCs w:val="28"/>
        </w:rPr>
      </w:pPr>
      <w:r>
        <w:rPr>
          <w:sz w:val="28"/>
          <w:szCs w:val="28"/>
        </w:rPr>
        <w:t xml:space="preserve">8.4.16 </w:t>
      </w:r>
      <w:r w:rsidR="00BF6C23" w:rsidRPr="00A43593">
        <w:rPr>
          <w:sz w:val="28"/>
          <w:szCs w:val="28"/>
        </w:rPr>
        <w:t xml:space="preserve">Во избежание электрохимической коррозии необходимо полностью исключить контакты анодированного алюминиевого сплава и стальных деталей. </w:t>
      </w:r>
      <w:r w:rsidR="00FC3EFA" w:rsidRPr="00A43593">
        <w:rPr>
          <w:sz w:val="28"/>
          <w:szCs w:val="28"/>
        </w:rPr>
        <w:t>Не допускается</w:t>
      </w:r>
      <w:r w:rsidR="00BF6C23" w:rsidRPr="00A43593">
        <w:rPr>
          <w:sz w:val="28"/>
          <w:szCs w:val="28"/>
        </w:rPr>
        <w:t xml:space="preserve"> для соединения алюминиевых деталей несущего каркаса применять стальные болты, саморезы, заклепки. Также недопустимо использование комбинированных алюминиевых заклепок со стальным сердечником.</w:t>
      </w:r>
    </w:p>
    <w:p w14:paraId="3810614C" w14:textId="77777777" w:rsidR="00A2018D" w:rsidRPr="00A43593" w:rsidRDefault="00A2018D" w:rsidP="00932913">
      <w:pPr>
        <w:pStyle w:val="aff1"/>
        <w:ind w:firstLine="567"/>
        <w:jc w:val="both"/>
        <w:rPr>
          <w:sz w:val="28"/>
          <w:szCs w:val="28"/>
        </w:rPr>
      </w:pPr>
      <w:r w:rsidRPr="00A43593">
        <w:rPr>
          <w:sz w:val="28"/>
          <w:szCs w:val="28"/>
        </w:rPr>
        <w:t xml:space="preserve">Герметики, крепежные элементы и другие компоненты конструкции должны быть совместимы между собой и не вызывать коррозию стальных изделий. </w:t>
      </w:r>
    </w:p>
    <w:p w14:paraId="677184DD" w14:textId="77777777" w:rsidR="00A2018D" w:rsidRPr="00A43593" w:rsidRDefault="00A2018D" w:rsidP="00932913">
      <w:pPr>
        <w:pStyle w:val="aff1"/>
        <w:ind w:firstLine="567"/>
        <w:jc w:val="both"/>
        <w:rPr>
          <w:sz w:val="28"/>
          <w:szCs w:val="28"/>
        </w:rPr>
      </w:pPr>
      <w:r w:rsidRPr="00A43593">
        <w:rPr>
          <w:sz w:val="28"/>
          <w:szCs w:val="28"/>
        </w:rPr>
        <w:lastRenderedPageBreak/>
        <w:t>Применение герметизирующих материалов проводится в соответствии с требованиями и рекомендациями технической документации компании-производителя.</w:t>
      </w:r>
    </w:p>
    <w:p w14:paraId="0902ED7A" w14:textId="77777777" w:rsidR="00A2018D" w:rsidRPr="00A43593" w:rsidRDefault="00A2018D" w:rsidP="00932913">
      <w:pPr>
        <w:pStyle w:val="aff1"/>
        <w:ind w:firstLine="567"/>
        <w:jc w:val="both"/>
        <w:rPr>
          <w:sz w:val="28"/>
          <w:szCs w:val="28"/>
        </w:rPr>
      </w:pPr>
      <w:r w:rsidRPr="00A43593">
        <w:rPr>
          <w:sz w:val="28"/>
          <w:szCs w:val="28"/>
        </w:rPr>
        <w:t>Герметики, применяемые в светопрозрачных конструкциях как наружного</w:t>
      </w:r>
      <w:r w:rsidR="00874481">
        <w:rPr>
          <w:sz w:val="28"/>
          <w:szCs w:val="28"/>
        </w:rPr>
        <w:t>,</w:t>
      </w:r>
      <w:r w:rsidRPr="00A43593">
        <w:rPr>
          <w:sz w:val="28"/>
          <w:szCs w:val="28"/>
        </w:rPr>
        <w:t xml:space="preserve"> так и внутреннего контура остекления</w:t>
      </w:r>
      <w:r w:rsidR="00874481">
        <w:rPr>
          <w:sz w:val="28"/>
          <w:szCs w:val="28"/>
        </w:rPr>
        <w:t>,</w:t>
      </w:r>
      <w:r w:rsidRPr="00A43593">
        <w:rPr>
          <w:sz w:val="28"/>
          <w:szCs w:val="28"/>
        </w:rPr>
        <w:t xml:space="preserve"> должны </w:t>
      </w:r>
      <w:r w:rsidR="00874481">
        <w:rPr>
          <w:sz w:val="28"/>
          <w:szCs w:val="28"/>
        </w:rPr>
        <w:t>соответствовать</w:t>
      </w:r>
      <w:r w:rsidRPr="00A43593">
        <w:rPr>
          <w:sz w:val="28"/>
          <w:szCs w:val="28"/>
        </w:rPr>
        <w:t xml:space="preserve"> определению технических характеристик и показ</w:t>
      </w:r>
      <w:r w:rsidR="00874481">
        <w:rPr>
          <w:sz w:val="28"/>
          <w:szCs w:val="28"/>
        </w:rPr>
        <w:t>ателей качества по ГОСТ 4.224, ГОСТ 25621, ГОСТ 25945</w:t>
      </w:r>
      <w:r w:rsidRPr="00A43593">
        <w:rPr>
          <w:sz w:val="28"/>
          <w:szCs w:val="28"/>
        </w:rPr>
        <w:t xml:space="preserve"> на стойкость к атмосферным воздействиям.</w:t>
      </w:r>
    </w:p>
    <w:p w14:paraId="505D16F8" w14:textId="77777777" w:rsidR="000224D9" w:rsidRPr="00A43593" w:rsidRDefault="00874481" w:rsidP="00932913">
      <w:pPr>
        <w:pStyle w:val="aff1"/>
        <w:ind w:firstLine="567"/>
        <w:jc w:val="both"/>
        <w:rPr>
          <w:sz w:val="28"/>
          <w:szCs w:val="28"/>
        </w:rPr>
      </w:pPr>
      <w:r>
        <w:rPr>
          <w:sz w:val="28"/>
          <w:szCs w:val="28"/>
        </w:rPr>
        <w:t xml:space="preserve">8.4.17 </w:t>
      </w:r>
      <w:r w:rsidR="000224D9" w:rsidRPr="00A43593">
        <w:rPr>
          <w:sz w:val="28"/>
          <w:szCs w:val="28"/>
        </w:rPr>
        <w:t>Гибкие металлические связи в наружных ограждениях необходимо выполнять из коррозионно</w:t>
      </w:r>
      <w:r w:rsidR="000D2F35">
        <w:rPr>
          <w:sz w:val="28"/>
          <w:szCs w:val="28"/>
        </w:rPr>
        <w:t>-</w:t>
      </w:r>
      <w:r w:rsidR="000224D9" w:rsidRPr="00A43593">
        <w:rPr>
          <w:sz w:val="28"/>
          <w:szCs w:val="28"/>
        </w:rPr>
        <w:t xml:space="preserve">стойкой стали с расчетным сроком </w:t>
      </w:r>
      <w:r w:rsidR="000D2F35">
        <w:rPr>
          <w:sz w:val="28"/>
          <w:szCs w:val="28"/>
        </w:rPr>
        <w:t xml:space="preserve">службы не менее </w:t>
      </w:r>
      <w:r w:rsidR="00767AC5" w:rsidRPr="00A43593">
        <w:rPr>
          <w:sz w:val="28"/>
          <w:szCs w:val="28"/>
        </w:rPr>
        <w:t xml:space="preserve">проектного </w:t>
      </w:r>
      <w:r w:rsidR="000224D9" w:rsidRPr="00A43593">
        <w:rPr>
          <w:sz w:val="28"/>
          <w:szCs w:val="28"/>
        </w:rPr>
        <w:t>сро</w:t>
      </w:r>
      <w:r>
        <w:rPr>
          <w:sz w:val="28"/>
          <w:szCs w:val="28"/>
        </w:rPr>
        <w:t>ка службы наружного ограждения.</w:t>
      </w:r>
    </w:p>
    <w:p w14:paraId="1E470408" w14:textId="77777777" w:rsidR="000224D9" w:rsidRPr="00A43593" w:rsidRDefault="000D2F35" w:rsidP="00932913">
      <w:pPr>
        <w:pStyle w:val="aff1"/>
        <w:ind w:firstLine="567"/>
        <w:jc w:val="both"/>
        <w:rPr>
          <w:sz w:val="28"/>
          <w:szCs w:val="28"/>
        </w:rPr>
      </w:pPr>
      <w:r>
        <w:rPr>
          <w:sz w:val="28"/>
          <w:szCs w:val="28"/>
        </w:rPr>
        <w:t xml:space="preserve">8.4.18 </w:t>
      </w:r>
      <w:r w:rsidR="000224D9" w:rsidRPr="00A43593">
        <w:rPr>
          <w:sz w:val="28"/>
          <w:szCs w:val="28"/>
        </w:rPr>
        <w:t xml:space="preserve">Закладные детали и соединительные элементы необходимо защищать от коррозии </w:t>
      </w:r>
      <w:r w:rsidR="00FC3EFA" w:rsidRPr="00A43593">
        <w:rPr>
          <w:sz w:val="28"/>
          <w:szCs w:val="28"/>
        </w:rPr>
        <w:t>в</w:t>
      </w:r>
      <w:r>
        <w:rPr>
          <w:sz w:val="28"/>
          <w:szCs w:val="28"/>
        </w:rPr>
        <w:t xml:space="preserve"> соответствии с СП 28.13330</w:t>
      </w:r>
      <w:r w:rsidR="00FC3EFA" w:rsidRPr="00A43593">
        <w:rPr>
          <w:sz w:val="28"/>
          <w:szCs w:val="28"/>
        </w:rPr>
        <w:t>, а также</w:t>
      </w:r>
      <w:r w:rsidR="000224D9" w:rsidRPr="00A43593">
        <w:rPr>
          <w:sz w:val="28"/>
          <w:szCs w:val="28"/>
        </w:rPr>
        <w:t xml:space="preserve"> путем замоноличивания бетоном, кла</w:t>
      </w:r>
      <w:r>
        <w:rPr>
          <w:sz w:val="28"/>
          <w:szCs w:val="28"/>
        </w:rPr>
        <w:t xml:space="preserve">сс которого не ниже проектного </w:t>
      </w:r>
      <w:r w:rsidR="000224D9" w:rsidRPr="00A43593">
        <w:rPr>
          <w:sz w:val="28"/>
          <w:szCs w:val="28"/>
        </w:rPr>
        <w:t>клас</w:t>
      </w:r>
      <w:r>
        <w:rPr>
          <w:sz w:val="28"/>
          <w:szCs w:val="28"/>
        </w:rPr>
        <w:t xml:space="preserve">са бетона несущих конструкций </w:t>
      </w:r>
      <w:r w:rsidR="000224D9" w:rsidRPr="00A43593">
        <w:rPr>
          <w:sz w:val="28"/>
          <w:szCs w:val="28"/>
        </w:rPr>
        <w:t>здания.</w:t>
      </w:r>
      <w:r w:rsidR="004472C3" w:rsidRPr="00A43593">
        <w:rPr>
          <w:sz w:val="28"/>
          <w:szCs w:val="28"/>
        </w:rPr>
        <w:t xml:space="preserve"> </w:t>
      </w:r>
      <w:r>
        <w:rPr>
          <w:sz w:val="28"/>
          <w:szCs w:val="28"/>
        </w:rPr>
        <w:t>Дополнительные</w:t>
      </w:r>
      <w:r w:rsidR="004472C3" w:rsidRPr="00A43593">
        <w:rPr>
          <w:sz w:val="28"/>
          <w:szCs w:val="28"/>
        </w:rPr>
        <w:t xml:space="preserve"> положения по данному вопросу изложены в </w:t>
      </w:r>
      <w:r>
        <w:rPr>
          <w:sz w:val="28"/>
          <w:szCs w:val="28"/>
        </w:rPr>
        <w:t>СП 72.13330</w:t>
      </w:r>
      <w:r w:rsidR="004472C3" w:rsidRPr="00A43593">
        <w:rPr>
          <w:sz w:val="28"/>
          <w:szCs w:val="28"/>
        </w:rPr>
        <w:t>.</w:t>
      </w:r>
    </w:p>
    <w:p w14:paraId="25727BE0" w14:textId="77777777" w:rsidR="00BD560C" w:rsidRPr="00A43593" w:rsidRDefault="000D2F35" w:rsidP="00932913">
      <w:pPr>
        <w:pStyle w:val="aff1"/>
        <w:ind w:firstLine="567"/>
        <w:jc w:val="both"/>
        <w:rPr>
          <w:sz w:val="28"/>
          <w:szCs w:val="28"/>
        </w:rPr>
      </w:pPr>
      <w:r>
        <w:rPr>
          <w:sz w:val="28"/>
          <w:szCs w:val="28"/>
        </w:rPr>
        <w:t xml:space="preserve">8.4.19 </w:t>
      </w:r>
      <w:r w:rsidR="00BD560C" w:rsidRPr="00A43593">
        <w:rPr>
          <w:sz w:val="28"/>
          <w:szCs w:val="28"/>
        </w:rPr>
        <w:t xml:space="preserve">Для крепления металлического каркаса </w:t>
      </w:r>
      <w:r w:rsidR="00D5195A" w:rsidRPr="00A43593">
        <w:rPr>
          <w:sz w:val="28"/>
          <w:szCs w:val="28"/>
        </w:rPr>
        <w:t xml:space="preserve">ограждающих конструкций </w:t>
      </w:r>
      <w:r w:rsidR="00BD560C" w:rsidRPr="00A43593">
        <w:rPr>
          <w:sz w:val="28"/>
          <w:szCs w:val="28"/>
        </w:rPr>
        <w:t>посредством кронштейнов к несущим конструкциям, а также для крепления плит утеплителя следует применять</w:t>
      </w:r>
      <w:r w:rsidR="00FC3EFA" w:rsidRPr="00A43593">
        <w:rPr>
          <w:sz w:val="28"/>
          <w:szCs w:val="28"/>
        </w:rPr>
        <w:t xml:space="preserve"> анкер</w:t>
      </w:r>
      <w:r>
        <w:rPr>
          <w:sz w:val="28"/>
          <w:szCs w:val="28"/>
        </w:rPr>
        <w:t>ы</w:t>
      </w:r>
      <w:r w:rsidR="00FC3EFA" w:rsidRPr="00A43593">
        <w:rPr>
          <w:sz w:val="28"/>
          <w:szCs w:val="28"/>
        </w:rPr>
        <w:t xml:space="preserve"> или</w:t>
      </w:r>
      <w:r w:rsidR="00BD560C" w:rsidRPr="00A43593">
        <w:rPr>
          <w:sz w:val="28"/>
          <w:szCs w:val="28"/>
        </w:rPr>
        <w:t xml:space="preserve"> дюбели с распорным сердечником из </w:t>
      </w:r>
      <w:r>
        <w:rPr>
          <w:sz w:val="28"/>
          <w:szCs w:val="28"/>
        </w:rPr>
        <w:t>коррозионно-стой</w:t>
      </w:r>
      <w:r w:rsidR="00BD560C" w:rsidRPr="00A43593">
        <w:rPr>
          <w:sz w:val="28"/>
          <w:szCs w:val="28"/>
        </w:rPr>
        <w:t>кой стали.</w:t>
      </w:r>
    </w:p>
    <w:p w14:paraId="34071977" w14:textId="77777777" w:rsidR="000224D9" w:rsidRPr="00A43593" w:rsidRDefault="000D2F35" w:rsidP="00932913">
      <w:pPr>
        <w:pStyle w:val="aff1"/>
        <w:ind w:firstLine="567"/>
        <w:jc w:val="both"/>
        <w:rPr>
          <w:sz w:val="28"/>
          <w:szCs w:val="28"/>
        </w:rPr>
      </w:pPr>
      <w:r>
        <w:rPr>
          <w:sz w:val="28"/>
          <w:szCs w:val="28"/>
        </w:rPr>
        <w:t xml:space="preserve">8.4.20 </w:t>
      </w:r>
      <w:r w:rsidR="000224D9" w:rsidRPr="00A43593">
        <w:rPr>
          <w:sz w:val="28"/>
          <w:szCs w:val="28"/>
        </w:rPr>
        <w:t xml:space="preserve">Крепление несущего каркаса </w:t>
      </w:r>
      <w:r w:rsidR="001D0425" w:rsidRPr="00A43593">
        <w:rPr>
          <w:sz w:val="28"/>
          <w:szCs w:val="28"/>
        </w:rPr>
        <w:t xml:space="preserve">навесных </w:t>
      </w:r>
      <w:r w:rsidR="000224D9" w:rsidRPr="00A43593">
        <w:rPr>
          <w:sz w:val="28"/>
          <w:szCs w:val="28"/>
        </w:rPr>
        <w:t xml:space="preserve">фасадных систем следует выполнять к несущим конструкциям высотного здания. </w:t>
      </w:r>
    </w:p>
    <w:p w14:paraId="0F68C2F3" w14:textId="77777777" w:rsidR="000224D9" w:rsidRPr="00A43593" w:rsidRDefault="000D2F35" w:rsidP="00932913">
      <w:pPr>
        <w:pStyle w:val="aff1"/>
        <w:ind w:firstLine="567"/>
        <w:jc w:val="both"/>
        <w:rPr>
          <w:sz w:val="28"/>
          <w:szCs w:val="28"/>
        </w:rPr>
      </w:pPr>
      <w:r>
        <w:rPr>
          <w:sz w:val="28"/>
          <w:szCs w:val="28"/>
        </w:rPr>
        <w:t xml:space="preserve">8.4.21 </w:t>
      </w:r>
      <w:r w:rsidR="004E7CED" w:rsidRPr="00A43593">
        <w:rPr>
          <w:sz w:val="28"/>
          <w:szCs w:val="28"/>
        </w:rPr>
        <w:t xml:space="preserve">На </w:t>
      </w:r>
      <w:r w:rsidR="00FC3EFA" w:rsidRPr="00A43593">
        <w:rPr>
          <w:sz w:val="28"/>
          <w:szCs w:val="28"/>
        </w:rPr>
        <w:t xml:space="preserve">высоте более </w:t>
      </w:r>
      <w:smartTag w:uri="urn:schemas-microsoft-com:office:smarttags" w:element="metricconverter">
        <w:smartTagPr>
          <w:attr w:name="ProductID" w:val="75 м"/>
        </w:smartTagPr>
        <w:r w:rsidR="00FC3EFA" w:rsidRPr="00A43593">
          <w:rPr>
            <w:sz w:val="28"/>
            <w:szCs w:val="28"/>
          </w:rPr>
          <w:t>75</w:t>
        </w:r>
        <w:r w:rsidR="00E15DC6" w:rsidRPr="00A43593">
          <w:rPr>
            <w:sz w:val="28"/>
            <w:szCs w:val="28"/>
          </w:rPr>
          <w:t xml:space="preserve"> </w:t>
        </w:r>
        <w:r w:rsidR="00FC3EFA" w:rsidRPr="00A43593">
          <w:rPr>
            <w:sz w:val="28"/>
            <w:szCs w:val="28"/>
          </w:rPr>
          <w:t>м</w:t>
        </w:r>
      </w:smartTag>
      <w:r w:rsidR="00FC3EFA" w:rsidRPr="00A43593">
        <w:rPr>
          <w:sz w:val="28"/>
          <w:szCs w:val="28"/>
        </w:rPr>
        <w:t xml:space="preserve"> </w:t>
      </w:r>
      <w:r w:rsidR="000224D9" w:rsidRPr="00A43593">
        <w:rPr>
          <w:sz w:val="28"/>
          <w:szCs w:val="28"/>
        </w:rPr>
        <w:t>не</w:t>
      </w:r>
      <w:r w:rsidR="00BF6C23" w:rsidRPr="00A43593">
        <w:rPr>
          <w:sz w:val="28"/>
          <w:szCs w:val="28"/>
        </w:rPr>
        <w:t xml:space="preserve"> допускается</w:t>
      </w:r>
      <w:r w:rsidR="000224D9" w:rsidRPr="00A43593">
        <w:rPr>
          <w:sz w:val="28"/>
          <w:szCs w:val="28"/>
        </w:rPr>
        <w:t xml:space="preserve"> применять скрытые крепления декоративных экранов к несущему каркасу фасадной системы.</w:t>
      </w:r>
    </w:p>
    <w:p w14:paraId="410B9A27" w14:textId="77777777" w:rsidR="000224D9" w:rsidRPr="00A43593" w:rsidRDefault="000D2F35" w:rsidP="00932913">
      <w:pPr>
        <w:pStyle w:val="aff1"/>
        <w:ind w:firstLine="567"/>
        <w:jc w:val="both"/>
        <w:rPr>
          <w:sz w:val="28"/>
          <w:szCs w:val="28"/>
        </w:rPr>
      </w:pPr>
      <w:r>
        <w:rPr>
          <w:sz w:val="28"/>
          <w:szCs w:val="28"/>
        </w:rPr>
        <w:t xml:space="preserve">8.4.22 </w:t>
      </w:r>
      <w:r w:rsidR="000224D9" w:rsidRPr="00A43593">
        <w:rPr>
          <w:sz w:val="28"/>
          <w:szCs w:val="28"/>
        </w:rPr>
        <w:t>Облицовочные материалы для декоративно-защитн</w:t>
      </w:r>
      <w:r w:rsidR="001D0425" w:rsidRPr="00A43593">
        <w:rPr>
          <w:sz w:val="28"/>
          <w:szCs w:val="28"/>
        </w:rPr>
        <w:t>ых</w:t>
      </w:r>
      <w:r w:rsidR="000224D9" w:rsidRPr="00A43593">
        <w:rPr>
          <w:sz w:val="28"/>
          <w:szCs w:val="28"/>
        </w:rPr>
        <w:t xml:space="preserve"> экран</w:t>
      </w:r>
      <w:r w:rsidR="001D0425" w:rsidRPr="00A43593">
        <w:rPr>
          <w:sz w:val="28"/>
          <w:szCs w:val="28"/>
        </w:rPr>
        <w:t>ов</w:t>
      </w:r>
      <w:r w:rsidR="000224D9" w:rsidRPr="00A43593">
        <w:rPr>
          <w:sz w:val="28"/>
          <w:szCs w:val="28"/>
        </w:rPr>
        <w:t xml:space="preserve"> </w:t>
      </w:r>
      <w:r w:rsidR="007F52A5" w:rsidRPr="00A43593">
        <w:rPr>
          <w:sz w:val="28"/>
          <w:szCs w:val="28"/>
        </w:rPr>
        <w:t>следует применять только с маркой</w:t>
      </w:r>
      <w:r>
        <w:rPr>
          <w:sz w:val="28"/>
          <w:szCs w:val="28"/>
        </w:rPr>
        <w:t xml:space="preserve"> по морозостойкости не менее F150.</w:t>
      </w:r>
    </w:p>
    <w:p w14:paraId="752594A5" w14:textId="77777777" w:rsidR="000224D9" w:rsidRPr="00A43593" w:rsidRDefault="000D2F35" w:rsidP="00932913">
      <w:pPr>
        <w:pStyle w:val="aff1"/>
        <w:ind w:firstLine="567"/>
        <w:jc w:val="both"/>
        <w:rPr>
          <w:sz w:val="28"/>
          <w:szCs w:val="28"/>
        </w:rPr>
      </w:pPr>
      <w:r>
        <w:rPr>
          <w:sz w:val="28"/>
          <w:szCs w:val="28"/>
        </w:rPr>
        <w:t xml:space="preserve">8.4.23 </w:t>
      </w:r>
      <w:r w:rsidR="00BD560C" w:rsidRPr="00A43593">
        <w:rPr>
          <w:sz w:val="28"/>
          <w:szCs w:val="28"/>
        </w:rPr>
        <w:t xml:space="preserve">При устройстве </w:t>
      </w:r>
      <w:r w:rsidR="001D0425" w:rsidRPr="00A43593">
        <w:rPr>
          <w:sz w:val="28"/>
          <w:szCs w:val="28"/>
        </w:rPr>
        <w:t xml:space="preserve">вентилируемых навесных </w:t>
      </w:r>
      <w:r w:rsidR="00BD560C" w:rsidRPr="00A43593">
        <w:rPr>
          <w:sz w:val="28"/>
          <w:szCs w:val="28"/>
        </w:rPr>
        <w:t xml:space="preserve">фасадных систем </w:t>
      </w:r>
      <w:r w:rsidR="0056395C" w:rsidRPr="00A43593">
        <w:rPr>
          <w:sz w:val="28"/>
          <w:szCs w:val="28"/>
        </w:rPr>
        <w:t>толщину</w:t>
      </w:r>
      <w:r w:rsidR="00BD560C" w:rsidRPr="00A43593">
        <w:rPr>
          <w:sz w:val="28"/>
          <w:szCs w:val="28"/>
        </w:rPr>
        <w:t xml:space="preserve"> воздушн</w:t>
      </w:r>
      <w:r w:rsidR="0056395C" w:rsidRPr="00A43593">
        <w:rPr>
          <w:sz w:val="28"/>
          <w:szCs w:val="28"/>
        </w:rPr>
        <w:t>ого</w:t>
      </w:r>
      <w:r w:rsidR="00BD560C" w:rsidRPr="00A43593">
        <w:rPr>
          <w:sz w:val="28"/>
          <w:szCs w:val="28"/>
        </w:rPr>
        <w:t xml:space="preserve"> зазор</w:t>
      </w:r>
      <w:r w:rsidR="0056395C" w:rsidRPr="00A43593">
        <w:rPr>
          <w:sz w:val="28"/>
          <w:szCs w:val="28"/>
        </w:rPr>
        <w:t>а</w:t>
      </w:r>
      <w:r w:rsidR="000224D9" w:rsidRPr="00A43593">
        <w:rPr>
          <w:sz w:val="28"/>
          <w:szCs w:val="28"/>
        </w:rPr>
        <w:t xml:space="preserve"> следует принимать по расчету, но </w:t>
      </w:r>
      <w:r>
        <w:rPr>
          <w:sz w:val="28"/>
          <w:szCs w:val="28"/>
        </w:rPr>
        <w:t>в диапазоне 60–</w:t>
      </w:r>
      <w:smartTag w:uri="urn:schemas-microsoft-com:office:smarttags" w:element="metricconverter">
        <w:smartTagPr>
          <w:attr w:name="ProductID" w:val="150 мм"/>
        </w:smartTagPr>
        <w:r w:rsidR="000224D9" w:rsidRPr="00A43593">
          <w:rPr>
            <w:sz w:val="28"/>
            <w:szCs w:val="28"/>
          </w:rPr>
          <w:t>150 мм</w:t>
        </w:r>
      </w:smartTag>
      <w:r w:rsidR="000224D9" w:rsidRPr="00A43593">
        <w:rPr>
          <w:sz w:val="28"/>
          <w:szCs w:val="28"/>
        </w:rPr>
        <w:t>.</w:t>
      </w:r>
    </w:p>
    <w:p w14:paraId="3DC46CE9" w14:textId="77777777" w:rsidR="000224D9" w:rsidRPr="00A43593" w:rsidRDefault="000D2F35" w:rsidP="00932913">
      <w:pPr>
        <w:pStyle w:val="aff1"/>
        <w:ind w:firstLine="567"/>
        <w:jc w:val="both"/>
        <w:rPr>
          <w:sz w:val="28"/>
          <w:szCs w:val="28"/>
        </w:rPr>
      </w:pPr>
      <w:r>
        <w:rPr>
          <w:sz w:val="28"/>
          <w:szCs w:val="28"/>
        </w:rPr>
        <w:t xml:space="preserve">8.4.24 </w:t>
      </w:r>
      <w:r w:rsidR="000224D9" w:rsidRPr="00A43593">
        <w:rPr>
          <w:sz w:val="28"/>
          <w:szCs w:val="28"/>
        </w:rPr>
        <w:t xml:space="preserve">В фасадных системах, где открытые горизонтальные швы между элементами экрана находятся на расстоянии друг от друга по вертикали более </w:t>
      </w:r>
      <w:smartTag w:uri="urn:schemas-microsoft-com:office:smarttags" w:element="metricconverter">
        <w:smartTagPr>
          <w:attr w:name="ProductID" w:val="2 м"/>
        </w:smartTagPr>
        <w:r w:rsidR="000224D9" w:rsidRPr="00A43593">
          <w:rPr>
            <w:sz w:val="28"/>
            <w:szCs w:val="28"/>
          </w:rPr>
          <w:t>2 м</w:t>
        </w:r>
      </w:smartTag>
      <w:r w:rsidR="000224D9" w:rsidRPr="00A43593">
        <w:rPr>
          <w:sz w:val="28"/>
          <w:szCs w:val="28"/>
        </w:rPr>
        <w:t>, свободн</w:t>
      </w:r>
      <w:r w:rsidR="007F52A5" w:rsidRPr="00A43593">
        <w:rPr>
          <w:sz w:val="28"/>
          <w:szCs w:val="28"/>
        </w:rPr>
        <w:t>ую</w:t>
      </w:r>
      <w:r w:rsidR="000224D9" w:rsidRPr="00A43593">
        <w:rPr>
          <w:sz w:val="28"/>
          <w:szCs w:val="28"/>
        </w:rPr>
        <w:t xml:space="preserve"> высот</w:t>
      </w:r>
      <w:r w:rsidR="007F52A5" w:rsidRPr="00A43593">
        <w:rPr>
          <w:sz w:val="28"/>
          <w:szCs w:val="28"/>
        </w:rPr>
        <w:t>у</w:t>
      </w:r>
      <w:r w:rsidR="000224D9" w:rsidRPr="00A43593">
        <w:rPr>
          <w:sz w:val="28"/>
          <w:szCs w:val="28"/>
        </w:rPr>
        <w:t xml:space="preserve"> воздушного зазора </w:t>
      </w:r>
      <w:r w:rsidR="007F52A5" w:rsidRPr="00A43593">
        <w:rPr>
          <w:sz w:val="28"/>
          <w:szCs w:val="28"/>
        </w:rPr>
        <w:t>следует ограничивать до</w:t>
      </w:r>
      <w:r w:rsidR="000224D9" w:rsidRPr="00A43593">
        <w:rPr>
          <w:sz w:val="28"/>
          <w:szCs w:val="28"/>
        </w:rPr>
        <w:t xml:space="preserve"> </w:t>
      </w:r>
      <w:smartTag w:uri="urn:schemas-microsoft-com:office:smarttags" w:element="metricconverter">
        <w:smartTagPr>
          <w:attr w:name="ProductID" w:val="15 м"/>
        </w:smartTagPr>
        <w:r w:rsidR="000224D9" w:rsidRPr="00A43593">
          <w:rPr>
            <w:sz w:val="28"/>
            <w:szCs w:val="28"/>
          </w:rPr>
          <w:t>15 м</w:t>
        </w:r>
      </w:smartTag>
      <w:r w:rsidR="000224D9" w:rsidRPr="00A43593">
        <w:rPr>
          <w:sz w:val="28"/>
          <w:szCs w:val="28"/>
        </w:rPr>
        <w:t>.</w:t>
      </w:r>
    </w:p>
    <w:p w14:paraId="339300EF" w14:textId="77777777" w:rsidR="000224D9" w:rsidRPr="00A43593" w:rsidRDefault="000D2F35" w:rsidP="00932913">
      <w:pPr>
        <w:pStyle w:val="aff1"/>
        <w:ind w:firstLine="567"/>
        <w:jc w:val="both"/>
        <w:rPr>
          <w:sz w:val="28"/>
          <w:szCs w:val="28"/>
        </w:rPr>
      </w:pPr>
      <w:r>
        <w:rPr>
          <w:sz w:val="28"/>
          <w:szCs w:val="28"/>
        </w:rPr>
        <w:t xml:space="preserve">8.4.25 </w:t>
      </w:r>
      <w:r w:rsidR="00BD560C" w:rsidRPr="00A43593">
        <w:rPr>
          <w:sz w:val="28"/>
          <w:szCs w:val="28"/>
        </w:rPr>
        <w:t>Непосредственно на декоративных экранах навесных фасадных систем з</w:t>
      </w:r>
      <w:r w:rsidR="000224D9" w:rsidRPr="00A43593">
        <w:rPr>
          <w:sz w:val="28"/>
          <w:szCs w:val="28"/>
        </w:rPr>
        <w:t xml:space="preserve">апрещается крепить элементы освещения, рекламу и </w:t>
      </w:r>
      <w:r w:rsidR="009C6904" w:rsidRPr="00A43593">
        <w:rPr>
          <w:sz w:val="28"/>
          <w:szCs w:val="28"/>
        </w:rPr>
        <w:t>т. п.</w:t>
      </w:r>
      <w:r w:rsidR="000224D9" w:rsidRPr="00A43593">
        <w:rPr>
          <w:sz w:val="28"/>
          <w:szCs w:val="28"/>
        </w:rPr>
        <w:t xml:space="preserve"> Для </w:t>
      </w:r>
      <w:r w:rsidR="00BD560C" w:rsidRPr="00A43593">
        <w:rPr>
          <w:sz w:val="28"/>
          <w:szCs w:val="28"/>
        </w:rPr>
        <w:t>навески любого оборудования</w:t>
      </w:r>
      <w:r w:rsidR="000224D9" w:rsidRPr="00A43593">
        <w:rPr>
          <w:sz w:val="28"/>
          <w:szCs w:val="28"/>
        </w:rPr>
        <w:t xml:space="preserve"> в составе несущего каркаса </w:t>
      </w:r>
      <w:r w:rsidR="00BD560C" w:rsidRPr="00A43593">
        <w:rPr>
          <w:sz w:val="28"/>
          <w:szCs w:val="28"/>
        </w:rPr>
        <w:t xml:space="preserve">проектом </w:t>
      </w:r>
      <w:r w:rsidR="000224D9" w:rsidRPr="00A43593">
        <w:rPr>
          <w:sz w:val="28"/>
          <w:szCs w:val="28"/>
        </w:rPr>
        <w:t xml:space="preserve">должны быть предусмотрены </w:t>
      </w:r>
      <w:r w:rsidR="00BD560C" w:rsidRPr="00A43593">
        <w:rPr>
          <w:sz w:val="28"/>
          <w:szCs w:val="28"/>
        </w:rPr>
        <w:t xml:space="preserve">специальные </w:t>
      </w:r>
      <w:r w:rsidR="000224D9" w:rsidRPr="00A43593">
        <w:rPr>
          <w:sz w:val="28"/>
          <w:szCs w:val="28"/>
        </w:rPr>
        <w:t>крепежные устройства.</w:t>
      </w:r>
    </w:p>
    <w:p w14:paraId="2997A5F2" w14:textId="77777777" w:rsidR="000224D9" w:rsidRPr="00A43593" w:rsidRDefault="000D2F35" w:rsidP="00932913">
      <w:pPr>
        <w:pStyle w:val="aff1"/>
        <w:ind w:firstLine="567"/>
        <w:jc w:val="both"/>
        <w:rPr>
          <w:sz w:val="28"/>
          <w:szCs w:val="28"/>
        </w:rPr>
      </w:pPr>
      <w:r>
        <w:rPr>
          <w:sz w:val="28"/>
          <w:szCs w:val="28"/>
        </w:rPr>
        <w:t xml:space="preserve">8.4.26 </w:t>
      </w:r>
      <w:r w:rsidR="00B036A9" w:rsidRPr="00A43593">
        <w:rPr>
          <w:sz w:val="28"/>
          <w:szCs w:val="28"/>
        </w:rPr>
        <w:t xml:space="preserve">В </w:t>
      </w:r>
      <w:r>
        <w:rPr>
          <w:sz w:val="28"/>
          <w:szCs w:val="28"/>
        </w:rPr>
        <w:t>ППР</w:t>
      </w:r>
      <w:r w:rsidR="00CC14A3" w:rsidRPr="00A43593">
        <w:rPr>
          <w:sz w:val="28"/>
          <w:szCs w:val="28"/>
        </w:rPr>
        <w:t xml:space="preserve"> по монтажу </w:t>
      </w:r>
      <w:r w:rsidR="0056395C" w:rsidRPr="00A43593">
        <w:rPr>
          <w:sz w:val="28"/>
          <w:szCs w:val="28"/>
        </w:rPr>
        <w:t xml:space="preserve">навесной </w:t>
      </w:r>
      <w:r w:rsidR="00CC14A3" w:rsidRPr="00A43593">
        <w:rPr>
          <w:sz w:val="28"/>
          <w:szCs w:val="28"/>
        </w:rPr>
        <w:t>фасадной системы</w:t>
      </w:r>
      <w:r w:rsidR="000224D9" w:rsidRPr="00A43593">
        <w:rPr>
          <w:sz w:val="28"/>
          <w:szCs w:val="28"/>
        </w:rPr>
        <w:t xml:space="preserve"> долж</w:t>
      </w:r>
      <w:r w:rsidR="00B036A9" w:rsidRPr="00A43593">
        <w:rPr>
          <w:sz w:val="28"/>
          <w:szCs w:val="28"/>
        </w:rPr>
        <w:t>на быть предусмотрена</w:t>
      </w:r>
      <w:r w:rsidR="000224D9" w:rsidRPr="00A43593">
        <w:rPr>
          <w:sz w:val="28"/>
          <w:szCs w:val="28"/>
        </w:rPr>
        <w:t xml:space="preserve"> систем</w:t>
      </w:r>
      <w:r w:rsidR="001B679D" w:rsidRPr="00A43593">
        <w:rPr>
          <w:sz w:val="28"/>
          <w:szCs w:val="28"/>
        </w:rPr>
        <w:t>а</w:t>
      </w:r>
      <w:r w:rsidR="000224D9" w:rsidRPr="00A43593">
        <w:rPr>
          <w:sz w:val="28"/>
          <w:szCs w:val="28"/>
        </w:rPr>
        <w:t xml:space="preserve"> контроля качества выполняемых работ.</w:t>
      </w:r>
    </w:p>
    <w:p w14:paraId="39C5F594" w14:textId="3BC2FDFE" w:rsidR="000224D9" w:rsidRDefault="000D2F35" w:rsidP="00932913">
      <w:pPr>
        <w:pStyle w:val="aff1"/>
        <w:ind w:firstLine="567"/>
        <w:jc w:val="both"/>
        <w:rPr>
          <w:sz w:val="28"/>
          <w:szCs w:val="28"/>
        </w:rPr>
      </w:pPr>
      <w:r>
        <w:rPr>
          <w:sz w:val="28"/>
          <w:szCs w:val="28"/>
        </w:rPr>
        <w:t xml:space="preserve">8.4.27 При производстве работ </w:t>
      </w:r>
      <w:r w:rsidR="000224D9" w:rsidRPr="00A43593">
        <w:rPr>
          <w:sz w:val="28"/>
          <w:szCs w:val="28"/>
        </w:rPr>
        <w:t>запрещается заменять материалы и изделия, предусмотренные проектом, без оформленного согласования с проектной организацией.</w:t>
      </w:r>
    </w:p>
    <w:p w14:paraId="4296C22E" w14:textId="77777777" w:rsidR="00872348" w:rsidRDefault="00872348" w:rsidP="00932913">
      <w:pPr>
        <w:pStyle w:val="aff1"/>
        <w:ind w:firstLine="567"/>
        <w:jc w:val="both"/>
        <w:rPr>
          <w:sz w:val="28"/>
          <w:szCs w:val="28"/>
        </w:rPr>
      </w:pPr>
    </w:p>
    <w:p w14:paraId="7A6AFF3C" w14:textId="77777777" w:rsidR="00B30A47" w:rsidRPr="000D2F35" w:rsidRDefault="000D2F35" w:rsidP="00932913">
      <w:pPr>
        <w:pStyle w:val="aff1"/>
        <w:ind w:firstLine="567"/>
        <w:jc w:val="both"/>
        <w:rPr>
          <w:b/>
          <w:sz w:val="28"/>
          <w:szCs w:val="28"/>
        </w:rPr>
      </w:pPr>
      <w:bookmarkStart w:id="58" w:name="_Toc460856925"/>
      <w:r w:rsidRPr="000D2F35">
        <w:rPr>
          <w:b/>
          <w:sz w:val="28"/>
          <w:szCs w:val="28"/>
        </w:rPr>
        <w:lastRenderedPageBreak/>
        <w:t>9 Т</w:t>
      </w:r>
      <w:r w:rsidR="00BF25B5" w:rsidRPr="000D2F35">
        <w:rPr>
          <w:b/>
          <w:sz w:val="28"/>
          <w:szCs w:val="28"/>
        </w:rPr>
        <w:t>ребования пож</w:t>
      </w:r>
      <w:r w:rsidR="00CA3224" w:rsidRPr="000D2F35">
        <w:rPr>
          <w:b/>
          <w:sz w:val="28"/>
          <w:szCs w:val="28"/>
        </w:rPr>
        <w:t>арн</w:t>
      </w:r>
      <w:r w:rsidR="00BF25B5" w:rsidRPr="000D2F35">
        <w:rPr>
          <w:b/>
          <w:sz w:val="28"/>
          <w:szCs w:val="28"/>
        </w:rPr>
        <w:t>ой</w:t>
      </w:r>
      <w:r w:rsidR="00CA3224" w:rsidRPr="000D2F35">
        <w:rPr>
          <w:b/>
          <w:sz w:val="28"/>
          <w:szCs w:val="28"/>
        </w:rPr>
        <w:t xml:space="preserve"> </w:t>
      </w:r>
      <w:bookmarkEnd w:id="58"/>
      <w:r w:rsidR="00BF25B5" w:rsidRPr="000D2F35">
        <w:rPr>
          <w:b/>
          <w:sz w:val="28"/>
          <w:szCs w:val="28"/>
        </w:rPr>
        <w:t>безопасности</w:t>
      </w:r>
    </w:p>
    <w:p w14:paraId="28F8E21D" w14:textId="77777777" w:rsidR="00872348" w:rsidRPr="001F2135" w:rsidRDefault="00872348" w:rsidP="00872348">
      <w:pPr>
        <w:pStyle w:val="aff1"/>
        <w:ind w:firstLine="567"/>
        <w:jc w:val="both"/>
        <w:rPr>
          <w:b/>
          <w:sz w:val="28"/>
          <w:szCs w:val="28"/>
        </w:rPr>
      </w:pPr>
      <w:r w:rsidRPr="001F2135">
        <w:rPr>
          <w:b/>
          <w:sz w:val="28"/>
          <w:szCs w:val="28"/>
        </w:rPr>
        <w:t>9.1 Общие требования</w:t>
      </w:r>
    </w:p>
    <w:p w14:paraId="6F0747A7" w14:textId="77777777" w:rsidR="00872348" w:rsidRPr="001F2135" w:rsidRDefault="00872348" w:rsidP="00872348">
      <w:pPr>
        <w:ind w:firstLine="567"/>
        <w:jc w:val="both"/>
        <w:rPr>
          <w:sz w:val="28"/>
          <w:szCs w:val="28"/>
        </w:rPr>
      </w:pPr>
      <w:r w:rsidRPr="001F2135">
        <w:rPr>
          <w:sz w:val="28"/>
          <w:szCs w:val="28"/>
        </w:rPr>
        <w:t>9.1.1 Требования пожарной безопасности высотных зданий, установленные в настоящем своде правил, разработаны в целях обеспечения выполнения требований [1], [3] с учетом СП 54.13330, СП 118.13330, СП 253.1325800, СП 477.1325800. Дополнительно следует учитывать требования СП 1.13130, СП 2.13130, СП 3.13130, СП 4.13130, СП 6.13130, СП 7.13130, СП 8.13130, СП 10.13130, СП 484.1311500.</w:t>
      </w:r>
    </w:p>
    <w:p w14:paraId="0554B8B3" w14:textId="77777777" w:rsidR="00872348" w:rsidRPr="001F2135" w:rsidRDefault="00872348" w:rsidP="00872348">
      <w:pPr>
        <w:ind w:firstLine="567"/>
        <w:jc w:val="both"/>
        <w:rPr>
          <w:b/>
          <w:sz w:val="28"/>
          <w:szCs w:val="28"/>
        </w:rPr>
      </w:pPr>
      <w:r w:rsidRPr="001F2135">
        <w:rPr>
          <w:b/>
          <w:sz w:val="28"/>
          <w:szCs w:val="28"/>
        </w:rPr>
        <w:t>9.2 Требования к конструктивным решениям</w:t>
      </w:r>
    </w:p>
    <w:p w14:paraId="1E3E5537" w14:textId="0C021376" w:rsidR="00872348" w:rsidRDefault="00872348" w:rsidP="00872348">
      <w:pPr>
        <w:ind w:firstLine="567"/>
        <w:jc w:val="both"/>
        <w:rPr>
          <w:sz w:val="28"/>
          <w:szCs w:val="28"/>
        </w:rPr>
      </w:pPr>
      <w:r w:rsidRPr="001F2135">
        <w:rPr>
          <w:sz w:val="28"/>
          <w:szCs w:val="28"/>
        </w:rPr>
        <w:t xml:space="preserve">9.2.1 Высотные здания следует предусматривать </w:t>
      </w:r>
      <w:r w:rsidRPr="001F2135">
        <w:rPr>
          <w:sz w:val="28"/>
          <w:szCs w:val="28"/>
          <w:lang w:val="en-US"/>
        </w:rPr>
        <w:t>I</w:t>
      </w:r>
      <w:r w:rsidRPr="001F2135">
        <w:rPr>
          <w:sz w:val="28"/>
          <w:szCs w:val="28"/>
        </w:rPr>
        <w:t xml:space="preserve"> степени огнестойкости с повышенными пределами огнестойкости строительных конструкций с учетом таблицы 9.1. Класс конструктивной пожарной опасности должен быть С0.</w:t>
      </w:r>
    </w:p>
    <w:p w14:paraId="46B14F90" w14:textId="77777777" w:rsidR="00872348" w:rsidRPr="001F2135" w:rsidRDefault="00872348" w:rsidP="00872348">
      <w:pPr>
        <w:ind w:firstLine="567"/>
        <w:jc w:val="both"/>
        <w:rPr>
          <w:sz w:val="28"/>
          <w:szCs w:val="28"/>
        </w:rPr>
      </w:pPr>
    </w:p>
    <w:p w14:paraId="5857DC92" w14:textId="77777777" w:rsidR="00872348" w:rsidRPr="001F2135" w:rsidRDefault="00872348" w:rsidP="00872348">
      <w:pPr>
        <w:jc w:val="both"/>
        <w:rPr>
          <w:sz w:val="28"/>
          <w:szCs w:val="28"/>
        </w:rPr>
      </w:pPr>
      <w:r w:rsidRPr="001F2135">
        <w:rPr>
          <w:sz w:val="28"/>
          <w:szCs w:val="28"/>
        </w:rPr>
        <w:t>Т а б л и ц а  9.1</w:t>
      </w:r>
    </w:p>
    <w:tbl>
      <w:tblPr>
        <w:tblW w:w="486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42"/>
        <w:gridCol w:w="2729"/>
        <w:gridCol w:w="2864"/>
        <w:gridCol w:w="1763"/>
      </w:tblGrid>
      <w:tr w:rsidR="00872348" w:rsidRPr="001F2135" w14:paraId="13ADDF90" w14:textId="77777777" w:rsidTr="00522A8A">
        <w:tc>
          <w:tcPr>
            <w:tcW w:w="957" w:type="pct"/>
            <w:vMerge w:val="restart"/>
            <w:shd w:val="clear" w:color="auto" w:fill="auto"/>
          </w:tcPr>
          <w:p w14:paraId="7E9602F9" w14:textId="0DC37D5C" w:rsidR="00872348" w:rsidRPr="00872348" w:rsidRDefault="00872348" w:rsidP="00872348">
            <w:pPr>
              <w:jc w:val="center"/>
            </w:pPr>
            <w:r w:rsidRPr="00872348">
              <w:t>Высота здания,</w:t>
            </w:r>
            <w:r>
              <w:t xml:space="preserve"> </w:t>
            </w:r>
            <w:r w:rsidRPr="00872348">
              <w:t>м</w:t>
            </w:r>
          </w:p>
        </w:tc>
        <w:tc>
          <w:tcPr>
            <w:tcW w:w="4043" w:type="pct"/>
            <w:gridSpan w:val="3"/>
            <w:shd w:val="clear" w:color="auto" w:fill="auto"/>
          </w:tcPr>
          <w:p w14:paraId="15A5C61C" w14:textId="1FACF316" w:rsidR="00872348" w:rsidRPr="00872348" w:rsidRDefault="00872348" w:rsidP="00872348">
            <w:pPr>
              <w:ind w:firstLine="81"/>
              <w:jc w:val="center"/>
              <w:rPr>
                <w:lang w:val="en-US"/>
              </w:rPr>
            </w:pPr>
            <w:r w:rsidRPr="00872348">
              <w:t>Пределы огнестойкости строительных конструкций</w:t>
            </w:r>
          </w:p>
        </w:tc>
      </w:tr>
      <w:tr w:rsidR="00872348" w:rsidRPr="001F2135" w14:paraId="350E5BCF" w14:textId="77777777" w:rsidTr="00522A8A">
        <w:tc>
          <w:tcPr>
            <w:tcW w:w="957" w:type="pct"/>
            <w:vMerge/>
            <w:shd w:val="clear" w:color="auto" w:fill="auto"/>
          </w:tcPr>
          <w:p w14:paraId="1066646B" w14:textId="77777777" w:rsidR="00872348" w:rsidRPr="00872348" w:rsidRDefault="00872348" w:rsidP="00522A8A">
            <w:pPr>
              <w:ind w:firstLine="709"/>
              <w:jc w:val="center"/>
            </w:pPr>
          </w:p>
        </w:tc>
        <w:tc>
          <w:tcPr>
            <w:tcW w:w="1500" w:type="pct"/>
            <w:shd w:val="clear" w:color="auto" w:fill="auto"/>
          </w:tcPr>
          <w:p w14:paraId="43270CD3" w14:textId="77777777" w:rsidR="00872348" w:rsidRPr="00872348" w:rsidRDefault="00872348" w:rsidP="00522A8A">
            <w:pPr>
              <w:ind w:firstLine="81"/>
              <w:jc w:val="center"/>
            </w:pPr>
            <w:r w:rsidRPr="00872348">
              <w:t>Основные несущие конструкции здания (в части несущей способности)</w:t>
            </w:r>
          </w:p>
        </w:tc>
        <w:tc>
          <w:tcPr>
            <w:tcW w:w="1574" w:type="pct"/>
            <w:shd w:val="clear" w:color="auto" w:fill="auto"/>
          </w:tcPr>
          <w:p w14:paraId="4C23DE15" w14:textId="77777777" w:rsidR="00872348" w:rsidRPr="00872348" w:rsidRDefault="00872348" w:rsidP="00522A8A">
            <w:pPr>
              <w:jc w:val="center"/>
            </w:pPr>
            <w:r w:rsidRPr="00872348">
              <w:t>Противопожарные стены и перекрытия для деления здания на пожарные отсеки</w:t>
            </w:r>
          </w:p>
        </w:tc>
        <w:tc>
          <w:tcPr>
            <w:tcW w:w="969" w:type="pct"/>
            <w:shd w:val="clear" w:color="auto" w:fill="auto"/>
          </w:tcPr>
          <w:p w14:paraId="170BA6E5" w14:textId="77777777" w:rsidR="00872348" w:rsidRPr="00872348" w:rsidRDefault="00872348" w:rsidP="00522A8A">
            <w:pPr>
              <w:jc w:val="center"/>
              <w:rPr>
                <w:vertAlign w:val="superscript"/>
              </w:rPr>
            </w:pPr>
            <w:r w:rsidRPr="00872348">
              <w:t>Шахты лифтов и стены лестничных клеток</w:t>
            </w:r>
          </w:p>
        </w:tc>
      </w:tr>
      <w:tr w:rsidR="00872348" w:rsidRPr="001F2135" w14:paraId="1FBC6C33" w14:textId="77777777" w:rsidTr="00522A8A">
        <w:tc>
          <w:tcPr>
            <w:tcW w:w="957" w:type="pct"/>
            <w:shd w:val="clear" w:color="auto" w:fill="auto"/>
          </w:tcPr>
          <w:p w14:paraId="02E4EC05" w14:textId="48F66377" w:rsidR="00872348" w:rsidRPr="00872348" w:rsidRDefault="00872348" w:rsidP="00522A8A">
            <w:pPr>
              <w:jc w:val="center"/>
            </w:pPr>
            <w:r w:rsidRPr="00872348">
              <w:t>До 100 включ.</w:t>
            </w:r>
          </w:p>
        </w:tc>
        <w:tc>
          <w:tcPr>
            <w:tcW w:w="1500" w:type="pct"/>
            <w:shd w:val="clear" w:color="auto" w:fill="auto"/>
          </w:tcPr>
          <w:p w14:paraId="233F2ACC" w14:textId="77777777" w:rsidR="00872348" w:rsidRPr="00872348" w:rsidRDefault="00872348" w:rsidP="00522A8A">
            <w:pPr>
              <w:ind w:firstLine="81"/>
              <w:jc w:val="center"/>
            </w:pPr>
            <w:r w:rsidRPr="00872348">
              <w:rPr>
                <w:lang w:val="en-US"/>
              </w:rPr>
              <w:t>R</w:t>
            </w:r>
            <w:r w:rsidRPr="00872348">
              <w:t xml:space="preserve"> 150</w:t>
            </w:r>
          </w:p>
        </w:tc>
        <w:tc>
          <w:tcPr>
            <w:tcW w:w="1574" w:type="pct"/>
            <w:shd w:val="clear" w:color="auto" w:fill="auto"/>
          </w:tcPr>
          <w:p w14:paraId="4959A9AE" w14:textId="77777777" w:rsidR="00872348" w:rsidRPr="00872348" w:rsidRDefault="00872348" w:rsidP="00522A8A">
            <w:pPr>
              <w:jc w:val="center"/>
            </w:pPr>
            <w:r w:rsidRPr="00872348">
              <w:rPr>
                <w:lang w:val="en-US"/>
              </w:rPr>
              <w:t>REI</w:t>
            </w:r>
            <w:r w:rsidRPr="00872348">
              <w:t xml:space="preserve"> 150</w:t>
            </w:r>
          </w:p>
        </w:tc>
        <w:tc>
          <w:tcPr>
            <w:tcW w:w="969" w:type="pct"/>
            <w:shd w:val="clear" w:color="auto" w:fill="auto"/>
          </w:tcPr>
          <w:p w14:paraId="0FCF5354" w14:textId="77777777" w:rsidR="00872348" w:rsidRPr="00872348" w:rsidRDefault="00872348" w:rsidP="00522A8A">
            <w:pPr>
              <w:jc w:val="center"/>
            </w:pPr>
            <w:r w:rsidRPr="00872348">
              <w:rPr>
                <w:lang w:val="en-US"/>
              </w:rPr>
              <w:t>REI</w:t>
            </w:r>
            <w:r w:rsidRPr="00872348">
              <w:t xml:space="preserve"> 150</w:t>
            </w:r>
          </w:p>
        </w:tc>
      </w:tr>
      <w:tr w:rsidR="00872348" w:rsidRPr="001F2135" w14:paraId="52DE5E24" w14:textId="77777777" w:rsidTr="00522A8A">
        <w:tc>
          <w:tcPr>
            <w:tcW w:w="957" w:type="pct"/>
            <w:shd w:val="clear" w:color="auto" w:fill="auto"/>
          </w:tcPr>
          <w:p w14:paraId="1A8F9A3A" w14:textId="77777777" w:rsidR="00872348" w:rsidRPr="00872348" w:rsidRDefault="00872348" w:rsidP="00522A8A">
            <w:pPr>
              <w:jc w:val="center"/>
            </w:pPr>
            <w:r w:rsidRPr="00872348">
              <w:t>От 100 до 150 включ.</w:t>
            </w:r>
          </w:p>
        </w:tc>
        <w:tc>
          <w:tcPr>
            <w:tcW w:w="1500" w:type="pct"/>
            <w:shd w:val="clear" w:color="auto" w:fill="auto"/>
          </w:tcPr>
          <w:p w14:paraId="121C514E" w14:textId="77777777" w:rsidR="00872348" w:rsidRPr="00872348" w:rsidRDefault="00872348" w:rsidP="00522A8A">
            <w:pPr>
              <w:ind w:firstLine="81"/>
              <w:jc w:val="center"/>
            </w:pPr>
            <w:r w:rsidRPr="00872348">
              <w:rPr>
                <w:lang w:val="en-US"/>
              </w:rPr>
              <w:t>R</w:t>
            </w:r>
            <w:r w:rsidRPr="00872348">
              <w:t xml:space="preserve"> 180</w:t>
            </w:r>
          </w:p>
        </w:tc>
        <w:tc>
          <w:tcPr>
            <w:tcW w:w="1574" w:type="pct"/>
            <w:shd w:val="clear" w:color="auto" w:fill="auto"/>
          </w:tcPr>
          <w:p w14:paraId="6367D395" w14:textId="77777777" w:rsidR="00872348" w:rsidRPr="00872348" w:rsidRDefault="00872348" w:rsidP="00522A8A">
            <w:pPr>
              <w:jc w:val="center"/>
            </w:pPr>
            <w:r w:rsidRPr="00872348">
              <w:rPr>
                <w:lang w:val="en-US"/>
              </w:rPr>
              <w:t>REI</w:t>
            </w:r>
            <w:r w:rsidRPr="00872348">
              <w:t xml:space="preserve"> 180</w:t>
            </w:r>
          </w:p>
        </w:tc>
        <w:tc>
          <w:tcPr>
            <w:tcW w:w="969" w:type="pct"/>
            <w:shd w:val="clear" w:color="auto" w:fill="auto"/>
          </w:tcPr>
          <w:p w14:paraId="212CE874" w14:textId="77777777" w:rsidR="00872348" w:rsidRPr="00872348" w:rsidRDefault="00872348" w:rsidP="00522A8A">
            <w:pPr>
              <w:jc w:val="center"/>
            </w:pPr>
            <w:r w:rsidRPr="00872348">
              <w:rPr>
                <w:lang w:val="en-US"/>
              </w:rPr>
              <w:t>REI</w:t>
            </w:r>
            <w:r w:rsidRPr="00872348">
              <w:t xml:space="preserve"> 180</w:t>
            </w:r>
          </w:p>
        </w:tc>
      </w:tr>
      <w:tr w:rsidR="00872348" w:rsidRPr="001F2135" w14:paraId="1C287CA0" w14:textId="77777777" w:rsidTr="00522A8A">
        <w:tc>
          <w:tcPr>
            <w:tcW w:w="957" w:type="pct"/>
            <w:shd w:val="clear" w:color="auto" w:fill="auto"/>
          </w:tcPr>
          <w:p w14:paraId="37CE672A" w14:textId="77777777" w:rsidR="00872348" w:rsidRPr="00872348" w:rsidRDefault="00872348" w:rsidP="00522A8A">
            <w:pPr>
              <w:jc w:val="center"/>
            </w:pPr>
            <w:r w:rsidRPr="00872348">
              <w:t>Более 150</w:t>
            </w:r>
          </w:p>
        </w:tc>
        <w:tc>
          <w:tcPr>
            <w:tcW w:w="1500" w:type="pct"/>
            <w:shd w:val="clear" w:color="auto" w:fill="auto"/>
          </w:tcPr>
          <w:p w14:paraId="0458992B" w14:textId="77777777" w:rsidR="00872348" w:rsidRPr="00872348" w:rsidRDefault="00872348" w:rsidP="00522A8A">
            <w:pPr>
              <w:ind w:firstLine="81"/>
              <w:jc w:val="center"/>
            </w:pPr>
            <w:r w:rsidRPr="00872348">
              <w:rPr>
                <w:lang w:val="en-US"/>
              </w:rPr>
              <w:t>R</w:t>
            </w:r>
            <w:r w:rsidRPr="00872348">
              <w:t xml:space="preserve"> 240</w:t>
            </w:r>
          </w:p>
        </w:tc>
        <w:tc>
          <w:tcPr>
            <w:tcW w:w="1574" w:type="pct"/>
            <w:shd w:val="clear" w:color="auto" w:fill="auto"/>
          </w:tcPr>
          <w:p w14:paraId="55F8B11B" w14:textId="77777777" w:rsidR="00872348" w:rsidRPr="00872348" w:rsidRDefault="00872348" w:rsidP="00522A8A">
            <w:pPr>
              <w:jc w:val="center"/>
            </w:pPr>
            <w:r w:rsidRPr="00872348">
              <w:rPr>
                <w:lang w:val="en-US"/>
              </w:rPr>
              <w:t>REI</w:t>
            </w:r>
            <w:r w:rsidRPr="00872348">
              <w:t xml:space="preserve"> 240</w:t>
            </w:r>
          </w:p>
        </w:tc>
        <w:tc>
          <w:tcPr>
            <w:tcW w:w="969" w:type="pct"/>
            <w:shd w:val="clear" w:color="auto" w:fill="auto"/>
          </w:tcPr>
          <w:p w14:paraId="40AF3246" w14:textId="77777777" w:rsidR="00872348" w:rsidRPr="00872348" w:rsidRDefault="00872348" w:rsidP="00522A8A">
            <w:pPr>
              <w:jc w:val="center"/>
            </w:pPr>
            <w:r w:rsidRPr="00872348">
              <w:rPr>
                <w:lang w:val="en-US"/>
              </w:rPr>
              <w:t>REI</w:t>
            </w:r>
            <w:r w:rsidRPr="00872348">
              <w:t xml:space="preserve"> 240</w:t>
            </w:r>
          </w:p>
        </w:tc>
      </w:tr>
    </w:tbl>
    <w:p w14:paraId="5841CDC1" w14:textId="77777777" w:rsidR="00872348" w:rsidRPr="001F2135" w:rsidRDefault="00872348" w:rsidP="00872348">
      <w:pPr>
        <w:ind w:firstLine="709"/>
        <w:rPr>
          <w:i/>
          <w:sz w:val="28"/>
          <w:szCs w:val="28"/>
        </w:rPr>
      </w:pPr>
    </w:p>
    <w:p w14:paraId="6F7F57D3" w14:textId="77777777" w:rsidR="00872348" w:rsidRPr="001F2135" w:rsidRDefault="00872348" w:rsidP="00872348">
      <w:pPr>
        <w:ind w:firstLine="709"/>
        <w:jc w:val="both"/>
        <w:rPr>
          <w:sz w:val="28"/>
          <w:szCs w:val="28"/>
        </w:rPr>
      </w:pPr>
      <w:r w:rsidRPr="001F2135">
        <w:rPr>
          <w:sz w:val="28"/>
          <w:szCs w:val="28"/>
        </w:rPr>
        <w:t>9.2.2 К основным несущим конструкциям зданий при пожаре относятся несущие стены, колонны, связи, диафрагмы жесткости, фермы, элементы перекрытий и бесчердачных покрытий (балки, ригели, плиты,</w:t>
      </w:r>
      <w:r w:rsidRPr="001F2135">
        <w:t xml:space="preserve"> </w:t>
      </w:r>
      <w:r w:rsidRPr="001F2135">
        <w:rPr>
          <w:sz w:val="28"/>
          <w:szCs w:val="28"/>
        </w:rPr>
        <w:t>прогоны, рамы, фермы, настилы), если они участвуют в обеспечении общей устойчивости и геометрической неизменяемости здания при пожаре. Для определения основных несущих конструкций при пожаре следует учитывать нагрузки и воздействия с учетом коэффициентов сочетаний, обеспечивающие безопасность здания с учетом пожара в соответствии с 7.1.3. При невозможности определить основные несущие конструкции здания</w:t>
      </w:r>
      <w:r w:rsidRPr="001F2135">
        <w:t xml:space="preserve"> </w:t>
      </w:r>
      <w:r w:rsidRPr="001F2135">
        <w:rPr>
          <w:sz w:val="28"/>
          <w:szCs w:val="28"/>
        </w:rPr>
        <w:t>при пожаре, следует предусматривать расчет свободного развития пожара, включая, при необходимости, расчет прогрессирующего обрушения согласно 8.3.1.1 при потере огнестойкости отдельных несущих строительных конструкций.</w:t>
      </w:r>
    </w:p>
    <w:p w14:paraId="03593D61" w14:textId="77777777" w:rsidR="00872348" w:rsidRPr="001F2135" w:rsidRDefault="00872348" w:rsidP="00872348">
      <w:pPr>
        <w:ind w:firstLine="709"/>
        <w:jc w:val="both"/>
        <w:rPr>
          <w:sz w:val="28"/>
          <w:szCs w:val="28"/>
        </w:rPr>
      </w:pPr>
      <w:r w:rsidRPr="001F2135">
        <w:rPr>
          <w:sz w:val="28"/>
          <w:szCs w:val="28"/>
        </w:rPr>
        <w:t>9.2.3 Пределы огнестойкости основных несущих конструкций, выполняющих также ограждающие функции, по признакам предельных состояний EI должны определяться в соответствии с требованиями к ограждающим конструкциям.</w:t>
      </w:r>
    </w:p>
    <w:p w14:paraId="1194724E" w14:textId="77777777" w:rsidR="00872348" w:rsidRPr="001F2135" w:rsidRDefault="00872348" w:rsidP="00872348">
      <w:pPr>
        <w:ind w:firstLine="709"/>
        <w:jc w:val="both"/>
        <w:rPr>
          <w:sz w:val="28"/>
          <w:szCs w:val="28"/>
        </w:rPr>
      </w:pPr>
      <w:r w:rsidRPr="001F2135">
        <w:rPr>
          <w:sz w:val="28"/>
          <w:szCs w:val="28"/>
        </w:rPr>
        <w:lastRenderedPageBreak/>
        <w:t>9.2.4 Деление на пожарные отсеки следует предусматривать противопожарными стенами и перекрытиями 1-го типа с пределами огнестойкости согласно таблице 9.1. Заполнение проемов в указанных преградах для зданий высотой 100 м и выше, включая противопожарные двери, окна, шторы, клапаны и т.д., следует предусматривать с пределом огнестойкости EI 90.</w:t>
      </w:r>
    </w:p>
    <w:p w14:paraId="06F1D96E" w14:textId="77777777" w:rsidR="00872348" w:rsidRPr="001F2135" w:rsidRDefault="00872348" w:rsidP="00872348">
      <w:pPr>
        <w:ind w:firstLine="709"/>
        <w:jc w:val="both"/>
        <w:rPr>
          <w:sz w:val="28"/>
          <w:szCs w:val="28"/>
        </w:rPr>
      </w:pPr>
      <w:r w:rsidRPr="001F2135">
        <w:rPr>
          <w:sz w:val="28"/>
          <w:szCs w:val="28"/>
        </w:rPr>
        <w:t xml:space="preserve">9.2.5 Для деления зданий на пожарные отсеки допускается применять технический этаж, выделенный противопожарными перекрытиями 1-го типа с пределом огнестойкости </w:t>
      </w:r>
      <w:r w:rsidRPr="001F2135">
        <w:rPr>
          <w:sz w:val="28"/>
          <w:szCs w:val="28"/>
          <w:lang w:val="en-US"/>
        </w:rPr>
        <w:t>REI</w:t>
      </w:r>
      <w:r w:rsidRPr="001F2135">
        <w:rPr>
          <w:sz w:val="28"/>
          <w:szCs w:val="28"/>
        </w:rPr>
        <w:t xml:space="preserve"> 150. В зданиях высотой до 150 м одно из перекрытий технического этажа может быть противопожарным 2-го типа.</w:t>
      </w:r>
    </w:p>
    <w:p w14:paraId="072F0231" w14:textId="77777777" w:rsidR="00872348" w:rsidRPr="001F2135" w:rsidRDefault="00872348" w:rsidP="00872348">
      <w:pPr>
        <w:ind w:firstLine="709"/>
        <w:jc w:val="both"/>
        <w:rPr>
          <w:sz w:val="28"/>
          <w:szCs w:val="28"/>
        </w:rPr>
      </w:pPr>
      <w:r w:rsidRPr="001F2135">
        <w:rPr>
          <w:sz w:val="28"/>
          <w:szCs w:val="28"/>
        </w:rPr>
        <w:t>9.2.6 При использовании строительных конструкций с собственными пределами огнестойкости менее требуемых значений, приведенных в 9.2.1,</w:t>
      </w:r>
      <w:r w:rsidRPr="001F2135">
        <w:t xml:space="preserve"> </w:t>
      </w:r>
      <w:r w:rsidRPr="001F2135">
        <w:rPr>
          <w:sz w:val="28"/>
          <w:szCs w:val="28"/>
        </w:rPr>
        <w:t>9.2.8, 9.2.9, следует предусматривать их конструктивную огнезащиту. Возможность применения конструктивной огнезащиты следует устанавливать с учетом срока эксплуатации огнезащитных материалов и конструкций, необходимости их проверки и восстановления.</w:t>
      </w:r>
    </w:p>
    <w:p w14:paraId="3173D23E" w14:textId="77777777" w:rsidR="00872348" w:rsidRPr="001F2135" w:rsidRDefault="00872348" w:rsidP="00872348">
      <w:pPr>
        <w:ind w:firstLine="709"/>
        <w:jc w:val="both"/>
        <w:rPr>
          <w:sz w:val="28"/>
          <w:szCs w:val="28"/>
        </w:rPr>
      </w:pPr>
      <w:r w:rsidRPr="001F2135">
        <w:rPr>
          <w:sz w:val="28"/>
          <w:szCs w:val="28"/>
        </w:rPr>
        <w:t>9.2.7 Кровля должна предусматриваться класса пожарной опасности К0. В случае устройства горючего гидроизоляционного ковра и/или полимерной теплоизоляции она должна быть закрыта сверху негорючим материалом [в т.ч. допускается устройство защитного слоя из гравия или крупнозернистой посыпки с учетом требований СП 17.13330.2017 (пункты 5.17−5.23)] толщиной не менее 50 мм.</w:t>
      </w:r>
    </w:p>
    <w:p w14:paraId="43555017" w14:textId="77777777" w:rsidR="00872348" w:rsidRPr="001F2135" w:rsidRDefault="00872348" w:rsidP="00872348">
      <w:pPr>
        <w:ind w:firstLine="709"/>
        <w:jc w:val="both"/>
        <w:rPr>
          <w:sz w:val="28"/>
          <w:szCs w:val="28"/>
        </w:rPr>
      </w:pPr>
      <w:r w:rsidRPr="001F2135">
        <w:rPr>
          <w:sz w:val="28"/>
          <w:szCs w:val="28"/>
        </w:rPr>
        <w:t xml:space="preserve">9.2.8 При устройстве эксплуатируемого покрытия предел огнестойкости покрытия следует предусматривать не менее </w:t>
      </w:r>
      <w:r w:rsidRPr="001F2135">
        <w:rPr>
          <w:sz w:val="28"/>
          <w:szCs w:val="28"/>
          <w:lang w:val="en-US"/>
        </w:rPr>
        <w:t>REI</w:t>
      </w:r>
      <w:r w:rsidRPr="001F2135">
        <w:rPr>
          <w:sz w:val="28"/>
          <w:szCs w:val="28"/>
        </w:rPr>
        <w:t xml:space="preserve"> 150.</w:t>
      </w:r>
    </w:p>
    <w:p w14:paraId="3AEE6BB5" w14:textId="77777777" w:rsidR="00872348" w:rsidRPr="001F2135" w:rsidRDefault="00872348" w:rsidP="00872348">
      <w:pPr>
        <w:ind w:firstLine="709"/>
        <w:jc w:val="both"/>
        <w:rPr>
          <w:sz w:val="28"/>
          <w:szCs w:val="28"/>
        </w:rPr>
      </w:pPr>
      <w:r w:rsidRPr="001F2135">
        <w:rPr>
          <w:sz w:val="28"/>
          <w:szCs w:val="28"/>
        </w:rPr>
        <w:t xml:space="preserve">9.2.9 Пределы огнестойкости конструкций, не установленные в настоящем своде правил, следует предусматривать в соответствии с [3], </w:t>
      </w:r>
      <w:bookmarkStart w:id="59" w:name="_Hlk38403756"/>
      <w:r w:rsidRPr="001F2135">
        <w:rPr>
          <w:sz w:val="28"/>
          <w:szCs w:val="28"/>
        </w:rPr>
        <w:t>СП 2.13130, СП 4.13130, СП 477.1325800</w:t>
      </w:r>
      <w:bookmarkEnd w:id="59"/>
      <w:r w:rsidRPr="001F2135">
        <w:rPr>
          <w:sz w:val="28"/>
          <w:szCs w:val="28"/>
        </w:rPr>
        <w:t>.</w:t>
      </w:r>
    </w:p>
    <w:p w14:paraId="67A6C110" w14:textId="11328CC8" w:rsidR="00872348" w:rsidRPr="001F2135" w:rsidRDefault="00872348" w:rsidP="00872348">
      <w:pPr>
        <w:ind w:firstLine="709"/>
        <w:jc w:val="both"/>
        <w:rPr>
          <w:b/>
          <w:sz w:val="28"/>
          <w:szCs w:val="28"/>
        </w:rPr>
      </w:pPr>
      <w:r w:rsidRPr="001F2135">
        <w:rPr>
          <w:b/>
          <w:sz w:val="28"/>
          <w:szCs w:val="28"/>
        </w:rPr>
        <w:t>9.3 Требования к объ</w:t>
      </w:r>
      <w:r>
        <w:rPr>
          <w:b/>
          <w:sz w:val="28"/>
          <w:szCs w:val="28"/>
        </w:rPr>
        <w:t>е</w:t>
      </w:r>
      <w:r w:rsidRPr="001F2135">
        <w:rPr>
          <w:b/>
          <w:sz w:val="28"/>
          <w:szCs w:val="28"/>
        </w:rPr>
        <w:t>мно-планировочным решениям</w:t>
      </w:r>
    </w:p>
    <w:p w14:paraId="03497981" w14:textId="77777777" w:rsidR="00872348" w:rsidRPr="001F2135" w:rsidRDefault="00872348" w:rsidP="00872348">
      <w:pPr>
        <w:ind w:firstLine="709"/>
        <w:jc w:val="both"/>
        <w:rPr>
          <w:sz w:val="28"/>
          <w:szCs w:val="28"/>
        </w:rPr>
      </w:pPr>
      <w:r w:rsidRPr="001F2135">
        <w:rPr>
          <w:sz w:val="28"/>
          <w:szCs w:val="28"/>
        </w:rPr>
        <w:t>9.3.1 Деление на пожарные отсеки следует предусматривать в соответствии с принятым классом функциональной пожарной опасности</w:t>
      </w:r>
      <w:r w:rsidRPr="001F2135">
        <w:t xml:space="preserve"> </w:t>
      </w:r>
      <w:r w:rsidRPr="001F2135">
        <w:rPr>
          <w:sz w:val="28"/>
          <w:szCs w:val="28"/>
        </w:rPr>
        <w:t>для зданий, пожарных отсеков и отдельных помещений.</w:t>
      </w:r>
    </w:p>
    <w:p w14:paraId="34C6F28D" w14:textId="77777777" w:rsidR="00872348" w:rsidRPr="001F2135" w:rsidRDefault="00872348" w:rsidP="00872348">
      <w:pPr>
        <w:ind w:firstLine="709"/>
        <w:jc w:val="both"/>
        <w:rPr>
          <w:sz w:val="28"/>
          <w:szCs w:val="28"/>
        </w:rPr>
      </w:pPr>
      <w:r w:rsidRPr="001F2135">
        <w:rPr>
          <w:sz w:val="28"/>
          <w:szCs w:val="28"/>
        </w:rPr>
        <w:t>Параметры пожарных отсеков следует проектировать в соответствии с СП 2.13130, СП 54.13330, СП 113.13330, СП 118.13330, СП 477.1325800 и другими нормативными документами в соответствии с классом функциональной пожарной опасности.</w:t>
      </w:r>
    </w:p>
    <w:p w14:paraId="4F53D6E7" w14:textId="77777777" w:rsidR="00872348" w:rsidRPr="001F2135" w:rsidRDefault="00872348" w:rsidP="00872348">
      <w:pPr>
        <w:ind w:firstLine="709"/>
        <w:jc w:val="both"/>
        <w:rPr>
          <w:sz w:val="28"/>
          <w:szCs w:val="28"/>
        </w:rPr>
      </w:pPr>
      <w:r w:rsidRPr="001F2135">
        <w:rPr>
          <w:sz w:val="28"/>
          <w:szCs w:val="28"/>
        </w:rPr>
        <w:t>9.3.2 В самостоятельные пожарные отсеки должны быть выделены: жилые этажи здания (класса функциональной пожарной опасности Ф1.3); гостиницы (класс функциональной пожарной опасности Ф1.2); стоянки автомобилей (класс функциональной пожарной опасности Ф5.2). Этажи с общественными помещениями разделяются на пожарные отсеки в случае, если СП 2.13130 и СП 4.13130 установлено требование об их разделении.</w:t>
      </w:r>
    </w:p>
    <w:p w14:paraId="5E6837EE" w14:textId="77777777" w:rsidR="00872348" w:rsidRPr="001F2135" w:rsidRDefault="00872348" w:rsidP="00872348">
      <w:pPr>
        <w:ind w:firstLine="709"/>
        <w:jc w:val="both"/>
        <w:rPr>
          <w:sz w:val="28"/>
          <w:szCs w:val="28"/>
        </w:rPr>
      </w:pPr>
      <w:r w:rsidRPr="001F2135">
        <w:rPr>
          <w:sz w:val="28"/>
          <w:szCs w:val="28"/>
        </w:rPr>
        <w:lastRenderedPageBreak/>
        <w:t>9.3.3 В высотных комплексах расстояния в свету между отдельно стоящими зданиями выше уровня земли или корпусами, объединенными стилобатом, выше уровня стилобатной части должны соответствовать требованиям к противопожарным расстояниям между зданиями I-й степени огнестойкости.</w:t>
      </w:r>
    </w:p>
    <w:p w14:paraId="5F368165" w14:textId="77777777" w:rsidR="00872348" w:rsidRPr="001F2135" w:rsidRDefault="00872348" w:rsidP="00872348">
      <w:pPr>
        <w:ind w:firstLine="709"/>
        <w:jc w:val="both"/>
        <w:rPr>
          <w:sz w:val="28"/>
          <w:szCs w:val="28"/>
        </w:rPr>
      </w:pPr>
      <w:r w:rsidRPr="001F2135">
        <w:rPr>
          <w:sz w:val="28"/>
          <w:szCs w:val="28"/>
        </w:rPr>
        <w:t xml:space="preserve">9.3.4 Лестничные клетки и лифтовые шахты допускается предусматривать общими для высотного здания. При этом выходы из лестничных клеток надземной и подземной частей должны разделяться в соответствии с требованиями [3]. </w:t>
      </w:r>
    </w:p>
    <w:p w14:paraId="490EFB06" w14:textId="77777777" w:rsidR="00872348" w:rsidRPr="001F2135" w:rsidRDefault="00872348" w:rsidP="00872348">
      <w:pPr>
        <w:ind w:firstLine="709"/>
        <w:jc w:val="both"/>
        <w:rPr>
          <w:sz w:val="28"/>
          <w:szCs w:val="28"/>
        </w:rPr>
      </w:pPr>
      <w:r w:rsidRPr="001F2135">
        <w:rPr>
          <w:sz w:val="28"/>
          <w:szCs w:val="28"/>
        </w:rPr>
        <w:t>9.3.5 Сообщение надземной высотной части здания с подземной стоянкой автомобилей до пяти этажей допускается осуществлять лифтами для пожарных при устройстве на подземном уровне двойного парно-последовательного тамбур-шлюза 1-го типа (включая лифтовой холл с подпором воздуха) перед лифтами.</w:t>
      </w:r>
    </w:p>
    <w:p w14:paraId="5EC0EE45" w14:textId="77777777" w:rsidR="00872348" w:rsidRPr="001F2135" w:rsidRDefault="00872348" w:rsidP="00872348">
      <w:pPr>
        <w:ind w:firstLine="709"/>
        <w:jc w:val="both"/>
        <w:rPr>
          <w:b/>
          <w:sz w:val="28"/>
          <w:szCs w:val="28"/>
        </w:rPr>
      </w:pPr>
      <w:r w:rsidRPr="001F2135">
        <w:rPr>
          <w:b/>
          <w:sz w:val="28"/>
          <w:szCs w:val="28"/>
        </w:rPr>
        <w:t>9.4 Требования к эвакуации</w:t>
      </w:r>
    </w:p>
    <w:p w14:paraId="2A81A5C8" w14:textId="77777777" w:rsidR="00872348" w:rsidRPr="001F2135" w:rsidRDefault="00872348" w:rsidP="00872348">
      <w:pPr>
        <w:ind w:firstLine="709"/>
        <w:jc w:val="both"/>
        <w:rPr>
          <w:sz w:val="28"/>
          <w:szCs w:val="28"/>
        </w:rPr>
      </w:pPr>
      <w:r w:rsidRPr="001F2135">
        <w:rPr>
          <w:sz w:val="28"/>
          <w:szCs w:val="28"/>
        </w:rPr>
        <w:t xml:space="preserve">9.4.1 Ширина и высота эвакуационных путей и выходов должны определяться по СП 118.13330 для помещений общественного назначения и по СП 54.13330 − для помещений жилого назначения (класса функциональной пожарной опасности Ф1.3) в зависимости от численности эвакуируемых. Также требования к путям эвакуации приведены в СП 1.13130. </w:t>
      </w:r>
    </w:p>
    <w:p w14:paraId="4AC1C5E5" w14:textId="77777777" w:rsidR="00872348" w:rsidRPr="00872348" w:rsidRDefault="00872348" w:rsidP="00872348">
      <w:pPr>
        <w:ind w:firstLine="709"/>
        <w:jc w:val="both"/>
        <w:rPr>
          <w:sz w:val="20"/>
          <w:szCs w:val="20"/>
        </w:rPr>
      </w:pPr>
      <w:r w:rsidRPr="00872348">
        <w:rPr>
          <w:spacing w:val="40"/>
          <w:sz w:val="20"/>
          <w:szCs w:val="20"/>
        </w:rPr>
        <w:t>Примечание</w:t>
      </w:r>
      <w:r w:rsidRPr="00872348">
        <w:rPr>
          <w:sz w:val="20"/>
          <w:szCs w:val="20"/>
        </w:rPr>
        <w:t xml:space="preserve"> − Допускается отступление от требуемых габаритов путей эвакуации на этажах (кроме ширины маршей и площадок лестничных клеток) при обосновании расчетом пожарного риска.</w:t>
      </w:r>
    </w:p>
    <w:p w14:paraId="06D1ACAD" w14:textId="77777777" w:rsidR="00872348" w:rsidRPr="001F2135" w:rsidRDefault="00872348" w:rsidP="00872348">
      <w:pPr>
        <w:ind w:firstLine="709"/>
        <w:jc w:val="both"/>
        <w:rPr>
          <w:sz w:val="28"/>
          <w:szCs w:val="28"/>
        </w:rPr>
      </w:pPr>
      <w:r w:rsidRPr="001F2135">
        <w:rPr>
          <w:sz w:val="28"/>
          <w:szCs w:val="28"/>
        </w:rPr>
        <w:t>Требования к размещению зальных помещений следует принимать по СП 118.13330 и СП 477.1325800.</w:t>
      </w:r>
    </w:p>
    <w:p w14:paraId="34DA0B17" w14:textId="77777777" w:rsidR="00872348" w:rsidRPr="001F2135" w:rsidRDefault="00872348" w:rsidP="00872348">
      <w:pPr>
        <w:ind w:firstLine="709"/>
        <w:jc w:val="both"/>
        <w:rPr>
          <w:sz w:val="28"/>
          <w:szCs w:val="28"/>
        </w:rPr>
      </w:pPr>
      <w:r w:rsidRPr="001F2135">
        <w:rPr>
          <w:sz w:val="28"/>
          <w:szCs w:val="28"/>
        </w:rPr>
        <w:t xml:space="preserve">9.4.2 Каждый этаж (часть этажа, отделенная сплошными конструкциями) высотного комплекса должен иметь не менее двух эвакуационных выходов. Для эвакуации следует предусматривать не менее двух незадымляемых лестничных клеток типа Н2 (с подпором воздуха при пожаре). Подачу воздуха в них следует предусматривать распределенно, без необходимости устройства рассечек с переходами вне лестничной клетки. Выход с этажей в эвакуационные лестничные клетки следует предусматривать через тамбур-шлюзы 1-го типа. Для зданий высотой до 100 м допускается предусматривать одну из двух лестничных клеток типа Н2 без устройства перед ней тамбур-шлюза. </w:t>
      </w:r>
    </w:p>
    <w:p w14:paraId="2BE84B92" w14:textId="77777777" w:rsidR="00872348" w:rsidRPr="001F2135" w:rsidRDefault="00872348" w:rsidP="00872348">
      <w:pPr>
        <w:ind w:firstLine="709"/>
        <w:jc w:val="both"/>
        <w:rPr>
          <w:sz w:val="28"/>
          <w:szCs w:val="28"/>
        </w:rPr>
      </w:pPr>
      <w:r w:rsidRPr="001F2135">
        <w:rPr>
          <w:sz w:val="28"/>
          <w:szCs w:val="28"/>
        </w:rPr>
        <w:t>9.4.3 Эвакуационные лестничные клетки типа Н2 (с возможным входом через тамбур) следует оборудовать эвакуационным освещением, подключенным по особой группе 1-й категории надежности электроснабжения и рассчитанное на все время эвакуации, но не менее 1 ч работы и в соответствии с 10.6.6. Естественное освещение в них допускается не предусматривать.</w:t>
      </w:r>
    </w:p>
    <w:p w14:paraId="09A7EE31" w14:textId="77777777" w:rsidR="00872348" w:rsidRPr="001F2135" w:rsidRDefault="00872348" w:rsidP="00872348">
      <w:pPr>
        <w:ind w:firstLine="709"/>
        <w:jc w:val="both"/>
        <w:rPr>
          <w:sz w:val="28"/>
          <w:szCs w:val="28"/>
        </w:rPr>
      </w:pPr>
      <w:r w:rsidRPr="001F2135">
        <w:rPr>
          <w:sz w:val="28"/>
          <w:szCs w:val="28"/>
        </w:rPr>
        <w:t xml:space="preserve">9.4.4 Эвакуационные лестничные клетки должны вести наружу непосредственно, без устройства прохода в основной вестибюль, в котором расположены выходы к лифтам для пожарных. </w:t>
      </w:r>
    </w:p>
    <w:p w14:paraId="0A699297" w14:textId="77777777" w:rsidR="00872348" w:rsidRPr="001F2135" w:rsidRDefault="00872348" w:rsidP="00872348">
      <w:pPr>
        <w:ind w:firstLine="709"/>
        <w:jc w:val="both"/>
        <w:rPr>
          <w:sz w:val="28"/>
          <w:szCs w:val="28"/>
        </w:rPr>
      </w:pPr>
      <w:r w:rsidRPr="001F2135">
        <w:rPr>
          <w:sz w:val="28"/>
          <w:szCs w:val="28"/>
        </w:rPr>
        <w:lastRenderedPageBreak/>
        <w:t>9.4.5 Лифтовые холлы перед лифтами для пожарных следует проектировать как безопасные зоны в соответствии с требованиями СП 59.13330.</w:t>
      </w:r>
    </w:p>
    <w:p w14:paraId="0F295498" w14:textId="77777777" w:rsidR="00872348" w:rsidRPr="001F2135" w:rsidRDefault="00872348" w:rsidP="00872348">
      <w:pPr>
        <w:ind w:firstLine="709"/>
        <w:jc w:val="both"/>
        <w:rPr>
          <w:sz w:val="28"/>
          <w:szCs w:val="28"/>
        </w:rPr>
      </w:pPr>
      <w:r w:rsidRPr="001F2135">
        <w:rPr>
          <w:sz w:val="28"/>
          <w:szCs w:val="28"/>
        </w:rPr>
        <w:t>9.4.6 В высотном здании следует предусматривать поэтапную эвакуацию на случай пожара. Для жилых высотных зданий при соответствующем расчетном обосновании (расчет безопасной эвакуации) допускается предусматривать одновременную эвакуацию всего здания.</w:t>
      </w:r>
    </w:p>
    <w:p w14:paraId="3F9F055D" w14:textId="77777777" w:rsidR="00872348" w:rsidRPr="001F2135" w:rsidRDefault="00872348" w:rsidP="00872348">
      <w:pPr>
        <w:ind w:firstLine="709"/>
        <w:jc w:val="both"/>
        <w:rPr>
          <w:sz w:val="28"/>
          <w:szCs w:val="28"/>
        </w:rPr>
      </w:pPr>
      <w:r w:rsidRPr="001F2135">
        <w:rPr>
          <w:sz w:val="28"/>
          <w:szCs w:val="28"/>
        </w:rPr>
        <w:t>9.4.7 По заданию на проектирование в составе мероприятий по эвакуации следует предусматривать элементы фотолюминесцентных эвакуационных систем (элементы ФЭС), такие как:</w:t>
      </w:r>
    </w:p>
    <w:p w14:paraId="529D98D3" w14:textId="77777777" w:rsidR="00872348" w:rsidRPr="001F2135" w:rsidRDefault="00872348" w:rsidP="00872348">
      <w:pPr>
        <w:ind w:firstLine="709"/>
        <w:jc w:val="both"/>
        <w:rPr>
          <w:sz w:val="28"/>
          <w:szCs w:val="28"/>
        </w:rPr>
      </w:pPr>
      <w:r w:rsidRPr="001F2135">
        <w:rPr>
          <w:sz w:val="28"/>
          <w:szCs w:val="28"/>
        </w:rPr>
        <w:t>- эвакуационные знаки безопасности, указывающие направление движения к эвакуационному выходу, расположение и механизм открывания запорных устройств, расположение безопасных зон (убежищ) и мест сбора;</w:t>
      </w:r>
    </w:p>
    <w:p w14:paraId="02FCC0E8" w14:textId="77777777" w:rsidR="00872348" w:rsidRPr="001F2135" w:rsidRDefault="00872348" w:rsidP="00872348">
      <w:pPr>
        <w:ind w:firstLine="709"/>
        <w:jc w:val="both"/>
        <w:rPr>
          <w:sz w:val="28"/>
          <w:szCs w:val="28"/>
        </w:rPr>
      </w:pPr>
      <w:r w:rsidRPr="001F2135">
        <w:rPr>
          <w:sz w:val="28"/>
          <w:szCs w:val="28"/>
        </w:rPr>
        <w:t>- знаки пожарной безопасности, указывающие места размещения кнопок ручного включения пожарной автоматики, первичных средств пожаротушения, средств защиты органов дыхания и зрения при пожаре, средств спасения с высоты и противопожарного оборудования;</w:t>
      </w:r>
    </w:p>
    <w:p w14:paraId="35812720" w14:textId="77777777" w:rsidR="00872348" w:rsidRPr="001F2135" w:rsidRDefault="00872348" w:rsidP="00872348">
      <w:pPr>
        <w:ind w:firstLine="709"/>
        <w:jc w:val="both"/>
        <w:rPr>
          <w:sz w:val="28"/>
          <w:szCs w:val="28"/>
        </w:rPr>
      </w:pPr>
      <w:r w:rsidRPr="001F2135">
        <w:rPr>
          <w:sz w:val="28"/>
          <w:szCs w:val="28"/>
        </w:rPr>
        <w:t>- направляющие линии и сигнальная разметка, обозначающие пути эвакуации, контур дверей эвакуационных выходов и перил лестничных клеток, расположение опасных мест вдоль пути эвакуации (например, пороги, перепады высоты пола, выступы, колонны и другие препятствия);</w:t>
      </w:r>
    </w:p>
    <w:p w14:paraId="36C6BBDD" w14:textId="77777777" w:rsidR="00872348" w:rsidRPr="001F2135" w:rsidRDefault="00872348" w:rsidP="00872348">
      <w:pPr>
        <w:ind w:firstLine="709"/>
        <w:jc w:val="both"/>
        <w:rPr>
          <w:sz w:val="28"/>
          <w:szCs w:val="28"/>
        </w:rPr>
      </w:pPr>
      <w:r w:rsidRPr="001F2135">
        <w:rPr>
          <w:sz w:val="28"/>
          <w:szCs w:val="28"/>
        </w:rPr>
        <w:t>- планы эвакуации (кроме помещений жилого комплекса).</w:t>
      </w:r>
    </w:p>
    <w:p w14:paraId="0121D179" w14:textId="77777777" w:rsidR="00872348" w:rsidRPr="001F2135" w:rsidRDefault="00872348" w:rsidP="00872348">
      <w:pPr>
        <w:ind w:firstLine="709"/>
        <w:jc w:val="both"/>
        <w:rPr>
          <w:sz w:val="28"/>
          <w:szCs w:val="28"/>
        </w:rPr>
      </w:pPr>
      <w:r w:rsidRPr="001F2135">
        <w:rPr>
          <w:sz w:val="28"/>
          <w:szCs w:val="28"/>
        </w:rPr>
        <w:t>Требования к знакам безопасности, сигнальной разметке и элементам ФЭС установлены в ГОСТ 12.4.026 и ГОСТ Р 12.2.143.</w:t>
      </w:r>
    </w:p>
    <w:p w14:paraId="096DCDAD" w14:textId="77777777" w:rsidR="00872348" w:rsidRPr="001F2135" w:rsidRDefault="00872348" w:rsidP="00872348">
      <w:pPr>
        <w:ind w:firstLine="709"/>
        <w:jc w:val="both"/>
        <w:rPr>
          <w:b/>
          <w:sz w:val="28"/>
          <w:szCs w:val="28"/>
        </w:rPr>
      </w:pPr>
      <w:r w:rsidRPr="001F2135">
        <w:rPr>
          <w:b/>
          <w:sz w:val="28"/>
          <w:szCs w:val="28"/>
        </w:rPr>
        <w:t>9.5 Требования к инженерным системам противопожарной защиты</w:t>
      </w:r>
    </w:p>
    <w:p w14:paraId="54781A99" w14:textId="77777777" w:rsidR="00872348" w:rsidRPr="001F2135" w:rsidRDefault="00872348" w:rsidP="00872348">
      <w:pPr>
        <w:widowControl w:val="0"/>
        <w:ind w:firstLine="709"/>
        <w:jc w:val="both"/>
        <w:rPr>
          <w:sz w:val="28"/>
          <w:szCs w:val="28"/>
        </w:rPr>
      </w:pPr>
      <w:r w:rsidRPr="001F2135">
        <w:rPr>
          <w:sz w:val="28"/>
          <w:szCs w:val="28"/>
        </w:rPr>
        <w:t xml:space="preserve">9.5.1 Высотные здания подлежат оборудованию автоматическими установками пожаротушения в соответствии с требованиями </w:t>
      </w:r>
      <w:bookmarkStart w:id="60" w:name="_Hlk38404218"/>
      <w:r w:rsidRPr="001F2135">
        <w:rPr>
          <w:sz w:val="28"/>
          <w:szCs w:val="28"/>
        </w:rPr>
        <w:t>СП 253.1325800, СП 477.1325800</w:t>
      </w:r>
      <w:bookmarkEnd w:id="60"/>
      <w:r w:rsidRPr="001F2135">
        <w:rPr>
          <w:sz w:val="28"/>
          <w:szCs w:val="28"/>
        </w:rPr>
        <w:t>, СП 484.1311500 с учетом 10.5.</w:t>
      </w:r>
    </w:p>
    <w:p w14:paraId="1EA14021" w14:textId="77777777" w:rsidR="00872348" w:rsidRPr="001F2135" w:rsidRDefault="00872348" w:rsidP="00872348">
      <w:pPr>
        <w:ind w:firstLine="709"/>
        <w:jc w:val="both"/>
        <w:rPr>
          <w:sz w:val="28"/>
          <w:szCs w:val="28"/>
        </w:rPr>
      </w:pPr>
      <w:r w:rsidRPr="001F2135">
        <w:rPr>
          <w:sz w:val="28"/>
          <w:szCs w:val="28"/>
        </w:rPr>
        <w:t>9.5.2 В высотных зданиях следует предусматривать СОУЭ не ниже 4-го типа по СП 3.13130.</w:t>
      </w:r>
    </w:p>
    <w:p w14:paraId="2B25FA5F" w14:textId="77777777" w:rsidR="00872348" w:rsidRPr="001F2135" w:rsidRDefault="00872348" w:rsidP="00872348">
      <w:pPr>
        <w:ind w:firstLine="709"/>
        <w:jc w:val="both"/>
        <w:rPr>
          <w:sz w:val="28"/>
          <w:szCs w:val="28"/>
        </w:rPr>
      </w:pPr>
      <w:r w:rsidRPr="001F2135">
        <w:rPr>
          <w:sz w:val="28"/>
          <w:szCs w:val="28"/>
        </w:rPr>
        <w:t>9.5.3 Высотные здания подлежат оборудованию системами противодымной защиты согласно требованиям СП 7.13130 с учетом 10.1−10.4.</w:t>
      </w:r>
    </w:p>
    <w:p w14:paraId="6B02D3D1" w14:textId="77777777" w:rsidR="00872348" w:rsidRPr="001F2135" w:rsidRDefault="00872348" w:rsidP="00872348">
      <w:pPr>
        <w:ind w:firstLine="709"/>
        <w:jc w:val="both"/>
        <w:rPr>
          <w:sz w:val="28"/>
          <w:szCs w:val="28"/>
        </w:rPr>
      </w:pPr>
      <w:r w:rsidRPr="001F2135">
        <w:rPr>
          <w:sz w:val="28"/>
          <w:szCs w:val="28"/>
        </w:rPr>
        <w:t xml:space="preserve">В шахты лифтов и лифтовые холлы следует предусматривать подпор воздуха при пожаре. </w:t>
      </w:r>
    </w:p>
    <w:p w14:paraId="6684F9CD" w14:textId="77777777" w:rsidR="00872348" w:rsidRPr="001F2135" w:rsidRDefault="00872348" w:rsidP="00872348">
      <w:pPr>
        <w:ind w:firstLine="709"/>
        <w:jc w:val="both"/>
        <w:rPr>
          <w:sz w:val="28"/>
          <w:szCs w:val="28"/>
        </w:rPr>
      </w:pPr>
      <w:r w:rsidRPr="001F2135">
        <w:rPr>
          <w:sz w:val="28"/>
          <w:szCs w:val="28"/>
        </w:rPr>
        <w:t>Эвакуационные коридоры и вестибюли должны быть оборудованы системой дымоудаления.</w:t>
      </w:r>
    </w:p>
    <w:p w14:paraId="16701780" w14:textId="77777777" w:rsidR="00872348" w:rsidRPr="001F2135" w:rsidRDefault="00872348" w:rsidP="00872348">
      <w:pPr>
        <w:ind w:firstLine="709"/>
        <w:jc w:val="both"/>
        <w:rPr>
          <w:sz w:val="28"/>
          <w:szCs w:val="28"/>
        </w:rPr>
      </w:pPr>
      <w:r w:rsidRPr="001F2135">
        <w:rPr>
          <w:sz w:val="28"/>
          <w:szCs w:val="28"/>
        </w:rPr>
        <w:t>Системы противодымной вентиляции стилобатной части следует выполнять автономными от соответствующих систем высотных частей.</w:t>
      </w:r>
    </w:p>
    <w:p w14:paraId="65423DCC" w14:textId="77777777" w:rsidR="00872348" w:rsidRPr="001F2135" w:rsidRDefault="00872348" w:rsidP="00872348">
      <w:pPr>
        <w:ind w:firstLine="709"/>
        <w:jc w:val="both"/>
        <w:rPr>
          <w:sz w:val="28"/>
          <w:szCs w:val="28"/>
        </w:rPr>
      </w:pPr>
      <w:r w:rsidRPr="001F2135">
        <w:rPr>
          <w:sz w:val="28"/>
          <w:szCs w:val="28"/>
        </w:rPr>
        <w:t xml:space="preserve">Для встроенных и пристроенных стоянок автомобилей высотных зданий допускается использовать общие системы общеобменной вентиляции для всех уровней при условии их отнесения к одному пожарному отсеку и при условии </w:t>
      </w:r>
      <w:r w:rsidRPr="001F2135">
        <w:rPr>
          <w:sz w:val="28"/>
          <w:szCs w:val="28"/>
        </w:rPr>
        <w:lastRenderedPageBreak/>
        <w:t>их выполнения с пределами огнестойкости для систем противодымной вентиляции согласно СП 7.13130.</w:t>
      </w:r>
    </w:p>
    <w:p w14:paraId="3949B312" w14:textId="77777777" w:rsidR="00872348" w:rsidRPr="001F2135" w:rsidRDefault="00872348" w:rsidP="00872348">
      <w:pPr>
        <w:ind w:firstLine="709"/>
        <w:jc w:val="both"/>
        <w:rPr>
          <w:sz w:val="28"/>
          <w:szCs w:val="28"/>
        </w:rPr>
      </w:pPr>
      <w:r w:rsidRPr="001F2135">
        <w:rPr>
          <w:sz w:val="28"/>
          <w:szCs w:val="28"/>
        </w:rPr>
        <w:t>9.5.4 Пожарная безопасность электрооборудования должна обеспечиваться в соответствии с требованиями СП 6.13130, СП 256.1325800 с учетом 10.6.</w:t>
      </w:r>
    </w:p>
    <w:p w14:paraId="5B678BF5" w14:textId="77777777" w:rsidR="00872348" w:rsidRPr="001F2135" w:rsidRDefault="00872348" w:rsidP="00872348">
      <w:pPr>
        <w:ind w:firstLine="709"/>
        <w:jc w:val="both"/>
        <w:rPr>
          <w:sz w:val="28"/>
          <w:szCs w:val="28"/>
        </w:rPr>
      </w:pPr>
      <w:r w:rsidRPr="001F2135">
        <w:rPr>
          <w:sz w:val="28"/>
          <w:szCs w:val="28"/>
        </w:rPr>
        <w:t xml:space="preserve">9.5.5 Требования пожарной безопасности к инженерными системам, не указанные в настоящем своде правил, следует принимать по </w:t>
      </w:r>
      <w:bookmarkStart w:id="61" w:name="_Hlk38404166"/>
      <w:r w:rsidRPr="001F2135">
        <w:rPr>
          <w:sz w:val="28"/>
          <w:szCs w:val="28"/>
        </w:rPr>
        <w:t>СП 253.1325800, СП 477.1325800</w:t>
      </w:r>
      <w:bookmarkEnd w:id="61"/>
      <w:r w:rsidRPr="001F2135">
        <w:rPr>
          <w:sz w:val="28"/>
          <w:szCs w:val="28"/>
        </w:rPr>
        <w:t xml:space="preserve"> и в соответствии с нормативными документами по пожарной безопасности.</w:t>
      </w:r>
    </w:p>
    <w:p w14:paraId="2E712EB7" w14:textId="77777777" w:rsidR="00872348" w:rsidRPr="001F2135" w:rsidRDefault="00872348" w:rsidP="00872348">
      <w:pPr>
        <w:ind w:firstLine="709"/>
        <w:jc w:val="both"/>
        <w:rPr>
          <w:b/>
          <w:sz w:val="28"/>
          <w:szCs w:val="28"/>
        </w:rPr>
      </w:pPr>
      <w:r w:rsidRPr="001F2135">
        <w:rPr>
          <w:b/>
          <w:sz w:val="28"/>
          <w:szCs w:val="28"/>
        </w:rPr>
        <w:t>9.6 Требования к обеспечению деятельности пожарных подразделений</w:t>
      </w:r>
    </w:p>
    <w:p w14:paraId="4719EDDC" w14:textId="77777777" w:rsidR="00872348" w:rsidRPr="001F2135" w:rsidRDefault="00872348" w:rsidP="00872348">
      <w:pPr>
        <w:ind w:firstLine="709"/>
        <w:jc w:val="both"/>
        <w:rPr>
          <w:sz w:val="28"/>
          <w:szCs w:val="28"/>
        </w:rPr>
      </w:pPr>
      <w:r w:rsidRPr="001F2135">
        <w:rPr>
          <w:sz w:val="28"/>
          <w:szCs w:val="28"/>
        </w:rPr>
        <w:t>9.6.1 Требования к земельному участку территории высотных зданий по подъездам, проездам пожарно-спасательных подразделений, разворотным площадкам, к устройству наружного противопожарного водоснабжения, размещению пожарных гидрантов и т.д. следует предусматривать по СП 4.13130, СП 8.13130, СП 401.1325800, СП 477.1325800.</w:t>
      </w:r>
    </w:p>
    <w:p w14:paraId="48C6E06C" w14:textId="77777777" w:rsidR="00872348" w:rsidRPr="001F2135" w:rsidRDefault="00872348" w:rsidP="00872348">
      <w:pPr>
        <w:ind w:firstLine="709"/>
        <w:jc w:val="both"/>
        <w:rPr>
          <w:sz w:val="28"/>
          <w:szCs w:val="28"/>
        </w:rPr>
      </w:pPr>
      <w:r w:rsidRPr="001F2135">
        <w:rPr>
          <w:sz w:val="28"/>
          <w:szCs w:val="28"/>
        </w:rPr>
        <w:t>9.6.2 Для доступа пожарных подразделений и возможности тушения пожара в высотной части здания следует предусматривать не менее двух лифтов грузоподъемностью не менее 1000 кг с режимом транспортирования пожарных подразделений по ГОСТ Р 53296. Такие лифты должны иметь автономное управление с уровня первого этажа.</w:t>
      </w:r>
    </w:p>
    <w:p w14:paraId="0C04D77A" w14:textId="109C5E5D" w:rsidR="00D37D89" w:rsidRPr="00D85875" w:rsidRDefault="00872348" w:rsidP="00872348">
      <w:pPr>
        <w:pStyle w:val="aff1"/>
        <w:ind w:firstLine="567"/>
        <w:jc w:val="both"/>
        <w:rPr>
          <w:sz w:val="28"/>
          <w:szCs w:val="28"/>
        </w:rPr>
      </w:pPr>
      <w:r w:rsidRPr="001F2135">
        <w:rPr>
          <w:sz w:val="28"/>
          <w:szCs w:val="28"/>
        </w:rPr>
        <w:t>9.6.3 При устройстве эксплуатируемого покрытия на нем следует предусматривать площадку для транспортно-спасательной кабины пожарного вертолета. От площадки для транспортно-спасательной кабины до входов в лестничные клетки здания должны быть предусмотрены проходы шириной не менее 1,5 м.</w:t>
      </w:r>
    </w:p>
    <w:p w14:paraId="56A41941" w14:textId="06960981" w:rsidR="00872348" w:rsidRPr="00E04F66" w:rsidRDefault="00872348" w:rsidP="00872348">
      <w:pPr>
        <w:pStyle w:val="aff1"/>
        <w:ind w:firstLine="567"/>
        <w:jc w:val="both"/>
        <w:rPr>
          <w:b/>
          <w:sz w:val="28"/>
          <w:szCs w:val="28"/>
        </w:rPr>
      </w:pPr>
      <w:r>
        <w:rPr>
          <w:b/>
          <w:sz w:val="28"/>
          <w:szCs w:val="28"/>
        </w:rPr>
        <w:t xml:space="preserve">Раздел 9 </w:t>
      </w:r>
      <w:r w:rsidRPr="00E04F66">
        <w:rPr>
          <w:b/>
          <w:sz w:val="28"/>
          <w:szCs w:val="28"/>
        </w:rPr>
        <w:t>(Измененная редакция, Изм. № 1).</w:t>
      </w:r>
    </w:p>
    <w:p w14:paraId="30CB1D77" w14:textId="77777777" w:rsidR="00D37D89" w:rsidRPr="00D85875" w:rsidRDefault="00D37D89" w:rsidP="00932913">
      <w:pPr>
        <w:pStyle w:val="aff1"/>
        <w:ind w:firstLine="567"/>
        <w:jc w:val="both"/>
        <w:rPr>
          <w:sz w:val="28"/>
          <w:szCs w:val="28"/>
        </w:rPr>
      </w:pPr>
    </w:p>
    <w:p w14:paraId="7B363645" w14:textId="77777777" w:rsidR="0038100C" w:rsidRPr="00EA3F65" w:rsidRDefault="00EA3F65" w:rsidP="003B3B76">
      <w:pPr>
        <w:pStyle w:val="aff1"/>
        <w:ind w:firstLine="567"/>
        <w:jc w:val="both"/>
        <w:rPr>
          <w:b/>
          <w:sz w:val="28"/>
          <w:szCs w:val="28"/>
        </w:rPr>
      </w:pPr>
      <w:bookmarkStart w:id="62" w:name="_Toc460856926"/>
      <w:r w:rsidRPr="00EA3F65">
        <w:rPr>
          <w:b/>
          <w:sz w:val="28"/>
          <w:szCs w:val="28"/>
        </w:rPr>
        <w:t xml:space="preserve">10 </w:t>
      </w:r>
      <w:r w:rsidR="0038100C" w:rsidRPr="00EA3F65">
        <w:rPr>
          <w:b/>
          <w:sz w:val="28"/>
          <w:szCs w:val="28"/>
        </w:rPr>
        <w:t>Инженерные системы</w:t>
      </w:r>
      <w:bookmarkEnd w:id="62"/>
    </w:p>
    <w:p w14:paraId="2A789351" w14:textId="77777777" w:rsidR="00872348" w:rsidRPr="001F2135" w:rsidRDefault="00872348" w:rsidP="003B3B76">
      <w:pPr>
        <w:ind w:firstLine="567"/>
        <w:jc w:val="both"/>
        <w:rPr>
          <w:b/>
          <w:sz w:val="28"/>
          <w:szCs w:val="28"/>
        </w:rPr>
      </w:pPr>
      <w:r w:rsidRPr="001F2135">
        <w:rPr>
          <w:b/>
          <w:sz w:val="28"/>
          <w:szCs w:val="28"/>
        </w:rPr>
        <w:t xml:space="preserve">10.1 Общие положения </w:t>
      </w:r>
    </w:p>
    <w:p w14:paraId="6EB85E6B" w14:textId="77777777" w:rsidR="00872348" w:rsidRPr="001F2135" w:rsidRDefault="00872348" w:rsidP="003B3B76">
      <w:pPr>
        <w:ind w:firstLine="567"/>
        <w:jc w:val="both"/>
        <w:rPr>
          <w:sz w:val="28"/>
          <w:szCs w:val="28"/>
        </w:rPr>
      </w:pPr>
      <w:r w:rsidRPr="001F2135">
        <w:rPr>
          <w:sz w:val="28"/>
          <w:szCs w:val="28"/>
        </w:rPr>
        <w:t>Инженерные системы высотных зданий следует проектировать согласно СП 253.1325800, СП 394.1325800, СП 477.1325800, а также с учетом настоящего свода правил.</w:t>
      </w:r>
    </w:p>
    <w:p w14:paraId="320B2077" w14:textId="77777777" w:rsidR="00872348" w:rsidRPr="001F2135" w:rsidRDefault="00872348" w:rsidP="003B3B76">
      <w:pPr>
        <w:ind w:firstLine="567"/>
        <w:jc w:val="both"/>
        <w:rPr>
          <w:sz w:val="28"/>
          <w:szCs w:val="28"/>
        </w:rPr>
      </w:pPr>
      <w:r w:rsidRPr="001F2135">
        <w:rPr>
          <w:sz w:val="28"/>
          <w:szCs w:val="28"/>
        </w:rPr>
        <w:t>Настоящий свод правил в дополнение к СП 253.1325800 устанавливает минимально необходимые требования к инженерным системам высотных зданий для обеспечения комплексной безопасности зданий для защиты и обеспечения необходимого уровня сохранности зданий при различных природных и техногенных воздействиях и явлениях согласно [1], [2], [3]: безопасности механической, пожарной.</w:t>
      </w:r>
    </w:p>
    <w:p w14:paraId="6FE936CA" w14:textId="77777777" w:rsidR="00872348" w:rsidRPr="001F2135" w:rsidRDefault="00872348" w:rsidP="003B3B76">
      <w:pPr>
        <w:ind w:firstLine="567"/>
        <w:jc w:val="both"/>
        <w:rPr>
          <w:b/>
          <w:sz w:val="28"/>
          <w:szCs w:val="28"/>
        </w:rPr>
      </w:pPr>
      <w:r w:rsidRPr="001F2135">
        <w:rPr>
          <w:b/>
          <w:sz w:val="28"/>
          <w:szCs w:val="28"/>
        </w:rPr>
        <w:t>10.2 Теплоснабжение</w:t>
      </w:r>
    </w:p>
    <w:p w14:paraId="60E7E11C" w14:textId="77777777" w:rsidR="00872348" w:rsidRPr="001F2135" w:rsidRDefault="00872348" w:rsidP="003B3B76">
      <w:pPr>
        <w:ind w:firstLine="567"/>
        <w:jc w:val="both"/>
        <w:rPr>
          <w:sz w:val="28"/>
          <w:szCs w:val="28"/>
        </w:rPr>
      </w:pPr>
      <w:r w:rsidRPr="001F2135">
        <w:rPr>
          <w:sz w:val="28"/>
          <w:szCs w:val="28"/>
        </w:rPr>
        <w:lastRenderedPageBreak/>
        <w:t>10.2.1 Система теплоснабжения высотного здания или комплекса должна обеспечивать расчетные потребности систем отопления, вентиляции и горячего водоснабжения высотного здания.</w:t>
      </w:r>
    </w:p>
    <w:p w14:paraId="3AB3E795" w14:textId="77777777" w:rsidR="00872348" w:rsidRPr="001F2135" w:rsidRDefault="00872348" w:rsidP="003B3B76">
      <w:pPr>
        <w:ind w:firstLine="567"/>
        <w:jc w:val="both"/>
        <w:rPr>
          <w:sz w:val="28"/>
          <w:szCs w:val="28"/>
        </w:rPr>
      </w:pPr>
      <w:r w:rsidRPr="001F2135">
        <w:rPr>
          <w:sz w:val="28"/>
          <w:szCs w:val="28"/>
        </w:rPr>
        <w:t>10.2.2 Категорийность потребителей тепла высотного здания должна быть указана в задании на проектирование источника теплоснабжения.</w:t>
      </w:r>
    </w:p>
    <w:p w14:paraId="22C81500" w14:textId="77777777" w:rsidR="00872348" w:rsidRPr="001F2135" w:rsidRDefault="00872348" w:rsidP="003B3B76">
      <w:pPr>
        <w:ind w:firstLine="567"/>
        <w:jc w:val="both"/>
        <w:rPr>
          <w:sz w:val="28"/>
          <w:szCs w:val="28"/>
        </w:rPr>
      </w:pPr>
      <w:r w:rsidRPr="001F2135">
        <w:rPr>
          <w:sz w:val="28"/>
          <w:szCs w:val="28"/>
        </w:rPr>
        <w:t>10.2.3 В качестве источника тепла для внутренних систем теплоснабжения высотных зданий следует предусматривать системы централизованного теплоснабжения. Присоединение потребителей теплоты высотного здания к тепловым сетям следует осуществлять через ЦТП/ИТП.</w:t>
      </w:r>
    </w:p>
    <w:p w14:paraId="70DA5A9E" w14:textId="77777777" w:rsidR="00872348" w:rsidRPr="001F2135" w:rsidRDefault="00872348" w:rsidP="003B3B76">
      <w:pPr>
        <w:ind w:firstLine="567"/>
        <w:jc w:val="both"/>
        <w:rPr>
          <w:sz w:val="28"/>
          <w:szCs w:val="28"/>
        </w:rPr>
      </w:pPr>
      <w:r w:rsidRPr="001F2135">
        <w:rPr>
          <w:sz w:val="28"/>
          <w:szCs w:val="28"/>
        </w:rPr>
        <w:t>По заданию на проектирование в качестве источника тепла допускается использование АИТ.</w:t>
      </w:r>
    </w:p>
    <w:p w14:paraId="03D35364" w14:textId="77777777" w:rsidR="00872348" w:rsidRPr="001F2135" w:rsidRDefault="00872348" w:rsidP="003B3B76">
      <w:pPr>
        <w:ind w:firstLine="567"/>
        <w:jc w:val="both"/>
        <w:rPr>
          <w:sz w:val="28"/>
          <w:szCs w:val="28"/>
        </w:rPr>
      </w:pPr>
      <w:r w:rsidRPr="001F2135">
        <w:rPr>
          <w:sz w:val="28"/>
          <w:szCs w:val="28"/>
        </w:rPr>
        <w:t>Способ резервирования подачи теплоты и пропускную способность резервного ввода следует проектировать согласно СП 124.13330 и СП 253.1325800.</w:t>
      </w:r>
    </w:p>
    <w:p w14:paraId="5D32DDB2" w14:textId="77777777" w:rsidR="00872348" w:rsidRPr="001F2135" w:rsidRDefault="00872348" w:rsidP="003B3B76">
      <w:pPr>
        <w:ind w:firstLine="567"/>
        <w:jc w:val="both"/>
        <w:rPr>
          <w:sz w:val="28"/>
          <w:szCs w:val="28"/>
        </w:rPr>
      </w:pPr>
      <w:r w:rsidRPr="001F2135">
        <w:rPr>
          <w:sz w:val="28"/>
          <w:szCs w:val="28"/>
        </w:rPr>
        <w:t xml:space="preserve">10.2.4 Надежность работы внутренних систем теплоснабжения высотного здания или комплекса должна быть обеспечена системами автоматизации ЦТП, ИТП или ЭЦ. </w:t>
      </w:r>
    </w:p>
    <w:p w14:paraId="036FE29D" w14:textId="77777777" w:rsidR="00872348" w:rsidRPr="001F2135" w:rsidRDefault="00872348" w:rsidP="003B3B76">
      <w:pPr>
        <w:ind w:firstLine="567"/>
        <w:jc w:val="both"/>
        <w:rPr>
          <w:sz w:val="28"/>
          <w:szCs w:val="28"/>
        </w:rPr>
      </w:pPr>
      <w:r w:rsidRPr="001F2135">
        <w:rPr>
          <w:sz w:val="28"/>
          <w:szCs w:val="28"/>
        </w:rPr>
        <w:t>Мониторинг оборудования, параметров теплоносителей и аварийно-предупредительной сигнализации, а также дистанционное управление оборудованием в ЦТП, ИТП или ЭЦ следует осуществлять из диспетчерского пункта высотного здания с постоянным присутствием персонала.</w:t>
      </w:r>
    </w:p>
    <w:p w14:paraId="7655588E" w14:textId="77777777" w:rsidR="00872348" w:rsidRPr="001F2135" w:rsidRDefault="00872348" w:rsidP="003B3B76">
      <w:pPr>
        <w:ind w:firstLine="567"/>
        <w:jc w:val="both"/>
        <w:rPr>
          <w:b/>
          <w:sz w:val="28"/>
          <w:szCs w:val="28"/>
        </w:rPr>
      </w:pPr>
      <w:r w:rsidRPr="001F2135">
        <w:rPr>
          <w:b/>
          <w:sz w:val="28"/>
          <w:szCs w:val="28"/>
        </w:rPr>
        <w:t>10.3 Отопление, вентиляция и кондиционирование</w:t>
      </w:r>
    </w:p>
    <w:p w14:paraId="43333047" w14:textId="77777777" w:rsidR="00872348" w:rsidRPr="001F2135" w:rsidRDefault="00872348" w:rsidP="003B3B76">
      <w:pPr>
        <w:ind w:firstLine="567"/>
        <w:jc w:val="both"/>
        <w:rPr>
          <w:sz w:val="28"/>
          <w:szCs w:val="28"/>
        </w:rPr>
      </w:pPr>
      <w:r w:rsidRPr="001F2135">
        <w:rPr>
          <w:sz w:val="28"/>
          <w:szCs w:val="28"/>
        </w:rPr>
        <w:t>10.3.1 Системы отопления, общеобменной вентиляции, кондиционирования и холодоснабжения, а также противодымной вентиляции следует проектировать в соответствии с требованиями СП 60.13330, СП 253.1325800, а также согласно требованиям сводов правил по пожарной безопасности, обеспечивающих выполнение требований [1] и [3].</w:t>
      </w:r>
    </w:p>
    <w:p w14:paraId="1DCFF4D4" w14:textId="77777777" w:rsidR="00872348" w:rsidRPr="001F2135" w:rsidRDefault="00872348" w:rsidP="003B3B76">
      <w:pPr>
        <w:ind w:firstLine="567"/>
        <w:jc w:val="both"/>
        <w:rPr>
          <w:sz w:val="28"/>
          <w:szCs w:val="28"/>
        </w:rPr>
      </w:pPr>
      <w:r w:rsidRPr="001F2135">
        <w:rPr>
          <w:sz w:val="28"/>
          <w:szCs w:val="28"/>
        </w:rPr>
        <w:t>В системах отопления, вентиляции и кондиционирования воздуха зданий следует предусматривать технические решения, обеспечивающие:</w:t>
      </w:r>
    </w:p>
    <w:p w14:paraId="4DF0251C" w14:textId="77777777" w:rsidR="00872348" w:rsidRPr="001F2135" w:rsidRDefault="00872348" w:rsidP="003B3B76">
      <w:pPr>
        <w:ind w:firstLine="567"/>
        <w:jc w:val="both"/>
        <w:rPr>
          <w:sz w:val="28"/>
          <w:szCs w:val="28"/>
        </w:rPr>
      </w:pPr>
      <w:r w:rsidRPr="001F2135">
        <w:rPr>
          <w:sz w:val="28"/>
          <w:szCs w:val="28"/>
        </w:rPr>
        <w:t>- нормируемые параметры микроклимата согласно ГОСТ 30494;</w:t>
      </w:r>
    </w:p>
    <w:p w14:paraId="10CC7093" w14:textId="77777777" w:rsidR="00872348" w:rsidRPr="001F2135" w:rsidRDefault="00872348" w:rsidP="003B3B76">
      <w:pPr>
        <w:ind w:firstLine="567"/>
        <w:jc w:val="both"/>
        <w:rPr>
          <w:sz w:val="28"/>
          <w:szCs w:val="28"/>
        </w:rPr>
      </w:pPr>
      <w:r w:rsidRPr="001F2135">
        <w:rPr>
          <w:sz w:val="28"/>
          <w:szCs w:val="28"/>
        </w:rPr>
        <w:t xml:space="preserve">- концентрацию вредных веществ в воздухе обслуживаемой зоны согласно СанПиН 2.1.2.2645, СанПиН 2.1.3.2630, СанПиН 2.4.1.3049; </w:t>
      </w:r>
    </w:p>
    <w:p w14:paraId="0E07833C" w14:textId="77777777" w:rsidR="00872348" w:rsidRPr="001F2135" w:rsidRDefault="00872348" w:rsidP="003B3B76">
      <w:pPr>
        <w:ind w:firstLine="567"/>
        <w:jc w:val="both"/>
        <w:rPr>
          <w:sz w:val="28"/>
          <w:szCs w:val="28"/>
        </w:rPr>
      </w:pPr>
      <w:r w:rsidRPr="001F2135">
        <w:rPr>
          <w:sz w:val="28"/>
          <w:szCs w:val="28"/>
        </w:rPr>
        <w:t>- взрыво- и пожаробезопасность систем внутреннего тепло- и холодоснабжения, отопления, вентиляции и кондиционирования воздуха;</w:t>
      </w:r>
    </w:p>
    <w:p w14:paraId="51424161" w14:textId="77777777" w:rsidR="00872348" w:rsidRPr="001F2135" w:rsidRDefault="00872348" w:rsidP="003B3B76">
      <w:pPr>
        <w:ind w:firstLine="567"/>
        <w:jc w:val="both"/>
        <w:rPr>
          <w:sz w:val="28"/>
          <w:szCs w:val="28"/>
        </w:rPr>
      </w:pPr>
      <w:r w:rsidRPr="001F2135">
        <w:rPr>
          <w:sz w:val="28"/>
          <w:szCs w:val="28"/>
        </w:rPr>
        <w:t xml:space="preserve">- нормируемые уровни шума и вибраций в зданиях при работе оборудования и систем тепло- и холодоснабжения, отопления, вентиляции и кондиционирования согласно СН 2.2.4/2.1.8.562, СН 2.2.4/2.1.8.566 с мероприятиями согласно СП 51.13330. </w:t>
      </w:r>
    </w:p>
    <w:p w14:paraId="75D302FF" w14:textId="77777777" w:rsidR="00872348" w:rsidRPr="001F2135" w:rsidRDefault="00872348" w:rsidP="003B3B76">
      <w:pPr>
        <w:ind w:firstLine="567"/>
        <w:jc w:val="both"/>
        <w:rPr>
          <w:sz w:val="28"/>
          <w:szCs w:val="28"/>
        </w:rPr>
      </w:pPr>
      <w:r w:rsidRPr="001F2135">
        <w:rPr>
          <w:sz w:val="28"/>
          <w:szCs w:val="28"/>
        </w:rPr>
        <w:t xml:space="preserve">10.3.2 Расчетные параметры наружного воздуха для систем вентиляции, кондиционирования, тепло- и холодоснабжения высотных зданий следует </w:t>
      </w:r>
      <w:r w:rsidRPr="001F2135">
        <w:rPr>
          <w:sz w:val="28"/>
          <w:szCs w:val="28"/>
        </w:rPr>
        <w:lastRenderedPageBreak/>
        <w:t>принимать по параметрам Б для соответствующих климатических районов строительства согласно СП 60.13330 и СП 131.13330.</w:t>
      </w:r>
    </w:p>
    <w:p w14:paraId="3B26EBE5" w14:textId="77777777" w:rsidR="00872348" w:rsidRPr="001F2135" w:rsidRDefault="00872348" w:rsidP="003B3B76">
      <w:pPr>
        <w:ind w:firstLine="567"/>
        <w:jc w:val="both"/>
        <w:rPr>
          <w:sz w:val="28"/>
          <w:szCs w:val="28"/>
        </w:rPr>
      </w:pPr>
      <w:r w:rsidRPr="001F2135">
        <w:rPr>
          <w:sz w:val="28"/>
          <w:szCs w:val="28"/>
        </w:rPr>
        <w:t>По заданию на проектирование параметры микроклимата для теплого периода года или один из параметров следует принимать в пределах допустимых значений.</w:t>
      </w:r>
    </w:p>
    <w:p w14:paraId="5F348263" w14:textId="77777777" w:rsidR="00872348" w:rsidRPr="001F2135" w:rsidRDefault="00872348" w:rsidP="003B3B76">
      <w:pPr>
        <w:ind w:firstLine="567"/>
        <w:jc w:val="both"/>
        <w:rPr>
          <w:sz w:val="28"/>
          <w:szCs w:val="28"/>
        </w:rPr>
      </w:pPr>
      <w:r w:rsidRPr="001F2135">
        <w:rPr>
          <w:sz w:val="28"/>
          <w:szCs w:val="28"/>
        </w:rPr>
        <w:t>10.3.3 Системы отопления, общеобменной вентиляции, кондиционирования и холодоснабжения рекомендуется предусматривать самостоятельными для помещений различного функционального назначения с возможностью обеспечения учета потребления тепла каждым собственником или арендатором.</w:t>
      </w:r>
    </w:p>
    <w:p w14:paraId="7C7AF3C4" w14:textId="77777777" w:rsidR="00872348" w:rsidRPr="001F2135" w:rsidRDefault="00872348" w:rsidP="003B3B76">
      <w:pPr>
        <w:ind w:firstLine="567"/>
        <w:jc w:val="both"/>
        <w:rPr>
          <w:sz w:val="28"/>
          <w:szCs w:val="28"/>
        </w:rPr>
      </w:pPr>
      <w:r w:rsidRPr="001F2135">
        <w:rPr>
          <w:sz w:val="28"/>
          <w:szCs w:val="28"/>
        </w:rPr>
        <w:t>Системы вентиляции следует предусматривать отдельными для групп помещений, размещенных в разных пожарных отсеках.</w:t>
      </w:r>
    </w:p>
    <w:p w14:paraId="13E6A44F" w14:textId="77777777" w:rsidR="00872348" w:rsidRPr="001F2135" w:rsidRDefault="00872348" w:rsidP="003B3B76">
      <w:pPr>
        <w:ind w:firstLine="567"/>
        <w:jc w:val="both"/>
        <w:rPr>
          <w:sz w:val="28"/>
          <w:szCs w:val="28"/>
        </w:rPr>
      </w:pPr>
      <w:r w:rsidRPr="001F2135">
        <w:rPr>
          <w:sz w:val="28"/>
          <w:szCs w:val="28"/>
        </w:rPr>
        <w:t xml:space="preserve">10.3.4 У наружных дверей вестибюлей высотных зданий следует предусматривать воздушные и воздушно-тепловые завесы. Для нормальной работы лифтов высотных зданий следует обеспечивать подпор воздуха во входных вестибюлях от самостоятельной приточной системы. </w:t>
      </w:r>
    </w:p>
    <w:p w14:paraId="123A3927" w14:textId="77777777" w:rsidR="00872348" w:rsidRPr="001F2135" w:rsidRDefault="00872348" w:rsidP="003B3B76">
      <w:pPr>
        <w:ind w:firstLine="567"/>
        <w:jc w:val="both"/>
        <w:rPr>
          <w:b/>
          <w:sz w:val="28"/>
          <w:szCs w:val="28"/>
        </w:rPr>
      </w:pPr>
      <w:r w:rsidRPr="001F2135">
        <w:rPr>
          <w:b/>
          <w:sz w:val="28"/>
          <w:szCs w:val="28"/>
        </w:rPr>
        <w:t>10.4 Холодоснабжение</w:t>
      </w:r>
    </w:p>
    <w:p w14:paraId="5EAF4776" w14:textId="77777777" w:rsidR="00872348" w:rsidRPr="001F2135" w:rsidRDefault="00872348" w:rsidP="003B3B76">
      <w:pPr>
        <w:ind w:firstLine="567"/>
        <w:jc w:val="both"/>
        <w:rPr>
          <w:sz w:val="28"/>
          <w:szCs w:val="28"/>
        </w:rPr>
      </w:pPr>
      <w:r w:rsidRPr="001F2135">
        <w:rPr>
          <w:sz w:val="28"/>
          <w:szCs w:val="28"/>
        </w:rPr>
        <w:t>10.4.1 Выбор принципиальных схем систем ХС выполняют согласно СП 60.13330 и ГОСТ 12.2.233.</w:t>
      </w:r>
    </w:p>
    <w:p w14:paraId="05555FD9" w14:textId="77777777" w:rsidR="00872348" w:rsidRPr="001F2135" w:rsidRDefault="00872348" w:rsidP="003B3B76">
      <w:pPr>
        <w:ind w:firstLine="567"/>
        <w:jc w:val="both"/>
        <w:rPr>
          <w:sz w:val="28"/>
          <w:szCs w:val="28"/>
        </w:rPr>
      </w:pPr>
      <w:r w:rsidRPr="001F2135">
        <w:rPr>
          <w:sz w:val="28"/>
          <w:szCs w:val="28"/>
        </w:rPr>
        <w:t>10.4.2 Системы ХС следует проектировать с отдельными трубопроводами для воздухоохладителей центральных кондиционеров и вентиляторных доводчиков.</w:t>
      </w:r>
    </w:p>
    <w:p w14:paraId="374AC37A" w14:textId="77777777" w:rsidR="00872348" w:rsidRPr="001F2135" w:rsidRDefault="00872348" w:rsidP="003B3B76">
      <w:pPr>
        <w:ind w:firstLine="567"/>
        <w:jc w:val="both"/>
        <w:rPr>
          <w:sz w:val="28"/>
          <w:szCs w:val="28"/>
        </w:rPr>
      </w:pPr>
      <w:r w:rsidRPr="001F2135">
        <w:rPr>
          <w:sz w:val="28"/>
          <w:szCs w:val="28"/>
        </w:rPr>
        <w:t>10.4.3 Расчет мощности системы охлаждения высотного здания необходимо определять с учетом назначения, особенностей режима эксплуатации групп помещений, изменения внутренних теплопоступлений в течение расчетных суток, а также колебания параметров наружного воздуха.</w:t>
      </w:r>
    </w:p>
    <w:p w14:paraId="4A39E946" w14:textId="77777777" w:rsidR="00872348" w:rsidRPr="001F2135" w:rsidRDefault="00872348" w:rsidP="003B3B76">
      <w:pPr>
        <w:ind w:firstLine="567"/>
        <w:jc w:val="both"/>
        <w:rPr>
          <w:b/>
          <w:sz w:val="28"/>
          <w:szCs w:val="28"/>
        </w:rPr>
      </w:pPr>
      <w:bookmarkStart w:id="63" w:name="_Toc460856928"/>
      <w:r w:rsidRPr="001F2135">
        <w:rPr>
          <w:b/>
          <w:sz w:val="28"/>
          <w:szCs w:val="28"/>
        </w:rPr>
        <w:t>10.5 Водопровод, канализация и водостоки</w:t>
      </w:r>
      <w:bookmarkEnd w:id="63"/>
    </w:p>
    <w:p w14:paraId="2AB706FC" w14:textId="77777777" w:rsidR="00872348" w:rsidRPr="001F2135" w:rsidRDefault="00872348" w:rsidP="003B3B76">
      <w:pPr>
        <w:widowControl w:val="0"/>
        <w:ind w:firstLine="567"/>
        <w:jc w:val="both"/>
        <w:rPr>
          <w:sz w:val="28"/>
          <w:szCs w:val="28"/>
        </w:rPr>
      </w:pPr>
      <w:r w:rsidRPr="001F2135">
        <w:rPr>
          <w:sz w:val="28"/>
          <w:szCs w:val="28"/>
        </w:rPr>
        <w:t xml:space="preserve">10.5.1 Качество холодной и горячей воды, подаваемой на хозяйственно-питьевые цели, должно соответствовать требованиям, предъявляемым к питьевой воде. </w:t>
      </w:r>
    </w:p>
    <w:p w14:paraId="4A93C23F" w14:textId="77777777" w:rsidR="00872348" w:rsidRPr="001F2135" w:rsidRDefault="00872348" w:rsidP="003B3B76">
      <w:pPr>
        <w:ind w:firstLine="567"/>
        <w:jc w:val="both"/>
        <w:rPr>
          <w:sz w:val="28"/>
          <w:szCs w:val="28"/>
        </w:rPr>
      </w:pPr>
      <w:r w:rsidRPr="001F2135">
        <w:rPr>
          <w:sz w:val="28"/>
          <w:szCs w:val="28"/>
        </w:rPr>
        <w:t>10.5.2 Системы водоснабжения и водяного пожаротушения высотного здания следует зонировать по высоте с учетом расчетного гидростатического давления. Допускается выполнять зонирование, не связанное с разбивкой здания на пожарные отсеки по высоте.</w:t>
      </w:r>
    </w:p>
    <w:p w14:paraId="218FB66B" w14:textId="77777777" w:rsidR="00872348" w:rsidRPr="001F2135" w:rsidRDefault="00872348" w:rsidP="003B3B76">
      <w:pPr>
        <w:ind w:firstLine="567"/>
        <w:jc w:val="both"/>
        <w:rPr>
          <w:b/>
          <w:sz w:val="28"/>
          <w:szCs w:val="28"/>
        </w:rPr>
      </w:pPr>
      <w:bookmarkStart w:id="64" w:name="_Toc460856929"/>
      <w:r w:rsidRPr="001F2135">
        <w:rPr>
          <w:b/>
          <w:sz w:val="28"/>
          <w:szCs w:val="28"/>
        </w:rPr>
        <w:t>10.6 Электроснабжение, силовое электрооборудование и электроосвещение</w:t>
      </w:r>
      <w:bookmarkEnd w:id="64"/>
    </w:p>
    <w:p w14:paraId="2155DDF2" w14:textId="77777777" w:rsidR="00872348" w:rsidRPr="001F2135" w:rsidRDefault="00872348" w:rsidP="003B3B76">
      <w:pPr>
        <w:ind w:firstLine="567"/>
        <w:jc w:val="both"/>
        <w:rPr>
          <w:sz w:val="28"/>
          <w:szCs w:val="28"/>
        </w:rPr>
      </w:pPr>
      <w:r w:rsidRPr="001F2135">
        <w:rPr>
          <w:sz w:val="28"/>
          <w:szCs w:val="28"/>
        </w:rPr>
        <w:t>10.6.1 Системы электроснабжения, силового электрооборудования и электроосвещения следует проектировать в соответствии с требованиями СП 253.1325800, СП 256.1325800, а также сводов правил по пожарной безопасности, обеспечивающих выполнение требований [1] и [3].</w:t>
      </w:r>
    </w:p>
    <w:p w14:paraId="763053CB" w14:textId="77777777" w:rsidR="00872348" w:rsidRPr="001F2135" w:rsidRDefault="00872348" w:rsidP="003B3B76">
      <w:pPr>
        <w:ind w:firstLine="567"/>
        <w:jc w:val="both"/>
        <w:rPr>
          <w:sz w:val="28"/>
          <w:szCs w:val="28"/>
        </w:rPr>
      </w:pPr>
      <w:r w:rsidRPr="001F2135">
        <w:rPr>
          <w:sz w:val="28"/>
          <w:szCs w:val="28"/>
        </w:rPr>
        <w:t xml:space="preserve">10.6.2 Трансформаторные подстанции (сетевые подстанции, РТП, ТП) допускается выполнять встроенными в высотные здания, здания в составе </w:t>
      </w:r>
      <w:r w:rsidRPr="001F2135">
        <w:rPr>
          <w:sz w:val="28"/>
          <w:szCs w:val="28"/>
        </w:rPr>
        <w:lastRenderedPageBreak/>
        <w:t xml:space="preserve">высотного комплекса или их стилобатную часть на первом, цокольном или первом подземном этажах с выходом непосредственно наружу. </w:t>
      </w:r>
    </w:p>
    <w:p w14:paraId="370B8C81" w14:textId="77777777" w:rsidR="00872348" w:rsidRPr="001F2135" w:rsidRDefault="00872348" w:rsidP="003B3B76">
      <w:pPr>
        <w:ind w:firstLine="567"/>
        <w:jc w:val="both"/>
        <w:rPr>
          <w:sz w:val="28"/>
          <w:szCs w:val="28"/>
        </w:rPr>
      </w:pPr>
      <w:r w:rsidRPr="001F2135">
        <w:rPr>
          <w:sz w:val="28"/>
          <w:szCs w:val="28"/>
        </w:rPr>
        <w:t>Помещения ТП должны быть экранированы от всех примыкающих к ним помещений другого назначения. Над, под и смежно с встроенными и пристроенными ТП не следует располагать жилые, общественные и другие помещения с постоянным пребыванием людей.</w:t>
      </w:r>
    </w:p>
    <w:p w14:paraId="511A1125" w14:textId="77777777" w:rsidR="00872348" w:rsidRPr="001F2135" w:rsidRDefault="00872348" w:rsidP="003B3B76">
      <w:pPr>
        <w:ind w:firstLine="567"/>
        <w:jc w:val="both"/>
        <w:rPr>
          <w:sz w:val="28"/>
          <w:szCs w:val="28"/>
        </w:rPr>
      </w:pPr>
      <w:r w:rsidRPr="001F2135">
        <w:rPr>
          <w:sz w:val="28"/>
          <w:szCs w:val="28"/>
        </w:rPr>
        <w:t>Помещения ТП следует отделять перегородками с пределом огнестойкости не менее EI 150 с противопожарными дверями с пределом огнестойкости не менее EI 60.</w:t>
      </w:r>
    </w:p>
    <w:p w14:paraId="7010A1F0" w14:textId="77777777" w:rsidR="00872348" w:rsidRPr="001F2135" w:rsidRDefault="00872348" w:rsidP="003B3B76">
      <w:pPr>
        <w:ind w:firstLine="567"/>
        <w:jc w:val="both"/>
        <w:rPr>
          <w:sz w:val="28"/>
          <w:szCs w:val="28"/>
        </w:rPr>
      </w:pPr>
      <w:r w:rsidRPr="001F2135">
        <w:rPr>
          <w:sz w:val="28"/>
          <w:szCs w:val="28"/>
        </w:rPr>
        <w:t xml:space="preserve">Трансформаторы встроенных и пристроенных подстанций высотных зданий должны быть сухими или с негорючим экологически безопасным жидким диэлектриком; при этом число трансформаторов не ограничивается. При применении масляных трансформаторов их число допускается не более двух. </w:t>
      </w:r>
    </w:p>
    <w:p w14:paraId="49216ACC" w14:textId="77777777" w:rsidR="00872348" w:rsidRDefault="00872348" w:rsidP="003B3B76">
      <w:pPr>
        <w:ind w:firstLine="567"/>
        <w:jc w:val="both"/>
        <w:rPr>
          <w:sz w:val="28"/>
          <w:szCs w:val="28"/>
        </w:rPr>
      </w:pPr>
      <w:r w:rsidRPr="001F2135">
        <w:rPr>
          <w:sz w:val="28"/>
          <w:szCs w:val="28"/>
        </w:rPr>
        <w:t>При наличии технико-экономических обоснований допускается установка трансформаторных подстанций на верхних технических этажах многофункционального здания, при обеспечении возможности транспортирования трансформаторов</w:t>
      </w:r>
      <w:r w:rsidRPr="008862C2">
        <w:rPr>
          <w:sz w:val="28"/>
          <w:szCs w:val="28"/>
        </w:rPr>
        <w:t xml:space="preserve">. В жилых многоквартирных зданиях размещение встроенных ТП на верхних технических этажах не допускается </w:t>
      </w:r>
      <w:r w:rsidRPr="00E9776B">
        <w:rPr>
          <w:sz w:val="28"/>
          <w:szCs w:val="28"/>
        </w:rPr>
        <w:t>согласно С</w:t>
      </w:r>
      <w:r w:rsidRPr="008862C2">
        <w:rPr>
          <w:sz w:val="28"/>
          <w:szCs w:val="28"/>
        </w:rPr>
        <w:t>П 54.13330.2016 (пункт 4.10).</w:t>
      </w:r>
      <w:r>
        <w:rPr>
          <w:sz w:val="28"/>
          <w:szCs w:val="28"/>
        </w:rPr>
        <w:t xml:space="preserve"> </w:t>
      </w:r>
    </w:p>
    <w:p w14:paraId="220B02A1" w14:textId="77777777" w:rsidR="00872348" w:rsidRPr="001F2135" w:rsidRDefault="00872348" w:rsidP="003B3B76">
      <w:pPr>
        <w:ind w:firstLine="567"/>
        <w:jc w:val="both"/>
        <w:rPr>
          <w:sz w:val="28"/>
          <w:szCs w:val="28"/>
        </w:rPr>
      </w:pPr>
      <w:r w:rsidRPr="001F2135">
        <w:rPr>
          <w:sz w:val="28"/>
          <w:szCs w:val="28"/>
        </w:rPr>
        <w:t>10.6.3 Размещение внутренних источников электроснабжения высотного здания (встроенные РТП, ТП, ДЭС, ИБП, прочие источники) не должно оказывать негативное влияние на находящихся в здании людей и нормальное функционирование инженерных систем.</w:t>
      </w:r>
    </w:p>
    <w:p w14:paraId="1B70B142" w14:textId="77777777" w:rsidR="00872348" w:rsidRPr="001F2135" w:rsidRDefault="00872348" w:rsidP="003B3B76">
      <w:pPr>
        <w:ind w:firstLine="567"/>
        <w:jc w:val="both"/>
        <w:rPr>
          <w:sz w:val="28"/>
          <w:szCs w:val="28"/>
        </w:rPr>
      </w:pPr>
      <w:r w:rsidRPr="001F2135">
        <w:rPr>
          <w:sz w:val="28"/>
          <w:szCs w:val="28"/>
        </w:rPr>
        <w:t>10.6.4 Устройство ДЭС следует выполнять в соответствии с требованиями СП 4.13130.</w:t>
      </w:r>
    </w:p>
    <w:p w14:paraId="4D4CF17D" w14:textId="77777777" w:rsidR="00872348" w:rsidRPr="001F2135" w:rsidRDefault="00872348" w:rsidP="003B3B76">
      <w:pPr>
        <w:ind w:firstLine="567"/>
        <w:jc w:val="both"/>
        <w:rPr>
          <w:sz w:val="28"/>
          <w:szCs w:val="28"/>
        </w:rPr>
      </w:pPr>
      <w:r w:rsidRPr="001F2135">
        <w:rPr>
          <w:sz w:val="28"/>
          <w:szCs w:val="28"/>
        </w:rPr>
        <w:t>Мощность ДЭС и запас топлива должны быть рассчитаны на работу в течение нормативного времени работы систем СПЗ.</w:t>
      </w:r>
    </w:p>
    <w:p w14:paraId="1BD93150" w14:textId="77777777" w:rsidR="00872348" w:rsidRPr="001F2135" w:rsidRDefault="00872348" w:rsidP="003B3B76">
      <w:pPr>
        <w:ind w:firstLine="567"/>
        <w:jc w:val="both"/>
        <w:rPr>
          <w:sz w:val="28"/>
          <w:szCs w:val="28"/>
        </w:rPr>
      </w:pPr>
      <w:r w:rsidRPr="001F2135">
        <w:rPr>
          <w:sz w:val="28"/>
          <w:szCs w:val="28"/>
        </w:rPr>
        <w:t>10.6.5 Помещения различного функционального назначения, входящие в состав высотного здания, следует запитывать от самостоятельных ВРУ.</w:t>
      </w:r>
    </w:p>
    <w:p w14:paraId="764588ED" w14:textId="77777777" w:rsidR="00872348" w:rsidRPr="001F2135" w:rsidRDefault="00872348" w:rsidP="003B3B76">
      <w:pPr>
        <w:ind w:firstLine="567"/>
        <w:jc w:val="both"/>
        <w:rPr>
          <w:sz w:val="28"/>
          <w:szCs w:val="28"/>
        </w:rPr>
      </w:pPr>
      <w:r w:rsidRPr="001F2135">
        <w:rPr>
          <w:sz w:val="28"/>
          <w:szCs w:val="28"/>
        </w:rPr>
        <w:t>Электроснабжение встроенных, в т. ч. подземных или встроенно-пристроенных стоянок автомобилей, следует выполнять отдельными линиями от ТП.</w:t>
      </w:r>
    </w:p>
    <w:p w14:paraId="64A2D525" w14:textId="77777777" w:rsidR="00872348" w:rsidRPr="001F2135" w:rsidRDefault="00872348" w:rsidP="003B3B76">
      <w:pPr>
        <w:ind w:firstLine="567"/>
        <w:jc w:val="both"/>
        <w:rPr>
          <w:sz w:val="28"/>
          <w:szCs w:val="28"/>
        </w:rPr>
      </w:pPr>
      <w:r w:rsidRPr="001F2135">
        <w:rPr>
          <w:sz w:val="28"/>
          <w:szCs w:val="28"/>
        </w:rPr>
        <w:t>10.6.6 Электроприемники систем электрооборудования высотных зданий относят к 1-й или 2-й категории обеспечения надежности электроснабжения согласно градации СП 253.1325800.</w:t>
      </w:r>
    </w:p>
    <w:p w14:paraId="55D7DFC1" w14:textId="77777777" w:rsidR="00872348" w:rsidRPr="001F2135" w:rsidRDefault="00872348" w:rsidP="003B3B76">
      <w:pPr>
        <w:ind w:firstLine="567"/>
        <w:jc w:val="both"/>
        <w:rPr>
          <w:sz w:val="28"/>
          <w:szCs w:val="28"/>
        </w:rPr>
      </w:pPr>
      <w:r w:rsidRPr="001F2135">
        <w:rPr>
          <w:sz w:val="28"/>
          <w:szCs w:val="28"/>
        </w:rPr>
        <w:t>10.6.7 Размещение ГРЩ, ВРУ, требования к кабельным прокладкам следует принимать в соответствии со сводами правил по пожарной безопасности, обеспечивающими выполнение требований [1] и [3]. Правила их проектирования приведены в СП 253.1325800.</w:t>
      </w:r>
    </w:p>
    <w:p w14:paraId="55AFDDDB" w14:textId="77777777" w:rsidR="00872348" w:rsidRPr="001F2135" w:rsidRDefault="00872348" w:rsidP="003B3B76">
      <w:pPr>
        <w:ind w:firstLine="567"/>
        <w:jc w:val="both"/>
        <w:rPr>
          <w:b/>
          <w:sz w:val="28"/>
          <w:szCs w:val="28"/>
        </w:rPr>
      </w:pPr>
      <w:bookmarkStart w:id="65" w:name="_Toc460856930"/>
      <w:r w:rsidRPr="001F2135">
        <w:rPr>
          <w:b/>
          <w:sz w:val="28"/>
          <w:szCs w:val="28"/>
        </w:rPr>
        <w:lastRenderedPageBreak/>
        <w:t>10.7 Системы связи, сигнализации, автоматизации и диспетчеризации</w:t>
      </w:r>
      <w:bookmarkEnd w:id="65"/>
    </w:p>
    <w:p w14:paraId="56DF063B" w14:textId="77777777" w:rsidR="00872348" w:rsidRPr="001F2135" w:rsidRDefault="00872348" w:rsidP="003B3B76">
      <w:pPr>
        <w:ind w:firstLine="567"/>
        <w:jc w:val="both"/>
        <w:rPr>
          <w:sz w:val="28"/>
          <w:szCs w:val="28"/>
        </w:rPr>
      </w:pPr>
      <w:r w:rsidRPr="001F2135">
        <w:rPr>
          <w:sz w:val="28"/>
          <w:szCs w:val="28"/>
        </w:rPr>
        <w:t>10.7.1 Системы связи, сигнализации, автоматизации и диспетчеризации следует проектировать в соответствии с заданием на проектирование по оснащению функциональных групп зданий и согласно требованиям сводов правил по пожарной безопасности, обеспечивающих выполнение требований [1] и [3]. Правила проектирования этих систем приведены в СП 133.13330, СП 134.13330, СП 253.1325800, СП 256.1325800, СП 484.1311500.</w:t>
      </w:r>
    </w:p>
    <w:p w14:paraId="44FEDFF2" w14:textId="77777777" w:rsidR="00872348" w:rsidRPr="001F2135" w:rsidRDefault="00872348" w:rsidP="003B3B76">
      <w:pPr>
        <w:ind w:firstLine="567"/>
        <w:jc w:val="both"/>
        <w:rPr>
          <w:sz w:val="28"/>
          <w:szCs w:val="28"/>
        </w:rPr>
      </w:pPr>
      <w:r w:rsidRPr="001F2135">
        <w:rPr>
          <w:sz w:val="28"/>
          <w:szCs w:val="28"/>
        </w:rPr>
        <w:t>10.7.2 Системы и средства связи, сигнализации, автоматизации и диспетчеризации инженерных систем жизнеобеспечения и обеспечения безопасности высотных зданий и комплексов следует отделять от систем и средств связи общего пользования.</w:t>
      </w:r>
    </w:p>
    <w:p w14:paraId="00E230F1" w14:textId="77777777" w:rsidR="00872348" w:rsidRPr="001F2135" w:rsidRDefault="00872348" w:rsidP="003B3B76">
      <w:pPr>
        <w:ind w:firstLine="567"/>
        <w:jc w:val="both"/>
        <w:rPr>
          <w:b/>
          <w:sz w:val="28"/>
          <w:szCs w:val="28"/>
        </w:rPr>
      </w:pPr>
      <w:bookmarkStart w:id="66" w:name="_Toc460856931"/>
      <w:r w:rsidRPr="001F2135">
        <w:rPr>
          <w:b/>
          <w:sz w:val="28"/>
          <w:szCs w:val="28"/>
        </w:rPr>
        <w:t>10.8 Вертикальный транспорт</w:t>
      </w:r>
      <w:bookmarkEnd w:id="66"/>
    </w:p>
    <w:p w14:paraId="007C41DB" w14:textId="77777777" w:rsidR="00872348" w:rsidRPr="001F2135" w:rsidRDefault="00872348" w:rsidP="003B3B76">
      <w:pPr>
        <w:ind w:firstLine="567"/>
        <w:jc w:val="both"/>
        <w:rPr>
          <w:b/>
          <w:sz w:val="28"/>
          <w:szCs w:val="28"/>
        </w:rPr>
      </w:pPr>
      <w:r w:rsidRPr="001F2135">
        <w:rPr>
          <w:b/>
          <w:sz w:val="28"/>
          <w:szCs w:val="28"/>
        </w:rPr>
        <w:t>10.8.1 Общие требования к организации вертикального транспорта</w:t>
      </w:r>
    </w:p>
    <w:p w14:paraId="39F719CB" w14:textId="77777777" w:rsidR="00872348" w:rsidRPr="001F2135" w:rsidRDefault="00872348" w:rsidP="003B3B76">
      <w:pPr>
        <w:ind w:firstLine="567"/>
        <w:jc w:val="both"/>
        <w:rPr>
          <w:sz w:val="28"/>
          <w:szCs w:val="28"/>
        </w:rPr>
      </w:pPr>
      <w:r w:rsidRPr="001F2135">
        <w:rPr>
          <w:sz w:val="28"/>
          <w:szCs w:val="28"/>
        </w:rPr>
        <w:t xml:space="preserve">10.8.1.1 Вертикальный транспорт высотных зданий и комплексов включает лифты, эскалаторы, траволаторы, подъемные платформы для МГН, соответствующие ГОСТ 5746, ГОСТ 33966.1, </w:t>
      </w:r>
      <w:r w:rsidRPr="001F2135">
        <w:rPr>
          <w:rFonts w:eastAsia="Arial,Bold"/>
          <w:sz w:val="28"/>
          <w:szCs w:val="28"/>
        </w:rPr>
        <w:t xml:space="preserve">ГОСТ Р 53296, </w:t>
      </w:r>
      <w:r w:rsidRPr="001F2135">
        <w:rPr>
          <w:sz w:val="28"/>
          <w:szCs w:val="28"/>
        </w:rPr>
        <w:t>ГОСТ Р 55555, ГОСТ Р 55556.</w:t>
      </w:r>
    </w:p>
    <w:p w14:paraId="57A55EAA" w14:textId="77777777" w:rsidR="00872348" w:rsidRPr="001F2135" w:rsidRDefault="00872348" w:rsidP="003B3B76">
      <w:pPr>
        <w:ind w:firstLine="567"/>
        <w:jc w:val="both"/>
        <w:rPr>
          <w:sz w:val="28"/>
          <w:szCs w:val="28"/>
        </w:rPr>
      </w:pPr>
      <w:r w:rsidRPr="001F2135">
        <w:rPr>
          <w:sz w:val="28"/>
          <w:szCs w:val="28"/>
        </w:rPr>
        <w:t>Выбор средств вертикального транспорта, их числа и характеристик осуществляется на основе анализа назначения здания, его заселенности, особенностей пассажиро- и грузопотоков, организации работы лифтов и систем управления. Параметры вертикального транспорта указываются в задании на проектирование.</w:t>
      </w:r>
    </w:p>
    <w:p w14:paraId="7E2D9026" w14:textId="77777777" w:rsidR="00872348" w:rsidRPr="001F2135" w:rsidRDefault="00872348" w:rsidP="003B3B76">
      <w:pPr>
        <w:ind w:firstLine="567"/>
        <w:jc w:val="both"/>
        <w:rPr>
          <w:sz w:val="28"/>
          <w:szCs w:val="28"/>
        </w:rPr>
      </w:pPr>
      <w:r w:rsidRPr="001F2135">
        <w:rPr>
          <w:sz w:val="28"/>
          <w:szCs w:val="28"/>
        </w:rPr>
        <w:t>Доступность пассажирских лифтов для МГН обеспечивается в соответствии с ГОСТ 33652.</w:t>
      </w:r>
    </w:p>
    <w:p w14:paraId="34FFED54" w14:textId="77777777" w:rsidR="00872348" w:rsidRPr="001F2135" w:rsidRDefault="00872348" w:rsidP="003B3B76">
      <w:pPr>
        <w:ind w:firstLine="567"/>
        <w:jc w:val="both"/>
        <w:rPr>
          <w:sz w:val="28"/>
          <w:szCs w:val="28"/>
        </w:rPr>
      </w:pPr>
      <w:r w:rsidRPr="001F2135">
        <w:rPr>
          <w:sz w:val="28"/>
          <w:szCs w:val="28"/>
        </w:rPr>
        <w:t>10.8.1.2 Обслуживание лифтами для перевозки пожарных подразделений следует предусматривать для всех эксплуатируемых этажей высотного здания (с остановкой лифта в уровне пола этажей), а при наличии эксплуатируемой кровли – при выходе на нее.</w:t>
      </w:r>
    </w:p>
    <w:p w14:paraId="59407C2B" w14:textId="77777777" w:rsidR="00872348" w:rsidRPr="001F2135" w:rsidRDefault="00872348" w:rsidP="003B3B76">
      <w:pPr>
        <w:ind w:firstLine="567"/>
        <w:jc w:val="both"/>
        <w:rPr>
          <w:sz w:val="28"/>
          <w:szCs w:val="28"/>
        </w:rPr>
      </w:pPr>
      <w:r w:rsidRPr="001F2135">
        <w:rPr>
          <w:sz w:val="28"/>
          <w:szCs w:val="28"/>
        </w:rPr>
        <w:t>В местах изменения объемно-планировочных и конструктивных решений высотных зданий, приводящих к смещению вертикальной проекции лестничных клеток и шахт лифтов, допускается предусматривать пересадку из одного лифта для пожарных в другой лифт для пожарных.</w:t>
      </w:r>
    </w:p>
    <w:p w14:paraId="19E8507F" w14:textId="77777777" w:rsidR="00872348" w:rsidRPr="001F2135" w:rsidRDefault="00872348" w:rsidP="003B3B76">
      <w:pPr>
        <w:ind w:firstLine="567"/>
        <w:jc w:val="both"/>
        <w:rPr>
          <w:sz w:val="28"/>
          <w:szCs w:val="28"/>
        </w:rPr>
      </w:pPr>
      <w:r w:rsidRPr="001F2135">
        <w:rPr>
          <w:sz w:val="28"/>
          <w:szCs w:val="28"/>
        </w:rPr>
        <w:t>Обслуживание пассажирскими и грузовыми лифтами следует предусматривать для всех эксплуатируемых этажей высотного здания (с остановкой лифта в уровне пола этажей), кроме технических, а при наличии эксплуатируемой кровли – при выходе на нее.</w:t>
      </w:r>
    </w:p>
    <w:p w14:paraId="0064C792" w14:textId="77777777" w:rsidR="00872348" w:rsidRPr="001F2135" w:rsidRDefault="00872348" w:rsidP="003B3B76">
      <w:pPr>
        <w:ind w:firstLine="567"/>
        <w:jc w:val="both"/>
        <w:rPr>
          <w:sz w:val="28"/>
          <w:szCs w:val="28"/>
        </w:rPr>
      </w:pPr>
      <w:r w:rsidRPr="001F2135">
        <w:rPr>
          <w:sz w:val="28"/>
          <w:szCs w:val="28"/>
        </w:rPr>
        <w:t>10.8.1.3 Оснащение здания лифтами определяется в зависимости от этажности и расчетной численности пользователей (см. приложение Д) для обеспечения требуемых настоящим сводом правил параметров качества обслуживания вертикальным транспортом (провозной способности, интервала движения, других заданных параметров).</w:t>
      </w:r>
    </w:p>
    <w:p w14:paraId="3548DEB1" w14:textId="77777777" w:rsidR="00872348" w:rsidRPr="001F2135" w:rsidRDefault="00872348" w:rsidP="003B3B76">
      <w:pPr>
        <w:ind w:firstLine="567"/>
        <w:jc w:val="both"/>
        <w:rPr>
          <w:sz w:val="28"/>
          <w:szCs w:val="28"/>
        </w:rPr>
      </w:pPr>
      <w:r w:rsidRPr="001F2135">
        <w:rPr>
          <w:sz w:val="28"/>
          <w:szCs w:val="28"/>
        </w:rPr>
        <w:lastRenderedPageBreak/>
        <w:t>Схема организации работы лифтов выбирается в зависимости от этажности. До 50 этажей (включительно) допускается применение схемы высотного зонирования (при которой каждый лифт или группа лифтов обслуживает не все, а только определенные этажи – зоны обслуживания). Выше 50 этажей следует использовать схему высотного разделения с пересадкой (при которой здание условно разделено по высоте на отсеки, в пределах которых лифты работают по схеме высотного зонирования, а связь каждого отсека с первым этажом осуществляется отдельным лифтом или группой лифтов).</w:t>
      </w:r>
    </w:p>
    <w:p w14:paraId="4793FE0D" w14:textId="77777777" w:rsidR="00872348" w:rsidRPr="001F2135" w:rsidRDefault="00872348" w:rsidP="003B3B76">
      <w:pPr>
        <w:ind w:firstLine="567"/>
        <w:jc w:val="both"/>
        <w:rPr>
          <w:sz w:val="28"/>
          <w:szCs w:val="28"/>
        </w:rPr>
      </w:pPr>
      <w:r w:rsidRPr="001F2135">
        <w:rPr>
          <w:sz w:val="28"/>
          <w:szCs w:val="28"/>
        </w:rPr>
        <w:t>Схемы управления лифтами (последовательная, собирательная, двусторонняя собирательная, избирательная) определяются заданием на проектирование.</w:t>
      </w:r>
    </w:p>
    <w:p w14:paraId="1386011B" w14:textId="77777777" w:rsidR="00872348" w:rsidRPr="001F2135" w:rsidRDefault="00872348" w:rsidP="003B3B76">
      <w:pPr>
        <w:ind w:firstLine="567"/>
        <w:jc w:val="both"/>
        <w:rPr>
          <w:b/>
          <w:sz w:val="28"/>
          <w:szCs w:val="28"/>
        </w:rPr>
      </w:pPr>
      <w:r w:rsidRPr="001F2135">
        <w:rPr>
          <w:b/>
          <w:sz w:val="28"/>
          <w:szCs w:val="28"/>
        </w:rPr>
        <w:t>10.8.2 Требования к объемно-планировочным и техническим решениям</w:t>
      </w:r>
    </w:p>
    <w:p w14:paraId="16E52E1F" w14:textId="77777777" w:rsidR="00872348" w:rsidRPr="001F2135" w:rsidRDefault="00872348" w:rsidP="003B3B76">
      <w:pPr>
        <w:ind w:firstLine="567"/>
        <w:jc w:val="both"/>
        <w:rPr>
          <w:sz w:val="28"/>
          <w:szCs w:val="28"/>
        </w:rPr>
      </w:pPr>
      <w:r w:rsidRPr="001F2135">
        <w:rPr>
          <w:sz w:val="28"/>
          <w:szCs w:val="28"/>
        </w:rPr>
        <w:t>10.8.2.1 Лифты следует компоновать группами в соответствии с зонами обслуживания по высоте, с учетом функциональной структуры здания, расчетной численности пользователей по этажам (см. приложение Д) и распределения спроса на перевозку в течение дня.</w:t>
      </w:r>
    </w:p>
    <w:p w14:paraId="71270F69" w14:textId="77777777" w:rsidR="00872348" w:rsidRPr="001F2135" w:rsidRDefault="00872348" w:rsidP="003B3B76">
      <w:pPr>
        <w:ind w:firstLine="567"/>
        <w:jc w:val="both"/>
        <w:rPr>
          <w:sz w:val="28"/>
          <w:szCs w:val="28"/>
        </w:rPr>
      </w:pPr>
      <w:r w:rsidRPr="001F2135">
        <w:rPr>
          <w:sz w:val="28"/>
          <w:szCs w:val="28"/>
        </w:rPr>
        <w:t>10.8.2.2 Распределение лифтов по группам и расположение пересадочных этажей определяются по заданию на проектирование для каждой группы помещений в здании.</w:t>
      </w:r>
    </w:p>
    <w:p w14:paraId="0287192C" w14:textId="77777777" w:rsidR="00872348" w:rsidRPr="001F2135" w:rsidRDefault="00872348" w:rsidP="003B3B76">
      <w:pPr>
        <w:ind w:firstLine="567"/>
        <w:jc w:val="both"/>
        <w:rPr>
          <w:sz w:val="28"/>
          <w:szCs w:val="28"/>
        </w:rPr>
      </w:pPr>
      <w:r w:rsidRPr="001F2135">
        <w:rPr>
          <w:sz w:val="28"/>
          <w:szCs w:val="28"/>
        </w:rPr>
        <w:t>10.8.2.3 Лифты, обслуживающие разные зоны (функционально-планировочные компоненты здания), могут сообщаться только через вестибюль на основном посадочном или пересадочном этаже.</w:t>
      </w:r>
    </w:p>
    <w:p w14:paraId="13DD615D" w14:textId="77777777" w:rsidR="00872348" w:rsidRPr="001F2135" w:rsidRDefault="00872348" w:rsidP="003B3B76">
      <w:pPr>
        <w:ind w:firstLine="567"/>
        <w:jc w:val="both"/>
        <w:rPr>
          <w:sz w:val="28"/>
          <w:szCs w:val="28"/>
        </w:rPr>
      </w:pPr>
      <w:r w:rsidRPr="001F2135">
        <w:rPr>
          <w:sz w:val="28"/>
          <w:szCs w:val="28"/>
        </w:rPr>
        <w:t>10.8.2.4 На каждом этаже высотного здания должна быть предусмотрена остановка не менее одного пассажирского лифта шириной или глубиной кабины не менее 2100 мм для обеспечения транспортирования человека на носилках.</w:t>
      </w:r>
    </w:p>
    <w:p w14:paraId="2EECDEFE" w14:textId="77777777" w:rsidR="00872348" w:rsidRPr="001F2135" w:rsidRDefault="00872348" w:rsidP="003B3B76">
      <w:pPr>
        <w:ind w:firstLine="567"/>
        <w:jc w:val="both"/>
        <w:rPr>
          <w:sz w:val="28"/>
          <w:szCs w:val="28"/>
        </w:rPr>
      </w:pPr>
      <w:r w:rsidRPr="001F2135">
        <w:rPr>
          <w:sz w:val="28"/>
          <w:szCs w:val="28"/>
        </w:rPr>
        <w:t>10.8.2.5 При устройстве многоуровневых квартир, в т. ч. пентхаусов, остановки пассажирских и грузовых лифтов могут выполняться через этаж.</w:t>
      </w:r>
    </w:p>
    <w:p w14:paraId="50337536" w14:textId="77777777" w:rsidR="00872348" w:rsidRPr="001F2135" w:rsidRDefault="00872348" w:rsidP="003B3B76">
      <w:pPr>
        <w:ind w:firstLine="567"/>
        <w:jc w:val="both"/>
        <w:rPr>
          <w:sz w:val="28"/>
          <w:szCs w:val="28"/>
        </w:rPr>
      </w:pPr>
      <w:r w:rsidRPr="001F2135">
        <w:rPr>
          <w:sz w:val="28"/>
          <w:szCs w:val="28"/>
        </w:rPr>
        <w:t>10.8.2.6 При однорядном расположении лифтов глубина лифтового холла (расстояние от передней стенки лифтовой шахты до противоположной стены) должна быть не менее 1,3 глубины кабины. При двухрядном расположении лифтов расстояние между противоположными передними стенками лифтовых шахт должно быть не менее удвоенной максимальной глубины кабины лифта.</w:t>
      </w:r>
    </w:p>
    <w:p w14:paraId="612488A2" w14:textId="77777777" w:rsidR="00872348" w:rsidRPr="001F2135" w:rsidRDefault="00872348" w:rsidP="003B3B76">
      <w:pPr>
        <w:ind w:firstLine="567"/>
        <w:jc w:val="both"/>
        <w:rPr>
          <w:sz w:val="28"/>
          <w:szCs w:val="28"/>
        </w:rPr>
      </w:pPr>
      <w:r w:rsidRPr="001F2135">
        <w:rPr>
          <w:sz w:val="28"/>
          <w:szCs w:val="28"/>
        </w:rPr>
        <w:t>10.8.2.7 Минимальную площадь лифтовых холлов, пересадочных зон и примыкающих к ним зон ожидания определяют из расчета наибольшего скопления людей в часы пик при расчетном времени ожидания лифта ‒ не менее 0,25 м</w:t>
      </w:r>
      <w:r w:rsidRPr="001F2135">
        <w:rPr>
          <w:sz w:val="28"/>
          <w:szCs w:val="28"/>
          <w:vertAlign w:val="superscript"/>
        </w:rPr>
        <w:t>2</w:t>
      </w:r>
      <w:r w:rsidRPr="001F2135">
        <w:rPr>
          <w:sz w:val="28"/>
          <w:szCs w:val="28"/>
        </w:rPr>
        <w:t xml:space="preserve"> на человека.</w:t>
      </w:r>
    </w:p>
    <w:p w14:paraId="519A9DE5" w14:textId="77777777" w:rsidR="00872348" w:rsidRPr="001F2135" w:rsidRDefault="00872348" w:rsidP="003B3B76">
      <w:pPr>
        <w:ind w:firstLine="567"/>
        <w:jc w:val="both"/>
        <w:rPr>
          <w:sz w:val="28"/>
          <w:szCs w:val="28"/>
        </w:rPr>
      </w:pPr>
      <w:r w:rsidRPr="001F2135">
        <w:rPr>
          <w:sz w:val="28"/>
          <w:szCs w:val="28"/>
        </w:rPr>
        <w:lastRenderedPageBreak/>
        <w:t>10.8.2.8 Выходы из пассажирских лифтов на этажах следует предусматривать через лифтовый холл, кроме основного посадочного этажа, где расположен вестибюль.</w:t>
      </w:r>
    </w:p>
    <w:p w14:paraId="33A83B60" w14:textId="77777777" w:rsidR="00872348" w:rsidRPr="001F2135" w:rsidRDefault="00872348" w:rsidP="003B3B76">
      <w:pPr>
        <w:ind w:firstLine="567"/>
        <w:jc w:val="both"/>
        <w:rPr>
          <w:sz w:val="28"/>
          <w:szCs w:val="28"/>
        </w:rPr>
      </w:pPr>
      <w:r w:rsidRPr="001F2135">
        <w:rPr>
          <w:sz w:val="28"/>
          <w:szCs w:val="28"/>
        </w:rPr>
        <w:t>10.8.2.9 В лифтовом холле не допускается размещение ствола мусоропровода.</w:t>
      </w:r>
    </w:p>
    <w:p w14:paraId="57FA9BE7" w14:textId="77777777" w:rsidR="00872348" w:rsidRPr="001F2135" w:rsidRDefault="00872348" w:rsidP="003B3B76">
      <w:pPr>
        <w:ind w:firstLine="567"/>
        <w:jc w:val="both"/>
        <w:rPr>
          <w:sz w:val="28"/>
          <w:szCs w:val="28"/>
        </w:rPr>
      </w:pPr>
      <w:r w:rsidRPr="001F2135">
        <w:rPr>
          <w:sz w:val="28"/>
          <w:szCs w:val="28"/>
        </w:rPr>
        <w:t>10.8.2.10 Машинные помещения лифтов следует располагать в технических этажах, обеспеченных зонами безопасности.</w:t>
      </w:r>
    </w:p>
    <w:p w14:paraId="443BD871" w14:textId="77777777" w:rsidR="00872348" w:rsidRPr="001F2135" w:rsidRDefault="00872348" w:rsidP="003B3B76">
      <w:pPr>
        <w:ind w:firstLine="567"/>
        <w:jc w:val="both"/>
        <w:rPr>
          <w:sz w:val="28"/>
          <w:szCs w:val="28"/>
        </w:rPr>
      </w:pPr>
      <w:r w:rsidRPr="001F2135">
        <w:rPr>
          <w:sz w:val="28"/>
          <w:szCs w:val="28"/>
        </w:rPr>
        <w:t>10.8.2.11 При выборе конструкции лифтов следует учитывать значение предельного горизонтального перемещения верха здания, величина которого устанавливается в задании на проектирование</w:t>
      </w:r>
      <w:r w:rsidRPr="001F2135">
        <w:t xml:space="preserve"> </w:t>
      </w:r>
      <w:r w:rsidRPr="001F2135">
        <w:rPr>
          <w:sz w:val="28"/>
          <w:szCs w:val="28"/>
        </w:rPr>
        <w:t xml:space="preserve">с учетом 8.2.4.15, 8.2.4.16. </w:t>
      </w:r>
    </w:p>
    <w:p w14:paraId="46EB33A1" w14:textId="77777777" w:rsidR="00872348" w:rsidRPr="001F2135" w:rsidRDefault="00872348" w:rsidP="003B3B76">
      <w:pPr>
        <w:ind w:firstLine="567"/>
        <w:jc w:val="both"/>
        <w:rPr>
          <w:sz w:val="28"/>
          <w:szCs w:val="28"/>
        </w:rPr>
      </w:pPr>
      <w:r w:rsidRPr="001F2135">
        <w:rPr>
          <w:sz w:val="28"/>
          <w:szCs w:val="28"/>
        </w:rPr>
        <w:t xml:space="preserve">10.8.2.12 Для обеспечения безопасности лифта следует выполнять требования </w:t>
      </w:r>
      <w:r w:rsidRPr="001F2135">
        <w:rPr>
          <w:rFonts w:eastAsia="Arial,Bold"/>
          <w:sz w:val="28"/>
          <w:szCs w:val="28"/>
        </w:rPr>
        <w:t xml:space="preserve">ГОСТ Р 53296, </w:t>
      </w:r>
      <w:r w:rsidRPr="001F2135">
        <w:rPr>
          <w:sz w:val="28"/>
          <w:szCs w:val="28"/>
        </w:rPr>
        <w:t>ГОСТ Р 53780, [13]. Соответствующие требования к эскалаторам приведены в ГОСТ 33966.1.</w:t>
      </w:r>
    </w:p>
    <w:p w14:paraId="48287364" w14:textId="77777777" w:rsidR="00872348" w:rsidRPr="001F2135" w:rsidRDefault="00872348" w:rsidP="003B3B76">
      <w:pPr>
        <w:ind w:firstLine="567"/>
        <w:jc w:val="both"/>
        <w:rPr>
          <w:sz w:val="28"/>
          <w:szCs w:val="28"/>
        </w:rPr>
      </w:pPr>
      <w:r w:rsidRPr="001F2135">
        <w:rPr>
          <w:sz w:val="28"/>
          <w:szCs w:val="28"/>
        </w:rPr>
        <w:t>Необходимо обеспечивать переговорную связь каждой кабины с выводом на ЦУЗ и ЦПУ СПЗ.</w:t>
      </w:r>
    </w:p>
    <w:p w14:paraId="52DF9D3E" w14:textId="77777777" w:rsidR="00872348" w:rsidRPr="001F2135" w:rsidRDefault="00872348" w:rsidP="003B3B76">
      <w:pPr>
        <w:ind w:firstLine="567"/>
        <w:jc w:val="both"/>
        <w:rPr>
          <w:b/>
          <w:sz w:val="28"/>
          <w:szCs w:val="28"/>
        </w:rPr>
      </w:pPr>
      <w:r w:rsidRPr="001F2135">
        <w:rPr>
          <w:b/>
          <w:sz w:val="28"/>
          <w:szCs w:val="28"/>
        </w:rPr>
        <w:t>10.8.3 Требования к расчету функционирования вертикального транспорта</w:t>
      </w:r>
    </w:p>
    <w:p w14:paraId="67A02C29" w14:textId="77777777" w:rsidR="00872348" w:rsidRPr="001F2135" w:rsidRDefault="00872348" w:rsidP="003B3B76">
      <w:pPr>
        <w:ind w:firstLine="567"/>
        <w:jc w:val="both"/>
        <w:rPr>
          <w:sz w:val="28"/>
          <w:szCs w:val="28"/>
        </w:rPr>
      </w:pPr>
      <w:r w:rsidRPr="001F2135">
        <w:rPr>
          <w:sz w:val="28"/>
          <w:szCs w:val="28"/>
        </w:rPr>
        <w:t>10.8.3.1 Параметры качества обслуживания лифтами и интервал движения лифтов указывают в задании на проектирование.</w:t>
      </w:r>
    </w:p>
    <w:p w14:paraId="06CB1C88" w14:textId="77777777" w:rsidR="00872348" w:rsidRPr="001F2135" w:rsidRDefault="00872348" w:rsidP="003B3B76">
      <w:pPr>
        <w:ind w:firstLine="567"/>
        <w:jc w:val="both"/>
        <w:rPr>
          <w:sz w:val="28"/>
          <w:szCs w:val="28"/>
        </w:rPr>
      </w:pPr>
      <w:r w:rsidRPr="001F2135">
        <w:rPr>
          <w:sz w:val="28"/>
          <w:szCs w:val="28"/>
        </w:rPr>
        <w:t>При этом допустимый максимальный интервал движения лифтов не должен превышать для функционально-планировочных компонентов с помещениями:</w:t>
      </w:r>
    </w:p>
    <w:p w14:paraId="391235A5" w14:textId="77777777" w:rsidR="00872348" w:rsidRPr="001F2135" w:rsidRDefault="00872348" w:rsidP="003B3B76">
      <w:pPr>
        <w:ind w:firstLine="567"/>
        <w:jc w:val="both"/>
        <w:rPr>
          <w:sz w:val="28"/>
          <w:szCs w:val="28"/>
        </w:rPr>
      </w:pPr>
      <w:r w:rsidRPr="001F2135">
        <w:rPr>
          <w:sz w:val="28"/>
          <w:szCs w:val="28"/>
        </w:rPr>
        <w:t>- жилыми – 100 с;</w:t>
      </w:r>
    </w:p>
    <w:p w14:paraId="0AA0C32D" w14:textId="77777777" w:rsidR="00872348" w:rsidRPr="001F2135" w:rsidRDefault="00872348" w:rsidP="003B3B76">
      <w:pPr>
        <w:ind w:firstLine="567"/>
        <w:jc w:val="both"/>
        <w:rPr>
          <w:sz w:val="28"/>
          <w:szCs w:val="28"/>
        </w:rPr>
      </w:pPr>
      <w:r w:rsidRPr="001F2135">
        <w:rPr>
          <w:sz w:val="28"/>
          <w:szCs w:val="28"/>
        </w:rPr>
        <w:t>- общественными – 60 с.</w:t>
      </w:r>
    </w:p>
    <w:p w14:paraId="546C4CB8" w14:textId="77777777" w:rsidR="00872348" w:rsidRPr="001F2135" w:rsidRDefault="00872348" w:rsidP="003B3B76">
      <w:pPr>
        <w:widowControl w:val="0"/>
        <w:ind w:firstLine="567"/>
        <w:jc w:val="both"/>
        <w:rPr>
          <w:sz w:val="28"/>
          <w:szCs w:val="28"/>
        </w:rPr>
      </w:pPr>
      <w:r w:rsidRPr="001F2135">
        <w:rPr>
          <w:sz w:val="28"/>
          <w:szCs w:val="28"/>
        </w:rPr>
        <w:t>10.8.3.2 Число лифтов и их параметры, необходимые для эксплуатации функциональных компонентов высотных зданий, определяют с учетом провозной способности лифтов и времени ожидания.</w:t>
      </w:r>
    </w:p>
    <w:p w14:paraId="59C81199" w14:textId="77777777" w:rsidR="00872348" w:rsidRPr="001F2135" w:rsidRDefault="00872348" w:rsidP="003B3B76">
      <w:pPr>
        <w:ind w:firstLine="567"/>
        <w:jc w:val="both"/>
        <w:rPr>
          <w:sz w:val="28"/>
          <w:szCs w:val="28"/>
        </w:rPr>
      </w:pPr>
      <w:r w:rsidRPr="001F2135">
        <w:rPr>
          <w:sz w:val="28"/>
          <w:szCs w:val="28"/>
        </w:rPr>
        <w:t>10.8.3.3 Методика определения провозной способности и числа пользователей вертикального транспорта приведена в приложении Д.</w:t>
      </w:r>
    </w:p>
    <w:p w14:paraId="6B5803DB" w14:textId="77777777" w:rsidR="00872348" w:rsidRPr="001F2135" w:rsidRDefault="00872348" w:rsidP="003B3B76">
      <w:pPr>
        <w:ind w:firstLine="567"/>
        <w:jc w:val="both"/>
        <w:rPr>
          <w:sz w:val="28"/>
          <w:szCs w:val="28"/>
        </w:rPr>
      </w:pPr>
      <w:r w:rsidRPr="001F2135">
        <w:rPr>
          <w:sz w:val="28"/>
          <w:szCs w:val="28"/>
        </w:rPr>
        <w:t>Требуемую провозную способность на каждую группу лифтов рассчитывают исходя из суммы вероятных пользователей каждого этажа при заполнении (освобождении) здания.</w:t>
      </w:r>
    </w:p>
    <w:p w14:paraId="2A98CA44" w14:textId="77777777" w:rsidR="00872348" w:rsidRPr="001F2135" w:rsidRDefault="00872348" w:rsidP="003B3B76">
      <w:pPr>
        <w:ind w:firstLine="567"/>
        <w:jc w:val="both"/>
        <w:rPr>
          <w:sz w:val="28"/>
          <w:szCs w:val="28"/>
        </w:rPr>
      </w:pPr>
      <w:r w:rsidRPr="001F2135">
        <w:rPr>
          <w:sz w:val="28"/>
          <w:szCs w:val="28"/>
        </w:rPr>
        <w:t>Запроектированные лифты должны обеспечивать провозную способность в течение 5 мин при заполнении (или освобождении) здания при соответствующем процентном коэффициенте пользователей:</w:t>
      </w:r>
    </w:p>
    <w:p w14:paraId="42946726" w14:textId="77777777" w:rsidR="00872348" w:rsidRPr="001F2135" w:rsidRDefault="00872348" w:rsidP="003B3B76">
      <w:pPr>
        <w:ind w:firstLine="567"/>
        <w:jc w:val="both"/>
        <w:rPr>
          <w:sz w:val="28"/>
          <w:szCs w:val="28"/>
        </w:rPr>
      </w:pPr>
      <w:r w:rsidRPr="001F2135">
        <w:rPr>
          <w:sz w:val="28"/>
          <w:szCs w:val="28"/>
        </w:rPr>
        <w:t>3 % –5 % – для жилых зон;</w:t>
      </w:r>
    </w:p>
    <w:p w14:paraId="5245EB7B" w14:textId="77777777" w:rsidR="00872348" w:rsidRPr="001F2135" w:rsidRDefault="00872348" w:rsidP="003B3B76">
      <w:pPr>
        <w:ind w:firstLine="567"/>
        <w:jc w:val="both"/>
        <w:rPr>
          <w:sz w:val="28"/>
          <w:szCs w:val="28"/>
        </w:rPr>
      </w:pPr>
      <w:r w:rsidRPr="001F2135">
        <w:rPr>
          <w:sz w:val="28"/>
          <w:szCs w:val="28"/>
        </w:rPr>
        <w:t>10 % – 12 % – для общественных зон;</w:t>
      </w:r>
    </w:p>
    <w:p w14:paraId="5F679CE2" w14:textId="77777777" w:rsidR="00872348" w:rsidRPr="001F2135" w:rsidRDefault="00872348" w:rsidP="003B3B76">
      <w:pPr>
        <w:ind w:firstLine="567"/>
        <w:jc w:val="both"/>
        <w:rPr>
          <w:sz w:val="28"/>
          <w:szCs w:val="28"/>
        </w:rPr>
      </w:pPr>
      <w:r w:rsidRPr="001F2135">
        <w:rPr>
          <w:sz w:val="28"/>
          <w:szCs w:val="28"/>
        </w:rPr>
        <w:t>9 % – 12 % – для гостиниц.</w:t>
      </w:r>
    </w:p>
    <w:p w14:paraId="24FA63B8" w14:textId="77777777" w:rsidR="00872348" w:rsidRPr="001F2135" w:rsidRDefault="00872348" w:rsidP="003B3B76">
      <w:pPr>
        <w:ind w:firstLine="567"/>
        <w:jc w:val="both"/>
        <w:rPr>
          <w:sz w:val="28"/>
          <w:szCs w:val="28"/>
        </w:rPr>
      </w:pPr>
      <w:r w:rsidRPr="001F2135">
        <w:rPr>
          <w:sz w:val="28"/>
          <w:szCs w:val="28"/>
        </w:rPr>
        <w:t>10.8.3.4 Число пользователей на каждом этаже определяют исходя из следующих параметров (показателей):</w:t>
      </w:r>
    </w:p>
    <w:p w14:paraId="34D0469D" w14:textId="77777777" w:rsidR="00872348" w:rsidRPr="001F2135" w:rsidRDefault="00872348" w:rsidP="003B3B76">
      <w:pPr>
        <w:ind w:firstLine="567"/>
        <w:jc w:val="both"/>
        <w:rPr>
          <w:sz w:val="28"/>
          <w:szCs w:val="28"/>
        </w:rPr>
      </w:pPr>
      <w:r w:rsidRPr="001F2135">
        <w:rPr>
          <w:sz w:val="28"/>
          <w:szCs w:val="28"/>
        </w:rPr>
        <w:t>8–12 м</w:t>
      </w:r>
      <w:r w:rsidRPr="001F2135">
        <w:rPr>
          <w:sz w:val="28"/>
          <w:szCs w:val="28"/>
          <w:vertAlign w:val="superscript"/>
        </w:rPr>
        <w:t>2</w:t>
      </w:r>
      <w:r w:rsidRPr="001F2135">
        <w:rPr>
          <w:sz w:val="28"/>
          <w:szCs w:val="28"/>
        </w:rPr>
        <w:t xml:space="preserve"> полезной площади на 1 чел. – для офисов;</w:t>
      </w:r>
    </w:p>
    <w:p w14:paraId="3531B46D" w14:textId="77777777" w:rsidR="00872348" w:rsidRPr="001F2135" w:rsidRDefault="00872348" w:rsidP="003B3B76">
      <w:pPr>
        <w:ind w:firstLine="567"/>
        <w:jc w:val="both"/>
        <w:rPr>
          <w:sz w:val="28"/>
          <w:szCs w:val="28"/>
        </w:rPr>
      </w:pPr>
      <w:r w:rsidRPr="001F2135">
        <w:rPr>
          <w:sz w:val="28"/>
          <w:szCs w:val="28"/>
        </w:rPr>
        <w:t>1,5–1,7 чел. на двухместный номер – для гостиниц;</w:t>
      </w:r>
    </w:p>
    <w:p w14:paraId="4EE386B3" w14:textId="77777777" w:rsidR="00872348" w:rsidRPr="001F2135" w:rsidRDefault="00872348" w:rsidP="003B3B76">
      <w:pPr>
        <w:ind w:firstLine="567"/>
        <w:jc w:val="both"/>
        <w:rPr>
          <w:spacing w:val="-4"/>
          <w:sz w:val="28"/>
          <w:szCs w:val="28"/>
        </w:rPr>
      </w:pPr>
      <w:r w:rsidRPr="001F2135">
        <w:rPr>
          <w:i/>
          <w:spacing w:val="-4"/>
          <w:sz w:val="28"/>
          <w:szCs w:val="28"/>
        </w:rPr>
        <w:lastRenderedPageBreak/>
        <w:t>n</w:t>
      </w:r>
      <w:r w:rsidRPr="001F2135">
        <w:rPr>
          <w:spacing w:val="-4"/>
          <w:sz w:val="28"/>
          <w:szCs w:val="28"/>
        </w:rPr>
        <w:t xml:space="preserve"> + 1 чел. на квартиру (</w:t>
      </w:r>
      <w:r w:rsidRPr="001F2135">
        <w:rPr>
          <w:i/>
          <w:spacing w:val="-4"/>
          <w:sz w:val="28"/>
          <w:szCs w:val="28"/>
        </w:rPr>
        <w:t>n</w:t>
      </w:r>
      <w:r w:rsidRPr="001F2135">
        <w:rPr>
          <w:spacing w:val="-4"/>
          <w:sz w:val="28"/>
          <w:szCs w:val="28"/>
        </w:rPr>
        <w:t xml:space="preserve"> – число комнат в квартире) – для жилых помещений.</w:t>
      </w:r>
    </w:p>
    <w:p w14:paraId="09B35759" w14:textId="77777777" w:rsidR="00872348" w:rsidRPr="001F2135" w:rsidRDefault="00872348" w:rsidP="003B3B76">
      <w:pPr>
        <w:ind w:firstLine="567"/>
        <w:jc w:val="both"/>
        <w:rPr>
          <w:sz w:val="28"/>
          <w:szCs w:val="28"/>
        </w:rPr>
      </w:pPr>
      <w:r w:rsidRPr="001F2135">
        <w:rPr>
          <w:sz w:val="28"/>
          <w:szCs w:val="28"/>
        </w:rPr>
        <w:t xml:space="preserve">10.8.3.5 Требуемую площадь кабин в соответствии с ГОСТ Р 53780 определяют числом людей, которые должны быть перевезены при среднем времени ожидания за круговой рейс. Эту величину принимают не менее </w:t>
      </w:r>
      <w:r w:rsidRPr="001F2135">
        <w:rPr>
          <w:sz w:val="28"/>
          <w:szCs w:val="28"/>
        </w:rPr>
        <w:br/>
        <w:t>0,2 м</w:t>
      </w:r>
      <w:r w:rsidRPr="001F2135">
        <w:rPr>
          <w:sz w:val="28"/>
          <w:szCs w:val="28"/>
          <w:vertAlign w:val="superscript"/>
        </w:rPr>
        <w:t>2</w:t>
      </w:r>
      <w:r w:rsidRPr="001F2135">
        <w:rPr>
          <w:sz w:val="28"/>
          <w:szCs w:val="28"/>
        </w:rPr>
        <w:t>/чел.</w:t>
      </w:r>
    </w:p>
    <w:p w14:paraId="402AAE66" w14:textId="77777777" w:rsidR="00872348" w:rsidRPr="001F2135" w:rsidRDefault="00872348" w:rsidP="003B3B76">
      <w:pPr>
        <w:ind w:firstLine="567"/>
        <w:jc w:val="both"/>
        <w:rPr>
          <w:b/>
          <w:sz w:val="28"/>
          <w:szCs w:val="28"/>
        </w:rPr>
      </w:pPr>
      <w:bookmarkStart w:id="67" w:name="_Toc445801026"/>
      <w:r w:rsidRPr="001F2135">
        <w:rPr>
          <w:b/>
          <w:sz w:val="28"/>
          <w:szCs w:val="28"/>
        </w:rPr>
        <w:t xml:space="preserve">10.8.4 </w:t>
      </w:r>
      <w:bookmarkEnd w:id="67"/>
      <w:r w:rsidRPr="001F2135">
        <w:rPr>
          <w:b/>
          <w:sz w:val="28"/>
          <w:szCs w:val="28"/>
        </w:rPr>
        <w:t>Требования к лифтам для транспортирования пожарных подразделений</w:t>
      </w:r>
    </w:p>
    <w:p w14:paraId="40715A51" w14:textId="77777777" w:rsidR="00872348" w:rsidRPr="001F2135" w:rsidRDefault="00872348" w:rsidP="003B3B76">
      <w:pPr>
        <w:ind w:firstLine="567"/>
        <w:jc w:val="both"/>
        <w:rPr>
          <w:sz w:val="28"/>
          <w:szCs w:val="28"/>
        </w:rPr>
      </w:pPr>
      <w:r w:rsidRPr="001F2135">
        <w:rPr>
          <w:sz w:val="28"/>
          <w:szCs w:val="28"/>
        </w:rPr>
        <w:t>10.8.4.1 Транспортирование пожарных во время пожара обеспечивается применением пассажирских лифтов для пожарных.</w:t>
      </w:r>
    </w:p>
    <w:p w14:paraId="57A2B868" w14:textId="77777777" w:rsidR="00872348" w:rsidRPr="001F2135" w:rsidRDefault="00872348" w:rsidP="003B3B76">
      <w:pPr>
        <w:ind w:firstLine="567"/>
        <w:jc w:val="both"/>
        <w:rPr>
          <w:sz w:val="28"/>
          <w:szCs w:val="28"/>
        </w:rPr>
      </w:pPr>
      <w:r w:rsidRPr="001F2135">
        <w:rPr>
          <w:sz w:val="28"/>
          <w:szCs w:val="28"/>
        </w:rPr>
        <w:t xml:space="preserve">10.8.4.2 В лифтовом холле пожарных лифтов на основном посадочном этаже и этаже входа пожарных подразделений должен быть предусмотрен переключатель перевода лифта в режим «Пожарная опасность». </w:t>
      </w:r>
    </w:p>
    <w:p w14:paraId="1889459A" w14:textId="77777777" w:rsidR="00872348" w:rsidRPr="001F2135" w:rsidRDefault="00872348" w:rsidP="003B3B76">
      <w:pPr>
        <w:ind w:firstLine="567"/>
        <w:jc w:val="both"/>
        <w:rPr>
          <w:sz w:val="28"/>
          <w:szCs w:val="28"/>
        </w:rPr>
      </w:pPr>
      <w:r w:rsidRPr="001F2135">
        <w:rPr>
          <w:sz w:val="28"/>
          <w:szCs w:val="28"/>
        </w:rPr>
        <w:t>10.8.4.3 Сигнал о переводе пожарного лифта переключателем в режим «Пожарная опасность» должен выводиться в диспетчерскую.</w:t>
      </w:r>
    </w:p>
    <w:p w14:paraId="653FD3EC" w14:textId="77777777" w:rsidR="00872348" w:rsidRPr="001F2135" w:rsidRDefault="00872348" w:rsidP="003B3B76">
      <w:pPr>
        <w:ind w:firstLine="567"/>
        <w:jc w:val="both"/>
        <w:rPr>
          <w:sz w:val="28"/>
          <w:szCs w:val="28"/>
        </w:rPr>
      </w:pPr>
      <w:r w:rsidRPr="001F2135">
        <w:rPr>
          <w:sz w:val="28"/>
          <w:szCs w:val="28"/>
        </w:rPr>
        <w:t>10.8.4.4 На диспетчерское оборудование должны выводиться и архивироваться сигналы состояния пожарных лифтов:</w:t>
      </w:r>
    </w:p>
    <w:p w14:paraId="5CB200AA" w14:textId="77777777" w:rsidR="00872348" w:rsidRPr="001F2135" w:rsidRDefault="00872348" w:rsidP="003B3B76">
      <w:pPr>
        <w:ind w:firstLine="567"/>
        <w:jc w:val="both"/>
        <w:rPr>
          <w:sz w:val="28"/>
          <w:szCs w:val="28"/>
        </w:rPr>
      </w:pPr>
      <w:r w:rsidRPr="001F2135">
        <w:rPr>
          <w:sz w:val="28"/>
          <w:szCs w:val="28"/>
        </w:rPr>
        <w:t>- режим работы лифта;</w:t>
      </w:r>
    </w:p>
    <w:p w14:paraId="33D0643B" w14:textId="77777777" w:rsidR="00872348" w:rsidRPr="001F2135" w:rsidRDefault="00872348" w:rsidP="003B3B76">
      <w:pPr>
        <w:ind w:firstLine="567"/>
        <w:jc w:val="both"/>
        <w:rPr>
          <w:sz w:val="28"/>
          <w:szCs w:val="28"/>
        </w:rPr>
      </w:pPr>
      <w:r w:rsidRPr="001F2135">
        <w:rPr>
          <w:sz w:val="28"/>
          <w:szCs w:val="28"/>
        </w:rPr>
        <w:t>- этаж расположения кабины лифта;</w:t>
      </w:r>
    </w:p>
    <w:p w14:paraId="5CA2098B" w14:textId="77777777" w:rsidR="00872348" w:rsidRPr="001F2135" w:rsidRDefault="00872348" w:rsidP="003B3B76">
      <w:pPr>
        <w:ind w:firstLine="567"/>
        <w:jc w:val="both"/>
        <w:rPr>
          <w:sz w:val="28"/>
          <w:szCs w:val="28"/>
        </w:rPr>
      </w:pPr>
      <w:r w:rsidRPr="001F2135">
        <w:rPr>
          <w:sz w:val="28"/>
          <w:szCs w:val="28"/>
        </w:rPr>
        <w:t>- температура в машинном отделении в местах установки контроллера и лебедки пожарного лифта.</w:t>
      </w:r>
    </w:p>
    <w:p w14:paraId="4F54F8BB" w14:textId="77777777" w:rsidR="00872348" w:rsidRPr="001F2135" w:rsidRDefault="00872348" w:rsidP="003B3B76">
      <w:pPr>
        <w:ind w:firstLine="567"/>
        <w:jc w:val="both"/>
        <w:rPr>
          <w:sz w:val="28"/>
          <w:szCs w:val="28"/>
        </w:rPr>
      </w:pPr>
      <w:r w:rsidRPr="001F2135">
        <w:rPr>
          <w:sz w:val="28"/>
          <w:szCs w:val="28"/>
        </w:rPr>
        <w:t>10.8.4.5 Все пожарные лифты в высотном здании (комплексе) должны быть обозначены пиктограммой (маркировкой) в соответствии с ГОСТ 34305 внутри кабины рядом с переключателем режима «Перевозка пожарных подразделений» и в лифтовых холлах на каждом этаже.</w:t>
      </w:r>
    </w:p>
    <w:p w14:paraId="09D6F29B" w14:textId="77777777" w:rsidR="00872348" w:rsidRPr="001F2135" w:rsidRDefault="00872348" w:rsidP="003B3B76">
      <w:pPr>
        <w:ind w:firstLine="567"/>
        <w:jc w:val="both"/>
        <w:rPr>
          <w:b/>
          <w:sz w:val="28"/>
          <w:szCs w:val="28"/>
        </w:rPr>
      </w:pPr>
      <w:bookmarkStart w:id="68" w:name="_Toc460856932"/>
      <w:r w:rsidRPr="001F2135">
        <w:rPr>
          <w:b/>
          <w:sz w:val="28"/>
          <w:szCs w:val="28"/>
        </w:rPr>
        <w:t>10.9 Мусороудаление</w:t>
      </w:r>
      <w:bookmarkEnd w:id="68"/>
    </w:p>
    <w:p w14:paraId="1625E187" w14:textId="77777777" w:rsidR="00872348" w:rsidRPr="001F2135" w:rsidRDefault="00872348" w:rsidP="003B3B76">
      <w:pPr>
        <w:ind w:firstLine="567"/>
        <w:jc w:val="both"/>
        <w:rPr>
          <w:sz w:val="28"/>
          <w:szCs w:val="28"/>
        </w:rPr>
      </w:pPr>
      <w:r w:rsidRPr="001F2135">
        <w:rPr>
          <w:sz w:val="28"/>
          <w:szCs w:val="28"/>
        </w:rPr>
        <w:t>10.9.1 Мусоропроводы в жилых и общественных частях высотных зданий следует выполнять в соответствии с требованиями СП 54.13330. По заданию на проектирование допускается предусматривать другие системы мусороудаления (в т. ч. вакуумные).</w:t>
      </w:r>
    </w:p>
    <w:p w14:paraId="4649BAE1" w14:textId="77777777" w:rsidR="00872348" w:rsidRDefault="00872348" w:rsidP="003B3B76">
      <w:pPr>
        <w:ind w:firstLine="567"/>
        <w:jc w:val="both"/>
        <w:rPr>
          <w:sz w:val="28"/>
          <w:szCs w:val="28"/>
        </w:rPr>
      </w:pPr>
      <w:r w:rsidRPr="001F2135">
        <w:rPr>
          <w:sz w:val="28"/>
          <w:szCs w:val="28"/>
        </w:rPr>
        <w:t>10.9.2 Заданием на проектирование могут быть предусмотрены системы, обеспечивающие раздельный сбор мусора.</w:t>
      </w:r>
    </w:p>
    <w:p w14:paraId="1593247B" w14:textId="77777777" w:rsidR="00872348" w:rsidRPr="00D01F43" w:rsidRDefault="00872348" w:rsidP="003B3B76">
      <w:pPr>
        <w:ind w:firstLine="567"/>
        <w:jc w:val="both"/>
        <w:rPr>
          <w:sz w:val="28"/>
          <w:szCs w:val="28"/>
        </w:rPr>
      </w:pPr>
      <w:r w:rsidRPr="002510A3">
        <w:rPr>
          <w:sz w:val="28"/>
          <w:szCs w:val="28"/>
        </w:rPr>
        <w:t xml:space="preserve">10.9.3 Расстояние </w:t>
      </w:r>
      <w:r w:rsidRPr="00D01F43">
        <w:rPr>
          <w:sz w:val="28"/>
          <w:szCs w:val="28"/>
        </w:rPr>
        <w:t>от двери квартиры в жилой части (от входной двери квартиры) до ближайшего загрузочного клапана мусоропровода устанавливают не более 25 м, в общественной (от рабочих помещений) – 50 м.</w:t>
      </w:r>
    </w:p>
    <w:p w14:paraId="48EB34E3" w14:textId="77777777" w:rsidR="00872348" w:rsidRPr="001F2135" w:rsidRDefault="00872348" w:rsidP="003B3B76">
      <w:pPr>
        <w:ind w:firstLine="567"/>
        <w:jc w:val="both"/>
        <w:rPr>
          <w:sz w:val="28"/>
          <w:szCs w:val="28"/>
        </w:rPr>
      </w:pPr>
      <w:r>
        <w:rPr>
          <w:sz w:val="28"/>
          <w:szCs w:val="28"/>
        </w:rPr>
        <w:t>10.9.4</w:t>
      </w:r>
      <w:r w:rsidRPr="001F2135">
        <w:rPr>
          <w:sz w:val="28"/>
          <w:szCs w:val="28"/>
        </w:rPr>
        <w:t xml:space="preserve"> Ствол мусоропровода выполняют дымо-, газо-, водонепроницаемым из коррозионно-стойких трехслойных стальных труб с условным проходом не менее 500 мм. Ствол мусоропровода должен быть звукоизолированным от строительных конструкций негорючими материалами, не примыкать к жилым комнатам и общественным помещениям с постоянным пребыванием людей, иметь межэтажные силовые разгрузочные </w:t>
      </w:r>
      <w:r w:rsidRPr="001F2135">
        <w:rPr>
          <w:sz w:val="28"/>
          <w:szCs w:val="28"/>
        </w:rPr>
        <w:lastRenderedPageBreak/>
        <w:t>муфты и оканчиваться поворотным шибером с автоматическим огнедымоотсекателем в мусоросборной камере. Размещение ствола мусоропровода в лифтовом холле не допускается.</w:t>
      </w:r>
    </w:p>
    <w:p w14:paraId="0258B6C5" w14:textId="77777777" w:rsidR="00872348" w:rsidRPr="001F2135" w:rsidRDefault="00872348" w:rsidP="003B3B76">
      <w:pPr>
        <w:ind w:firstLine="567"/>
        <w:jc w:val="both"/>
        <w:rPr>
          <w:sz w:val="28"/>
          <w:szCs w:val="28"/>
        </w:rPr>
      </w:pPr>
      <w:r>
        <w:rPr>
          <w:sz w:val="28"/>
          <w:szCs w:val="28"/>
        </w:rPr>
        <w:t>10.9.5</w:t>
      </w:r>
      <w:r w:rsidRPr="001F2135">
        <w:rPr>
          <w:sz w:val="28"/>
          <w:szCs w:val="28"/>
        </w:rPr>
        <w:t xml:space="preserve"> Мусоропровод должен быть оборудован устройствами для периодической промывки и дезинфекции.</w:t>
      </w:r>
    </w:p>
    <w:p w14:paraId="20684FED" w14:textId="77777777" w:rsidR="00872348" w:rsidRPr="001F2135" w:rsidRDefault="00872348" w:rsidP="003B3B76">
      <w:pPr>
        <w:ind w:firstLine="567"/>
        <w:jc w:val="both"/>
        <w:rPr>
          <w:sz w:val="28"/>
          <w:szCs w:val="28"/>
        </w:rPr>
      </w:pPr>
      <w:r w:rsidRPr="001F2135">
        <w:rPr>
          <w:sz w:val="28"/>
          <w:szCs w:val="28"/>
        </w:rPr>
        <w:t>10.9.</w:t>
      </w:r>
      <w:r>
        <w:rPr>
          <w:sz w:val="28"/>
          <w:szCs w:val="28"/>
        </w:rPr>
        <w:t>6</w:t>
      </w:r>
      <w:r w:rsidRPr="001F2135">
        <w:rPr>
          <w:sz w:val="28"/>
          <w:szCs w:val="28"/>
        </w:rPr>
        <w:t xml:space="preserve"> Мусоросборную камеру следует размещать непосредственно под стволом мусоропровода. При этом ее не допускается располагать под жилыми комнатами или смежно с ними.</w:t>
      </w:r>
    </w:p>
    <w:p w14:paraId="5CCEFEF4" w14:textId="77777777" w:rsidR="00872348" w:rsidRPr="001F2135" w:rsidRDefault="00872348" w:rsidP="003B3B76">
      <w:pPr>
        <w:ind w:firstLine="567"/>
        <w:jc w:val="both"/>
        <w:rPr>
          <w:sz w:val="28"/>
          <w:szCs w:val="28"/>
        </w:rPr>
      </w:pPr>
      <w:r w:rsidRPr="001F2135">
        <w:rPr>
          <w:sz w:val="28"/>
          <w:szCs w:val="28"/>
        </w:rPr>
        <w:t>Мусоросборную камеру оснащают водоразборным смесителем с подводкой горячей и холодной воды, соединительным штуцером с вентилями, ниппелем и шлангом длиной 2–3 м для санитарной обработки камеры и оборудования, трапом в полу, присоединяемым к системе канализации. В мусоросборной камере следует обеспечивать автоматическое пожаротушение по всей площади согласно СП 477.1325800; при пакетированной системе сбора мусора на этажах такие помещения выделяют противопожарными перегородками с пределом огнестойкости не менее EI45 с противопожарными дымогазонепроницаемыми дверями с пределом огнестойкости EI30 и обеспечивают автоматическое пожаротушение.</w:t>
      </w:r>
    </w:p>
    <w:p w14:paraId="0C17CEE7" w14:textId="77777777" w:rsidR="00872348" w:rsidRPr="001F2135" w:rsidRDefault="00872348" w:rsidP="003B3B76">
      <w:pPr>
        <w:ind w:firstLine="567"/>
        <w:jc w:val="both"/>
        <w:rPr>
          <w:sz w:val="28"/>
          <w:szCs w:val="28"/>
        </w:rPr>
      </w:pPr>
      <w:r w:rsidRPr="001F2135">
        <w:rPr>
          <w:sz w:val="28"/>
          <w:szCs w:val="28"/>
        </w:rPr>
        <w:t>Высоту мусоросборной камеры в свету устанавливают не менее 2,2 м, а ее размеры в плане – не менее 2,5 × 4 м, с удобным подходом к шиберу и обеспечением возможности размещения контейнеров для сбора и вывоза отходов, а также инвентарного инструмента. Коридор, ведущий к мусоросборной камере, следует выполнять шириной не менее 1,5 м.</w:t>
      </w:r>
    </w:p>
    <w:p w14:paraId="08693BDA" w14:textId="77777777" w:rsidR="00872348" w:rsidRPr="001F2135" w:rsidRDefault="00872348" w:rsidP="003B3B76">
      <w:pPr>
        <w:ind w:firstLine="567"/>
        <w:jc w:val="both"/>
        <w:rPr>
          <w:sz w:val="28"/>
          <w:szCs w:val="28"/>
        </w:rPr>
      </w:pPr>
      <w:r>
        <w:rPr>
          <w:sz w:val="28"/>
          <w:szCs w:val="28"/>
        </w:rPr>
        <w:t>10.9.7</w:t>
      </w:r>
      <w:r w:rsidRPr="001F2135">
        <w:rPr>
          <w:sz w:val="28"/>
          <w:szCs w:val="28"/>
        </w:rPr>
        <w:t xml:space="preserve"> Myсоросборную камеру устраивают с самостоятельным выходом с открывающейся наружу дверью, изолированным от входа в здание глухой стеной (экраном), и выделяют противопожарными перегородками и перекрытием с пределом огнестойкости не менее REI 60 и классом пожарной опасности К0. Предел огнестойкости двери мусорокамеры не нормируется, ее обшивку с внутренней стороны следует выполнять из негорючих материалов.</w:t>
      </w:r>
    </w:p>
    <w:p w14:paraId="4829DC0F" w14:textId="77777777" w:rsidR="00872348" w:rsidRPr="001F2135" w:rsidRDefault="00872348" w:rsidP="003B3B76">
      <w:pPr>
        <w:ind w:firstLine="567"/>
        <w:jc w:val="both"/>
        <w:rPr>
          <w:sz w:val="28"/>
          <w:szCs w:val="28"/>
        </w:rPr>
      </w:pPr>
      <w:r w:rsidRPr="001F2135">
        <w:rPr>
          <w:sz w:val="28"/>
          <w:szCs w:val="28"/>
        </w:rPr>
        <w:t>При размещении мусоросборных камер под маршами (площадками) лестничных клеток перекрытие над мусоросборной камерой необходимо выполнять противопожарным 1-го типа с пределом огнестойкости не менее REI 150.</w:t>
      </w:r>
    </w:p>
    <w:p w14:paraId="08EBF854" w14:textId="77777777" w:rsidR="00872348" w:rsidRPr="001F2135" w:rsidRDefault="00872348" w:rsidP="003B3B76">
      <w:pPr>
        <w:ind w:firstLine="567"/>
        <w:jc w:val="both"/>
        <w:rPr>
          <w:sz w:val="28"/>
          <w:szCs w:val="28"/>
        </w:rPr>
      </w:pPr>
      <w:r>
        <w:rPr>
          <w:sz w:val="28"/>
          <w:szCs w:val="28"/>
        </w:rPr>
        <w:t>10.9.8</w:t>
      </w:r>
      <w:r w:rsidRPr="001F2135">
        <w:rPr>
          <w:sz w:val="28"/>
          <w:szCs w:val="28"/>
        </w:rPr>
        <w:t xml:space="preserve"> В мусоросборных камерах предусматривают сбор отходов в передвижные контейнеры, устанавливаемые непосредственно под мусоропроводом. Допускается установка в мусоросборных камерах прессов для уплотнения отходов в передвижных контейнерах.</w:t>
      </w:r>
    </w:p>
    <w:p w14:paraId="5FA26FED" w14:textId="77777777" w:rsidR="00872348" w:rsidRPr="001F2135" w:rsidRDefault="00872348" w:rsidP="003B3B76">
      <w:pPr>
        <w:ind w:firstLine="567"/>
        <w:jc w:val="both"/>
        <w:rPr>
          <w:sz w:val="28"/>
          <w:szCs w:val="28"/>
        </w:rPr>
      </w:pPr>
      <w:r>
        <w:rPr>
          <w:sz w:val="28"/>
          <w:szCs w:val="28"/>
        </w:rPr>
        <w:t>10.9.9</w:t>
      </w:r>
      <w:r w:rsidRPr="001F2135">
        <w:rPr>
          <w:sz w:val="28"/>
          <w:szCs w:val="28"/>
        </w:rPr>
        <w:t xml:space="preserve"> Для помещений общественного назначения следует предусматривать контейнерную систему мусороудаления с мешками из полимерного материала, удаляемыми с помощью лифтов на сборный пункт вне или внутри здания. Сборные пункты внутри здания для отходов, упакованных в полимерные мешки, должны удовлетворять требованиям к </w:t>
      </w:r>
      <w:r w:rsidRPr="001F2135">
        <w:rPr>
          <w:sz w:val="28"/>
          <w:szCs w:val="28"/>
        </w:rPr>
        <w:lastRenderedPageBreak/>
        <w:t>мусоросборным камерам и могут быть совмещенными с мусоросборными камерами или размещаться в отдельных изолированных помещениях.</w:t>
      </w:r>
    </w:p>
    <w:p w14:paraId="75ACC6E3" w14:textId="77777777" w:rsidR="00872348" w:rsidRPr="001F2135" w:rsidRDefault="00872348" w:rsidP="003B3B76">
      <w:pPr>
        <w:ind w:firstLine="567"/>
        <w:jc w:val="both"/>
        <w:rPr>
          <w:sz w:val="28"/>
          <w:szCs w:val="28"/>
        </w:rPr>
      </w:pPr>
      <w:r w:rsidRPr="001F2135">
        <w:rPr>
          <w:sz w:val="28"/>
          <w:szCs w:val="28"/>
        </w:rPr>
        <w:t>10.9.</w:t>
      </w:r>
      <w:r>
        <w:rPr>
          <w:sz w:val="28"/>
          <w:szCs w:val="28"/>
        </w:rPr>
        <w:t>10</w:t>
      </w:r>
      <w:r w:rsidRPr="001F2135">
        <w:rPr>
          <w:sz w:val="28"/>
          <w:szCs w:val="28"/>
        </w:rPr>
        <w:t xml:space="preserve"> Через части высотного здания, функциональное назначение которых предусматривает необходимость отдельных систем сбора и удаления ТКО (медицинские организации, предприятия общественного питания и т.п.), мусоропровод должен проходить транзитом. Сбор отходов в указанных частях здания следует проводить в сменные одноразовые герметизированные емкости, расположенные в специальных изолированных помещениях, с последующим ручным удалением через лифты на контейнерные площадки с учетом СанПиН 2.1.7.2790 и СП 2.3.6.1079.</w:t>
      </w:r>
    </w:p>
    <w:p w14:paraId="0056F2F9" w14:textId="77777777" w:rsidR="00872348" w:rsidRPr="001F2135" w:rsidRDefault="00872348" w:rsidP="003B3B76">
      <w:pPr>
        <w:ind w:firstLine="567"/>
        <w:jc w:val="both"/>
        <w:rPr>
          <w:sz w:val="28"/>
          <w:szCs w:val="28"/>
        </w:rPr>
      </w:pPr>
      <w:r w:rsidRPr="001F2135">
        <w:rPr>
          <w:sz w:val="28"/>
          <w:szCs w:val="28"/>
        </w:rPr>
        <w:t>10.9.1</w:t>
      </w:r>
      <w:r>
        <w:rPr>
          <w:sz w:val="28"/>
          <w:szCs w:val="28"/>
        </w:rPr>
        <w:t>1</w:t>
      </w:r>
      <w:r w:rsidRPr="001F2135">
        <w:rPr>
          <w:sz w:val="28"/>
          <w:szCs w:val="28"/>
        </w:rPr>
        <w:t xml:space="preserve"> Пункт сбора и временного хранения специфических (пищевых и т. п.) и крупногабаритных отходов, образующихся во всех функциональных элементах высотного здания, следует размещать в местах (на площадках) вне здания в соответствии с [8], СанПиН 2.1.7.1322. </w:t>
      </w:r>
    </w:p>
    <w:p w14:paraId="22B3DB5A" w14:textId="77777777" w:rsidR="00872348" w:rsidRPr="001F2135" w:rsidRDefault="00872348" w:rsidP="003B3B76">
      <w:pPr>
        <w:ind w:firstLine="567"/>
        <w:jc w:val="both"/>
        <w:rPr>
          <w:sz w:val="28"/>
          <w:szCs w:val="28"/>
        </w:rPr>
      </w:pPr>
      <w:r w:rsidRPr="001F2135">
        <w:rPr>
          <w:sz w:val="28"/>
          <w:szCs w:val="28"/>
        </w:rPr>
        <w:t>Сбор остальных видов ТКО проводится в сборных пунктах ‒ мусоросборных камерах, размещаемых внутри здания.</w:t>
      </w:r>
    </w:p>
    <w:p w14:paraId="68F2DB91" w14:textId="77777777" w:rsidR="00872348" w:rsidRPr="001F2135" w:rsidRDefault="00872348" w:rsidP="003B3B76">
      <w:pPr>
        <w:ind w:firstLine="567"/>
        <w:jc w:val="both"/>
        <w:rPr>
          <w:sz w:val="28"/>
          <w:szCs w:val="28"/>
        </w:rPr>
      </w:pPr>
      <w:r w:rsidRPr="001F2135">
        <w:rPr>
          <w:sz w:val="28"/>
          <w:szCs w:val="28"/>
        </w:rPr>
        <w:t>10.9.1</w:t>
      </w:r>
      <w:r>
        <w:rPr>
          <w:sz w:val="28"/>
          <w:szCs w:val="28"/>
        </w:rPr>
        <w:t>2</w:t>
      </w:r>
      <w:r w:rsidRPr="001F2135">
        <w:rPr>
          <w:sz w:val="28"/>
          <w:szCs w:val="28"/>
        </w:rPr>
        <w:t xml:space="preserve"> Допускается применение системы централизованного пылеудаления с прокладкой вакуумных трубопроводов в технических звуко-, теплоизолированных каналах. Помещение машинного отделения данной системы проектируют в соответствии с санитарными и противопожарными требованиями и располагают в технических этажах.</w:t>
      </w:r>
    </w:p>
    <w:p w14:paraId="47DE4A07" w14:textId="77777777" w:rsidR="00872348" w:rsidRPr="001F2135" w:rsidRDefault="00872348" w:rsidP="003B3B76">
      <w:pPr>
        <w:ind w:firstLine="567"/>
        <w:jc w:val="both"/>
        <w:rPr>
          <w:sz w:val="28"/>
          <w:szCs w:val="28"/>
        </w:rPr>
      </w:pPr>
      <w:r w:rsidRPr="001F2135">
        <w:rPr>
          <w:sz w:val="28"/>
          <w:szCs w:val="28"/>
        </w:rPr>
        <w:t>10.9.1</w:t>
      </w:r>
      <w:r>
        <w:rPr>
          <w:sz w:val="28"/>
          <w:szCs w:val="28"/>
        </w:rPr>
        <w:t>3</w:t>
      </w:r>
      <w:r w:rsidRPr="001F2135">
        <w:rPr>
          <w:sz w:val="28"/>
          <w:szCs w:val="28"/>
        </w:rPr>
        <w:t xml:space="preserve"> Сбор люминесцентных и ртутьсодержащих ламп, а также других отходов класса опасности </w:t>
      </w:r>
      <w:r w:rsidRPr="001F2135">
        <w:rPr>
          <w:sz w:val="28"/>
          <w:szCs w:val="28"/>
          <w:lang w:val="en-US"/>
        </w:rPr>
        <w:t>I</w:t>
      </w:r>
      <w:r w:rsidRPr="001F2135">
        <w:rPr>
          <w:sz w:val="28"/>
          <w:szCs w:val="28"/>
        </w:rPr>
        <w:t xml:space="preserve"> (ГОСТ Р 52105, ГОСТ Р 53691) необходимо осуществлять в сменные одноразовые герметизированные емкости в специальных изолированных помещениях с последующим удалением вручную через лифты на отдельно выделенную контейнерную площадку.</w:t>
      </w:r>
    </w:p>
    <w:p w14:paraId="35CACE27" w14:textId="77777777" w:rsidR="00872348" w:rsidRPr="001F2135" w:rsidRDefault="00872348" w:rsidP="003B3B76">
      <w:pPr>
        <w:ind w:firstLine="567"/>
        <w:jc w:val="both"/>
        <w:rPr>
          <w:b/>
          <w:sz w:val="28"/>
          <w:szCs w:val="28"/>
        </w:rPr>
      </w:pPr>
      <w:bookmarkStart w:id="69" w:name="_Toc460856933"/>
      <w:r w:rsidRPr="001F2135">
        <w:rPr>
          <w:b/>
          <w:sz w:val="28"/>
          <w:szCs w:val="28"/>
        </w:rPr>
        <w:t xml:space="preserve">10.10 </w:t>
      </w:r>
      <w:bookmarkEnd w:id="69"/>
      <w:r w:rsidRPr="001F2135">
        <w:rPr>
          <w:b/>
          <w:sz w:val="28"/>
          <w:szCs w:val="28"/>
        </w:rPr>
        <w:t>Безопасность инженерных систем</w:t>
      </w:r>
    </w:p>
    <w:p w14:paraId="40537F51" w14:textId="77777777" w:rsidR="00872348" w:rsidRPr="001F2135" w:rsidRDefault="00872348" w:rsidP="003B3B76">
      <w:pPr>
        <w:ind w:firstLine="567"/>
        <w:jc w:val="both"/>
        <w:rPr>
          <w:sz w:val="28"/>
          <w:szCs w:val="28"/>
        </w:rPr>
      </w:pPr>
      <w:r w:rsidRPr="001F2135">
        <w:rPr>
          <w:sz w:val="28"/>
          <w:szCs w:val="28"/>
        </w:rPr>
        <w:t>10.10.1 Для высотных зданий с жилыми помещениями на этапе проектирования следует предусматривать выполнение санитарно-эпидемиологических и экологических требований по охране здоровья людей и окружающей природной среды в соответствии с [6], [7], СанПиН 2.1.2.2645, ГОСТ 30494.</w:t>
      </w:r>
    </w:p>
    <w:p w14:paraId="5E481566" w14:textId="77777777" w:rsidR="00872348" w:rsidRPr="001F2135" w:rsidRDefault="00872348" w:rsidP="003B3B76">
      <w:pPr>
        <w:ind w:firstLine="567"/>
        <w:jc w:val="both"/>
        <w:rPr>
          <w:sz w:val="28"/>
          <w:szCs w:val="28"/>
        </w:rPr>
      </w:pPr>
      <w:r w:rsidRPr="001F2135">
        <w:rPr>
          <w:sz w:val="28"/>
          <w:szCs w:val="28"/>
        </w:rPr>
        <w:t>10.10.2 При проектировании инженерных систем необходимо предусматривать следующие мероприятия, в т.ч. технические:</w:t>
      </w:r>
    </w:p>
    <w:p w14:paraId="0E69D521" w14:textId="77777777" w:rsidR="00872348" w:rsidRPr="001F2135" w:rsidRDefault="00872348" w:rsidP="003B3B76">
      <w:pPr>
        <w:ind w:firstLine="567"/>
        <w:jc w:val="both"/>
        <w:rPr>
          <w:sz w:val="28"/>
          <w:szCs w:val="28"/>
        </w:rPr>
      </w:pPr>
      <w:r w:rsidRPr="001F2135">
        <w:rPr>
          <w:sz w:val="28"/>
          <w:szCs w:val="28"/>
        </w:rPr>
        <w:t>- по обеспечению благоприятных условий жизнедеятельности человека;</w:t>
      </w:r>
    </w:p>
    <w:p w14:paraId="0D221C1F" w14:textId="77777777" w:rsidR="00872348" w:rsidRPr="001F2135" w:rsidRDefault="00872348" w:rsidP="003B3B76">
      <w:pPr>
        <w:ind w:firstLine="567"/>
        <w:jc w:val="both"/>
        <w:rPr>
          <w:sz w:val="28"/>
          <w:szCs w:val="28"/>
        </w:rPr>
      </w:pPr>
      <w:r w:rsidRPr="001F2135">
        <w:rPr>
          <w:sz w:val="28"/>
          <w:szCs w:val="28"/>
        </w:rPr>
        <w:t>- по предотвращению нанесения ущерба окружающей среде;</w:t>
      </w:r>
    </w:p>
    <w:p w14:paraId="709D8F86" w14:textId="77777777" w:rsidR="00872348" w:rsidRPr="001F2135" w:rsidRDefault="00872348" w:rsidP="003B3B76">
      <w:pPr>
        <w:ind w:firstLine="567"/>
        <w:jc w:val="both"/>
        <w:rPr>
          <w:sz w:val="28"/>
          <w:szCs w:val="28"/>
        </w:rPr>
      </w:pPr>
      <w:r w:rsidRPr="001F2135">
        <w:rPr>
          <w:sz w:val="28"/>
          <w:szCs w:val="28"/>
        </w:rPr>
        <w:t>- по оценке воздействия строительства и эксплуатации высотного здания на окружающую среду;</w:t>
      </w:r>
    </w:p>
    <w:p w14:paraId="679805B5" w14:textId="77777777" w:rsidR="00872348" w:rsidRPr="001F2135" w:rsidRDefault="00872348" w:rsidP="003B3B76">
      <w:pPr>
        <w:ind w:firstLine="567"/>
        <w:jc w:val="both"/>
        <w:rPr>
          <w:sz w:val="28"/>
          <w:szCs w:val="28"/>
        </w:rPr>
      </w:pPr>
      <w:r w:rsidRPr="001F2135">
        <w:rPr>
          <w:sz w:val="28"/>
          <w:szCs w:val="28"/>
        </w:rPr>
        <w:t>- по защите высотного здания от источников вибрации и шума.</w:t>
      </w:r>
    </w:p>
    <w:p w14:paraId="4E1FDEAC" w14:textId="77777777" w:rsidR="00872348" w:rsidRPr="001F2135" w:rsidRDefault="00872348" w:rsidP="003B3B76">
      <w:pPr>
        <w:ind w:firstLine="567"/>
        <w:jc w:val="both"/>
        <w:rPr>
          <w:sz w:val="28"/>
          <w:szCs w:val="28"/>
        </w:rPr>
      </w:pPr>
      <w:r w:rsidRPr="001F2135">
        <w:rPr>
          <w:sz w:val="28"/>
          <w:szCs w:val="28"/>
        </w:rPr>
        <w:t xml:space="preserve">10.10.3 При проектировании высотных зданий (комплексов) следует применять такие инженерные системы, которые снабжены собственными </w:t>
      </w:r>
      <w:r w:rsidRPr="001F2135">
        <w:rPr>
          <w:sz w:val="28"/>
          <w:szCs w:val="28"/>
        </w:rPr>
        <w:lastRenderedPageBreak/>
        <w:t>системами безопасности</w:t>
      </w:r>
      <w:r w:rsidRPr="001F2135">
        <w:t xml:space="preserve"> </w:t>
      </w:r>
      <w:r w:rsidRPr="001F2135">
        <w:rPr>
          <w:sz w:val="28"/>
          <w:szCs w:val="28"/>
        </w:rPr>
        <w:t>(локальные контроллеры, предохранительные клапаны и т.п.).</w:t>
      </w:r>
    </w:p>
    <w:p w14:paraId="37AE583B" w14:textId="77777777" w:rsidR="00872348" w:rsidRPr="001F2135" w:rsidRDefault="00872348" w:rsidP="003B3B76">
      <w:pPr>
        <w:ind w:firstLine="567"/>
        <w:jc w:val="both"/>
        <w:rPr>
          <w:sz w:val="28"/>
          <w:szCs w:val="28"/>
        </w:rPr>
      </w:pPr>
      <w:r w:rsidRPr="001F2135">
        <w:rPr>
          <w:sz w:val="28"/>
          <w:szCs w:val="28"/>
        </w:rPr>
        <w:t xml:space="preserve">10.10.4 Следует предусматривать обеспечение функциональной безопасности инженерных систем на всех стадиях их жизненного цикла. </w:t>
      </w:r>
    </w:p>
    <w:p w14:paraId="367BB0EB" w14:textId="77777777" w:rsidR="00872348" w:rsidRPr="003B3B76" w:rsidRDefault="00872348" w:rsidP="003B3B76">
      <w:pPr>
        <w:ind w:firstLine="567"/>
        <w:jc w:val="both"/>
        <w:rPr>
          <w:spacing w:val="40"/>
          <w:sz w:val="20"/>
          <w:szCs w:val="20"/>
        </w:rPr>
      </w:pPr>
      <w:r w:rsidRPr="003B3B76">
        <w:rPr>
          <w:spacing w:val="40"/>
          <w:sz w:val="20"/>
          <w:szCs w:val="20"/>
        </w:rPr>
        <w:t>Примечания</w:t>
      </w:r>
    </w:p>
    <w:p w14:paraId="423EE6E9" w14:textId="77777777" w:rsidR="00872348" w:rsidRPr="003B3B76" w:rsidRDefault="00872348" w:rsidP="003B3B76">
      <w:pPr>
        <w:ind w:firstLine="567"/>
        <w:jc w:val="both"/>
        <w:rPr>
          <w:sz w:val="20"/>
          <w:szCs w:val="20"/>
        </w:rPr>
      </w:pPr>
      <w:r w:rsidRPr="003B3B76">
        <w:rPr>
          <w:sz w:val="20"/>
          <w:szCs w:val="20"/>
        </w:rPr>
        <w:t>1 Требования к функциональной безопасности инженерных систем высотных зданий аналогичны требованиям ГОСТ Р МЭК 61511-1.</w:t>
      </w:r>
    </w:p>
    <w:p w14:paraId="022D53B0" w14:textId="77777777" w:rsidR="00872348" w:rsidRPr="003B3B76" w:rsidRDefault="00872348" w:rsidP="003B3B76">
      <w:pPr>
        <w:ind w:firstLine="567"/>
        <w:jc w:val="both"/>
        <w:rPr>
          <w:spacing w:val="4"/>
          <w:sz w:val="20"/>
          <w:szCs w:val="20"/>
        </w:rPr>
      </w:pPr>
      <w:r w:rsidRPr="003B3B76">
        <w:rPr>
          <w:spacing w:val="4"/>
          <w:sz w:val="20"/>
          <w:szCs w:val="20"/>
        </w:rPr>
        <w:t>2 Требования по применению ГОСТ Р МЭК 61511-1 приведены в ГОСТ Р МЭК 61511-2, а методы оценки полноты безопасности этих систем приведены в ГОСТ Р МЭК 61511-3.</w:t>
      </w:r>
    </w:p>
    <w:p w14:paraId="5C3A7A7C" w14:textId="77777777" w:rsidR="00872348" w:rsidRPr="001F2135" w:rsidRDefault="00872348" w:rsidP="003B3B76">
      <w:pPr>
        <w:ind w:firstLine="567"/>
        <w:jc w:val="both"/>
        <w:rPr>
          <w:sz w:val="28"/>
          <w:szCs w:val="28"/>
        </w:rPr>
      </w:pPr>
      <w:r w:rsidRPr="001F2135">
        <w:rPr>
          <w:sz w:val="28"/>
          <w:szCs w:val="28"/>
        </w:rPr>
        <w:t>10.10.5 Вентиляционные камеры вытяжных вентиляционных систем и систем дымоудаления из подземных стоянок автомобилей следует размещать на кровле здания с соблюдением нормативных требований по шумо- и виброизоляции.</w:t>
      </w:r>
    </w:p>
    <w:p w14:paraId="4A79D245" w14:textId="77777777" w:rsidR="00872348" w:rsidRPr="001F2135" w:rsidRDefault="00872348" w:rsidP="003B3B76">
      <w:pPr>
        <w:ind w:firstLine="567"/>
        <w:jc w:val="both"/>
        <w:rPr>
          <w:sz w:val="28"/>
          <w:szCs w:val="28"/>
        </w:rPr>
      </w:pPr>
      <w:r w:rsidRPr="001F2135">
        <w:rPr>
          <w:sz w:val="28"/>
          <w:szCs w:val="28"/>
        </w:rPr>
        <w:t xml:space="preserve">Расчеты выбросов загрязняющих веществ от стоянок автомобилей и автономных источников теплоснабжения должны осуществляться с учетом технических характеристик оборудования. </w:t>
      </w:r>
    </w:p>
    <w:p w14:paraId="3E847822" w14:textId="77777777" w:rsidR="00872348" w:rsidRPr="001F2135" w:rsidRDefault="00872348" w:rsidP="003B3B76">
      <w:pPr>
        <w:ind w:firstLine="567"/>
        <w:jc w:val="both"/>
        <w:rPr>
          <w:sz w:val="28"/>
          <w:szCs w:val="28"/>
        </w:rPr>
      </w:pPr>
      <w:r w:rsidRPr="001F2135">
        <w:rPr>
          <w:sz w:val="28"/>
          <w:szCs w:val="28"/>
        </w:rPr>
        <w:t>Вентиляционные выбросы из подземных гаражей-стоянок, расположенных под жилыми и общественными высотными зданиями, должны быть организованы на 1,5 м выше конька крыши самой высокой части здания. Для комплекса высотных зданий с общей подземной стоянкой допускается устройство выброса на 1,5 м выше конька крыши соседнего здания на расстоянии не менее 15 м от самого высокого здания в комплексе или на таком же расстоянии между соседними зданиями.</w:t>
      </w:r>
    </w:p>
    <w:p w14:paraId="7B018CBC" w14:textId="77777777" w:rsidR="00872348" w:rsidRPr="001F2135" w:rsidRDefault="00872348" w:rsidP="003B3B76">
      <w:pPr>
        <w:ind w:firstLine="567"/>
        <w:jc w:val="both"/>
        <w:rPr>
          <w:sz w:val="28"/>
          <w:szCs w:val="28"/>
        </w:rPr>
      </w:pPr>
      <w:r w:rsidRPr="001F2135">
        <w:rPr>
          <w:sz w:val="28"/>
          <w:szCs w:val="28"/>
        </w:rPr>
        <w:t>10.10.6 Для обеспечения безопасности инженерных систем необходимо при их проектировании соблюдать следующие правила:</w:t>
      </w:r>
    </w:p>
    <w:p w14:paraId="05810714" w14:textId="77777777" w:rsidR="00872348" w:rsidRPr="001F2135" w:rsidRDefault="00872348" w:rsidP="003B3B76">
      <w:pPr>
        <w:ind w:firstLine="567"/>
        <w:jc w:val="both"/>
        <w:rPr>
          <w:sz w:val="28"/>
          <w:szCs w:val="28"/>
        </w:rPr>
      </w:pPr>
      <w:r w:rsidRPr="001F2135">
        <w:rPr>
          <w:sz w:val="28"/>
          <w:szCs w:val="28"/>
        </w:rPr>
        <w:t>- температура поверхностей доступных для людей частей нагревательных приборов и подающих трубопроводов отопления должна быть не более 95 °С, если приняты меры для предотвращения касания их человеком, температура поверхностей других трубопроводов или поверхности изолированных трубопроводов должна быть не более 40 °С;</w:t>
      </w:r>
    </w:p>
    <w:p w14:paraId="41F94AA1" w14:textId="77777777" w:rsidR="00872348" w:rsidRPr="001F2135" w:rsidRDefault="00872348" w:rsidP="003B3B76">
      <w:pPr>
        <w:ind w:firstLine="567"/>
        <w:jc w:val="both"/>
        <w:rPr>
          <w:sz w:val="28"/>
          <w:szCs w:val="28"/>
        </w:rPr>
      </w:pPr>
      <w:r w:rsidRPr="001F2135">
        <w:rPr>
          <w:sz w:val="28"/>
          <w:szCs w:val="28"/>
        </w:rPr>
        <w:t>- температура горячего воздуха на расстоянии 0,1 м от выпускного отверстия приборов воздушного отопления должна быть не более 70 °С;</w:t>
      </w:r>
    </w:p>
    <w:p w14:paraId="13B0DD74" w14:textId="77777777" w:rsidR="00872348" w:rsidRPr="001F2135" w:rsidRDefault="00872348" w:rsidP="003B3B76">
      <w:pPr>
        <w:ind w:firstLine="567"/>
        <w:jc w:val="both"/>
        <w:rPr>
          <w:sz w:val="28"/>
          <w:szCs w:val="28"/>
        </w:rPr>
      </w:pPr>
      <w:r w:rsidRPr="001F2135">
        <w:rPr>
          <w:sz w:val="28"/>
          <w:szCs w:val="28"/>
        </w:rPr>
        <w:t>- температура горячей воды в местах водоразбора (на границе балансовой принадлежности) в системе ГВС должна быть не менее 60 °С.</w:t>
      </w:r>
    </w:p>
    <w:p w14:paraId="032C7240" w14:textId="77777777" w:rsidR="00872348" w:rsidRPr="001F2135" w:rsidRDefault="00872348" w:rsidP="003B3B76">
      <w:pPr>
        <w:ind w:firstLine="567"/>
        <w:jc w:val="both"/>
        <w:rPr>
          <w:sz w:val="28"/>
          <w:szCs w:val="28"/>
        </w:rPr>
      </w:pPr>
      <w:r w:rsidRPr="001F2135">
        <w:rPr>
          <w:sz w:val="28"/>
          <w:szCs w:val="28"/>
        </w:rPr>
        <w:t>10.10.7 Параметры вибрации и шума инженерного оборудования должны соответствовать требованиям СП 51.13330 с учетом СН 2.2.4/2.1.8.562 и СН 2.2.4/2.1.8.566.</w:t>
      </w:r>
    </w:p>
    <w:p w14:paraId="741D0314" w14:textId="5B27C330" w:rsidR="00A83B73" w:rsidRDefault="00872348" w:rsidP="003B3B76">
      <w:pPr>
        <w:pStyle w:val="aff1"/>
        <w:ind w:firstLine="567"/>
        <w:jc w:val="both"/>
        <w:rPr>
          <w:sz w:val="28"/>
          <w:szCs w:val="28"/>
        </w:rPr>
      </w:pPr>
      <w:r w:rsidRPr="001F2135">
        <w:rPr>
          <w:sz w:val="28"/>
          <w:szCs w:val="28"/>
        </w:rPr>
        <w:t xml:space="preserve">10.10.8 Оперативный контроль параметров работы инженерных систем должен осуществляться из диспетчерского пункта здания с постоянным присутствием персонала. Контроль работы должен осуществляться с выводом на компьютер диспетчера сведений о работе систем, обеспечивающих их безопасное функционирование. Также на компьютер диспетчера должна </w:t>
      </w:r>
      <w:r w:rsidRPr="001F2135">
        <w:rPr>
          <w:sz w:val="28"/>
          <w:szCs w:val="28"/>
        </w:rPr>
        <w:lastRenderedPageBreak/>
        <w:t>выводиться информация об аварийных режимах. Объем информации определяется заданием на проектирование.</w:t>
      </w:r>
    </w:p>
    <w:p w14:paraId="503F061A" w14:textId="79412573" w:rsidR="003B3B76" w:rsidRPr="00E04F66" w:rsidRDefault="003B3B76" w:rsidP="003B3B76">
      <w:pPr>
        <w:pStyle w:val="aff1"/>
        <w:ind w:firstLine="567"/>
        <w:jc w:val="both"/>
        <w:rPr>
          <w:b/>
          <w:sz w:val="28"/>
          <w:szCs w:val="28"/>
        </w:rPr>
      </w:pPr>
      <w:r>
        <w:rPr>
          <w:b/>
          <w:sz w:val="28"/>
          <w:szCs w:val="28"/>
        </w:rPr>
        <w:t xml:space="preserve">Раздел 10 </w:t>
      </w:r>
      <w:r w:rsidRPr="00E04F66">
        <w:rPr>
          <w:b/>
          <w:sz w:val="28"/>
          <w:szCs w:val="28"/>
        </w:rPr>
        <w:t>(Измененная редакция, Изм. № 1).</w:t>
      </w:r>
    </w:p>
    <w:p w14:paraId="158500B3" w14:textId="77777777" w:rsidR="00872348" w:rsidRPr="005D0500" w:rsidRDefault="00872348" w:rsidP="00932913">
      <w:pPr>
        <w:pStyle w:val="aff1"/>
        <w:ind w:firstLine="567"/>
        <w:jc w:val="both"/>
        <w:rPr>
          <w:sz w:val="28"/>
          <w:szCs w:val="28"/>
        </w:rPr>
      </w:pPr>
    </w:p>
    <w:p w14:paraId="180BFB02" w14:textId="77777777" w:rsidR="0038100C" w:rsidRPr="00A83B73" w:rsidRDefault="00A83B73" w:rsidP="00932913">
      <w:pPr>
        <w:pStyle w:val="aff1"/>
        <w:ind w:firstLine="567"/>
        <w:jc w:val="both"/>
        <w:rPr>
          <w:b/>
          <w:sz w:val="28"/>
          <w:szCs w:val="28"/>
        </w:rPr>
      </w:pPr>
      <w:bookmarkStart w:id="70" w:name="_Toc460856934"/>
      <w:r w:rsidRPr="00A83B73">
        <w:rPr>
          <w:b/>
          <w:sz w:val="28"/>
          <w:szCs w:val="28"/>
        </w:rPr>
        <w:t xml:space="preserve">11 </w:t>
      </w:r>
      <w:r w:rsidR="0038100C" w:rsidRPr="00A83B73">
        <w:rPr>
          <w:b/>
          <w:sz w:val="28"/>
          <w:szCs w:val="28"/>
        </w:rPr>
        <w:t>Тепловая защита высотных зданий</w:t>
      </w:r>
      <w:bookmarkEnd w:id="70"/>
    </w:p>
    <w:p w14:paraId="5406E2FA" w14:textId="77777777" w:rsidR="003B3B76" w:rsidRPr="001F2135" w:rsidRDefault="003B3B76" w:rsidP="003B3B76">
      <w:pPr>
        <w:pStyle w:val="aff1"/>
        <w:ind w:firstLine="567"/>
        <w:jc w:val="both"/>
        <w:rPr>
          <w:sz w:val="28"/>
          <w:szCs w:val="28"/>
        </w:rPr>
      </w:pPr>
      <w:r w:rsidRPr="001F2135">
        <w:rPr>
          <w:sz w:val="28"/>
          <w:szCs w:val="28"/>
        </w:rPr>
        <w:t>11.1 Тепловая защита высотных зданий должна соответствовать требованиям [7], СП 50.13330 и настоящего свода правил. Правила по обеспечению энергетической эффективности зданий приведены в [11].</w:t>
      </w:r>
    </w:p>
    <w:p w14:paraId="273E75C0" w14:textId="77777777" w:rsidR="003B3B76" w:rsidRPr="001F2135" w:rsidRDefault="003B3B76" w:rsidP="003B3B76">
      <w:pPr>
        <w:ind w:firstLine="567"/>
        <w:jc w:val="both"/>
        <w:rPr>
          <w:sz w:val="28"/>
          <w:szCs w:val="28"/>
        </w:rPr>
      </w:pPr>
      <w:r w:rsidRPr="001F2135">
        <w:rPr>
          <w:sz w:val="28"/>
          <w:szCs w:val="28"/>
        </w:rPr>
        <w:t xml:space="preserve">Для теплотехнических расчетов параметры микроклимата в помещениях следует принимать согласно ГОСТ 30494–2011 (таблицы 1–3). В качестве расчетной температуры внутреннего воздуха в помещениях высотных зданий принимают минимальное значение оптимальных температур воздуха </w:t>
      </w:r>
      <w:r w:rsidRPr="001F2135">
        <w:rPr>
          <w:i/>
          <w:sz w:val="28"/>
          <w:szCs w:val="28"/>
        </w:rPr>
        <w:t>t</w:t>
      </w:r>
      <w:r w:rsidRPr="001F2135">
        <w:rPr>
          <w:sz w:val="28"/>
          <w:szCs w:val="28"/>
          <w:vertAlign w:val="subscript"/>
        </w:rPr>
        <w:t>в</w:t>
      </w:r>
      <w:r w:rsidRPr="001F2135">
        <w:rPr>
          <w:sz w:val="28"/>
          <w:szCs w:val="28"/>
        </w:rPr>
        <w:t xml:space="preserve">, °С, приведенных в ГОСТ 30494–2011 (таблицы 1–3). </w:t>
      </w:r>
    </w:p>
    <w:p w14:paraId="223813EE" w14:textId="77777777" w:rsidR="003B3B76" w:rsidRPr="001F2135" w:rsidRDefault="003B3B76" w:rsidP="003B3B76">
      <w:pPr>
        <w:ind w:firstLine="567"/>
        <w:jc w:val="both"/>
        <w:rPr>
          <w:sz w:val="28"/>
          <w:szCs w:val="28"/>
        </w:rPr>
      </w:pPr>
      <w:r w:rsidRPr="001F2135">
        <w:rPr>
          <w:sz w:val="28"/>
          <w:szCs w:val="28"/>
        </w:rPr>
        <w:t xml:space="preserve">Климатические воздействия для наружных ограждающих конструкций следует принимать согласно СП 60.13330, СП 131.13330. В качестве расчетной температуры наружного воздуха в холодный период года </w:t>
      </w:r>
      <w:r w:rsidRPr="001F2135">
        <w:rPr>
          <w:i/>
          <w:sz w:val="28"/>
          <w:szCs w:val="28"/>
        </w:rPr>
        <w:t>t</w:t>
      </w:r>
      <w:r w:rsidRPr="001F2135">
        <w:rPr>
          <w:sz w:val="28"/>
          <w:szCs w:val="28"/>
          <w:vertAlign w:val="subscript"/>
        </w:rPr>
        <w:t>н</w:t>
      </w:r>
      <w:r w:rsidRPr="001F2135">
        <w:rPr>
          <w:sz w:val="28"/>
          <w:szCs w:val="28"/>
        </w:rPr>
        <w:t>, °С, принимают среднюю температуру наиболее холодной пятидневки обеспеченностью 0,98 по СП 131.13330 с учетом поправки на высоту здания.</w:t>
      </w:r>
    </w:p>
    <w:p w14:paraId="5C614862" w14:textId="77777777" w:rsidR="003B3B76" w:rsidRPr="001F2135" w:rsidRDefault="003B3B76" w:rsidP="003B3B76">
      <w:pPr>
        <w:ind w:firstLine="567"/>
        <w:jc w:val="both"/>
        <w:rPr>
          <w:sz w:val="28"/>
          <w:szCs w:val="28"/>
        </w:rPr>
      </w:pPr>
      <w:r w:rsidRPr="001F2135">
        <w:rPr>
          <w:sz w:val="28"/>
          <w:szCs w:val="28"/>
        </w:rPr>
        <w:t>Параметры наружного воздуха следует принимать с учетом понижения температуры воздуха на 1 °С на каждые 100 м по высоте здания.</w:t>
      </w:r>
    </w:p>
    <w:p w14:paraId="1B22B6EA" w14:textId="77777777" w:rsidR="003B3B76" w:rsidRPr="001F2135" w:rsidRDefault="003B3B76" w:rsidP="003B3B76">
      <w:pPr>
        <w:ind w:firstLine="567"/>
        <w:jc w:val="both"/>
        <w:rPr>
          <w:sz w:val="28"/>
          <w:szCs w:val="28"/>
        </w:rPr>
      </w:pPr>
      <w:r w:rsidRPr="001F2135">
        <w:rPr>
          <w:sz w:val="28"/>
          <w:szCs w:val="28"/>
        </w:rPr>
        <w:t xml:space="preserve">Климатический показатель района строительства высотного здания, характеризующийся градусо-сутками отопительного периода (ГСОП), °С·сут, базирующимися на значениях средней температуры наружного воздуха </w:t>
      </w:r>
      <w:r w:rsidRPr="001F2135">
        <w:rPr>
          <w:i/>
          <w:sz w:val="28"/>
          <w:szCs w:val="28"/>
        </w:rPr>
        <w:t>t</w:t>
      </w:r>
      <w:r w:rsidRPr="001F2135">
        <w:rPr>
          <w:sz w:val="28"/>
          <w:szCs w:val="28"/>
          <w:vertAlign w:val="subscript"/>
        </w:rPr>
        <w:t>от</w:t>
      </w:r>
      <w:r w:rsidRPr="001F2135">
        <w:rPr>
          <w:sz w:val="28"/>
          <w:szCs w:val="28"/>
        </w:rPr>
        <w:t xml:space="preserve">, °С, и продолжительности </w:t>
      </w:r>
      <w:r w:rsidRPr="001F2135">
        <w:rPr>
          <w:i/>
          <w:sz w:val="28"/>
          <w:szCs w:val="28"/>
        </w:rPr>
        <w:t>z</w:t>
      </w:r>
      <w:r w:rsidRPr="001F2135">
        <w:rPr>
          <w:sz w:val="28"/>
          <w:szCs w:val="28"/>
          <w:vertAlign w:val="subscript"/>
        </w:rPr>
        <w:t>от</w:t>
      </w:r>
      <w:r w:rsidRPr="001F2135">
        <w:rPr>
          <w:sz w:val="28"/>
          <w:szCs w:val="28"/>
        </w:rPr>
        <w:t>, сут/год, отопительного периода, принимаемыми по СП 131.13330, определяют по формуле</w:t>
      </w:r>
    </w:p>
    <w:tbl>
      <w:tblPr>
        <w:tblW w:w="0" w:type="auto"/>
        <w:tblLook w:val="04A0" w:firstRow="1" w:lastRow="0" w:firstColumn="1" w:lastColumn="0" w:noHBand="0" w:noVBand="1"/>
      </w:tblPr>
      <w:tblGrid>
        <w:gridCol w:w="8199"/>
        <w:gridCol w:w="1156"/>
      </w:tblGrid>
      <w:tr w:rsidR="003B3B76" w:rsidRPr="001F2135" w14:paraId="67C04AC9" w14:textId="77777777" w:rsidTr="00522A8A">
        <w:tc>
          <w:tcPr>
            <w:tcW w:w="8897" w:type="dxa"/>
            <w:shd w:val="clear" w:color="auto" w:fill="auto"/>
          </w:tcPr>
          <w:p w14:paraId="1DCFE449" w14:textId="77777777" w:rsidR="003B3B76" w:rsidRPr="001F2135" w:rsidRDefault="003B3B76" w:rsidP="00522A8A">
            <w:pPr>
              <w:jc w:val="center"/>
              <w:rPr>
                <w:sz w:val="28"/>
                <w:szCs w:val="28"/>
              </w:rPr>
            </w:pPr>
            <w:r w:rsidRPr="001F2135">
              <w:rPr>
                <w:sz w:val="28"/>
                <w:szCs w:val="28"/>
              </w:rPr>
              <w:t>ГСОП = (</w:t>
            </w:r>
            <w:r w:rsidRPr="001F2135">
              <w:rPr>
                <w:i/>
                <w:sz w:val="28"/>
                <w:szCs w:val="28"/>
              </w:rPr>
              <w:t>t</w:t>
            </w:r>
            <w:r w:rsidRPr="001F2135">
              <w:rPr>
                <w:sz w:val="28"/>
                <w:szCs w:val="28"/>
                <w:vertAlign w:val="subscript"/>
              </w:rPr>
              <w:t>в</w:t>
            </w:r>
            <w:r w:rsidRPr="001F2135">
              <w:rPr>
                <w:sz w:val="28"/>
                <w:szCs w:val="28"/>
              </w:rPr>
              <w:t xml:space="preserve"> – </w:t>
            </w:r>
            <w:r w:rsidRPr="001F2135">
              <w:rPr>
                <w:i/>
                <w:sz w:val="28"/>
                <w:szCs w:val="28"/>
              </w:rPr>
              <w:t>t</w:t>
            </w:r>
            <w:r w:rsidRPr="001F2135">
              <w:rPr>
                <w:sz w:val="28"/>
                <w:szCs w:val="28"/>
                <w:vertAlign w:val="subscript"/>
              </w:rPr>
              <w:t>от</w:t>
            </w:r>
            <w:r w:rsidRPr="001F2135">
              <w:rPr>
                <w:sz w:val="28"/>
                <w:szCs w:val="28"/>
              </w:rPr>
              <w:t xml:space="preserve">) </w:t>
            </w:r>
            <w:r w:rsidRPr="001F2135">
              <w:rPr>
                <w:i/>
                <w:sz w:val="28"/>
                <w:szCs w:val="28"/>
              </w:rPr>
              <w:t>z</w:t>
            </w:r>
            <w:r w:rsidRPr="001F2135">
              <w:rPr>
                <w:sz w:val="28"/>
                <w:szCs w:val="28"/>
                <w:vertAlign w:val="subscript"/>
              </w:rPr>
              <w:t>от</w:t>
            </w:r>
            <w:r w:rsidRPr="001F2135">
              <w:rPr>
                <w:sz w:val="28"/>
                <w:szCs w:val="28"/>
              </w:rPr>
              <w:t xml:space="preserve">. </w:t>
            </w:r>
            <w:r w:rsidRPr="001F2135">
              <w:rPr>
                <w:i/>
                <w:sz w:val="28"/>
                <w:szCs w:val="28"/>
              </w:rPr>
              <w:t>к</w:t>
            </w:r>
            <w:r w:rsidRPr="001F2135">
              <w:rPr>
                <w:iCs/>
                <w:sz w:val="28"/>
                <w:szCs w:val="28"/>
                <w:vertAlign w:val="subscript"/>
              </w:rPr>
              <w:t>выс</w:t>
            </w:r>
            <w:r w:rsidRPr="001F2135">
              <w:rPr>
                <w:sz w:val="28"/>
                <w:szCs w:val="28"/>
              </w:rPr>
              <w:t>.</w:t>
            </w:r>
          </w:p>
          <w:p w14:paraId="4B757D9D" w14:textId="77777777" w:rsidR="003B3B76" w:rsidRPr="001F2135" w:rsidRDefault="003B3B76" w:rsidP="00522A8A">
            <w:pPr>
              <w:jc w:val="both"/>
              <w:rPr>
                <w:sz w:val="28"/>
                <w:szCs w:val="28"/>
              </w:rPr>
            </w:pPr>
            <w:r w:rsidRPr="001F2135">
              <w:rPr>
                <w:sz w:val="28"/>
                <w:szCs w:val="28"/>
              </w:rPr>
              <w:t xml:space="preserve">где </w:t>
            </w:r>
            <w:r w:rsidRPr="001F2135">
              <w:rPr>
                <w:i/>
                <w:sz w:val="28"/>
                <w:szCs w:val="28"/>
              </w:rPr>
              <w:t>к</w:t>
            </w:r>
            <w:r w:rsidRPr="001F2135">
              <w:rPr>
                <w:iCs/>
                <w:sz w:val="28"/>
                <w:szCs w:val="28"/>
                <w:vertAlign w:val="subscript"/>
              </w:rPr>
              <w:t xml:space="preserve">выс </w:t>
            </w:r>
            <w:r w:rsidRPr="001F2135">
              <w:rPr>
                <w:sz w:val="28"/>
                <w:szCs w:val="28"/>
              </w:rPr>
              <w:t>– коэффициент высоты здания, принимаемый 1,15 для зданий высотой 150 ‒ 300 м и 1,2 для зданий выше 300 м.</w:t>
            </w:r>
          </w:p>
        </w:tc>
        <w:tc>
          <w:tcPr>
            <w:tcW w:w="1185" w:type="dxa"/>
            <w:shd w:val="clear" w:color="auto" w:fill="auto"/>
          </w:tcPr>
          <w:p w14:paraId="7560D99B" w14:textId="77777777" w:rsidR="003B3B76" w:rsidRPr="001F2135" w:rsidRDefault="003B3B76" w:rsidP="00522A8A">
            <w:pPr>
              <w:jc w:val="right"/>
              <w:rPr>
                <w:sz w:val="28"/>
                <w:szCs w:val="28"/>
              </w:rPr>
            </w:pPr>
            <w:r w:rsidRPr="001F2135">
              <w:rPr>
                <w:sz w:val="28"/>
                <w:szCs w:val="28"/>
              </w:rPr>
              <w:t>(11.1)</w:t>
            </w:r>
          </w:p>
          <w:p w14:paraId="1F890CE4" w14:textId="77777777" w:rsidR="003B3B76" w:rsidRPr="001F2135" w:rsidRDefault="003B3B76" w:rsidP="00522A8A">
            <w:pPr>
              <w:ind w:firstLine="709"/>
              <w:jc w:val="right"/>
              <w:rPr>
                <w:sz w:val="28"/>
                <w:szCs w:val="28"/>
              </w:rPr>
            </w:pPr>
          </w:p>
        </w:tc>
      </w:tr>
    </w:tbl>
    <w:p w14:paraId="57A67F1B" w14:textId="77777777" w:rsidR="003B3B76" w:rsidRPr="00E04F66" w:rsidRDefault="003B3B76" w:rsidP="003B3B76">
      <w:pPr>
        <w:pStyle w:val="aff1"/>
        <w:ind w:firstLine="567"/>
        <w:jc w:val="both"/>
        <w:rPr>
          <w:b/>
          <w:sz w:val="28"/>
          <w:szCs w:val="28"/>
        </w:rPr>
      </w:pPr>
      <w:r w:rsidRPr="00E04F66">
        <w:rPr>
          <w:b/>
          <w:sz w:val="28"/>
          <w:szCs w:val="28"/>
        </w:rPr>
        <w:t>(Измененная редакция, Изм. № 1).</w:t>
      </w:r>
    </w:p>
    <w:p w14:paraId="2DCDEC87" w14:textId="77777777" w:rsidR="003B3B76" w:rsidRPr="001F2135" w:rsidRDefault="003B3B76" w:rsidP="003B3B76">
      <w:pPr>
        <w:pStyle w:val="aff1"/>
        <w:ind w:firstLine="567"/>
        <w:jc w:val="both"/>
        <w:rPr>
          <w:sz w:val="28"/>
          <w:szCs w:val="28"/>
        </w:rPr>
      </w:pPr>
      <w:r w:rsidRPr="001F2135">
        <w:rPr>
          <w:sz w:val="28"/>
          <w:szCs w:val="28"/>
        </w:rPr>
        <w:t xml:space="preserve">11.2 Высотные здания в отношении тепловой защиты следует дифференцировать по высоте на две группы: до </w:t>
      </w:r>
      <w:smartTag w:uri="urn:schemas-microsoft-com:office:smarttags" w:element="metricconverter">
        <w:smartTagPr>
          <w:attr w:name="ProductID" w:val="150 м"/>
        </w:smartTagPr>
        <w:r w:rsidRPr="001F2135">
          <w:rPr>
            <w:sz w:val="28"/>
            <w:szCs w:val="28"/>
          </w:rPr>
          <w:t>150 м</w:t>
        </w:r>
      </w:smartTag>
      <w:r w:rsidRPr="001F2135">
        <w:rPr>
          <w:sz w:val="28"/>
          <w:szCs w:val="28"/>
        </w:rPr>
        <w:t xml:space="preserve"> (включительно) и свыше </w:t>
      </w:r>
      <w:smartTag w:uri="urn:schemas-microsoft-com:office:smarttags" w:element="metricconverter">
        <w:smartTagPr>
          <w:attr w:name="ProductID" w:val="150 м"/>
        </w:smartTagPr>
        <w:r w:rsidRPr="001F2135">
          <w:rPr>
            <w:sz w:val="28"/>
            <w:szCs w:val="28"/>
          </w:rPr>
          <w:t>150 м</w:t>
        </w:r>
      </w:smartTag>
      <w:r w:rsidRPr="001F2135">
        <w:rPr>
          <w:sz w:val="28"/>
          <w:szCs w:val="28"/>
        </w:rPr>
        <w:t>. При этом для каждой группы требуемый уровень тепловой защиты обеспечивается нормируемым сопротивлением теплопередаче наружных ограждающих конструкций оболочки здания (стен, покрытий, перекрытий над неотапливаемым пространством, заполнений наружных проемов), устанавливаемых в зависимости от высоты здания.</w:t>
      </w:r>
    </w:p>
    <w:p w14:paraId="4FF7BEAC" w14:textId="77777777" w:rsidR="003B3B76" w:rsidRPr="001F2135" w:rsidRDefault="003B3B76" w:rsidP="003B3B76">
      <w:pPr>
        <w:ind w:firstLine="567"/>
        <w:jc w:val="both"/>
        <w:rPr>
          <w:sz w:val="28"/>
          <w:szCs w:val="28"/>
        </w:rPr>
      </w:pPr>
      <w:r w:rsidRPr="001F2135">
        <w:rPr>
          <w:sz w:val="28"/>
          <w:szCs w:val="28"/>
        </w:rPr>
        <w:t>Остальные показатели требований энергетической эффективности следует выполнять с учетом расчетной ветровой нагрузки, воздействующей на наружную поверхность оболочки здания, учитываемой коэффициентом изменения расчетной скорости ветра по высоте здания.</w:t>
      </w:r>
    </w:p>
    <w:p w14:paraId="6E5ABF32" w14:textId="77777777" w:rsidR="003B3B76" w:rsidRPr="001F2135" w:rsidRDefault="003B3B76" w:rsidP="003B3B76">
      <w:pPr>
        <w:ind w:firstLine="567"/>
        <w:jc w:val="both"/>
        <w:rPr>
          <w:sz w:val="28"/>
          <w:szCs w:val="28"/>
        </w:rPr>
      </w:pPr>
      <w:r w:rsidRPr="001F2135">
        <w:rPr>
          <w:sz w:val="28"/>
          <w:szCs w:val="28"/>
        </w:rPr>
        <w:lastRenderedPageBreak/>
        <w:t>Уровень теплозащиты здания следует определять по его максимальной высоте. При специальном обосновании допускается принимать различные уровни теплозащиты здания по высоте с учетом его функционального деления.</w:t>
      </w:r>
    </w:p>
    <w:p w14:paraId="67EAAC5F" w14:textId="2A65E4E4" w:rsidR="009F39C5" w:rsidRPr="005D0500" w:rsidRDefault="003B3B76" w:rsidP="003B3B76">
      <w:pPr>
        <w:pStyle w:val="aff1"/>
        <w:ind w:firstLine="567"/>
        <w:jc w:val="both"/>
        <w:rPr>
          <w:sz w:val="28"/>
          <w:szCs w:val="28"/>
        </w:rPr>
      </w:pPr>
      <w:r w:rsidRPr="001F2135">
        <w:rPr>
          <w:sz w:val="28"/>
          <w:szCs w:val="28"/>
        </w:rPr>
        <w:t xml:space="preserve">Расчетные значения приведенного сопротивления теплопередаче наружных ограждающих конструкций (за исключением светопрозрачных) </w:t>
      </w:r>
      <w:r w:rsidRPr="001F2135">
        <w:rPr>
          <w:i/>
          <w:sz w:val="28"/>
          <w:szCs w:val="28"/>
        </w:rPr>
        <w:t>R</w:t>
      </w:r>
      <w:r w:rsidRPr="001F2135">
        <w:rPr>
          <w:sz w:val="28"/>
          <w:szCs w:val="28"/>
          <w:vertAlign w:val="subscript"/>
        </w:rPr>
        <w:t>о</w:t>
      </w:r>
      <w:r w:rsidRPr="001F2135">
        <w:rPr>
          <w:sz w:val="28"/>
          <w:szCs w:val="28"/>
        </w:rPr>
        <w:t>, м</w:t>
      </w:r>
      <w:r w:rsidRPr="001F2135">
        <w:rPr>
          <w:sz w:val="28"/>
          <w:szCs w:val="28"/>
          <w:vertAlign w:val="superscript"/>
        </w:rPr>
        <w:t>2</w:t>
      </w:r>
      <w:r w:rsidRPr="001F2135">
        <w:rPr>
          <w:sz w:val="28"/>
          <w:szCs w:val="28"/>
        </w:rPr>
        <w:t xml:space="preserve">·°С/Вт, должны быть для соответствующих высот зданий не менее нормируемых значений </w:t>
      </w:r>
      <w:r w:rsidRPr="001F2135">
        <w:rPr>
          <w:i/>
          <w:sz w:val="28"/>
          <w:szCs w:val="28"/>
        </w:rPr>
        <w:t>R</w:t>
      </w:r>
      <w:r w:rsidRPr="001F2135">
        <w:rPr>
          <w:sz w:val="28"/>
          <w:szCs w:val="28"/>
          <w:vertAlign w:val="subscript"/>
        </w:rPr>
        <w:t>о</w:t>
      </w:r>
      <w:r w:rsidRPr="001F2135">
        <w:rPr>
          <w:sz w:val="28"/>
          <w:szCs w:val="28"/>
          <w:vertAlign w:val="superscript"/>
        </w:rPr>
        <w:t>норм</w:t>
      </w:r>
      <w:r w:rsidRPr="001F2135">
        <w:rPr>
          <w:sz w:val="28"/>
          <w:szCs w:val="28"/>
        </w:rPr>
        <w:t>, м</w:t>
      </w:r>
      <w:r w:rsidRPr="001F2135">
        <w:rPr>
          <w:sz w:val="28"/>
          <w:szCs w:val="28"/>
          <w:vertAlign w:val="superscript"/>
        </w:rPr>
        <w:t>2</w:t>
      </w:r>
      <w:r w:rsidRPr="001F2135">
        <w:rPr>
          <w:sz w:val="28"/>
          <w:szCs w:val="28"/>
        </w:rPr>
        <w:t>·°С/Вт, определяемых в зависимости от ГСОП согласно таблице 11.1.</w:t>
      </w:r>
    </w:p>
    <w:p w14:paraId="296705E1" w14:textId="77777777" w:rsidR="003B3B76" w:rsidRPr="00E04F66" w:rsidRDefault="003B3B76" w:rsidP="003B3B76">
      <w:pPr>
        <w:pStyle w:val="aff1"/>
        <w:ind w:firstLine="567"/>
        <w:jc w:val="both"/>
        <w:rPr>
          <w:b/>
          <w:sz w:val="28"/>
          <w:szCs w:val="28"/>
        </w:rPr>
      </w:pPr>
      <w:r w:rsidRPr="00E04F66">
        <w:rPr>
          <w:b/>
          <w:sz w:val="28"/>
          <w:szCs w:val="28"/>
        </w:rPr>
        <w:t>(Измененная редакция, Изм. № 1).</w:t>
      </w:r>
    </w:p>
    <w:p w14:paraId="30E3A9BB" w14:textId="77777777" w:rsidR="009F39C5" w:rsidRPr="005D0500" w:rsidRDefault="006B5AE0" w:rsidP="00932913">
      <w:pPr>
        <w:pStyle w:val="aff1"/>
        <w:ind w:firstLine="567"/>
        <w:jc w:val="both"/>
        <w:rPr>
          <w:sz w:val="28"/>
          <w:szCs w:val="28"/>
        </w:rPr>
      </w:pPr>
      <w:r>
        <w:rPr>
          <w:sz w:val="28"/>
          <w:szCs w:val="28"/>
        </w:rPr>
        <w:t xml:space="preserve">11.3 </w:t>
      </w:r>
      <w:r w:rsidR="009F39C5" w:rsidRPr="005D0500">
        <w:rPr>
          <w:sz w:val="28"/>
          <w:szCs w:val="28"/>
        </w:rPr>
        <w:t>Для здания в целом тепло</w:t>
      </w:r>
      <w:r>
        <w:rPr>
          <w:sz w:val="28"/>
          <w:szCs w:val="28"/>
        </w:rPr>
        <w:t xml:space="preserve">вую </w:t>
      </w:r>
      <w:r w:rsidR="009F39C5" w:rsidRPr="005D0500">
        <w:rPr>
          <w:sz w:val="28"/>
          <w:szCs w:val="28"/>
        </w:rPr>
        <w:t>защит</w:t>
      </w:r>
      <w:r w:rsidR="00616B77" w:rsidRPr="005D0500">
        <w:rPr>
          <w:sz w:val="28"/>
          <w:szCs w:val="28"/>
        </w:rPr>
        <w:t>у</w:t>
      </w:r>
      <w:r w:rsidR="009F39C5" w:rsidRPr="005D0500">
        <w:rPr>
          <w:sz w:val="28"/>
          <w:szCs w:val="28"/>
        </w:rPr>
        <w:t xml:space="preserve"> ограждающей оболочки здания оценива</w:t>
      </w:r>
      <w:r w:rsidR="00616B77" w:rsidRPr="005D0500">
        <w:rPr>
          <w:sz w:val="28"/>
          <w:szCs w:val="28"/>
        </w:rPr>
        <w:t>ю</w:t>
      </w:r>
      <w:r w:rsidR="009F39C5" w:rsidRPr="005D0500">
        <w:rPr>
          <w:sz w:val="28"/>
          <w:szCs w:val="28"/>
        </w:rPr>
        <w:t xml:space="preserve">т удельной теплозащитной характеристикой здания </w:t>
      </w:r>
      <w:r w:rsidR="00DB2F14" w:rsidRPr="006B5AE0">
        <w:rPr>
          <w:i/>
          <w:sz w:val="28"/>
          <w:szCs w:val="28"/>
        </w:rPr>
        <w:t>k</w:t>
      </w:r>
      <w:r w:rsidR="00DB2F14" w:rsidRPr="006B5AE0">
        <w:rPr>
          <w:sz w:val="28"/>
          <w:szCs w:val="28"/>
          <w:vertAlign w:val="subscript"/>
        </w:rPr>
        <w:t>об</w:t>
      </w:r>
      <w:r w:rsidR="00DB2F14" w:rsidRPr="005D0500">
        <w:rPr>
          <w:sz w:val="28"/>
          <w:szCs w:val="28"/>
        </w:rPr>
        <w:t>, Вт/(м</w:t>
      </w:r>
      <w:r w:rsidR="00DB2F14" w:rsidRPr="006B5AE0">
        <w:rPr>
          <w:sz w:val="28"/>
          <w:szCs w:val="28"/>
          <w:vertAlign w:val="superscript"/>
        </w:rPr>
        <w:t>3</w:t>
      </w:r>
      <w:r w:rsidR="00DB2F14" w:rsidRPr="005D0500">
        <w:rPr>
          <w:sz w:val="28"/>
          <w:szCs w:val="28"/>
        </w:rPr>
        <w:t>·°С)</w:t>
      </w:r>
      <w:r w:rsidR="009F39C5" w:rsidRPr="005D0500">
        <w:rPr>
          <w:sz w:val="28"/>
          <w:szCs w:val="28"/>
        </w:rPr>
        <w:t>, рассчитываемой согласно СП 50.13330</w:t>
      </w:r>
      <w:r w:rsidR="00FA60FD" w:rsidRPr="005D0500">
        <w:rPr>
          <w:sz w:val="28"/>
          <w:szCs w:val="28"/>
        </w:rPr>
        <w:t>.</w:t>
      </w:r>
    </w:p>
    <w:p w14:paraId="28F33005" w14:textId="77777777" w:rsidR="009F39C5" w:rsidRPr="005D0500" w:rsidRDefault="009F39C5" w:rsidP="00932913">
      <w:pPr>
        <w:pStyle w:val="aff1"/>
        <w:ind w:firstLine="567"/>
        <w:jc w:val="both"/>
        <w:rPr>
          <w:sz w:val="28"/>
          <w:szCs w:val="28"/>
        </w:rPr>
      </w:pPr>
    </w:p>
    <w:p w14:paraId="1485F56E" w14:textId="77777777" w:rsidR="009F39C5" w:rsidRPr="004841E5" w:rsidRDefault="009F39C5" w:rsidP="003B3B76">
      <w:pPr>
        <w:pStyle w:val="aff1"/>
        <w:ind w:left="2268" w:hanging="2268"/>
        <w:jc w:val="both"/>
        <w:rPr>
          <w:b/>
          <w:sz w:val="28"/>
          <w:szCs w:val="28"/>
        </w:rPr>
      </w:pPr>
      <w:r w:rsidRPr="005D0500">
        <w:rPr>
          <w:sz w:val="28"/>
          <w:szCs w:val="28"/>
        </w:rPr>
        <w:t>Т</w:t>
      </w:r>
      <w:r w:rsidR="006B5AE0">
        <w:rPr>
          <w:sz w:val="28"/>
          <w:szCs w:val="28"/>
        </w:rPr>
        <w:t xml:space="preserve"> </w:t>
      </w:r>
      <w:r w:rsidRPr="005D0500">
        <w:rPr>
          <w:sz w:val="28"/>
          <w:szCs w:val="28"/>
        </w:rPr>
        <w:t>а</w:t>
      </w:r>
      <w:r w:rsidR="006B5AE0">
        <w:rPr>
          <w:sz w:val="28"/>
          <w:szCs w:val="28"/>
        </w:rPr>
        <w:t xml:space="preserve"> </w:t>
      </w:r>
      <w:r w:rsidRPr="005D0500">
        <w:rPr>
          <w:sz w:val="28"/>
          <w:szCs w:val="28"/>
        </w:rPr>
        <w:t>б</w:t>
      </w:r>
      <w:r w:rsidR="006B5AE0">
        <w:rPr>
          <w:sz w:val="28"/>
          <w:szCs w:val="28"/>
        </w:rPr>
        <w:t xml:space="preserve"> </w:t>
      </w:r>
      <w:r w:rsidRPr="005D0500">
        <w:rPr>
          <w:sz w:val="28"/>
          <w:szCs w:val="28"/>
        </w:rPr>
        <w:t>л</w:t>
      </w:r>
      <w:r w:rsidR="006B5AE0">
        <w:rPr>
          <w:sz w:val="28"/>
          <w:szCs w:val="28"/>
        </w:rPr>
        <w:t xml:space="preserve"> </w:t>
      </w:r>
      <w:r w:rsidRPr="005D0500">
        <w:rPr>
          <w:sz w:val="28"/>
          <w:szCs w:val="28"/>
        </w:rPr>
        <w:t>и</w:t>
      </w:r>
      <w:r w:rsidR="006B5AE0">
        <w:rPr>
          <w:sz w:val="28"/>
          <w:szCs w:val="28"/>
        </w:rPr>
        <w:t xml:space="preserve"> </w:t>
      </w:r>
      <w:r w:rsidRPr="005D0500">
        <w:rPr>
          <w:sz w:val="28"/>
          <w:szCs w:val="28"/>
        </w:rPr>
        <w:t>ц</w:t>
      </w:r>
      <w:r w:rsidR="006B5AE0">
        <w:rPr>
          <w:sz w:val="28"/>
          <w:szCs w:val="28"/>
        </w:rPr>
        <w:t xml:space="preserve"> </w:t>
      </w:r>
      <w:r w:rsidRPr="005D0500">
        <w:rPr>
          <w:sz w:val="28"/>
          <w:szCs w:val="28"/>
        </w:rPr>
        <w:t>а</w:t>
      </w:r>
      <w:r w:rsidR="006B5AE0">
        <w:rPr>
          <w:sz w:val="28"/>
          <w:szCs w:val="28"/>
        </w:rPr>
        <w:t xml:space="preserve">  </w:t>
      </w:r>
      <w:r w:rsidRPr="005D0500">
        <w:rPr>
          <w:sz w:val="28"/>
          <w:szCs w:val="28"/>
        </w:rPr>
        <w:t xml:space="preserve"> 1</w:t>
      </w:r>
      <w:r w:rsidR="003A2A29" w:rsidRPr="005D0500">
        <w:rPr>
          <w:sz w:val="28"/>
          <w:szCs w:val="28"/>
        </w:rPr>
        <w:t>1</w:t>
      </w:r>
      <w:r w:rsidRPr="005D0500">
        <w:rPr>
          <w:sz w:val="28"/>
          <w:szCs w:val="28"/>
        </w:rPr>
        <w:t>.1</w:t>
      </w:r>
      <w:r w:rsidR="00836F78" w:rsidRPr="005D0500">
        <w:rPr>
          <w:sz w:val="28"/>
          <w:szCs w:val="28"/>
        </w:rPr>
        <w:t xml:space="preserve"> </w:t>
      </w:r>
      <w:r w:rsidR="006B5AE0">
        <w:rPr>
          <w:sz w:val="28"/>
          <w:szCs w:val="28"/>
        </w:rPr>
        <w:t xml:space="preserve">– </w:t>
      </w:r>
      <w:r w:rsidRPr="004841E5">
        <w:rPr>
          <w:b/>
          <w:sz w:val="28"/>
          <w:szCs w:val="28"/>
        </w:rPr>
        <w:t>Нормируемые (в числителе) и минимально допустимые (в знаменателе) значения сопротивления теплоп</w:t>
      </w:r>
      <w:r w:rsidR="006B5AE0" w:rsidRPr="004841E5">
        <w:rPr>
          <w:b/>
          <w:sz w:val="28"/>
          <w:szCs w:val="28"/>
        </w:rPr>
        <w:t>ередаче ограждающих конструкций</w:t>
      </w:r>
    </w:p>
    <w:tbl>
      <w:tblPr>
        <w:tblW w:w="9782" w:type="dxa"/>
        <w:tblInd w:w="-3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53"/>
        <w:gridCol w:w="1559"/>
        <w:gridCol w:w="1134"/>
        <w:gridCol w:w="1417"/>
        <w:gridCol w:w="1418"/>
        <w:gridCol w:w="1701"/>
      </w:tblGrid>
      <w:tr w:rsidR="009F39C5" w:rsidRPr="002C074D" w14:paraId="17261EB1" w14:textId="77777777" w:rsidTr="004841E5">
        <w:trPr>
          <w:trHeight w:val="697"/>
        </w:trPr>
        <w:tc>
          <w:tcPr>
            <w:tcW w:w="2553" w:type="dxa"/>
            <w:vMerge w:val="restart"/>
          </w:tcPr>
          <w:p w14:paraId="7225269E" w14:textId="77777777" w:rsidR="009F39C5" w:rsidRPr="004841E5" w:rsidRDefault="009F39C5" w:rsidP="00932913">
            <w:pPr>
              <w:pStyle w:val="aff1"/>
              <w:jc w:val="center"/>
              <w:rPr>
                <w:sz w:val="24"/>
                <w:szCs w:val="24"/>
              </w:rPr>
            </w:pPr>
            <w:r w:rsidRPr="004841E5">
              <w:rPr>
                <w:sz w:val="24"/>
                <w:szCs w:val="24"/>
              </w:rPr>
              <w:t>Функциональный тип помещений</w:t>
            </w:r>
          </w:p>
        </w:tc>
        <w:tc>
          <w:tcPr>
            <w:tcW w:w="1559" w:type="dxa"/>
            <w:vMerge w:val="restart"/>
          </w:tcPr>
          <w:p w14:paraId="16477B4E" w14:textId="77777777" w:rsidR="009F39C5" w:rsidRPr="004841E5" w:rsidRDefault="009F39C5" w:rsidP="00932913">
            <w:pPr>
              <w:pStyle w:val="aff1"/>
              <w:jc w:val="center"/>
              <w:rPr>
                <w:sz w:val="24"/>
                <w:szCs w:val="24"/>
              </w:rPr>
            </w:pPr>
            <w:r w:rsidRPr="004841E5">
              <w:rPr>
                <w:sz w:val="24"/>
                <w:szCs w:val="24"/>
              </w:rPr>
              <w:t>Высота здания, м</w:t>
            </w:r>
          </w:p>
        </w:tc>
        <w:tc>
          <w:tcPr>
            <w:tcW w:w="1134" w:type="dxa"/>
            <w:vMerge w:val="restart"/>
          </w:tcPr>
          <w:p w14:paraId="4F521535" w14:textId="77777777" w:rsidR="009F39C5" w:rsidRPr="004841E5" w:rsidRDefault="009F39C5" w:rsidP="00932913">
            <w:pPr>
              <w:pStyle w:val="aff1"/>
              <w:jc w:val="center"/>
              <w:rPr>
                <w:sz w:val="24"/>
                <w:szCs w:val="24"/>
              </w:rPr>
            </w:pPr>
            <w:r w:rsidRPr="004841E5">
              <w:rPr>
                <w:sz w:val="24"/>
                <w:szCs w:val="24"/>
              </w:rPr>
              <w:t>ГСОП, °С·сут (год)</w:t>
            </w:r>
          </w:p>
        </w:tc>
        <w:tc>
          <w:tcPr>
            <w:tcW w:w="4536" w:type="dxa"/>
            <w:gridSpan w:val="3"/>
            <w:tcBorders>
              <w:bottom w:val="single" w:sz="4" w:space="0" w:color="auto"/>
            </w:tcBorders>
          </w:tcPr>
          <w:p w14:paraId="1B048319" w14:textId="77777777" w:rsidR="009F39C5" w:rsidRPr="004841E5" w:rsidRDefault="009F39C5" w:rsidP="00932913">
            <w:pPr>
              <w:pStyle w:val="aff1"/>
              <w:jc w:val="center"/>
              <w:rPr>
                <w:sz w:val="24"/>
                <w:szCs w:val="24"/>
              </w:rPr>
            </w:pPr>
            <w:r w:rsidRPr="004841E5">
              <w:rPr>
                <w:sz w:val="24"/>
                <w:szCs w:val="24"/>
              </w:rPr>
              <w:t xml:space="preserve">Нормируемые </w:t>
            </w:r>
            <w:r w:rsidR="004841E5" w:rsidRPr="004841E5">
              <w:rPr>
                <w:i/>
                <w:sz w:val="24"/>
                <w:szCs w:val="24"/>
              </w:rPr>
              <w:t>R</w:t>
            </w:r>
            <w:r w:rsidR="004841E5" w:rsidRPr="004841E5">
              <w:rPr>
                <w:sz w:val="24"/>
                <w:szCs w:val="24"/>
                <w:vertAlign w:val="subscript"/>
              </w:rPr>
              <w:t>о</w:t>
            </w:r>
            <w:r w:rsidR="004841E5" w:rsidRPr="004841E5">
              <w:rPr>
                <w:sz w:val="24"/>
                <w:szCs w:val="24"/>
                <w:vertAlign w:val="superscript"/>
              </w:rPr>
              <w:t>норм</w:t>
            </w:r>
            <w:r w:rsidRPr="004841E5">
              <w:rPr>
                <w:sz w:val="24"/>
                <w:szCs w:val="24"/>
              </w:rPr>
              <w:t xml:space="preserve"> и минимально допустимые </w:t>
            </w:r>
            <w:r w:rsidR="004841E5" w:rsidRPr="004841E5">
              <w:rPr>
                <w:i/>
                <w:sz w:val="24"/>
                <w:szCs w:val="24"/>
              </w:rPr>
              <w:t>R</w:t>
            </w:r>
            <w:r w:rsidR="004841E5" w:rsidRPr="004841E5">
              <w:rPr>
                <w:sz w:val="24"/>
                <w:szCs w:val="24"/>
                <w:vertAlign w:val="subscript"/>
              </w:rPr>
              <w:t>о</w:t>
            </w:r>
            <w:r w:rsidR="004841E5" w:rsidRPr="004841E5">
              <w:rPr>
                <w:sz w:val="24"/>
                <w:szCs w:val="24"/>
                <w:vertAlign w:val="superscript"/>
                <w:lang w:val="en-US"/>
              </w:rPr>
              <w:t>min</w:t>
            </w:r>
            <w:r w:rsidRPr="004841E5">
              <w:rPr>
                <w:sz w:val="24"/>
                <w:szCs w:val="24"/>
              </w:rPr>
              <w:t>, м</w:t>
            </w:r>
            <w:r w:rsidRPr="004841E5">
              <w:rPr>
                <w:sz w:val="24"/>
                <w:szCs w:val="24"/>
                <w:vertAlign w:val="superscript"/>
              </w:rPr>
              <w:t>2</w:t>
            </w:r>
            <w:r w:rsidRPr="004841E5">
              <w:rPr>
                <w:sz w:val="24"/>
                <w:szCs w:val="24"/>
              </w:rPr>
              <w:t>·°С/Вт</w:t>
            </w:r>
          </w:p>
        </w:tc>
      </w:tr>
      <w:tr w:rsidR="009F39C5" w:rsidRPr="002C074D" w14:paraId="615F4ADC" w14:textId="77777777" w:rsidTr="004841E5">
        <w:trPr>
          <w:trHeight w:val="1365"/>
        </w:trPr>
        <w:tc>
          <w:tcPr>
            <w:tcW w:w="2553" w:type="dxa"/>
            <w:vMerge/>
          </w:tcPr>
          <w:p w14:paraId="2C742027" w14:textId="77777777" w:rsidR="009F39C5" w:rsidRPr="004841E5" w:rsidRDefault="009F39C5" w:rsidP="00932913">
            <w:pPr>
              <w:pStyle w:val="aff1"/>
              <w:jc w:val="center"/>
              <w:rPr>
                <w:sz w:val="24"/>
                <w:szCs w:val="24"/>
              </w:rPr>
            </w:pPr>
          </w:p>
        </w:tc>
        <w:tc>
          <w:tcPr>
            <w:tcW w:w="1559" w:type="dxa"/>
            <w:vMerge/>
          </w:tcPr>
          <w:p w14:paraId="7E024651" w14:textId="77777777" w:rsidR="009F39C5" w:rsidRPr="004841E5" w:rsidRDefault="009F39C5" w:rsidP="00932913">
            <w:pPr>
              <w:pStyle w:val="aff1"/>
              <w:jc w:val="center"/>
              <w:rPr>
                <w:sz w:val="24"/>
                <w:szCs w:val="24"/>
              </w:rPr>
            </w:pPr>
          </w:p>
        </w:tc>
        <w:tc>
          <w:tcPr>
            <w:tcW w:w="1134" w:type="dxa"/>
            <w:vMerge/>
          </w:tcPr>
          <w:p w14:paraId="38507C93" w14:textId="77777777" w:rsidR="009F39C5" w:rsidRPr="004841E5" w:rsidRDefault="009F39C5" w:rsidP="00932913">
            <w:pPr>
              <w:pStyle w:val="aff1"/>
              <w:jc w:val="center"/>
              <w:rPr>
                <w:sz w:val="24"/>
                <w:szCs w:val="24"/>
              </w:rPr>
            </w:pPr>
          </w:p>
        </w:tc>
        <w:tc>
          <w:tcPr>
            <w:tcW w:w="1417" w:type="dxa"/>
            <w:tcBorders>
              <w:top w:val="single" w:sz="4" w:space="0" w:color="auto"/>
            </w:tcBorders>
          </w:tcPr>
          <w:p w14:paraId="02C7E3A8" w14:textId="77777777" w:rsidR="009F39C5" w:rsidRPr="004841E5" w:rsidRDefault="004841E5" w:rsidP="00932913">
            <w:pPr>
              <w:pStyle w:val="aff1"/>
              <w:jc w:val="center"/>
              <w:rPr>
                <w:sz w:val="24"/>
                <w:szCs w:val="24"/>
              </w:rPr>
            </w:pPr>
            <w:r>
              <w:rPr>
                <w:sz w:val="24"/>
                <w:szCs w:val="24"/>
              </w:rPr>
              <w:t>с</w:t>
            </w:r>
            <w:r w:rsidR="009F39C5" w:rsidRPr="004841E5">
              <w:rPr>
                <w:sz w:val="24"/>
                <w:szCs w:val="24"/>
              </w:rPr>
              <w:t>тен</w:t>
            </w:r>
          </w:p>
        </w:tc>
        <w:tc>
          <w:tcPr>
            <w:tcW w:w="1418" w:type="dxa"/>
            <w:tcBorders>
              <w:top w:val="single" w:sz="4" w:space="0" w:color="auto"/>
            </w:tcBorders>
          </w:tcPr>
          <w:p w14:paraId="497545C0" w14:textId="77777777" w:rsidR="009F39C5" w:rsidRPr="004841E5" w:rsidRDefault="004841E5" w:rsidP="00932913">
            <w:pPr>
              <w:pStyle w:val="aff1"/>
              <w:jc w:val="center"/>
              <w:rPr>
                <w:sz w:val="24"/>
                <w:szCs w:val="24"/>
              </w:rPr>
            </w:pPr>
            <w:r>
              <w:rPr>
                <w:sz w:val="24"/>
                <w:szCs w:val="24"/>
              </w:rPr>
              <w:t>п</w:t>
            </w:r>
            <w:r w:rsidR="009F39C5" w:rsidRPr="004841E5">
              <w:rPr>
                <w:sz w:val="24"/>
                <w:szCs w:val="24"/>
              </w:rPr>
              <w:t>окрытий и перекрытий над проездами</w:t>
            </w:r>
          </w:p>
        </w:tc>
        <w:tc>
          <w:tcPr>
            <w:tcW w:w="1701" w:type="dxa"/>
            <w:tcBorders>
              <w:top w:val="single" w:sz="4" w:space="0" w:color="auto"/>
            </w:tcBorders>
          </w:tcPr>
          <w:p w14:paraId="3301A68D" w14:textId="77777777" w:rsidR="009F39C5" w:rsidRPr="004841E5" w:rsidRDefault="004841E5" w:rsidP="00932913">
            <w:pPr>
              <w:pStyle w:val="aff1"/>
              <w:jc w:val="center"/>
              <w:rPr>
                <w:sz w:val="24"/>
                <w:szCs w:val="24"/>
              </w:rPr>
            </w:pPr>
            <w:r w:rsidRPr="004841E5">
              <w:rPr>
                <w:sz w:val="24"/>
                <w:szCs w:val="24"/>
              </w:rPr>
              <w:t xml:space="preserve">чердачных </w:t>
            </w:r>
            <w:r>
              <w:rPr>
                <w:sz w:val="24"/>
                <w:szCs w:val="24"/>
              </w:rPr>
              <w:t>п</w:t>
            </w:r>
            <w:r w:rsidR="009F39C5" w:rsidRPr="004841E5">
              <w:rPr>
                <w:sz w:val="24"/>
                <w:szCs w:val="24"/>
              </w:rPr>
              <w:t>ерекрытий над неотаплива</w:t>
            </w:r>
            <w:r>
              <w:rPr>
                <w:sz w:val="24"/>
                <w:szCs w:val="24"/>
              </w:rPr>
              <w:t>е-</w:t>
            </w:r>
            <w:r w:rsidR="009F39C5" w:rsidRPr="004841E5">
              <w:rPr>
                <w:sz w:val="24"/>
                <w:szCs w:val="24"/>
              </w:rPr>
              <w:t>мыми подпольями и подвалами</w:t>
            </w:r>
          </w:p>
        </w:tc>
      </w:tr>
      <w:tr w:rsidR="009F39C5" w:rsidRPr="002C074D" w14:paraId="1A57A12C" w14:textId="77777777" w:rsidTr="004841E5">
        <w:tc>
          <w:tcPr>
            <w:tcW w:w="2553" w:type="dxa"/>
            <w:vMerge w:val="restart"/>
          </w:tcPr>
          <w:p w14:paraId="1FC7B962" w14:textId="77777777" w:rsidR="009F39C5" w:rsidRPr="004841E5" w:rsidRDefault="009F39C5" w:rsidP="00932913">
            <w:pPr>
              <w:pStyle w:val="aff1"/>
              <w:jc w:val="center"/>
              <w:rPr>
                <w:sz w:val="24"/>
                <w:szCs w:val="24"/>
              </w:rPr>
            </w:pPr>
          </w:p>
          <w:p w14:paraId="4C1FA7D0" w14:textId="77777777" w:rsidR="009F39C5" w:rsidRPr="004841E5" w:rsidRDefault="009F39C5" w:rsidP="00932913">
            <w:pPr>
              <w:pStyle w:val="aff1"/>
              <w:jc w:val="center"/>
              <w:rPr>
                <w:sz w:val="24"/>
                <w:szCs w:val="24"/>
              </w:rPr>
            </w:pPr>
          </w:p>
          <w:p w14:paraId="7575ADC7" w14:textId="77777777" w:rsidR="009F39C5" w:rsidRPr="004841E5" w:rsidRDefault="009F39C5" w:rsidP="00932913">
            <w:pPr>
              <w:pStyle w:val="aff1"/>
              <w:jc w:val="center"/>
              <w:rPr>
                <w:sz w:val="24"/>
                <w:szCs w:val="24"/>
              </w:rPr>
            </w:pPr>
          </w:p>
          <w:p w14:paraId="3E98959E" w14:textId="77777777" w:rsidR="009F39C5" w:rsidRPr="004841E5" w:rsidRDefault="009F39C5" w:rsidP="00932913">
            <w:pPr>
              <w:pStyle w:val="aff1"/>
              <w:jc w:val="center"/>
              <w:rPr>
                <w:sz w:val="24"/>
                <w:szCs w:val="24"/>
              </w:rPr>
            </w:pPr>
          </w:p>
          <w:p w14:paraId="7EB09EA5" w14:textId="77777777" w:rsidR="009F39C5" w:rsidRPr="004841E5" w:rsidRDefault="009F39C5" w:rsidP="00932913">
            <w:pPr>
              <w:pStyle w:val="aff1"/>
              <w:rPr>
                <w:sz w:val="24"/>
                <w:szCs w:val="24"/>
              </w:rPr>
            </w:pPr>
            <w:r w:rsidRPr="004841E5">
              <w:rPr>
                <w:sz w:val="24"/>
                <w:szCs w:val="24"/>
              </w:rPr>
              <w:t>Жилые</w:t>
            </w:r>
            <w:r w:rsidR="004841E5">
              <w:rPr>
                <w:sz w:val="24"/>
                <w:szCs w:val="24"/>
              </w:rPr>
              <w:t xml:space="preserve"> </w:t>
            </w:r>
            <w:r w:rsidR="00836F78" w:rsidRPr="004841E5">
              <w:rPr>
                <w:sz w:val="24"/>
                <w:szCs w:val="24"/>
              </w:rPr>
              <w:t>(квартиры</w:t>
            </w:r>
            <w:r w:rsidRPr="004841E5">
              <w:rPr>
                <w:sz w:val="24"/>
                <w:szCs w:val="24"/>
              </w:rPr>
              <w:t xml:space="preserve"> и номера гостиниц</w:t>
            </w:r>
            <w:r w:rsidR="00836F78" w:rsidRPr="004841E5">
              <w:rPr>
                <w:sz w:val="24"/>
                <w:szCs w:val="24"/>
              </w:rPr>
              <w:t>)</w:t>
            </w:r>
          </w:p>
        </w:tc>
        <w:tc>
          <w:tcPr>
            <w:tcW w:w="1559" w:type="dxa"/>
            <w:vMerge w:val="restart"/>
          </w:tcPr>
          <w:p w14:paraId="58C30E62" w14:textId="77777777" w:rsidR="009F39C5" w:rsidRPr="004841E5" w:rsidRDefault="004841E5" w:rsidP="00932913">
            <w:pPr>
              <w:pStyle w:val="aff1"/>
              <w:jc w:val="center"/>
              <w:rPr>
                <w:sz w:val="24"/>
                <w:szCs w:val="24"/>
              </w:rPr>
            </w:pPr>
            <w:r>
              <w:rPr>
                <w:sz w:val="24"/>
                <w:szCs w:val="24"/>
              </w:rPr>
              <w:t>О</w:t>
            </w:r>
            <w:r w:rsidR="009F39C5" w:rsidRPr="004841E5">
              <w:rPr>
                <w:sz w:val="24"/>
                <w:szCs w:val="24"/>
              </w:rPr>
              <w:t>т 76 до 150</w:t>
            </w:r>
          </w:p>
        </w:tc>
        <w:tc>
          <w:tcPr>
            <w:tcW w:w="1134" w:type="dxa"/>
          </w:tcPr>
          <w:p w14:paraId="4E0BBBEA" w14:textId="77777777" w:rsidR="009F39C5" w:rsidRPr="004841E5" w:rsidRDefault="009F39C5" w:rsidP="00932913">
            <w:pPr>
              <w:pStyle w:val="aff1"/>
              <w:jc w:val="center"/>
              <w:rPr>
                <w:sz w:val="24"/>
                <w:szCs w:val="24"/>
              </w:rPr>
            </w:pPr>
            <w:r w:rsidRPr="004841E5">
              <w:rPr>
                <w:sz w:val="24"/>
                <w:szCs w:val="24"/>
              </w:rPr>
              <w:t>2</w:t>
            </w:r>
            <w:r w:rsidR="004841E5">
              <w:rPr>
                <w:sz w:val="24"/>
                <w:szCs w:val="24"/>
              </w:rPr>
              <w:t xml:space="preserve"> </w:t>
            </w:r>
            <w:r w:rsidRPr="004841E5">
              <w:rPr>
                <w:sz w:val="24"/>
                <w:szCs w:val="24"/>
              </w:rPr>
              <w:t>000</w:t>
            </w:r>
          </w:p>
        </w:tc>
        <w:tc>
          <w:tcPr>
            <w:tcW w:w="1417" w:type="dxa"/>
          </w:tcPr>
          <w:p w14:paraId="3334D294" w14:textId="77777777" w:rsidR="009F39C5" w:rsidRPr="004841E5" w:rsidRDefault="009F39C5" w:rsidP="00932913">
            <w:pPr>
              <w:pStyle w:val="aff1"/>
              <w:jc w:val="center"/>
              <w:rPr>
                <w:sz w:val="24"/>
                <w:szCs w:val="24"/>
              </w:rPr>
            </w:pPr>
            <w:r w:rsidRPr="004841E5">
              <w:rPr>
                <w:sz w:val="24"/>
                <w:szCs w:val="24"/>
              </w:rPr>
              <w:t>2,16/1,36</w:t>
            </w:r>
          </w:p>
        </w:tc>
        <w:tc>
          <w:tcPr>
            <w:tcW w:w="1418" w:type="dxa"/>
          </w:tcPr>
          <w:p w14:paraId="0C7F580D" w14:textId="77777777" w:rsidR="009F39C5" w:rsidRPr="004841E5" w:rsidRDefault="009F39C5" w:rsidP="00932913">
            <w:pPr>
              <w:pStyle w:val="aff1"/>
              <w:jc w:val="center"/>
              <w:rPr>
                <w:sz w:val="24"/>
                <w:szCs w:val="24"/>
              </w:rPr>
            </w:pPr>
            <w:r w:rsidRPr="004841E5">
              <w:rPr>
                <w:sz w:val="24"/>
                <w:szCs w:val="24"/>
              </w:rPr>
              <w:t>3,3/2,64</w:t>
            </w:r>
          </w:p>
        </w:tc>
        <w:tc>
          <w:tcPr>
            <w:tcW w:w="1701" w:type="dxa"/>
          </w:tcPr>
          <w:p w14:paraId="0C61ADDD" w14:textId="77777777" w:rsidR="009F39C5" w:rsidRPr="004841E5" w:rsidRDefault="009F39C5" w:rsidP="00932913">
            <w:pPr>
              <w:pStyle w:val="aff1"/>
              <w:jc w:val="center"/>
              <w:rPr>
                <w:sz w:val="24"/>
                <w:szCs w:val="24"/>
              </w:rPr>
            </w:pPr>
            <w:r w:rsidRPr="004841E5">
              <w:rPr>
                <w:sz w:val="24"/>
                <w:szCs w:val="24"/>
              </w:rPr>
              <w:t>2,88/2,3</w:t>
            </w:r>
            <w:r w:rsidR="0050384F">
              <w:rPr>
                <w:sz w:val="24"/>
                <w:szCs w:val="24"/>
              </w:rPr>
              <w:t>0</w:t>
            </w:r>
          </w:p>
        </w:tc>
      </w:tr>
      <w:tr w:rsidR="009F39C5" w:rsidRPr="002C074D" w14:paraId="257CE640" w14:textId="77777777" w:rsidTr="004841E5">
        <w:tc>
          <w:tcPr>
            <w:tcW w:w="2553" w:type="dxa"/>
            <w:vMerge/>
          </w:tcPr>
          <w:p w14:paraId="2ECEDD11" w14:textId="77777777" w:rsidR="009F39C5" w:rsidRPr="004841E5" w:rsidRDefault="009F39C5" w:rsidP="00932913">
            <w:pPr>
              <w:pStyle w:val="aff1"/>
              <w:jc w:val="center"/>
              <w:rPr>
                <w:sz w:val="24"/>
                <w:szCs w:val="24"/>
              </w:rPr>
            </w:pPr>
          </w:p>
        </w:tc>
        <w:tc>
          <w:tcPr>
            <w:tcW w:w="1559" w:type="dxa"/>
            <w:vMerge/>
          </w:tcPr>
          <w:p w14:paraId="5103A4F9" w14:textId="77777777" w:rsidR="009F39C5" w:rsidRPr="004841E5" w:rsidRDefault="009F39C5" w:rsidP="00932913">
            <w:pPr>
              <w:pStyle w:val="aff1"/>
              <w:jc w:val="center"/>
              <w:rPr>
                <w:sz w:val="24"/>
                <w:szCs w:val="24"/>
              </w:rPr>
            </w:pPr>
          </w:p>
        </w:tc>
        <w:tc>
          <w:tcPr>
            <w:tcW w:w="1134" w:type="dxa"/>
          </w:tcPr>
          <w:p w14:paraId="13DCCF75" w14:textId="77777777" w:rsidR="009F39C5" w:rsidRPr="004841E5" w:rsidRDefault="009F39C5" w:rsidP="00932913">
            <w:pPr>
              <w:pStyle w:val="aff1"/>
              <w:jc w:val="center"/>
              <w:rPr>
                <w:sz w:val="24"/>
                <w:szCs w:val="24"/>
              </w:rPr>
            </w:pPr>
            <w:r w:rsidRPr="004841E5">
              <w:rPr>
                <w:sz w:val="24"/>
                <w:szCs w:val="24"/>
              </w:rPr>
              <w:t>4</w:t>
            </w:r>
            <w:r w:rsidR="004841E5">
              <w:rPr>
                <w:sz w:val="24"/>
                <w:szCs w:val="24"/>
              </w:rPr>
              <w:t xml:space="preserve"> </w:t>
            </w:r>
            <w:r w:rsidRPr="004841E5">
              <w:rPr>
                <w:sz w:val="24"/>
                <w:szCs w:val="24"/>
              </w:rPr>
              <w:t>000</w:t>
            </w:r>
          </w:p>
        </w:tc>
        <w:tc>
          <w:tcPr>
            <w:tcW w:w="1417" w:type="dxa"/>
          </w:tcPr>
          <w:p w14:paraId="190F7DAB" w14:textId="77777777" w:rsidR="009F39C5" w:rsidRPr="004841E5" w:rsidRDefault="009F39C5" w:rsidP="00932913">
            <w:pPr>
              <w:pStyle w:val="aff1"/>
              <w:jc w:val="center"/>
              <w:rPr>
                <w:sz w:val="24"/>
                <w:szCs w:val="24"/>
              </w:rPr>
            </w:pPr>
            <w:r w:rsidRPr="004841E5">
              <w:rPr>
                <w:sz w:val="24"/>
                <w:szCs w:val="24"/>
              </w:rPr>
              <w:t>2,88/1,81</w:t>
            </w:r>
          </w:p>
        </w:tc>
        <w:tc>
          <w:tcPr>
            <w:tcW w:w="1418" w:type="dxa"/>
          </w:tcPr>
          <w:p w14:paraId="0254CB83" w14:textId="77777777" w:rsidR="009F39C5" w:rsidRPr="004841E5" w:rsidRDefault="009F39C5" w:rsidP="00932913">
            <w:pPr>
              <w:pStyle w:val="aff1"/>
              <w:jc w:val="center"/>
              <w:rPr>
                <w:sz w:val="24"/>
                <w:szCs w:val="24"/>
              </w:rPr>
            </w:pPr>
            <w:r w:rsidRPr="004841E5">
              <w:rPr>
                <w:sz w:val="24"/>
                <w:szCs w:val="24"/>
              </w:rPr>
              <w:t>4,33/3,46</w:t>
            </w:r>
          </w:p>
        </w:tc>
        <w:tc>
          <w:tcPr>
            <w:tcW w:w="1701" w:type="dxa"/>
          </w:tcPr>
          <w:p w14:paraId="0A101186" w14:textId="77777777" w:rsidR="009F39C5" w:rsidRPr="004841E5" w:rsidRDefault="009F39C5" w:rsidP="00932913">
            <w:pPr>
              <w:pStyle w:val="aff1"/>
              <w:jc w:val="center"/>
              <w:rPr>
                <w:sz w:val="24"/>
                <w:szCs w:val="24"/>
              </w:rPr>
            </w:pPr>
            <w:r w:rsidRPr="004841E5">
              <w:rPr>
                <w:sz w:val="24"/>
                <w:szCs w:val="24"/>
              </w:rPr>
              <w:t>3,81/3,05</w:t>
            </w:r>
          </w:p>
        </w:tc>
      </w:tr>
      <w:tr w:rsidR="009F39C5" w:rsidRPr="002C074D" w14:paraId="77F9B357" w14:textId="77777777" w:rsidTr="004841E5">
        <w:tc>
          <w:tcPr>
            <w:tcW w:w="2553" w:type="dxa"/>
            <w:vMerge/>
          </w:tcPr>
          <w:p w14:paraId="4399E1EF" w14:textId="77777777" w:rsidR="009F39C5" w:rsidRPr="004841E5" w:rsidRDefault="009F39C5" w:rsidP="00932913">
            <w:pPr>
              <w:pStyle w:val="aff1"/>
              <w:jc w:val="center"/>
              <w:rPr>
                <w:sz w:val="24"/>
                <w:szCs w:val="24"/>
              </w:rPr>
            </w:pPr>
          </w:p>
        </w:tc>
        <w:tc>
          <w:tcPr>
            <w:tcW w:w="1559" w:type="dxa"/>
            <w:vMerge/>
          </w:tcPr>
          <w:p w14:paraId="017D5D5D" w14:textId="77777777" w:rsidR="009F39C5" w:rsidRPr="004841E5" w:rsidRDefault="009F39C5" w:rsidP="00932913">
            <w:pPr>
              <w:pStyle w:val="aff1"/>
              <w:jc w:val="center"/>
              <w:rPr>
                <w:sz w:val="24"/>
                <w:szCs w:val="24"/>
              </w:rPr>
            </w:pPr>
          </w:p>
        </w:tc>
        <w:tc>
          <w:tcPr>
            <w:tcW w:w="1134" w:type="dxa"/>
          </w:tcPr>
          <w:p w14:paraId="4173782D" w14:textId="77777777" w:rsidR="009F39C5" w:rsidRPr="004841E5" w:rsidRDefault="009F39C5" w:rsidP="00932913">
            <w:pPr>
              <w:pStyle w:val="aff1"/>
              <w:jc w:val="center"/>
              <w:rPr>
                <w:sz w:val="24"/>
                <w:szCs w:val="24"/>
              </w:rPr>
            </w:pPr>
            <w:r w:rsidRPr="004841E5">
              <w:rPr>
                <w:sz w:val="24"/>
                <w:szCs w:val="24"/>
              </w:rPr>
              <w:t>6</w:t>
            </w:r>
            <w:r w:rsidR="004841E5">
              <w:rPr>
                <w:sz w:val="24"/>
                <w:szCs w:val="24"/>
              </w:rPr>
              <w:t xml:space="preserve"> </w:t>
            </w:r>
            <w:r w:rsidRPr="004841E5">
              <w:rPr>
                <w:sz w:val="24"/>
                <w:szCs w:val="24"/>
              </w:rPr>
              <w:t>000</w:t>
            </w:r>
          </w:p>
        </w:tc>
        <w:tc>
          <w:tcPr>
            <w:tcW w:w="1417" w:type="dxa"/>
          </w:tcPr>
          <w:p w14:paraId="05D62374" w14:textId="77777777" w:rsidR="009F39C5" w:rsidRPr="004841E5" w:rsidRDefault="009F39C5" w:rsidP="00932913">
            <w:pPr>
              <w:pStyle w:val="aff1"/>
              <w:jc w:val="center"/>
              <w:rPr>
                <w:sz w:val="24"/>
                <w:szCs w:val="24"/>
              </w:rPr>
            </w:pPr>
            <w:r w:rsidRPr="004841E5">
              <w:rPr>
                <w:sz w:val="24"/>
                <w:szCs w:val="24"/>
              </w:rPr>
              <w:t>3,61/2,27</w:t>
            </w:r>
          </w:p>
        </w:tc>
        <w:tc>
          <w:tcPr>
            <w:tcW w:w="1418" w:type="dxa"/>
          </w:tcPr>
          <w:p w14:paraId="031AD490" w14:textId="77777777" w:rsidR="009F39C5" w:rsidRPr="004841E5" w:rsidRDefault="009F39C5" w:rsidP="00932913">
            <w:pPr>
              <w:pStyle w:val="aff1"/>
              <w:jc w:val="center"/>
              <w:rPr>
                <w:sz w:val="24"/>
                <w:szCs w:val="24"/>
              </w:rPr>
            </w:pPr>
            <w:r w:rsidRPr="004841E5">
              <w:rPr>
                <w:sz w:val="24"/>
                <w:szCs w:val="24"/>
              </w:rPr>
              <w:t>5,36/4,29</w:t>
            </w:r>
          </w:p>
        </w:tc>
        <w:tc>
          <w:tcPr>
            <w:tcW w:w="1701" w:type="dxa"/>
          </w:tcPr>
          <w:p w14:paraId="37594D5D" w14:textId="77777777" w:rsidR="009F39C5" w:rsidRPr="004841E5" w:rsidRDefault="009F39C5" w:rsidP="00932913">
            <w:pPr>
              <w:pStyle w:val="aff1"/>
              <w:jc w:val="center"/>
              <w:rPr>
                <w:sz w:val="24"/>
                <w:szCs w:val="24"/>
              </w:rPr>
            </w:pPr>
            <w:r w:rsidRPr="004841E5">
              <w:rPr>
                <w:sz w:val="24"/>
                <w:szCs w:val="24"/>
              </w:rPr>
              <w:t>4,74/3,79</w:t>
            </w:r>
          </w:p>
        </w:tc>
      </w:tr>
      <w:tr w:rsidR="009F39C5" w:rsidRPr="002C074D" w14:paraId="46476A8B" w14:textId="77777777" w:rsidTr="004841E5">
        <w:tc>
          <w:tcPr>
            <w:tcW w:w="2553" w:type="dxa"/>
            <w:vMerge/>
          </w:tcPr>
          <w:p w14:paraId="4161F72F" w14:textId="77777777" w:rsidR="009F39C5" w:rsidRPr="004841E5" w:rsidRDefault="009F39C5" w:rsidP="00932913">
            <w:pPr>
              <w:pStyle w:val="aff1"/>
              <w:jc w:val="center"/>
              <w:rPr>
                <w:sz w:val="24"/>
                <w:szCs w:val="24"/>
              </w:rPr>
            </w:pPr>
          </w:p>
        </w:tc>
        <w:tc>
          <w:tcPr>
            <w:tcW w:w="1559" w:type="dxa"/>
            <w:vMerge/>
          </w:tcPr>
          <w:p w14:paraId="6654932C" w14:textId="77777777" w:rsidR="009F39C5" w:rsidRPr="004841E5" w:rsidRDefault="009F39C5" w:rsidP="00932913">
            <w:pPr>
              <w:pStyle w:val="aff1"/>
              <w:jc w:val="center"/>
              <w:rPr>
                <w:sz w:val="24"/>
                <w:szCs w:val="24"/>
              </w:rPr>
            </w:pPr>
          </w:p>
        </w:tc>
        <w:tc>
          <w:tcPr>
            <w:tcW w:w="1134" w:type="dxa"/>
          </w:tcPr>
          <w:p w14:paraId="559EFBAA" w14:textId="77777777" w:rsidR="009F39C5" w:rsidRPr="004841E5" w:rsidRDefault="009F39C5" w:rsidP="00932913">
            <w:pPr>
              <w:pStyle w:val="aff1"/>
              <w:jc w:val="center"/>
              <w:rPr>
                <w:sz w:val="24"/>
                <w:szCs w:val="24"/>
              </w:rPr>
            </w:pPr>
            <w:r w:rsidRPr="004841E5">
              <w:rPr>
                <w:sz w:val="24"/>
                <w:szCs w:val="24"/>
              </w:rPr>
              <w:t>8</w:t>
            </w:r>
            <w:r w:rsidR="004841E5">
              <w:rPr>
                <w:sz w:val="24"/>
                <w:szCs w:val="24"/>
              </w:rPr>
              <w:t xml:space="preserve"> </w:t>
            </w:r>
            <w:r w:rsidRPr="004841E5">
              <w:rPr>
                <w:sz w:val="24"/>
                <w:szCs w:val="24"/>
              </w:rPr>
              <w:t>000</w:t>
            </w:r>
          </w:p>
        </w:tc>
        <w:tc>
          <w:tcPr>
            <w:tcW w:w="1417" w:type="dxa"/>
          </w:tcPr>
          <w:p w14:paraId="4F298C30" w14:textId="77777777" w:rsidR="009F39C5" w:rsidRPr="004841E5" w:rsidRDefault="009F39C5" w:rsidP="00932913">
            <w:pPr>
              <w:pStyle w:val="aff1"/>
              <w:jc w:val="center"/>
              <w:rPr>
                <w:sz w:val="24"/>
                <w:szCs w:val="24"/>
              </w:rPr>
            </w:pPr>
            <w:r w:rsidRPr="004841E5">
              <w:rPr>
                <w:sz w:val="24"/>
                <w:szCs w:val="24"/>
              </w:rPr>
              <w:t>4,33/2,73</w:t>
            </w:r>
          </w:p>
        </w:tc>
        <w:tc>
          <w:tcPr>
            <w:tcW w:w="1418" w:type="dxa"/>
          </w:tcPr>
          <w:p w14:paraId="07F3E8B4" w14:textId="77777777" w:rsidR="009F39C5" w:rsidRPr="004841E5" w:rsidRDefault="009F39C5" w:rsidP="00932913">
            <w:pPr>
              <w:pStyle w:val="aff1"/>
              <w:jc w:val="center"/>
              <w:rPr>
                <w:sz w:val="24"/>
                <w:szCs w:val="24"/>
              </w:rPr>
            </w:pPr>
            <w:r w:rsidRPr="004841E5">
              <w:rPr>
                <w:sz w:val="24"/>
                <w:szCs w:val="24"/>
              </w:rPr>
              <w:t>6,39/5,11</w:t>
            </w:r>
          </w:p>
        </w:tc>
        <w:tc>
          <w:tcPr>
            <w:tcW w:w="1701" w:type="dxa"/>
          </w:tcPr>
          <w:p w14:paraId="3332FE02" w14:textId="77777777" w:rsidR="009F39C5" w:rsidRPr="004841E5" w:rsidRDefault="009F39C5" w:rsidP="00932913">
            <w:pPr>
              <w:pStyle w:val="aff1"/>
              <w:jc w:val="center"/>
              <w:rPr>
                <w:sz w:val="24"/>
                <w:szCs w:val="24"/>
              </w:rPr>
            </w:pPr>
            <w:r w:rsidRPr="004841E5">
              <w:rPr>
                <w:sz w:val="24"/>
                <w:szCs w:val="24"/>
              </w:rPr>
              <w:t>5,67/4,54</w:t>
            </w:r>
          </w:p>
        </w:tc>
      </w:tr>
      <w:tr w:rsidR="009F39C5" w:rsidRPr="002C074D" w14:paraId="30BB3158" w14:textId="77777777" w:rsidTr="004841E5">
        <w:tc>
          <w:tcPr>
            <w:tcW w:w="2553" w:type="dxa"/>
            <w:vMerge/>
          </w:tcPr>
          <w:p w14:paraId="3CCF2BD7" w14:textId="77777777" w:rsidR="009F39C5" w:rsidRPr="004841E5" w:rsidRDefault="009F39C5" w:rsidP="00932913">
            <w:pPr>
              <w:pStyle w:val="aff1"/>
              <w:jc w:val="center"/>
              <w:rPr>
                <w:sz w:val="24"/>
                <w:szCs w:val="24"/>
              </w:rPr>
            </w:pPr>
          </w:p>
        </w:tc>
        <w:tc>
          <w:tcPr>
            <w:tcW w:w="1559" w:type="dxa"/>
            <w:vMerge/>
          </w:tcPr>
          <w:p w14:paraId="72D1ACAC" w14:textId="77777777" w:rsidR="009F39C5" w:rsidRPr="004841E5" w:rsidRDefault="009F39C5" w:rsidP="00932913">
            <w:pPr>
              <w:pStyle w:val="aff1"/>
              <w:jc w:val="center"/>
              <w:rPr>
                <w:sz w:val="24"/>
                <w:szCs w:val="24"/>
              </w:rPr>
            </w:pPr>
          </w:p>
        </w:tc>
        <w:tc>
          <w:tcPr>
            <w:tcW w:w="1134" w:type="dxa"/>
          </w:tcPr>
          <w:p w14:paraId="70DA2CF4" w14:textId="77777777" w:rsidR="009F39C5" w:rsidRPr="004841E5" w:rsidRDefault="009F39C5" w:rsidP="00932913">
            <w:pPr>
              <w:pStyle w:val="aff1"/>
              <w:jc w:val="center"/>
              <w:rPr>
                <w:sz w:val="24"/>
                <w:szCs w:val="24"/>
              </w:rPr>
            </w:pPr>
            <w:r w:rsidRPr="004841E5">
              <w:rPr>
                <w:sz w:val="24"/>
                <w:szCs w:val="24"/>
              </w:rPr>
              <w:t>10</w:t>
            </w:r>
            <w:r w:rsidR="004841E5">
              <w:rPr>
                <w:sz w:val="24"/>
                <w:szCs w:val="24"/>
              </w:rPr>
              <w:t xml:space="preserve"> </w:t>
            </w:r>
            <w:r w:rsidRPr="004841E5">
              <w:rPr>
                <w:sz w:val="24"/>
                <w:szCs w:val="24"/>
              </w:rPr>
              <w:t>000</w:t>
            </w:r>
          </w:p>
        </w:tc>
        <w:tc>
          <w:tcPr>
            <w:tcW w:w="1417" w:type="dxa"/>
          </w:tcPr>
          <w:p w14:paraId="7CFB912F" w14:textId="77777777" w:rsidR="009F39C5" w:rsidRPr="004841E5" w:rsidRDefault="009F39C5" w:rsidP="00932913">
            <w:pPr>
              <w:pStyle w:val="aff1"/>
              <w:jc w:val="center"/>
              <w:rPr>
                <w:sz w:val="24"/>
                <w:szCs w:val="24"/>
              </w:rPr>
            </w:pPr>
            <w:r w:rsidRPr="004841E5">
              <w:rPr>
                <w:sz w:val="24"/>
                <w:szCs w:val="24"/>
              </w:rPr>
              <w:t>5,0</w:t>
            </w:r>
            <w:r w:rsidR="0050384F">
              <w:rPr>
                <w:sz w:val="24"/>
                <w:szCs w:val="24"/>
              </w:rPr>
              <w:t>0</w:t>
            </w:r>
            <w:r w:rsidRPr="004841E5">
              <w:rPr>
                <w:sz w:val="24"/>
                <w:szCs w:val="24"/>
              </w:rPr>
              <w:t>/3,15</w:t>
            </w:r>
          </w:p>
        </w:tc>
        <w:tc>
          <w:tcPr>
            <w:tcW w:w="1418" w:type="dxa"/>
          </w:tcPr>
          <w:p w14:paraId="59FDC4B7" w14:textId="77777777" w:rsidR="009F39C5" w:rsidRPr="004841E5" w:rsidRDefault="009F39C5" w:rsidP="00932913">
            <w:pPr>
              <w:pStyle w:val="aff1"/>
              <w:jc w:val="center"/>
              <w:rPr>
                <w:sz w:val="24"/>
                <w:szCs w:val="24"/>
              </w:rPr>
            </w:pPr>
            <w:r w:rsidRPr="004841E5">
              <w:rPr>
                <w:sz w:val="24"/>
                <w:szCs w:val="24"/>
              </w:rPr>
              <w:t>7,42/5,94</w:t>
            </w:r>
          </w:p>
        </w:tc>
        <w:tc>
          <w:tcPr>
            <w:tcW w:w="1701" w:type="dxa"/>
          </w:tcPr>
          <w:p w14:paraId="77707812" w14:textId="77777777" w:rsidR="009F39C5" w:rsidRPr="004841E5" w:rsidRDefault="009F39C5" w:rsidP="00932913">
            <w:pPr>
              <w:pStyle w:val="aff1"/>
              <w:jc w:val="center"/>
              <w:rPr>
                <w:sz w:val="24"/>
                <w:szCs w:val="24"/>
              </w:rPr>
            </w:pPr>
            <w:r w:rsidRPr="004841E5">
              <w:rPr>
                <w:sz w:val="24"/>
                <w:szCs w:val="24"/>
              </w:rPr>
              <w:t>6,59/5,27</w:t>
            </w:r>
          </w:p>
        </w:tc>
      </w:tr>
      <w:tr w:rsidR="009F39C5" w:rsidRPr="002C074D" w14:paraId="0C9BF410" w14:textId="77777777" w:rsidTr="004841E5">
        <w:tc>
          <w:tcPr>
            <w:tcW w:w="2553" w:type="dxa"/>
            <w:vMerge/>
          </w:tcPr>
          <w:p w14:paraId="1860B88A" w14:textId="77777777" w:rsidR="009F39C5" w:rsidRPr="004841E5" w:rsidRDefault="009F39C5" w:rsidP="00932913">
            <w:pPr>
              <w:pStyle w:val="aff1"/>
              <w:jc w:val="center"/>
              <w:rPr>
                <w:sz w:val="24"/>
                <w:szCs w:val="24"/>
              </w:rPr>
            </w:pPr>
          </w:p>
        </w:tc>
        <w:tc>
          <w:tcPr>
            <w:tcW w:w="1559" w:type="dxa"/>
            <w:vMerge/>
          </w:tcPr>
          <w:p w14:paraId="5194491E" w14:textId="77777777" w:rsidR="009F39C5" w:rsidRPr="004841E5" w:rsidRDefault="009F39C5" w:rsidP="00932913">
            <w:pPr>
              <w:pStyle w:val="aff1"/>
              <w:jc w:val="center"/>
              <w:rPr>
                <w:sz w:val="24"/>
                <w:szCs w:val="24"/>
              </w:rPr>
            </w:pPr>
          </w:p>
        </w:tc>
        <w:tc>
          <w:tcPr>
            <w:tcW w:w="1134" w:type="dxa"/>
          </w:tcPr>
          <w:p w14:paraId="40C5EC93" w14:textId="77777777" w:rsidR="009F39C5" w:rsidRPr="004841E5" w:rsidRDefault="009F39C5" w:rsidP="00932913">
            <w:pPr>
              <w:pStyle w:val="aff1"/>
              <w:jc w:val="center"/>
              <w:rPr>
                <w:sz w:val="24"/>
                <w:szCs w:val="24"/>
              </w:rPr>
            </w:pPr>
            <w:r w:rsidRPr="004841E5">
              <w:rPr>
                <w:sz w:val="24"/>
                <w:szCs w:val="24"/>
              </w:rPr>
              <w:t>12</w:t>
            </w:r>
            <w:r w:rsidR="004841E5">
              <w:rPr>
                <w:sz w:val="24"/>
                <w:szCs w:val="24"/>
              </w:rPr>
              <w:t xml:space="preserve"> </w:t>
            </w:r>
            <w:r w:rsidRPr="004841E5">
              <w:rPr>
                <w:sz w:val="24"/>
                <w:szCs w:val="24"/>
              </w:rPr>
              <w:t>000</w:t>
            </w:r>
          </w:p>
        </w:tc>
        <w:tc>
          <w:tcPr>
            <w:tcW w:w="1417" w:type="dxa"/>
          </w:tcPr>
          <w:p w14:paraId="041193BB" w14:textId="77777777" w:rsidR="009F39C5" w:rsidRPr="004841E5" w:rsidRDefault="009F39C5" w:rsidP="00932913">
            <w:pPr>
              <w:pStyle w:val="aff1"/>
              <w:jc w:val="center"/>
              <w:rPr>
                <w:sz w:val="24"/>
                <w:szCs w:val="24"/>
              </w:rPr>
            </w:pPr>
            <w:r w:rsidRPr="004841E5">
              <w:rPr>
                <w:sz w:val="24"/>
                <w:szCs w:val="24"/>
              </w:rPr>
              <w:t>5,77/3,64</w:t>
            </w:r>
          </w:p>
        </w:tc>
        <w:tc>
          <w:tcPr>
            <w:tcW w:w="1418" w:type="dxa"/>
          </w:tcPr>
          <w:p w14:paraId="315D159F" w14:textId="77777777" w:rsidR="009F39C5" w:rsidRPr="004841E5" w:rsidRDefault="009F39C5" w:rsidP="00932913">
            <w:pPr>
              <w:pStyle w:val="aff1"/>
              <w:jc w:val="center"/>
              <w:rPr>
                <w:sz w:val="24"/>
                <w:szCs w:val="24"/>
              </w:rPr>
            </w:pPr>
            <w:r w:rsidRPr="004841E5">
              <w:rPr>
                <w:sz w:val="24"/>
                <w:szCs w:val="24"/>
              </w:rPr>
              <w:t>8,45/6,74</w:t>
            </w:r>
          </w:p>
        </w:tc>
        <w:tc>
          <w:tcPr>
            <w:tcW w:w="1701" w:type="dxa"/>
          </w:tcPr>
          <w:p w14:paraId="5B134070" w14:textId="77777777" w:rsidR="009F39C5" w:rsidRPr="004841E5" w:rsidRDefault="009F39C5" w:rsidP="00932913">
            <w:pPr>
              <w:pStyle w:val="aff1"/>
              <w:jc w:val="center"/>
              <w:rPr>
                <w:sz w:val="24"/>
                <w:szCs w:val="24"/>
              </w:rPr>
            </w:pPr>
            <w:r w:rsidRPr="004841E5">
              <w:rPr>
                <w:sz w:val="24"/>
                <w:szCs w:val="24"/>
              </w:rPr>
              <w:t>7,52/6,02</w:t>
            </w:r>
          </w:p>
        </w:tc>
      </w:tr>
      <w:tr w:rsidR="009F39C5" w:rsidRPr="002C074D" w14:paraId="6ABEC552" w14:textId="77777777" w:rsidTr="004841E5">
        <w:tc>
          <w:tcPr>
            <w:tcW w:w="2553" w:type="dxa"/>
            <w:vMerge/>
          </w:tcPr>
          <w:p w14:paraId="55EEC874" w14:textId="77777777" w:rsidR="009F39C5" w:rsidRPr="004841E5" w:rsidRDefault="009F39C5" w:rsidP="00932913">
            <w:pPr>
              <w:pStyle w:val="aff1"/>
              <w:jc w:val="center"/>
              <w:rPr>
                <w:sz w:val="24"/>
                <w:szCs w:val="24"/>
              </w:rPr>
            </w:pPr>
          </w:p>
        </w:tc>
        <w:tc>
          <w:tcPr>
            <w:tcW w:w="1559" w:type="dxa"/>
            <w:vMerge w:val="restart"/>
          </w:tcPr>
          <w:p w14:paraId="448CDE49" w14:textId="77777777" w:rsidR="009F39C5" w:rsidRPr="004841E5" w:rsidRDefault="004841E5" w:rsidP="00932913">
            <w:pPr>
              <w:pStyle w:val="aff1"/>
              <w:jc w:val="center"/>
              <w:rPr>
                <w:sz w:val="24"/>
                <w:szCs w:val="24"/>
              </w:rPr>
            </w:pPr>
            <w:r>
              <w:rPr>
                <w:sz w:val="24"/>
                <w:szCs w:val="24"/>
              </w:rPr>
              <w:t>С</w:t>
            </w:r>
            <w:r w:rsidR="009F39C5" w:rsidRPr="004841E5">
              <w:rPr>
                <w:sz w:val="24"/>
                <w:szCs w:val="24"/>
              </w:rPr>
              <w:t>выше 150</w:t>
            </w:r>
          </w:p>
        </w:tc>
        <w:tc>
          <w:tcPr>
            <w:tcW w:w="1134" w:type="dxa"/>
          </w:tcPr>
          <w:p w14:paraId="6B386FAF" w14:textId="77777777" w:rsidR="009F39C5" w:rsidRPr="004841E5" w:rsidRDefault="009F39C5" w:rsidP="00932913">
            <w:pPr>
              <w:pStyle w:val="aff1"/>
              <w:jc w:val="center"/>
              <w:rPr>
                <w:sz w:val="24"/>
                <w:szCs w:val="24"/>
              </w:rPr>
            </w:pPr>
            <w:r w:rsidRPr="004841E5">
              <w:rPr>
                <w:sz w:val="24"/>
                <w:szCs w:val="24"/>
              </w:rPr>
              <w:t>2</w:t>
            </w:r>
            <w:r w:rsidR="004841E5">
              <w:rPr>
                <w:sz w:val="24"/>
                <w:szCs w:val="24"/>
              </w:rPr>
              <w:t xml:space="preserve"> </w:t>
            </w:r>
            <w:r w:rsidRPr="004841E5">
              <w:rPr>
                <w:sz w:val="24"/>
                <w:szCs w:val="24"/>
              </w:rPr>
              <w:t>000</w:t>
            </w:r>
          </w:p>
        </w:tc>
        <w:tc>
          <w:tcPr>
            <w:tcW w:w="1417" w:type="dxa"/>
          </w:tcPr>
          <w:p w14:paraId="6F216C41" w14:textId="77777777" w:rsidR="009F39C5" w:rsidRPr="004841E5" w:rsidRDefault="009F39C5" w:rsidP="00932913">
            <w:pPr>
              <w:pStyle w:val="aff1"/>
              <w:jc w:val="center"/>
              <w:rPr>
                <w:sz w:val="24"/>
                <w:szCs w:val="24"/>
              </w:rPr>
            </w:pPr>
            <w:r w:rsidRPr="004841E5">
              <w:rPr>
                <w:sz w:val="24"/>
                <w:szCs w:val="24"/>
              </w:rPr>
              <w:t>2,37/1,49</w:t>
            </w:r>
          </w:p>
        </w:tc>
        <w:tc>
          <w:tcPr>
            <w:tcW w:w="1418" w:type="dxa"/>
          </w:tcPr>
          <w:p w14:paraId="7042F82A" w14:textId="77777777" w:rsidR="009F39C5" w:rsidRPr="004841E5" w:rsidRDefault="009F39C5" w:rsidP="00932913">
            <w:pPr>
              <w:pStyle w:val="aff1"/>
              <w:jc w:val="center"/>
              <w:rPr>
                <w:sz w:val="24"/>
                <w:szCs w:val="24"/>
              </w:rPr>
            </w:pPr>
            <w:r w:rsidRPr="004841E5">
              <w:rPr>
                <w:sz w:val="24"/>
                <w:szCs w:val="24"/>
              </w:rPr>
              <w:t>3,62/2,9</w:t>
            </w:r>
            <w:r w:rsidR="0050384F">
              <w:rPr>
                <w:sz w:val="24"/>
                <w:szCs w:val="24"/>
              </w:rPr>
              <w:t>0</w:t>
            </w:r>
          </w:p>
        </w:tc>
        <w:tc>
          <w:tcPr>
            <w:tcW w:w="1701" w:type="dxa"/>
          </w:tcPr>
          <w:p w14:paraId="54375B84" w14:textId="77777777" w:rsidR="009F39C5" w:rsidRPr="004841E5" w:rsidRDefault="009F39C5" w:rsidP="00932913">
            <w:pPr>
              <w:pStyle w:val="aff1"/>
              <w:jc w:val="center"/>
              <w:rPr>
                <w:sz w:val="24"/>
                <w:szCs w:val="24"/>
              </w:rPr>
            </w:pPr>
            <w:r w:rsidRPr="004841E5">
              <w:rPr>
                <w:sz w:val="24"/>
                <w:szCs w:val="24"/>
              </w:rPr>
              <w:t>3,16/2,53</w:t>
            </w:r>
          </w:p>
        </w:tc>
      </w:tr>
      <w:tr w:rsidR="009F39C5" w:rsidRPr="002C074D" w14:paraId="336A6811" w14:textId="77777777" w:rsidTr="004841E5">
        <w:tc>
          <w:tcPr>
            <w:tcW w:w="2553" w:type="dxa"/>
            <w:vMerge/>
          </w:tcPr>
          <w:p w14:paraId="33A4C9FC" w14:textId="77777777" w:rsidR="009F39C5" w:rsidRPr="004841E5" w:rsidRDefault="009F39C5" w:rsidP="00932913">
            <w:pPr>
              <w:pStyle w:val="aff1"/>
              <w:jc w:val="center"/>
              <w:rPr>
                <w:sz w:val="24"/>
                <w:szCs w:val="24"/>
              </w:rPr>
            </w:pPr>
          </w:p>
        </w:tc>
        <w:tc>
          <w:tcPr>
            <w:tcW w:w="1559" w:type="dxa"/>
            <w:vMerge/>
          </w:tcPr>
          <w:p w14:paraId="53E5914D" w14:textId="77777777" w:rsidR="009F39C5" w:rsidRPr="004841E5" w:rsidRDefault="009F39C5" w:rsidP="00932913">
            <w:pPr>
              <w:pStyle w:val="aff1"/>
              <w:jc w:val="center"/>
              <w:rPr>
                <w:sz w:val="24"/>
                <w:szCs w:val="24"/>
              </w:rPr>
            </w:pPr>
          </w:p>
        </w:tc>
        <w:tc>
          <w:tcPr>
            <w:tcW w:w="1134" w:type="dxa"/>
          </w:tcPr>
          <w:p w14:paraId="29041F20" w14:textId="77777777" w:rsidR="009F39C5" w:rsidRPr="004841E5" w:rsidRDefault="009F39C5" w:rsidP="00932913">
            <w:pPr>
              <w:pStyle w:val="aff1"/>
              <w:jc w:val="center"/>
              <w:rPr>
                <w:sz w:val="24"/>
                <w:szCs w:val="24"/>
              </w:rPr>
            </w:pPr>
            <w:r w:rsidRPr="004841E5">
              <w:rPr>
                <w:sz w:val="24"/>
                <w:szCs w:val="24"/>
              </w:rPr>
              <w:t>4</w:t>
            </w:r>
            <w:r w:rsidR="004841E5">
              <w:rPr>
                <w:sz w:val="24"/>
                <w:szCs w:val="24"/>
              </w:rPr>
              <w:t xml:space="preserve"> </w:t>
            </w:r>
            <w:r w:rsidRPr="004841E5">
              <w:rPr>
                <w:sz w:val="24"/>
                <w:szCs w:val="24"/>
              </w:rPr>
              <w:t>000</w:t>
            </w:r>
          </w:p>
        </w:tc>
        <w:tc>
          <w:tcPr>
            <w:tcW w:w="1417" w:type="dxa"/>
          </w:tcPr>
          <w:p w14:paraId="1E2AD489" w14:textId="77777777" w:rsidR="009F39C5" w:rsidRPr="004841E5" w:rsidRDefault="009F39C5" w:rsidP="00932913">
            <w:pPr>
              <w:pStyle w:val="aff1"/>
              <w:jc w:val="center"/>
              <w:rPr>
                <w:sz w:val="24"/>
                <w:szCs w:val="24"/>
              </w:rPr>
            </w:pPr>
            <w:r w:rsidRPr="004841E5">
              <w:rPr>
                <w:sz w:val="24"/>
                <w:szCs w:val="24"/>
              </w:rPr>
              <w:t>3,16/1,99</w:t>
            </w:r>
          </w:p>
        </w:tc>
        <w:tc>
          <w:tcPr>
            <w:tcW w:w="1418" w:type="dxa"/>
          </w:tcPr>
          <w:p w14:paraId="6C28514D" w14:textId="77777777" w:rsidR="009F39C5" w:rsidRPr="004841E5" w:rsidRDefault="009F39C5" w:rsidP="00932913">
            <w:pPr>
              <w:pStyle w:val="aff1"/>
              <w:jc w:val="center"/>
              <w:rPr>
                <w:sz w:val="24"/>
                <w:szCs w:val="24"/>
              </w:rPr>
            </w:pPr>
            <w:r w:rsidRPr="004841E5">
              <w:rPr>
                <w:sz w:val="24"/>
                <w:szCs w:val="24"/>
              </w:rPr>
              <w:t>4,75/3,8</w:t>
            </w:r>
            <w:r w:rsidR="0050384F">
              <w:rPr>
                <w:sz w:val="24"/>
                <w:szCs w:val="24"/>
              </w:rPr>
              <w:t>0</w:t>
            </w:r>
          </w:p>
        </w:tc>
        <w:tc>
          <w:tcPr>
            <w:tcW w:w="1701" w:type="dxa"/>
          </w:tcPr>
          <w:p w14:paraId="61C3E664" w14:textId="77777777" w:rsidR="009F39C5" w:rsidRPr="004841E5" w:rsidRDefault="009F39C5" w:rsidP="00932913">
            <w:pPr>
              <w:pStyle w:val="aff1"/>
              <w:jc w:val="center"/>
              <w:rPr>
                <w:sz w:val="24"/>
                <w:szCs w:val="24"/>
              </w:rPr>
            </w:pPr>
            <w:r w:rsidRPr="004841E5">
              <w:rPr>
                <w:sz w:val="24"/>
                <w:szCs w:val="24"/>
              </w:rPr>
              <w:t>4,18/3,34</w:t>
            </w:r>
          </w:p>
        </w:tc>
      </w:tr>
      <w:tr w:rsidR="009F39C5" w:rsidRPr="002C074D" w14:paraId="1E42C9F0" w14:textId="77777777" w:rsidTr="004841E5">
        <w:tc>
          <w:tcPr>
            <w:tcW w:w="2553" w:type="dxa"/>
            <w:vMerge/>
          </w:tcPr>
          <w:p w14:paraId="14271092" w14:textId="77777777" w:rsidR="009F39C5" w:rsidRPr="004841E5" w:rsidRDefault="009F39C5" w:rsidP="00932913">
            <w:pPr>
              <w:pStyle w:val="aff1"/>
              <w:jc w:val="center"/>
              <w:rPr>
                <w:sz w:val="24"/>
                <w:szCs w:val="24"/>
              </w:rPr>
            </w:pPr>
          </w:p>
        </w:tc>
        <w:tc>
          <w:tcPr>
            <w:tcW w:w="1559" w:type="dxa"/>
            <w:vMerge/>
          </w:tcPr>
          <w:p w14:paraId="39B373F3" w14:textId="77777777" w:rsidR="009F39C5" w:rsidRPr="004841E5" w:rsidRDefault="009F39C5" w:rsidP="00932913">
            <w:pPr>
              <w:pStyle w:val="aff1"/>
              <w:jc w:val="center"/>
              <w:rPr>
                <w:sz w:val="24"/>
                <w:szCs w:val="24"/>
              </w:rPr>
            </w:pPr>
          </w:p>
        </w:tc>
        <w:tc>
          <w:tcPr>
            <w:tcW w:w="1134" w:type="dxa"/>
          </w:tcPr>
          <w:p w14:paraId="347412FC" w14:textId="77777777" w:rsidR="009F39C5" w:rsidRPr="004841E5" w:rsidRDefault="009F39C5" w:rsidP="00932913">
            <w:pPr>
              <w:pStyle w:val="aff1"/>
              <w:jc w:val="center"/>
              <w:rPr>
                <w:sz w:val="24"/>
                <w:szCs w:val="24"/>
              </w:rPr>
            </w:pPr>
            <w:r w:rsidRPr="004841E5">
              <w:rPr>
                <w:sz w:val="24"/>
                <w:szCs w:val="24"/>
              </w:rPr>
              <w:t>6</w:t>
            </w:r>
            <w:r w:rsidR="004841E5">
              <w:rPr>
                <w:sz w:val="24"/>
                <w:szCs w:val="24"/>
              </w:rPr>
              <w:t xml:space="preserve"> </w:t>
            </w:r>
            <w:r w:rsidRPr="004841E5">
              <w:rPr>
                <w:sz w:val="24"/>
                <w:szCs w:val="24"/>
              </w:rPr>
              <w:t>000</w:t>
            </w:r>
          </w:p>
        </w:tc>
        <w:tc>
          <w:tcPr>
            <w:tcW w:w="1417" w:type="dxa"/>
          </w:tcPr>
          <w:p w14:paraId="640921FD" w14:textId="77777777" w:rsidR="009F39C5" w:rsidRPr="004841E5" w:rsidRDefault="009F39C5" w:rsidP="00932913">
            <w:pPr>
              <w:pStyle w:val="aff1"/>
              <w:jc w:val="center"/>
              <w:rPr>
                <w:sz w:val="24"/>
                <w:szCs w:val="24"/>
              </w:rPr>
            </w:pPr>
            <w:r w:rsidRPr="004841E5">
              <w:rPr>
                <w:sz w:val="24"/>
                <w:szCs w:val="24"/>
              </w:rPr>
              <w:t>3,96/2,49</w:t>
            </w:r>
          </w:p>
        </w:tc>
        <w:tc>
          <w:tcPr>
            <w:tcW w:w="1418" w:type="dxa"/>
          </w:tcPr>
          <w:p w14:paraId="4D69DBF3" w14:textId="77777777" w:rsidR="009F39C5" w:rsidRPr="004841E5" w:rsidRDefault="009F39C5" w:rsidP="00932913">
            <w:pPr>
              <w:pStyle w:val="aff1"/>
              <w:jc w:val="center"/>
              <w:rPr>
                <w:sz w:val="24"/>
                <w:szCs w:val="24"/>
              </w:rPr>
            </w:pPr>
            <w:r w:rsidRPr="004841E5">
              <w:rPr>
                <w:sz w:val="24"/>
                <w:szCs w:val="24"/>
              </w:rPr>
              <w:t>5,88/4,7</w:t>
            </w:r>
            <w:r w:rsidR="0050384F">
              <w:rPr>
                <w:sz w:val="24"/>
                <w:szCs w:val="24"/>
              </w:rPr>
              <w:t>0</w:t>
            </w:r>
          </w:p>
        </w:tc>
        <w:tc>
          <w:tcPr>
            <w:tcW w:w="1701" w:type="dxa"/>
          </w:tcPr>
          <w:p w14:paraId="7127C879" w14:textId="77777777" w:rsidR="009F39C5" w:rsidRPr="004841E5" w:rsidRDefault="009F39C5" w:rsidP="00932913">
            <w:pPr>
              <w:pStyle w:val="aff1"/>
              <w:jc w:val="center"/>
              <w:rPr>
                <w:sz w:val="24"/>
                <w:szCs w:val="24"/>
              </w:rPr>
            </w:pPr>
            <w:r w:rsidRPr="004841E5">
              <w:rPr>
                <w:sz w:val="24"/>
                <w:szCs w:val="24"/>
              </w:rPr>
              <w:t>5,2</w:t>
            </w:r>
            <w:r w:rsidR="0050384F">
              <w:rPr>
                <w:sz w:val="24"/>
                <w:szCs w:val="24"/>
              </w:rPr>
              <w:t>0</w:t>
            </w:r>
            <w:r w:rsidRPr="004841E5">
              <w:rPr>
                <w:sz w:val="24"/>
                <w:szCs w:val="24"/>
              </w:rPr>
              <w:t>/4,16</w:t>
            </w:r>
          </w:p>
        </w:tc>
      </w:tr>
      <w:tr w:rsidR="009F39C5" w:rsidRPr="002C074D" w14:paraId="2AA29140" w14:textId="77777777" w:rsidTr="004841E5">
        <w:tc>
          <w:tcPr>
            <w:tcW w:w="2553" w:type="dxa"/>
            <w:vMerge/>
          </w:tcPr>
          <w:p w14:paraId="0349B8F5" w14:textId="77777777" w:rsidR="009F39C5" w:rsidRPr="004841E5" w:rsidRDefault="009F39C5" w:rsidP="00932913">
            <w:pPr>
              <w:pStyle w:val="aff1"/>
              <w:jc w:val="center"/>
              <w:rPr>
                <w:sz w:val="24"/>
                <w:szCs w:val="24"/>
              </w:rPr>
            </w:pPr>
          </w:p>
        </w:tc>
        <w:tc>
          <w:tcPr>
            <w:tcW w:w="1559" w:type="dxa"/>
            <w:vMerge/>
          </w:tcPr>
          <w:p w14:paraId="3E494E65" w14:textId="77777777" w:rsidR="009F39C5" w:rsidRPr="004841E5" w:rsidRDefault="009F39C5" w:rsidP="00932913">
            <w:pPr>
              <w:pStyle w:val="aff1"/>
              <w:jc w:val="center"/>
              <w:rPr>
                <w:sz w:val="24"/>
                <w:szCs w:val="24"/>
              </w:rPr>
            </w:pPr>
          </w:p>
        </w:tc>
        <w:tc>
          <w:tcPr>
            <w:tcW w:w="1134" w:type="dxa"/>
          </w:tcPr>
          <w:p w14:paraId="1D5145CC" w14:textId="77777777" w:rsidR="009F39C5" w:rsidRPr="004841E5" w:rsidRDefault="009F39C5" w:rsidP="00932913">
            <w:pPr>
              <w:pStyle w:val="aff1"/>
              <w:jc w:val="center"/>
              <w:rPr>
                <w:sz w:val="24"/>
                <w:szCs w:val="24"/>
              </w:rPr>
            </w:pPr>
            <w:r w:rsidRPr="004841E5">
              <w:rPr>
                <w:sz w:val="24"/>
                <w:szCs w:val="24"/>
              </w:rPr>
              <w:t>8</w:t>
            </w:r>
            <w:r w:rsidR="004841E5">
              <w:rPr>
                <w:sz w:val="24"/>
                <w:szCs w:val="24"/>
              </w:rPr>
              <w:t xml:space="preserve"> </w:t>
            </w:r>
            <w:r w:rsidRPr="004841E5">
              <w:rPr>
                <w:sz w:val="24"/>
                <w:szCs w:val="24"/>
              </w:rPr>
              <w:t>000</w:t>
            </w:r>
          </w:p>
        </w:tc>
        <w:tc>
          <w:tcPr>
            <w:tcW w:w="1417" w:type="dxa"/>
          </w:tcPr>
          <w:p w14:paraId="51EF6A11" w14:textId="77777777" w:rsidR="009F39C5" w:rsidRPr="004841E5" w:rsidRDefault="009F39C5" w:rsidP="00932913">
            <w:pPr>
              <w:pStyle w:val="aff1"/>
              <w:jc w:val="center"/>
              <w:rPr>
                <w:sz w:val="24"/>
                <w:szCs w:val="24"/>
              </w:rPr>
            </w:pPr>
            <w:r w:rsidRPr="004841E5">
              <w:rPr>
                <w:sz w:val="24"/>
                <w:szCs w:val="24"/>
              </w:rPr>
              <w:t>4,75/2,99</w:t>
            </w:r>
          </w:p>
        </w:tc>
        <w:tc>
          <w:tcPr>
            <w:tcW w:w="1418" w:type="dxa"/>
          </w:tcPr>
          <w:p w14:paraId="68C4E88A" w14:textId="77777777" w:rsidR="009F39C5" w:rsidRPr="004841E5" w:rsidRDefault="009F39C5" w:rsidP="00932913">
            <w:pPr>
              <w:pStyle w:val="aff1"/>
              <w:jc w:val="center"/>
              <w:rPr>
                <w:sz w:val="24"/>
                <w:szCs w:val="24"/>
              </w:rPr>
            </w:pPr>
            <w:r w:rsidRPr="004841E5">
              <w:rPr>
                <w:sz w:val="24"/>
                <w:szCs w:val="24"/>
              </w:rPr>
              <w:t>7,0/5,6</w:t>
            </w:r>
          </w:p>
        </w:tc>
        <w:tc>
          <w:tcPr>
            <w:tcW w:w="1701" w:type="dxa"/>
          </w:tcPr>
          <w:p w14:paraId="6519D238" w14:textId="77777777" w:rsidR="009F39C5" w:rsidRPr="004841E5" w:rsidRDefault="009F39C5" w:rsidP="00932913">
            <w:pPr>
              <w:pStyle w:val="aff1"/>
              <w:jc w:val="center"/>
              <w:rPr>
                <w:sz w:val="24"/>
                <w:szCs w:val="24"/>
              </w:rPr>
            </w:pPr>
            <w:r w:rsidRPr="004841E5">
              <w:rPr>
                <w:sz w:val="24"/>
                <w:szCs w:val="24"/>
              </w:rPr>
              <w:t>6,22/4,98</w:t>
            </w:r>
          </w:p>
        </w:tc>
      </w:tr>
      <w:tr w:rsidR="009F39C5" w:rsidRPr="002C074D" w14:paraId="1D80E629" w14:textId="77777777" w:rsidTr="004841E5">
        <w:tc>
          <w:tcPr>
            <w:tcW w:w="2553" w:type="dxa"/>
            <w:vMerge/>
          </w:tcPr>
          <w:p w14:paraId="39AB1519" w14:textId="77777777" w:rsidR="009F39C5" w:rsidRPr="004841E5" w:rsidRDefault="009F39C5" w:rsidP="00932913">
            <w:pPr>
              <w:pStyle w:val="aff1"/>
              <w:jc w:val="center"/>
              <w:rPr>
                <w:sz w:val="24"/>
                <w:szCs w:val="24"/>
              </w:rPr>
            </w:pPr>
          </w:p>
        </w:tc>
        <w:tc>
          <w:tcPr>
            <w:tcW w:w="1559" w:type="dxa"/>
            <w:vMerge/>
          </w:tcPr>
          <w:p w14:paraId="7355398B" w14:textId="77777777" w:rsidR="009F39C5" w:rsidRPr="004841E5" w:rsidRDefault="009F39C5" w:rsidP="00932913">
            <w:pPr>
              <w:pStyle w:val="aff1"/>
              <w:jc w:val="center"/>
              <w:rPr>
                <w:sz w:val="24"/>
                <w:szCs w:val="24"/>
              </w:rPr>
            </w:pPr>
          </w:p>
        </w:tc>
        <w:tc>
          <w:tcPr>
            <w:tcW w:w="1134" w:type="dxa"/>
          </w:tcPr>
          <w:p w14:paraId="278D850E" w14:textId="77777777" w:rsidR="009F39C5" w:rsidRPr="004841E5" w:rsidRDefault="009F39C5" w:rsidP="00932913">
            <w:pPr>
              <w:pStyle w:val="aff1"/>
              <w:jc w:val="center"/>
              <w:rPr>
                <w:sz w:val="24"/>
                <w:szCs w:val="24"/>
              </w:rPr>
            </w:pPr>
            <w:r w:rsidRPr="004841E5">
              <w:rPr>
                <w:sz w:val="24"/>
                <w:szCs w:val="24"/>
              </w:rPr>
              <w:t>10</w:t>
            </w:r>
            <w:r w:rsidR="004841E5">
              <w:rPr>
                <w:sz w:val="24"/>
                <w:szCs w:val="24"/>
              </w:rPr>
              <w:t xml:space="preserve"> </w:t>
            </w:r>
            <w:r w:rsidRPr="004841E5">
              <w:rPr>
                <w:sz w:val="24"/>
                <w:szCs w:val="24"/>
              </w:rPr>
              <w:t>000</w:t>
            </w:r>
          </w:p>
        </w:tc>
        <w:tc>
          <w:tcPr>
            <w:tcW w:w="1417" w:type="dxa"/>
          </w:tcPr>
          <w:p w14:paraId="7B3631CA" w14:textId="77777777" w:rsidR="009F39C5" w:rsidRPr="004841E5" w:rsidRDefault="009F39C5" w:rsidP="00932913">
            <w:pPr>
              <w:pStyle w:val="aff1"/>
              <w:jc w:val="center"/>
              <w:rPr>
                <w:sz w:val="24"/>
                <w:szCs w:val="24"/>
              </w:rPr>
            </w:pPr>
            <w:r w:rsidRPr="004841E5">
              <w:rPr>
                <w:sz w:val="24"/>
                <w:szCs w:val="24"/>
              </w:rPr>
              <w:t>5,54/3,49</w:t>
            </w:r>
          </w:p>
        </w:tc>
        <w:tc>
          <w:tcPr>
            <w:tcW w:w="1418" w:type="dxa"/>
          </w:tcPr>
          <w:p w14:paraId="69210C10" w14:textId="77777777" w:rsidR="009F39C5" w:rsidRPr="004841E5" w:rsidRDefault="009F39C5" w:rsidP="00932913">
            <w:pPr>
              <w:pStyle w:val="aff1"/>
              <w:jc w:val="center"/>
              <w:rPr>
                <w:sz w:val="24"/>
                <w:szCs w:val="24"/>
              </w:rPr>
            </w:pPr>
            <w:r w:rsidRPr="004841E5">
              <w:rPr>
                <w:sz w:val="24"/>
                <w:szCs w:val="24"/>
              </w:rPr>
              <w:t>8,14/6,51</w:t>
            </w:r>
          </w:p>
        </w:tc>
        <w:tc>
          <w:tcPr>
            <w:tcW w:w="1701" w:type="dxa"/>
          </w:tcPr>
          <w:p w14:paraId="33D8C16B" w14:textId="77777777" w:rsidR="009F39C5" w:rsidRPr="004841E5" w:rsidRDefault="009F39C5" w:rsidP="00932913">
            <w:pPr>
              <w:pStyle w:val="aff1"/>
              <w:jc w:val="center"/>
              <w:rPr>
                <w:sz w:val="24"/>
                <w:szCs w:val="24"/>
              </w:rPr>
            </w:pPr>
            <w:r w:rsidRPr="004841E5">
              <w:rPr>
                <w:sz w:val="24"/>
                <w:szCs w:val="24"/>
              </w:rPr>
              <w:t>7,23/5,78</w:t>
            </w:r>
          </w:p>
        </w:tc>
      </w:tr>
      <w:tr w:rsidR="009F39C5" w:rsidRPr="002C074D" w14:paraId="198CFA8F" w14:textId="77777777" w:rsidTr="004841E5">
        <w:tc>
          <w:tcPr>
            <w:tcW w:w="2553" w:type="dxa"/>
            <w:vMerge/>
          </w:tcPr>
          <w:p w14:paraId="750A86E3" w14:textId="77777777" w:rsidR="009F39C5" w:rsidRPr="004841E5" w:rsidRDefault="009F39C5" w:rsidP="00932913">
            <w:pPr>
              <w:pStyle w:val="aff1"/>
              <w:jc w:val="center"/>
              <w:rPr>
                <w:sz w:val="24"/>
                <w:szCs w:val="24"/>
              </w:rPr>
            </w:pPr>
          </w:p>
        </w:tc>
        <w:tc>
          <w:tcPr>
            <w:tcW w:w="1559" w:type="dxa"/>
            <w:vMerge/>
          </w:tcPr>
          <w:p w14:paraId="2FE5A40F" w14:textId="77777777" w:rsidR="009F39C5" w:rsidRPr="004841E5" w:rsidRDefault="009F39C5" w:rsidP="00932913">
            <w:pPr>
              <w:pStyle w:val="aff1"/>
              <w:jc w:val="center"/>
              <w:rPr>
                <w:sz w:val="24"/>
                <w:szCs w:val="24"/>
              </w:rPr>
            </w:pPr>
          </w:p>
        </w:tc>
        <w:tc>
          <w:tcPr>
            <w:tcW w:w="1134" w:type="dxa"/>
          </w:tcPr>
          <w:p w14:paraId="17D39504" w14:textId="77777777" w:rsidR="009F39C5" w:rsidRPr="004841E5" w:rsidRDefault="009F39C5" w:rsidP="00932913">
            <w:pPr>
              <w:pStyle w:val="aff1"/>
              <w:jc w:val="center"/>
              <w:rPr>
                <w:sz w:val="24"/>
                <w:szCs w:val="24"/>
              </w:rPr>
            </w:pPr>
            <w:r w:rsidRPr="004841E5">
              <w:rPr>
                <w:sz w:val="24"/>
                <w:szCs w:val="24"/>
              </w:rPr>
              <w:t>12</w:t>
            </w:r>
            <w:r w:rsidR="004841E5">
              <w:rPr>
                <w:sz w:val="24"/>
                <w:szCs w:val="24"/>
              </w:rPr>
              <w:t xml:space="preserve"> </w:t>
            </w:r>
            <w:r w:rsidRPr="004841E5">
              <w:rPr>
                <w:sz w:val="24"/>
                <w:szCs w:val="24"/>
              </w:rPr>
              <w:t>000</w:t>
            </w:r>
          </w:p>
        </w:tc>
        <w:tc>
          <w:tcPr>
            <w:tcW w:w="1417" w:type="dxa"/>
          </w:tcPr>
          <w:p w14:paraId="2B086B75" w14:textId="77777777" w:rsidR="009F39C5" w:rsidRPr="004841E5" w:rsidRDefault="009F39C5" w:rsidP="00932913">
            <w:pPr>
              <w:pStyle w:val="aff1"/>
              <w:jc w:val="center"/>
              <w:rPr>
                <w:sz w:val="24"/>
                <w:szCs w:val="24"/>
              </w:rPr>
            </w:pPr>
            <w:r w:rsidRPr="004841E5">
              <w:rPr>
                <w:sz w:val="24"/>
                <w:szCs w:val="24"/>
              </w:rPr>
              <w:t>6,33/3,99</w:t>
            </w:r>
          </w:p>
        </w:tc>
        <w:tc>
          <w:tcPr>
            <w:tcW w:w="1418" w:type="dxa"/>
          </w:tcPr>
          <w:p w14:paraId="7D0F3966" w14:textId="77777777" w:rsidR="009F39C5" w:rsidRPr="004841E5" w:rsidRDefault="009F39C5" w:rsidP="00932913">
            <w:pPr>
              <w:pStyle w:val="aff1"/>
              <w:jc w:val="center"/>
              <w:rPr>
                <w:sz w:val="24"/>
                <w:szCs w:val="24"/>
              </w:rPr>
            </w:pPr>
            <w:r w:rsidRPr="004841E5">
              <w:rPr>
                <w:sz w:val="24"/>
                <w:szCs w:val="24"/>
              </w:rPr>
              <w:t>9,27/7,42</w:t>
            </w:r>
          </w:p>
        </w:tc>
        <w:tc>
          <w:tcPr>
            <w:tcW w:w="1701" w:type="dxa"/>
          </w:tcPr>
          <w:p w14:paraId="4C19EC59" w14:textId="77777777" w:rsidR="009F39C5" w:rsidRPr="004841E5" w:rsidRDefault="009F39C5" w:rsidP="00932913">
            <w:pPr>
              <w:pStyle w:val="aff1"/>
              <w:jc w:val="center"/>
              <w:rPr>
                <w:sz w:val="24"/>
                <w:szCs w:val="24"/>
              </w:rPr>
            </w:pPr>
            <w:r w:rsidRPr="004841E5">
              <w:rPr>
                <w:sz w:val="24"/>
                <w:szCs w:val="24"/>
              </w:rPr>
              <w:t>8,25/6,6</w:t>
            </w:r>
            <w:r w:rsidR="0050384F">
              <w:rPr>
                <w:sz w:val="24"/>
                <w:szCs w:val="24"/>
              </w:rPr>
              <w:t>0</w:t>
            </w:r>
          </w:p>
        </w:tc>
      </w:tr>
      <w:tr w:rsidR="009F39C5" w:rsidRPr="002C074D" w14:paraId="34FE65A6" w14:textId="77777777" w:rsidTr="004841E5">
        <w:tc>
          <w:tcPr>
            <w:tcW w:w="2553" w:type="dxa"/>
            <w:vMerge w:val="restart"/>
          </w:tcPr>
          <w:p w14:paraId="50750CD3" w14:textId="77777777" w:rsidR="009F39C5" w:rsidRPr="004841E5" w:rsidRDefault="009F39C5" w:rsidP="00932913">
            <w:pPr>
              <w:pStyle w:val="aff1"/>
              <w:jc w:val="center"/>
              <w:rPr>
                <w:sz w:val="24"/>
                <w:szCs w:val="24"/>
              </w:rPr>
            </w:pPr>
          </w:p>
          <w:p w14:paraId="3579E26E" w14:textId="77777777" w:rsidR="009F39C5" w:rsidRPr="004841E5" w:rsidRDefault="009F39C5" w:rsidP="00932913">
            <w:pPr>
              <w:pStyle w:val="aff1"/>
              <w:jc w:val="center"/>
              <w:rPr>
                <w:sz w:val="24"/>
                <w:szCs w:val="24"/>
              </w:rPr>
            </w:pPr>
          </w:p>
          <w:p w14:paraId="1FF05F65" w14:textId="77777777" w:rsidR="009F39C5" w:rsidRPr="004841E5" w:rsidRDefault="009F39C5" w:rsidP="00932913">
            <w:pPr>
              <w:pStyle w:val="aff1"/>
              <w:jc w:val="center"/>
              <w:rPr>
                <w:sz w:val="24"/>
                <w:szCs w:val="24"/>
              </w:rPr>
            </w:pPr>
          </w:p>
          <w:p w14:paraId="63885977" w14:textId="77777777" w:rsidR="009F39C5" w:rsidRPr="004841E5" w:rsidRDefault="009F39C5" w:rsidP="00932913">
            <w:pPr>
              <w:pStyle w:val="aff1"/>
              <w:jc w:val="center"/>
              <w:rPr>
                <w:sz w:val="24"/>
                <w:szCs w:val="24"/>
              </w:rPr>
            </w:pPr>
          </w:p>
          <w:p w14:paraId="00DD17C8" w14:textId="5959C3FB" w:rsidR="009F39C5" w:rsidRPr="003B3B76" w:rsidRDefault="003B3B76" w:rsidP="00932913">
            <w:pPr>
              <w:pStyle w:val="aff1"/>
              <w:rPr>
                <w:sz w:val="24"/>
                <w:szCs w:val="24"/>
              </w:rPr>
            </w:pPr>
            <w:r w:rsidRPr="003B3B76">
              <w:rPr>
                <w:bCs/>
                <w:kern w:val="36"/>
                <w:sz w:val="24"/>
                <w:szCs w:val="24"/>
              </w:rPr>
              <w:t>Общественные здания</w:t>
            </w:r>
          </w:p>
        </w:tc>
        <w:tc>
          <w:tcPr>
            <w:tcW w:w="1559" w:type="dxa"/>
            <w:vMerge w:val="restart"/>
          </w:tcPr>
          <w:p w14:paraId="3CE5F633" w14:textId="77777777" w:rsidR="009F39C5" w:rsidRPr="004841E5" w:rsidRDefault="004841E5" w:rsidP="00932913">
            <w:pPr>
              <w:pStyle w:val="aff1"/>
              <w:jc w:val="center"/>
              <w:rPr>
                <w:sz w:val="24"/>
                <w:szCs w:val="24"/>
              </w:rPr>
            </w:pPr>
            <w:r>
              <w:rPr>
                <w:sz w:val="24"/>
                <w:szCs w:val="24"/>
              </w:rPr>
              <w:t>О</w:t>
            </w:r>
            <w:r w:rsidR="009F39C5" w:rsidRPr="004841E5">
              <w:rPr>
                <w:sz w:val="24"/>
                <w:szCs w:val="24"/>
              </w:rPr>
              <w:t>т 76 до 150</w:t>
            </w:r>
          </w:p>
        </w:tc>
        <w:tc>
          <w:tcPr>
            <w:tcW w:w="1134" w:type="dxa"/>
          </w:tcPr>
          <w:p w14:paraId="5D22D240" w14:textId="77777777" w:rsidR="009F39C5" w:rsidRPr="004841E5" w:rsidRDefault="009F39C5" w:rsidP="00932913">
            <w:pPr>
              <w:pStyle w:val="aff1"/>
              <w:jc w:val="center"/>
              <w:rPr>
                <w:sz w:val="24"/>
                <w:szCs w:val="24"/>
              </w:rPr>
            </w:pPr>
            <w:r w:rsidRPr="004841E5">
              <w:rPr>
                <w:sz w:val="24"/>
                <w:szCs w:val="24"/>
              </w:rPr>
              <w:t>2</w:t>
            </w:r>
            <w:r w:rsidR="004841E5">
              <w:rPr>
                <w:sz w:val="24"/>
                <w:szCs w:val="24"/>
              </w:rPr>
              <w:t xml:space="preserve"> </w:t>
            </w:r>
            <w:r w:rsidRPr="004841E5">
              <w:rPr>
                <w:sz w:val="24"/>
                <w:szCs w:val="24"/>
              </w:rPr>
              <w:t>000</w:t>
            </w:r>
          </w:p>
        </w:tc>
        <w:tc>
          <w:tcPr>
            <w:tcW w:w="1417" w:type="dxa"/>
          </w:tcPr>
          <w:p w14:paraId="1BE8D0BF" w14:textId="77777777" w:rsidR="009F39C5" w:rsidRPr="004841E5" w:rsidRDefault="009F39C5" w:rsidP="00932913">
            <w:pPr>
              <w:pStyle w:val="aff1"/>
              <w:jc w:val="center"/>
              <w:rPr>
                <w:sz w:val="24"/>
                <w:szCs w:val="24"/>
              </w:rPr>
            </w:pPr>
            <w:r w:rsidRPr="004841E5">
              <w:rPr>
                <w:sz w:val="24"/>
                <w:szCs w:val="24"/>
              </w:rPr>
              <w:t>1,85/1,17</w:t>
            </w:r>
          </w:p>
        </w:tc>
        <w:tc>
          <w:tcPr>
            <w:tcW w:w="1418" w:type="dxa"/>
          </w:tcPr>
          <w:p w14:paraId="4D9CEDA7" w14:textId="77777777" w:rsidR="009F39C5" w:rsidRPr="004841E5" w:rsidRDefault="009F39C5" w:rsidP="00932913">
            <w:pPr>
              <w:pStyle w:val="aff1"/>
              <w:jc w:val="center"/>
              <w:rPr>
                <w:sz w:val="24"/>
                <w:szCs w:val="24"/>
              </w:rPr>
            </w:pPr>
            <w:r w:rsidRPr="004841E5">
              <w:rPr>
                <w:sz w:val="24"/>
                <w:szCs w:val="24"/>
              </w:rPr>
              <w:t>2,47/1,98</w:t>
            </w:r>
          </w:p>
        </w:tc>
        <w:tc>
          <w:tcPr>
            <w:tcW w:w="1701" w:type="dxa"/>
          </w:tcPr>
          <w:p w14:paraId="1855F756" w14:textId="77777777" w:rsidR="009F39C5" w:rsidRPr="004841E5" w:rsidRDefault="009F39C5" w:rsidP="00932913">
            <w:pPr>
              <w:pStyle w:val="aff1"/>
              <w:jc w:val="center"/>
              <w:rPr>
                <w:sz w:val="24"/>
                <w:szCs w:val="24"/>
              </w:rPr>
            </w:pPr>
            <w:r w:rsidRPr="004841E5">
              <w:rPr>
                <w:sz w:val="24"/>
                <w:szCs w:val="24"/>
              </w:rPr>
              <w:t>2,06/1,65</w:t>
            </w:r>
          </w:p>
        </w:tc>
      </w:tr>
      <w:tr w:rsidR="009F39C5" w:rsidRPr="002C074D" w14:paraId="6E97A0CE" w14:textId="77777777" w:rsidTr="004841E5">
        <w:tc>
          <w:tcPr>
            <w:tcW w:w="2553" w:type="dxa"/>
            <w:vMerge/>
          </w:tcPr>
          <w:p w14:paraId="1E8E6F1E" w14:textId="77777777" w:rsidR="009F39C5" w:rsidRPr="004841E5" w:rsidRDefault="009F39C5" w:rsidP="00932913">
            <w:pPr>
              <w:pStyle w:val="aff1"/>
              <w:jc w:val="center"/>
              <w:rPr>
                <w:sz w:val="24"/>
                <w:szCs w:val="24"/>
              </w:rPr>
            </w:pPr>
          </w:p>
        </w:tc>
        <w:tc>
          <w:tcPr>
            <w:tcW w:w="1559" w:type="dxa"/>
            <w:vMerge/>
          </w:tcPr>
          <w:p w14:paraId="59499542" w14:textId="77777777" w:rsidR="009F39C5" w:rsidRPr="004841E5" w:rsidRDefault="009F39C5" w:rsidP="00932913">
            <w:pPr>
              <w:pStyle w:val="aff1"/>
              <w:jc w:val="center"/>
              <w:rPr>
                <w:sz w:val="24"/>
                <w:szCs w:val="24"/>
              </w:rPr>
            </w:pPr>
          </w:p>
        </w:tc>
        <w:tc>
          <w:tcPr>
            <w:tcW w:w="1134" w:type="dxa"/>
          </w:tcPr>
          <w:p w14:paraId="76EFEA20" w14:textId="77777777" w:rsidR="009F39C5" w:rsidRPr="004841E5" w:rsidRDefault="009F39C5" w:rsidP="00932913">
            <w:pPr>
              <w:pStyle w:val="aff1"/>
              <w:jc w:val="center"/>
              <w:rPr>
                <w:sz w:val="24"/>
                <w:szCs w:val="24"/>
              </w:rPr>
            </w:pPr>
            <w:r w:rsidRPr="004841E5">
              <w:rPr>
                <w:sz w:val="24"/>
                <w:szCs w:val="24"/>
              </w:rPr>
              <w:t>4</w:t>
            </w:r>
            <w:r w:rsidR="004841E5">
              <w:rPr>
                <w:sz w:val="24"/>
                <w:szCs w:val="24"/>
              </w:rPr>
              <w:t xml:space="preserve"> </w:t>
            </w:r>
            <w:r w:rsidRPr="004841E5">
              <w:rPr>
                <w:sz w:val="24"/>
                <w:szCs w:val="24"/>
              </w:rPr>
              <w:t>000</w:t>
            </w:r>
          </w:p>
        </w:tc>
        <w:tc>
          <w:tcPr>
            <w:tcW w:w="1417" w:type="dxa"/>
          </w:tcPr>
          <w:p w14:paraId="6CF5D611" w14:textId="77777777" w:rsidR="009F39C5" w:rsidRPr="004841E5" w:rsidRDefault="009F39C5" w:rsidP="00932913">
            <w:pPr>
              <w:pStyle w:val="aff1"/>
              <w:jc w:val="center"/>
              <w:rPr>
                <w:sz w:val="24"/>
                <w:szCs w:val="24"/>
              </w:rPr>
            </w:pPr>
            <w:r w:rsidRPr="004841E5">
              <w:rPr>
                <w:sz w:val="24"/>
                <w:szCs w:val="24"/>
              </w:rPr>
              <w:t>2,47/1,56</w:t>
            </w:r>
          </w:p>
        </w:tc>
        <w:tc>
          <w:tcPr>
            <w:tcW w:w="1418" w:type="dxa"/>
          </w:tcPr>
          <w:p w14:paraId="2E22418A" w14:textId="77777777" w:rsidR="009F39C5" w:rsidRPr="004841E5" w:rsidRDefault="009F39C5" w:rsidP="00932913">
            <w:pPr>
              <w:pStyle w:val="aff1"/>
              <w:jc w:val="center"/>
              <w:rPr>
                <w:sz w:val="24"/>
                <w:szCs w:val="24"/>
              </w:rPr>
            </w:pPr>
            <w:r w:rsidRPr="004841E5">
              <w:rPr>
                <w:sz w:val="24"/>
                <w:szCs w:val="24"/>
              </w:rPr>
              <w:t>3,3</w:t>
            </w:r>
            <w:r w:rsidR="0050384F">
              <w:rPr>
                <w:sz w:val="24"/>
                <w:szCs w:val="24"/>
              </w:rPr>
              <w:t>0</w:t>
            </w:r>
            <w:r w:rsidRPr="004841E5">
              <w:rPr>
                <w:sz w:val="24"/>
                <w:szCs w:val="24"/>
              </w:rPr>
              <w:t>/2,64</w:t>
            </w:r>
          </w:p>
        </w:tc>
        <w:tc>
          <w:tcPr>
            <w:tcW w:w="1701" w:type="dxa"/>
          </w:tcPr>
          <w:p w14:paraId="73390C3E" w14:textId="77777777" w:rsidR="009F39C5" w:rsidRPr="004841E5" w:rsidRDefault="009F39C5" w:rsidP="00932913">
            <w:pPr>
              <w:pStyle w:val="aff1"/>
              <w:jc w:val="center"/>
              <w:rPr>
                <w:sz w:val="24"/>
                <w:szCs w:val="24"/>
              </w:rPr>
            </w:pPr>
            <w:r w:rsidRPr="004841E5">
              <w:rPr>
                <w:sz w:val="24"/>
                <w:szCs w:val="24"/>
              </w:rPr>
              <w:t>2,78/2,22</w:t>
            </w:r>
          </w:p>
        </w:tc>
      </w:tr>
      <w:tr w:rsidR="009F39C5" w:rsidRPr="002C074D" w14:paraId="7E6426A4" w14:textId="77777777" w:rsidTr="004841E5">
        <w:tc>
          <w:tcPr>
            <w:tcW w:w="2553" w:type="dxa"/>
            <w:vMerge/>
          </w:tcPr>
          <w:p w14:paraId="4A00E975" w14:textId="77777777" w:rsidR="009F39C5" w:rsidRPr="004841E5" w:rsidRDefault="009F39C5" w:rsidP="00932913">
            <w:pPr>
              <w:pStyle w:val="aff1"/>
              <w:jc w:val="center"/>
              <w:rPr>
                <w:sz w:val="24"/>
                <w:szCs w:val="24"/>
              </w:rPr>
            </w:pPr>
          </w:p>
        </w:tc>
        <w:tc>
          <w:tcPr>
            <w:tcW w:w="1559" w:type="dxa"/>
            <w:vMerge/>
          </w:tcPr>
          <w:p w14:paraId="200919A1" w14:textId="77777777" w:rsidR="009F39C5" w:rsidRPr="004841E5" w:rsidRDefault="009F39C5" w:rsidP="00932913">
            <w:pPr>
              <w:pStyle w:val="aff1"/>
              <w:jc w:val="center"/>
              <w:rPr>
                <w:sz w:val="24"/>
                <w:szCs w:val="24"/>
              </w:rPr>
            </w:pPr>
          </w:p>
        </w:tc>
        <w:tc>
          <w:tcPr>
            <w:tcW w:w="1134" w:type="dxa"/>
          </w:tcPr>
          <w:p w14:paraId="1828ED16" w14:textId="77777777" w:rsidR="009F39C5" w:rsidRPr="004841E5" w:rsidRDefault="009F39C5" w:rsidP="00932913">
            <w:pPr>
              <w:pStyle w:val="aff1"/>
              <w:jc w:val="center"/>
              <w:rPr>
                <w:sz w:val="24"/>
                <w:szCs w:val="24"/>
              </w:rPr>
            </w:pPr>
            <w:r w:rsidRPr="004841E5">
              <w:rPr>
                <w:sz w:val="24"/>
                <w:szCs w:val="24"/>
              </w:rPr>
              <w:t>6</w:t>
            </w:r>
            <w:r w:rsidR="004841E5">
              <w:rPr>
                <w:sz w:val="24"/>
                <w:szCs w:val="24"/>
              </w:rPr>
              <w:t xml:space="preserve"> </w:t>
            </w:r>
            <w:r w:rsidRPr="004841E5">
              <w:rPr>
                <w:sz w:val="24"/>
                <w:szCs w:val="24"/>
              </w:rPr>
              <w:t>000</w:t>
            </w:r>
          </w:p>
        </w:tc>
        <w:tc>
          <w:tcPr>
            <w:tcW w:w="1417" w:type="dxa"/>
          </w:tcPr>
          <w:p w14:paraId="751C3649" w14:textId="77777777" w:rsidR="009F39C5" w:rsidRPr="004841E5" w:rsidRDefault="009F39C5" w:rsidP="00932913">
            <w:pPr>
              <w:pStyle w:val="aff1"/>
              <w:jc w:val="center"/>
              <w:rPr>
                <w:sz w:val="24"/>
                <w:szCs w:val="24"/>
              </w:rPr>
            </w:pPr>
            <w:r w:rsidRPr="004841E5">
              <w:rPr>
                <w:sz w:val="24"/>
                <w:szCs w:val="24"/>
              </w:rPr>
              <w:t>3,09/1,95</w:t>
            </w:r>
          </w:p>
        </w:tc>
        <w:tc>
          <w:tcPr>
            <w:tcW w:w="1418" w:type="dxa"/>
          </w:tcPr>
          <w:p w14:paraId="565B91CB" w14:textId="77777777" w:rsidR="009F39C5" w:rsidRPr="004841E5" w:rsidRDefault="009F39C5" w:rsidP="00932913">
            <w:pPr>
              <w:pStyle w:val="aff1"/>
              <w:jc w:val="center"/>
              <w:rPr>
                <w:sz w:val="24"/>
                <w:szCs w:val="24"/>
              </w:rPr>
            </w:pPr>
            <w:r w:rsidRPr="004841E5">
              <w:rPr>
                <w:sz w:val="24"/>
                <w:szCs w:val="24"/>
              </w:rPr>
              <w:t>4,12/3,3</w:t>
            </w:r>
            <w:r w:rsidR="0050384F">
              <w:rPr>
                <w:sz w:val="24"/>
                <w:szCs w:val="24"/>
              </w:rPr>
              <w:t>0</w:t>
            </w:r>
          </w:p>
        </w:tc>
        <w:tc>
          <w:tcPr>
            <w:tcW w:w="1701" w:type="dxa"/>
          </w:tcPr>
          <w:p w14:paraId="11F4FB94" w14:textId="77777777" w:rsidR="009F39C5" w:rsidRPr="004841E5" w:rsidRDefault="009F39C5" w:rsidP="00932913">
            <w:pPr>
              <w:pStyle w:val="aff1"/>
              <w:jc w:val="center"/>
              <w:rPr>
                <w:sz w:val="24"/>
                <w:szCs w:val="24"/>
              </w:rPr>
            </w:pPr>
            <w:r w:rsidRPr="004841E5">
              <w:rPr>
                <w:sz w:val="24"/>
                <w:szCs w:val="24"/>
              </w:rPr>
              <w:t>3,5</w:t>
            </w:r>
            <w:r w:rsidR="0050384F">
              <w:rPr>
                <w:sz w:val="24"/>
                <w:szCs w:val="24"/>
              </w:rPr>
              <w:t>0</w:t>
            </w:r>
            <w:r w:rsidRPr="004841E5">
              <w:rPr>
                <w:sz w:val="24"/>
                <w:szCs w:val="24"/>
              </w:rPr>
              <w:t>/2,8</w:t>
            </w:r>
            <w:r w:rsidR="0050384F">
              <w:rPr>
                <w:sz w:val="24"/>
                <w:szCs w:val="24"/>
              </w:rPr>
              <w:t>0</w:t>
            </w:r>
          </w:p>
        </w:tc>
      </w:tr>
      <w:tr w:rsidR="009F39C5" w:rsidRPr="002C074D" w14:paraId="19DDDF69" w14:textId="77777777" w:rsidTr="004841E5">
        <w:tc>
          <w:tcPr>
            <w:tcW w:w="2553" w:type="dxa"/>
            <w:vMerge/>
          </w:tcPr>
          <w:p w14:paraId="632B6586" w14:textId="77777777" w:rsidR="009F39C5" w:rsidRPr="004841E5" w:rsidRDefault="009F39C5" w:rsidP="00932913">
            <w:pPr>
              <w:pStyle w:val="aff1"/>
              <w:jc w:val="center"/>
              <w:rPr>
                <w:sz w:val="24"/>
                <w:szCs w:val="24"/>
              </w:rPr>
            </w:pPr>
          </w:p>
        </w:tc>
        <w:tc>
          <w:tcPr>
            <w:tcW w:w="1559" w:type="dxa"/>
            <w:vMerge/>
          </w:tcPr>
          <w:p w14:paraId="12E2C0F1" w14:textId="77777777" w:rsidR="009F39C5" w:rsidRPr="004841E5" w:rsidRDefault="009F39C5" w:rsidP="00932913">
            <w:pPr>
              <w:pStyle w:val="aff1"/>
              <w:jc w:val="center"/>
              <w:rPr>
                <w:sz w:val="24"/>
                <w:szCs w:val="24"/>
              </w:rPr>
            </w:pPr>
          </w:p>
        </w:tc>
        <w:tc>
          <w:tcPr>
            <w:tcW w:w="1134" w:type="dxa"/>
          </w:tcPr>
          <w:p w14:paraId="20108950" w14:textId="77777777" w:rsidR="009F39C5" w:rsidRPr="004841E5" w:rsidRDefault="009F39C5" w:rsidP="00932913">
            <w:pPr>
              <w:pStyle w:val="aff1"/>
              <w:jc w:val="center"/>
              <w:rPr>
                <w:sz w:val="24"/>
                <w:szCs w:val="24"/>
              </w:rPr>
            </w:pPr>
            <w:r w:rsidRPr="004841E5">
              <w:rPr>
                <w:sz w:val="24"/>
                <w:szCs w:val="24"/>
              </w:rPr>
              <w:t>8</w:t>
            </w:r>
            <w:r w:rsidR="004841E5">
              <w:rPr>
                <w:sz w:val="24"/>
                <w:szCs w:val="24"/>
              </w:rPr>
              <w:t xml:space="preserve"> </w:t>
            </w:r>
            <w:r w:rsidRPr="004841E5">
              <w:rPr>
                <w:sz w:val="24"/>
                <w:szCs w:val="24"/>
              </w:rPr>
              <w:t>000</w:t>
            </w:r>
          </w:p>
        </w:tc>
        <w:tc>
          <w:tcPr>
            <w:tcW w:w="1417" w:type="dxa"/>
          </w:tcPr>
          <w:p w14:paraId="35707889" w14:textId="77777777" w:rsidR="009F39C5" w:rsidRPr="004841E5" w:rsidRDefault="009F39C5" w:rsidP="00932913">
            <w:pPr>
              <w:pStyle w:val="aff1"/>
              <w:jc w:val="center"/>
              <w:rPr>
                <w:sz w:val="24"/>
                <w:szCs w:val="24"/>
              </w:rPr>
            </w:pPr>
            <w:r w:rsidRPr="004841E5">
              <w:rPr>
                <w:sz w:val="24"/>
                <w:szCs w:val="24"/>
              </w:rPr>
              <w:t>3,71/2,34</w:t>
            </w:r>
          </w:p>
        </w:tc>
        <w:tc>
          <w:tcPr>
            <w:tcW w:w="1418" w:type="dxa"/>
          </w:tcPr>
          <w:p w14:paraId="36CCFBA2" w14:textId="77777777" w:rsidR="009F39C5" w:rsidRPr="004841E5" w:rsidRDefault="009F39C5" w:rsidP="00932913">
            <w:pPr>
              <w:pStyle w:val="aff1"/>
              <w:jc w:val="center"/>
              <w:rPr>
                <w:sz w:val="24"/>
                <w:szCs w:val="24"/>
              </w:rPr>
            </w:pPr>
            <w:r w:rsidRPr="004841E5">
              <w:rPr>
                <w:sz w:val="24"/>
                <w:szCs w:val="24"/>
              </w:rPr>
              <w:t>4,94/3,95</w:t>
            </w:r>
          </w:p>
        </w:tc>
        <w:tc>
          <w:tcPr>
            <w:tcW w:w="1701" w:type="dxa"/>
          </w:tcPr>
          <w:p w14:paraId="70DE43D9" w14:textId="77777777" w:rsidR="009F39C5" w:rsidRPr="004841E5" w:rsidRDefault="009F39C5" w:rsidP="00932913">
            <w:pPr>
              <w:pStyle w:val="aff1"/>
              <w:jc w:val="center"/>
              <w:rPr>
                <w:sz w:val="24"/>
                <w:szCs w:val="24"/>
              </w:rPr>
            </w:pPr>
            <w:r w:rsidRPr="004841E5">
              <w:rPr>
                <w:sz w:val="24"/>
                <w:szCs w:val="24"/>
              </w:rPr>
              <w:t>4,22/3,38</w:t>
            </w:r>
          </w:p>
        </w:tc>
      </w:tr>
      <w:tr w:rsidR="009F39C5" w:rsidRPr="002C074D" w14:paraId="248D156C" w14:textId="77777777" w:rsidTr="004841E5">
        <w:tc>
          <w:tcPr>
            <w:tcW w:w="2553" w:type="dxa"/>
            <w:vMerge/>
          </w:tcPr>
          <w:p w14:paraId="6FD0711E" w14:textId="77777777" w:rsidR="009F39C5" w:rsidRPr="004841E5" w:rsidRDefault="009F39C5" w:rsidP="00932913">
            <w:pPr>
              <w:pStyle w:val="aff1"/>
              <w:jc w:val="center"/>
              <w:rPr>
                <w:sz w:val="24"/>
                <w:szCs w:val="24"/>
              </w:rPr>
            </w:pPr>
          </w:p>
        </w:tc>
        <w:tc>
          <w:tcPr>
            <w:tcW w:w="1559" w:type="dxa"/>
            <w:vMerge/>
          </w:tcPr>
          <w:p w14:paraId="2A909206" w14:textId="77777777" w:rsidR="009F39C5" w:rsidRPr="004841E5" w:rsidRDefault="009F39C5" w:rsidP="00932913">
            <w:pPr>
              <w:pStyle w:val="aff1"/>
              <w:jc w:val="center"/>
              <w:rPr>
                <w:sz w:val="24"/>
                <w:szCs w:val="24"/>
              </w:rPr>
            </w:pPr>
          </w:p>
        </w:tc>
        <w:tc>
          <w:tcPr>
            <w:tcW w:w="1134" w:type="dxa"/>
          </w:tcPr>
          <w:p w14:paraId="073EA90E" w14:textId="77777777" w:rsidR="009F39C5" w:rsidRPr="004841E5" w:rsidRDefault="009F39C5" w:rsidP="00932913">
            <w:pPr>
              <w:pStyle w:val="aff1"/>
              <w:jc w:val="center"/>
              <w:rPr>
                <w:sz w:val="24"/>
                <w:szCs w:val="24"/>
              </w:rPr>
            </w:pPr>
            <w:r w:rsidRPr="004841E5">
              <w:rPr>
                <w:sz w:val="24"/>
                <w:szCs w:val="24"/>
              </w:rPr>
              <w:t>10</w:t>
            </w:r>
            <w:r w:rsidR="004841E5">
              <w:rPr>
                <w:sz w:val="24"/>
                <w:szCs w:val="24"/>
              </w:rPr>
              <w:t xml:space="preserve"> </w:t>
            </w:r>
            <w:r w:rsidRPr="004841E5">
              <w:rPr>
                <w:sz w:val="24"/>
                <w:szCs w:val="24"/>
              </w:rPr>
              <w:t>000</w:t>
            </w:r>
          </w:p>
        </w:tc>
        <w:tc>
          <w:tcPr>
            <w:tcW w:w="1417" w:type="dxa"/>
          </w:tcPr>
          <w:p w14:paraId="09E82C65" w14:textId="77777777" w:rsidR="009F39C5" w:rsidRPr="004841E5" w:rsidRDefault="009F39C5" w:rsidP="00932913">
            <w:pPr>
              <w:pStyle w:val="aff1"/>
              <w:jc w:val="center"/>
              <w:rPr>
                <w:sz w:val="24"/>
                <w:szCs w:val="24"/>
              </w:rPr>
            </w:pPr>
            <w:r w:rsidRPr="004841E5">
              <w:rPr>
                <w:sz w:val="24"/>
                <w:szCs w:val="24"/>
              </w:rPr>
              <w:t>4,33/2,73</w:t>
            </w:r>
          </w:p>
        </w:tc>
        <w:tc>
          <w:tcPr>
            <w:tcW w:w="1418" w:type="dxa"/>
          </w:tcPr>
          <w:p w14:paraId="2AFBDBE9" w14:textId="77777777" w:rsidR="009F39C5" w:rsidRPr="004841E5" w:rsidRDefault="009F39C5" w:rsidP="00932913">
            <w:pPr>
              <w:pStyle w:val="aff1"/>
              <w:jc w:val="center"/>
              <w:rPr>
                <w:sz w:val="24"/>
                <w:szCs w:val="24"/>
              </w:rPr>
            </w:pPr>
            <w:r w:rsidRPr="004841E5">
              <w:rPr>
                <w:sz w:val="24"/>
                <w:szCs w:val="24"/>
              </w:rPr>
              <w:t>5,77/4,62</w:t>
            </w:r>
          </w:p>
        </w:tc>
        <w:tc>
          <w:tcPr>
            <w:tcW w:w="1701" w:type="dxa"/>
          </w:tcPr>
          <w:p w14:paraId="1B303C7C" w14:textId="77777777" w:rsidR="009F39C5" w:rsidRPr="004841E5" w:rsidRDefault="009F39C5" w:rsidP="00932913">
            <w:pPr>
              <w:pStyle w:val="aff1"/>
              <w:jc w:val="center"/>
              <w:rPr>
                <w:sz w:val="24"/>
                <w:szCs w:val="24"/>
              </w:rPr>
            </w:pPr>
            <w:r w:rsidRPr="004841E5">
              <w:rPr>
                <w:sz w:val="24"/>
                <w:szCs w:val="24"/>
              </w:rPr>
              <w:t>4,94/3,95</w:t>
            </w:r>
          </w:p>
        </w:tc>
      </w:tr>
      <w:tr w:rsidR="009F39C5" w:rsidRPr="002C074D" w14:paraId="209A1138" w14:textId="77777777" w:rsidTr="004841E5">
        <w:tc>
          <w:tcPr>
            <w:tcW w:w="2553" w:type="dxa"/>
            <w:vMerge/>
          </w:tcPr>
          <w:p w14:paraId="537BA8CC" w14:textId="77777777" w:rsidR="009F39C5" w:rsidRPr="004841E5" w:rsidRDefault="009F39C5" w:rsidP="00932913">
            <w:pPr>
              <w:pStyle w:val="aff1"/>
              <w:jc w:val="center"/>
              <w:rPr>
                <w:sz w:val="24"/>
                <w:szCs w:val="24"/>
              </w:rPr>
            </w:pPr>
          </w:p>
        </w:tc>
        <w:tc>
          <w:tcPr>
            <w:tcW w:w="1559" w:type="dxa"/>
            <w:vMerge/>
          </w:tcPr>
          <w:p w14:paraId="4A078EC6" w14:textId="77777777" w:rsidR="009F39C5" w:rsidRPr="004841E5" w:rsidRDefault="009F39C5" w:rsidP="00932913">
            <w:pPr>
              <w:pStyle w:val="aff1"/>
              <w:jc w:val="center"/>
              <w:rPr>
                <w:sz w:val="24"/>
                <w:szCs w:val="24"/>
              </w:rPr>
            </w:pPr>
          </w:p>
        </w:tc>
        <w:tc>
          <w:tcPr>
            <w:tcW w:w="1134" w:type="dxa"/>
          </w:tcPr>
          <w:p w14:paraId="1EFD14A7" w14:textId="77777777" w:rsidR="009F39C5" w:rsidRPr="004841E5" w:rsidRDefault="009F39C5" w:rsidP="00932913">
            <w:pPr>
              <w:pStyle w:val="aff1"/>
              <w:jc w:val="center"/>
              <w:rPr>
                <w:sz w:val="24"/>
                <w:szCs w:val="24"/>
              </w:rPr>
            </w:pPr>
            <w:r w:rsidRPr="004841E5">
              <w:rPr>
                <w:sz w:val="24"/>
                <w:szCs w:val="24"/>
              </w:rPr>
              <w:t>12</w:t>
            </w:r>
            <w:r w:rsidR="004841E5">
              <w:rPr>
                <w:sz w:val="24"/>
                <w:szCs w:val="24"/>
              </w:rPr>
              <w:t xml:space="preserve"> </w:t>
            </w:r>
            <w:r w:rsidRPr="004841E5">
              <w:rPr>
                <w:sz w:val="24"/>
                <w:szCs w:val="24"/>
              </w:rPr>
              <w:t>000</w:t>
            </w:r>
          </w:p>
        </w:tc>
        <w:tc>
          <w:tcPr>
            <w:tcW w:w="1417" w:type="dxa"/>
          </w:tcPr>
          <w:p w14:paraId="6E0E1286" w14:textId="77777777" w:rsidR="009F39C5" w:rsidRPr="004841E5" w:rsidRDefault="009F39C5" w:rsidP="00932913">
            <w:pPr>
              <w:pStyle w:val="aff1"/>
              <w:jc w:val="center"/>
              <w:rPr>
                <w:sz w:val="24"/>
                <w:szCs w:val="24"/>
              </w:rPr>
            </w:pPr>
            <w:r w:rsidRPr="004841E5">
              <w:rPr>
                <w:sz w:val="24"/>
                <w:szCs w:val="24"/>
              </w:rPr>
              <w:t>4,94/3,11</w:t>
            </w:r>
          </w:p>
        </w:tc>
        <w:tc>
          <w:tcPr>
            <w:tcW w:w="1418" w:type="dxa"/>
          </w:tcPr>
          <w:p w14:paraId="2CE97FF0" w14:textId="77777777" w:rsidR="009F39C5" w:rsidRPr="004841E5" w:rsidRDefault="009F39C5" w:rsidP="00932913">
            <w:pPr>
              <w:pStyle w:val="aff1"/>
              <w:jc w:val="center"/>
              <w:rPr>
                <w:sz w:val="24"/>
                <w:szCs w:val="24"/>
              </w:rPr>
            </w:pPr>
            <w:r w:rsidRPr="004841E5">
              <w:rPr>
                <w:sz w:val="24"/>
                <w:szCs w:val="24"/>
              </w:rPr>
              <w:t>6,59/5,27</w:t>
            </w:r>
          </w:p>
        </w:tc>
        <w:tc>
          <w:tcPr>
            <w:tcW w:w="1701" w:type="dxa"/>
          </w:tcPr>
          <w:p w14:paraId="14DDEB56" w14:textId="77777777" w:rsidR="009F39C5" w:rsidRPr="004841E5" w:rsidRDefault="009F39C5" w:rsidP="00932913">
            <w:pPr>
              <w:pStyle w:val="aff1"/>
              <w:jc w:val="center"/>
              <w:rPr>
                <w:sz w:val="24"/>
                <w:szCs w:val="24"/>
              </w:rPr>
            </w:pPr>
            <w:r w:rsidRPr="004841E5">
              <w:rPr>
                <w:sz w:val="24"/>
                <w:szCs w:val="24"/>
              </w:rPr>
              <w:t>5,67/4,54</w:t>
            </w:r>
          </w:p>
        </w:tc>
      </w:tr>
      <w:tr w:rsidR="009F39C5" w:rsidRPr="002C074D" w14:paraId="78DE0446" w14:textId="77777777" w:rsidTr="004841E5">
        <w:tc>
          <w:tcPr>
            <w:tcW w:w="2553" w:type="dxa"/>
            <w:vMerge/>
          </w:tcPr>
          <w:p w14:paraId="5193560D" w14:textId="77777777" w:rsidR="009F39C5" w:rsidRPr="004841E5" w:rsidRDefault="009F39C5" w:rsidP="00932913">
            <w:pPr>
              <w:pStyle w:val="aff1"/>
              <w:jc w:val="center"/>
              <w:rPr>
                <w:sz w:val="24"/>
                <w:szCs w:val="24"/>
              </w:rPr>
            </w:pPr>
          </w:p>
        </w:tc>
        <w:tc>
          <w:tcPr>
            <w:tcW w:w="1559" w:type="dxa"/>
            <w:vMerge w:val="restart"/>
          </w:tcPr>
          <w:p w14:paraId="1C592038" w14:textId="77777777" w:rsidR="009F39C5" w:rsidRPr="004841E5" w:rsidRDefault="004841E5" w:rsidP="00932913">
            <w:pPr>
              <w:pStyle w:val="aff1"/>
              <w:jc w:val="center"/>
              <w:rPr>
                <w:sz w:val="24"/>
                <w:szCs w:val="24"/>
              </w:rPr>
            </w:pPr>
            <w:r>
              <w:rPr>
                <w:sz w:val="24"/>
                <w:szCs w:val="24"/>
              </w:rPr>
              <w:t>С</w:t>
            </w:r>
            <w:r w:rsidR="009F39C5" w:rsidRPr="004841E5">
              <w:rPr>
                <w:sz w:val="24"/>
                <w:szCs w:val="24"/>
              </w:rPr>
              <w:t>выше 150</w:t>
            </w:r>
          </w:p>
        </w:tc>
        <w:tc>
          <w:tcPr>
            <w:tcW w:w="1134" w:type="dxa"/>
          </w:tcPr>
          <w:p w14:paraId="2235C29C" w14:textId="77777777" w:rsidR="009F39C5" w:rsidRPr="004841E5" w:rsidRDefault="009F39C5" w:rsidP="00932913">
            <w:pPr>
              <w:pStyle w:val="aff1"/>
              <w:jc w:val="center"/>
              <w:rPr>
                <w:sz w:val="24"/>
                <w:szCs w:val="24"/>
              </w:rPr>
            </w:pPr>
            <w:r w:rsidRPr="004841E5">
              <w:rPr>
                <w:sz w:val="24"/>
                <w:szCs w:val="24"/>
              </w:rPr>
              <w:t>2</w:t>
            </w:r>
            <w:r w:rsidR="004841E5">
              <w:rPr>
                <w:sz w:val="24"/>
                <w:szCs w:val="24"/>
              </w:rPr>
              <w:t xml:space="preserve"> </w:t>
            </w:r>
            <w:r w:rsidRPr="004841E5">
              <w:rPr>
                <w:sz w:val="24"/>
                <w:szCs w:val="24"/>
              </w:rPr>
              <w:t>000</w:t>
            </w:r>
          </w:p>
        </w:tc>
        <w:tc>
          <w:tcPr>
            <w:tcW w:w="1417" w:type="dxa"/>
          </w:tcPr>
          <w:p w14:paraId="0377B258" w14:textId="77777777" w:rsidR="009F39C5" w:rsidRPr="004841E5" w:rsidRDefault="009F39C5" w:rsidP="00932913">
            <w:pPr>
              <w:pStyle w:val="aff1"/>
              <w:jc w:val="center"/>
              <w:rPr>
                <w:sz w:val="24"/>
                <w:szCs w:val="24"/>
              </w:rPr>
            </w:pPr>
            <w:r w:rsidRPr="004841E5">
              <w:rPr>
                <w:sz w:val="24"/>
                <w:szCs w:val="24"/>
              </w:rPr>
              <w:t>2,03/1,28</w:t>
            </w:r>
          </w:p>
        </w:tc>
        <w:tc>
          <w:tcPr>
            <w:tcW w:w="1418" w:type="dxa"/>
          </w:tcPr>
          <w:p w14:paraId="22017B04" w14:textId="77777777" w:rsidR="009F39C5" w:rsidRPr="004841E5" w:rsidRDefault="009F39C5" w:rsidP="00932913">
            <w:pPr>
              <w:pStyle w:val="aff1"/>
              <w:jc w:val="center"/>
              <w:rPr>
                <w:sz w:val="24"/>
                <w:szCs w:val="24"/>
              </w:rPr>
            </w:pPr>
            <w:r w:rsidRPr="004841E5">
              <w:rPr>
                <w:sz w:val="24"/>
                <w:szCs w:val="24"/>
              </w:rPr>
              <w:t>2,71/2,17</w:t>
            </w:r>
          </w:p>
        </w:tc>
        <w:tc>
          <w:tcPr>
            <w:tcW w:w="1701" w:type="dxa"/>
          </w:tcPr>
          <w:p w14:paraId="2DD8FFE7" w14:textId="77777777" w:rsidR="009F39C5" w:rsidRPr="004841E5" w:rsidRDefault="009F39C5" w:rsidP="00932913">
            <w:pPr>
              <w:pStyle w:val="aff1"/>
              <w:jc w:val="center"/>
              <w:rPr>
                <w:sz w:val="24"/>
                <w:szCs w:val="24"/>
              </w:rPr>
            </w:pPr>
            <w:r w:rsidRPr="004841E5">
              <w:rPr>
                <w:sz w:val="24"/>
                <w:szCs w:val="24"/>
              </w:rPr>
              <w:t>2,26/1,81</w:t>
            </w:r>
          </w:p>
        </w:tc>
      </w:tr>
      <w:tr w:rsidR="009F39C5" w:rsidRPr="002C074D" w14:paraId="3F05C981" w14:textId="77777777" w:rsidTr="004841E5">
        <w:tc>
          <w:tcPr>
            <w:tcW w:w="2553" w:type="dxa"/>
            <w:vMerge/>
          </w:tcPr>
          <w:p w14:paraId="7856FCF1" w14:textId="77777777" w:rsidR="009F39C5" w:rsidRPr="004841E5" w:rsidRDefault="009F39C5" w:rsidP="00932913">
            <w:pPr>
              <w:pStyle w:val="aff1"/>
              <w:jc w:val="center"/>
              <w:rPr>
                <w:sz w:val="24"/>
                <w:szCs w:val="24"/>
              </w:rPr>
            </w:pPr>
          </w:p>
        </w:tc>
        <w:tc>
          <w:tcPr>
            <w:tcW w:w="1559" w:type="dxa"/>
            <w:vMerge/>
          </w:tcPr>
          <w:p w14:paraId="3C32B225" w14:textId="77777777" w:rsidR="009F39C5" w:rsidRPr="004841E5" w:rsidRDefault="009F39C5" w:rsidP="00932913">
            <w:pPr>
              <w:pStyle w:val="aff1"/>
              <w:jc w:val="center"/>
              <w:rPr>
                <w:sz w:val="24"/>
                <w:szCs w:val="24"/>
              </w:rPr>
            </w:pPr>
          </w:p>
        </w:tc>
        <w:tc>
          <w:tcPr>
            <w:tcW w:w="1134" w:type="dxa"/>
          </w:tcPr>
          <w:p w14:paraId="7FE9145F" w14:textId="77777777" w:rsidR="009F39C5" w:rsidRPr="004841E5" w:rsidRDefault="009F39C5" w:rsidP="00932913">
            <w:pPr>
              <w:pStyle w:val="aff1"/>
              <w:jc w:val="center"/>
              <w:rPr>
                <w:sz w:val="24"/>
                <w:szCs w:val="24"/>
              </w:rPr>
            </w:pPr>
            <w:r w:rsidRPr="004841E5">
              <w:rPr>
                <w:sz w:val="24"/>
                <w:szCs w:val="24"/>
              </w:rPr>
              <w:t>4</w:t>
            </w:r>
            <w:r w:rsidR="004841E5">
              <w:rPr>
                <w:sz w:val="24"/>
                <w:szCs w:val="24"/>
              </w:rPr>
              <w:t xml:space="preserve"> </w:t>
            </w:r>
            <w:r w:rsidRPr="004841E5">
              <w:rPr>
                <w:sz w:val="24"/>
                <w:szCs w:val="24"/>
              </w:rPr>
              <w:t>000</w:t>
            </w:r>
          </w:p>
        </w:tc>
        <w:tc>
          <w:tcPr>
            <w:tcW w:w="1417" w:type="dxa"/>
          </w:tcPr>
          <w:p w14:paraId="2BBF8609" w14:textId="77777777" w:rsidR="009F39C5" w:rsidRPr="004841E5" w:rsidRDefault="009F39C5" w:rsidP="00932913">
            <w:pPr>
              <w:pStyle w:val="aff1"/>
              <w:jc w:val="center"/>
              <w:rPr>
                <w:sz w:val="24"/>
                <w:szCs w:val="24"/>
              </w:rPr>
            </w:pPr>
            <w:r w:rsidRPr="004841E5">
              <w:rPr>
                <w:sz w:val="24"/>
                <w:szCs w:val="24"/>
              </w:rPr>
              <w:t>2,71/1,71</w:t>
            </w:r>
          </w:p>
        </w:tc>
        <w:tc>
          <w:tcPr>
            <w:tcW w:w="1418" w:type="dxa"/>
          </w:tcPr>
          <w:p w14:paraId="6D85D51E" w14:textId="77777777" w:rsidR="009F39C5" w:rsidRPr="004841E5" w:rsidRDefault="009F39C5" w:rsidP="00932913">
            <w:pPr>
              <w:pStyle w:val="aff1"/>
              <w:jc w:val="center"/>
              <w:rPr>
                <w:sz w:val="24"/>
                <w:szCs w:val="24"/>
              </w:rPr>
            </w:pPr>
            <w:r w:rsidRPr="004841E5">
              <w:rPr>
                <w:sz w:val="24"/>
                <w:szCs w:val="24"/>
              </w:rPr>
              <w:t>3,62/2,9</w:t>
            </w:r>
            <w:r w:rsidR="0050384F">
              <w:rPr>
                <w:sz w:val="24"/>
                <w:szCs w:val="24"/>
              </w:rPr>
              <w:t>0</w:t>
            </w:r>
          </w:p>
        </w:tc>
        <w:tc>
          <w:tcPr>
            <w:tcW w:w="1701" w:type="dxa"/>
          </w:tcPr>
          <w:p w14:paraId="424DD589" w14:textId="77777777" w:rsidR="009F39C5" w:rsidRPr="004841E5" w:rsidRDefault="009F39C5" w:rsidP="00932913">
            <w:pPr>
              <w:pStyle w:val="aff1"/>
              <w:jc w:val="center"/>
              <w:rPr>
                <w:sz w:val="24"/>
                <w:szCs w:val="24"/>
              </w:rPr>
            </w:pPr>
            <w:r w:rsidRPr="004841E5">
              <w:rPr>
                <w:sz w:val="24"/>
                <w:szCs w:val="24"/>
              </w:rPr>
              <w:t>3,05/2,44</w:t>
            </w:r>
          </w:p>
        </w:tc>
      </w:tr>
      <w:tr w:rsidR="009F39C5" w:rsidRPr="002C074D" w14:paraId="7E5FD704" w14:textId="77777777" w:rsidTr="004841E5">
        <w:tc>
          <w:tcPr>
            <w:tcW w:w="2553" w:type="dxa"/>
            <w:vMerge/>
          </w:tcPr>
          <w:p w14:paraId="5C102072" w14:textId="77777777" w:rsidR="009F39C5" w:rsidRPr="004841E5" w:rsidRDefault="009F39C5" w:rsidP="00932913">
            <w:pPr>
              <w:pStyle w:val="aff1"/>
              <w:jc w:val="center"/>
              <w:rPr>
                <w:sz w:val="24"/>
                <w:szCs w:val="24"/>
              </w:rPr>
            </w:pPr>
          </w:p>
        </w:tc>
        <w:tc>
          <w:tcPr>
            <w:tcW w:w="1559" w:type="dxa"/>
            <w:vMerge/>
          </w:tcPr>
          <w:p w14:paraId="71B9934C" w14:textId="77777777" w:rsidR="009F39C5" w:rsidRPr="004841E5" w:rsidRDefault="009F39C5" w:rsidP="00932913">
            <w:pPr>
              <w:pStyle w:val="aff1"/>
              <w:jc w:val="center"/>
              <w:rPr>
                <w:sz w:val="24"/>
                <w:szCs w:val="24"/>
              </w:rPr>
            </w:pPr>
          </w:p>
        </w:tc>
        <w:tc>
          <w:tcPr>
            <w:tcW w:w="1134" w:type="dxa"/>
          </w:tcPr>
          <w:p w14:paraId="7754BB4C" w14:textId="77777777" w:rsidR="009F39C5" w:rsidRPr="004841E5" w:rsidRDefault="009F39C5" w:rsidP="00932913">
            <w:pPr>
              <w:pStyle w:val="aff1"/>
              <w:jc w:val="center"/>
              <w:rPr>
                <w:sz w:val="24"/>
                <w:szCs w:val="24"/>
              </w:rPr>
            </w:pPr>
            <w:r w:rsidRPr="004841E5">
              <w:rPr>
                <w:sz w:val="24"/>
                <w:szCs w:val="24"/>
              </w:rPr>
              <w:t>6</w:t>
            </w:r>
            <w:r w:rsidR="004841E5">
              <w:rPr>
                <w:sz w:val="24"/>
                <w:szCs w:val="24"/>
              </w:rPr>
              <w:t xml:space="preserve"> </w:t>
            </w:r>
            <w:r w:rsidRPr="004841E5">
              <w:rPr>
                <w:sz w:val="24"/>
                <w:szCs w:val="24"/>
              </w:rPr>
              <w:t>000</w:t>
            </w:r>
          </w:p>
        </w:tc>
        <w:tc>
          <w:tcPr>
            <w:tcW w:w="1417" w:type="dxa"/>
          </w:tcPr>
          <w:p w14:paraId="08A25A02" w14:textId="77777777" w:rsidR="009F39C5" w:rsidRPr="004841E5" w:rsidRDefault="009F39C5" w:rsidP="00932913">
            <w:pPr>
              <w:pStyle w:val="aff1"/>
              <w:jc w:val="center"/>
              <w:rPr>
                <w:sz w:val="24"/>
                <w:szCs w:val="24"/>
              </w:rPr>
            </w:pPr>
            <w:r w:rsidRPr="004841E5">
              <w:rPr>
                <w:sz w:val="24"/>
                <w:szCs w:val="24"/>
              </w:rPr>
              <w:t>3,39/2,16</w:t>
            </w:r>
          </w:p>
        </w:tc>
        <w:tc>
          <w:tcPr>
            <w:tcW w:w="1418" w:type="dxa"/>
          </w:tcPr>
          <w:p w14:paraId="5763BAE5" w14:textId="77777777" w:rsidR="009F39C5" w:rsidRPr="004841E5" w:rsidRDefault="009F39C5" w:rsidP="00932913">
            <w:pPr>
              <w:pStyle w:val="aff1"/>
              <w:jc w:val="center"/>
              <w:rPr>
                <w:sz w:val="24"/>
                <w:szCs w:val="24"/>
              </w:rPr>
            </w:pPr>
            <w:r w:rsidRPr="004841E5">
              <w:rPr>
                <w:sz w:val="24"/>
                <w:szCs w:val="24"/>
              </w:rPr>
              <w:t>4,52/3,62</w:t>
            </w:r>
          </w:p>
        </w:tc>
        <w:tc>
          <w:tcPr>
            <w:tcW w:w="1701" w:type="dxa"/>
          </w:tcPr>
          <w:p w14:paraId="2805B790" w14:textId="77777777" w:rsidR="009F39C5" w:rsidRPr="004841E5" w:rsidRDefault="009F39C5" w:rsidP="00932913">
            <w:pPr>
              <w:pStyle w:val="aff1"/>
              <w:jc w:val="center"/>
              <w:rPr>
                <w:sz w:val="24"/>
                <w:szCs w:val="24"/>
              </w:rPr>
            </w:pPr>
            <w:r w:rsidRPr="004841E5">
              <w:rPr>
                <w:sz w:val="24"/>
                <w:szCs w:val="24"/>
              </w:rPr>
              <w:t>3,84/3,07</w:t>
            </w:r>
          </w:p>
        </w:tc>
      </w:tr>
      <w:tr w:rsidR="009F39C5" w:rsidRPr="002C074D" w14:paraId="2E6FDF37" w14:textId="77777777" w:rsidTr="004841E5">
        <w:tc>
          <w:tcPr>
            <w:tcW w:w="2553" w:type="dxa"/>
            <w:vMerge/>
          </w:tcPr>
          <w:p w14:paraId="3DC8AE23" w14:textId="77777777" w:rsidR="009F39C5" w:rsidRPr="004841E5" w:rsidRDefault="009F39C5" w:rsidP="00932913">
            <w:pPr>
              <w:pStyle w:val="aff1"/>
              <w:jc w:val="center"/>
              <w:rPr>
                <w:sz w:val="24"/>
                <w:szCs w:val="24"/>
              </w:rPr>
            </w:pPr>
          </w:p>
        </w:tc>
        <w:tc>
          <w:tcPr>
            <w:tcW w:w="1559" w:type="dxa"/>
            <w:vMerge/>
          </w:tcPr>
          <w:p w14:paraId="56CD4DF4" w14:textId="77777777" w:rsidR="009F39C5" w:rsidRPr="004841E5" w:rsidRDefault="009F39C5" w:rsidP="00932913">
            <w:pPr>
              <w:pStyle w:val="aff1"/>
              <w:jc w:val="center"/>
              <w:rPr>
                <w:sz w:val="24"/>
                <w:szCs w:val="24"/>
              </w:rPr>
            </w:pPr>
          </w:p>
        </w:tc>
        <w:tc>
          <w:tcPr>
            <w:tcW w:w="1134" w:type="dxa"/>
          </w:tcPr>
          <w:p w14:paraId="1D34704B" w14:textId="77777777" w:rsidR="009F39C5" w:rsidRPr="004841E5" w:rsidRDefault="009F39C5" w:rsidP="00932913">
            <w:pPr>
              <w:pStyle w:val="aff1"/>
              <w:jc w:val="center"/>
              <w:rPr>
                <w:sz w:val="24"/>
                <w:szCs w:val="24"/>
              </w:rPr>
            </w:pPr>
            <w:r w:rsidRPr="004841E5">
              <w:rPr>
                <w:sz w:val="24"/>
                <w:szCs w:val="24"/>
              </w:rPr>
              <w:t>8</w:t>
            </w:r>
            <w:r w:rsidR="004841E5">
              <w:rPr>
                <w:sz w:val="24"/>
                <w:szCs w:val="24"/>
              </w:rPr>
              <w:t xml:space="preserve"> </w:t>
            </w:r>
            <w:r w:rsidRPr="004841E5">
              <w:rPr>
                <w:sz w:val="24"/>
                <w:szCs w:val="24"/>
              </w:rPr>
              <w:t>000</w:t>
            </w:r>
          </w:p>
        </w:tc>
        <w:tc>
          <w:tcPr>
            <w:tcW w:w="1417" w:type="dxa"/>
          </w:tcPr>
          <w:p w14:paraId="7FC4C13D" w14:textId="77777777" w:rsidR="009F39C5" w:rsidRPr="004841E5" w:rsidRDefault="009F39C5" w:rsidP="00932913">
            <w:pPr>
              <w:pStyle w:val="aff1"/>
              <w:jc w:val="center"/>
              <w:rPr>
                <w:sz w:val="24"/>
                <w:szCs w:val="24"/>
              </w:rPr>
            </w:pPr>
            <w:r w:rsidRPr="004841E5">
              <w:rPr>
                <w:sz w:val="24"/>
                <w:szCs w:val="24"/>
              </w:rPr>
              <w:t>4,07/2,56</w:t>
            </w:r>
          </w:p>
        </w:tc>
        <w:tc>
          <w:tcPr>
            <w:tcW w:w="1418" w:type="dxa"/>
          </w:tcPr>
          <w:p w14:paraId="3A3632C1" w14:textId="77777777" w:rsidR="009F39C5" w:rsidRPr="004841E5" w:rsidRDefault="009F39C5" w:rsidP="00932913">
            <w:pPr>
              <w:pStyle w:val="aff1"/>
              <w:jc w:val="center"/>
              <w:rPr>
                <w:sz w:val="24"/>
                <w:szCs w:val="24"/>
              </w:rPr>
            </w:pPr>
            <w:r w:rsidRPr="004841E5">
              <w:rPr>
                <w:sz w:val="24"/>
                <w:szCs w:val="24"/>
              </w:rPr>
              <w:t>5,42/4,34</w:t>
            </w:r>
          </w:p>
        </w:tc>
        <w:tc>
          <w:tcPr>
            <w:tcW w:w="1701" w:type="dxa"/>
          </w:tcPr>
          <w:p w14:paraId="4C45D7AD" w14:textId="77777777" w:rsidR="009F39C5" w:rsidRPr="004841E5" w:rsidRDefault="009F39C5" w:rsidP="00932913">
            <w:pPr>
              <w:pStyle w:val="aff1"/>
              <w:jc w:val="center"/>
              <w:rPr>
                <w:sz w:val="24"/>
                <w:szCs w:val="24"/>
              </w:rPr>
            </w:pPr>
            <w:r w:rsidRPr="004841E5">
              <w:rPr>
                <w:sz w:val="24"/>
                <w:szCs w:val="24"/>
              </w:rPr>
              <w:t>4,63/3,7</w:t>
            </w:r>
            <w:r w:rsidR="0050384F">
              <w:rPr>
                <w:sz w:val="24"/>
                <w:szCs w:val="24"/>
              </w:rPr>
              <w:t>0</w:t>
            </w:r>
          </w:p>
        </w:tc>
      </w:tr>
      <w:tr w:rsidR="009F39C5" w:rsidRPr="002C074D" w14:paraId="6119698B" w14:textId="77777777" w:rsidTr="004841E5">
        <w:tc>
          <w:tcPr>
            <w:tcW w:w="2553" w:type="dxa"/>
            <w:vMerge/>
          </w:tcPr>
          <w:p w14:paraId="14D312E1" w14:textId="77777777" w:rsidR="009F39C5" w:rsidRPr="004841E5" w:rsidRDefault="009F39C5" w:rsidP="00932913">
            <w:pPr>
              <w:pStyle w:val="aff1"/>
              <w:jc w:val="center"/>
              <w:rPr>
                <w:sz w:val="24"/>
                <w:szCs w:val="24"/>
              </w:rPr>
            </w:pPr>
          </w:p>
        </w:tc>
        <w:tc>
          <w:tcPr>
            <w:tcW w:w="1559" w:type="dxa"/>
            <w:vMerge/>
          </w:tcPr>
          <w:p w14:paraId="008809AC" w14:textId="77777777" w:rsidR="009F39C5" w:rsidRPr="004841E5" w:rsidRDefault="009F39C5" w:rsidP="00932913">
            <w:pPr>
              <w:pStyle w:val="aff1"/>
              <w:jc w:val="center"/>
              <w:rPr>
                <w:sz w:val="24"/>
                <w:szCs w:val="24"/>
              </w:rPr>
            </w:pPr>
          </w:p>
        </w:tc>
        <w:tc>
          <w:tcPr>
            <w:tcW w:w="1134" w:type="dxa"/>
          </w:tcPr>
          <w:p w14:paraId="7DE7CD58" w14:textId="77777777" w:rsidR="009F39C5" w:rsidRPr="004841E5" w:rsidRDefault="009F39C5" w:rsidP="00932913">
            <w:pPr>
              <w:pStyle w:val="aff1"/>
              <w:jc w:val="center"/>
              <w:rPr>
                <w:sz w:val="24"/>
                <w:szCs w:val="24"/>
              </w:rPr>
            </w:pPr>
            <w:r w:rsidRPr="004841E5">
              <w:rPr>
                <w:sz w:val="24"/>
                <w:szCs w:val="24"/>
              </w:rPr>
              <w:t>10</w:t>
            </w:r>
            <w:r w:rsidR="004841E5">
              <w:rPr>
                <w:sz w:val="24"/>
                <w:szCs w:val="24"/>
              </w:rPr>
              <w:t xml:space="preserve"> </w:t>
            </w:r>
            <w:r w:rsidRPr="004841E5">
              <w:rPr>
                <w:sz w:val="24"/>
                <w:szCs w:val="24"/>
              </w:rPr>
              <w:t>000</w:t>
            </w:r>
          </w:p>
        </w:tc>
        <w:tc>
          <w:tcPr>
            <w:tcW w:w="1417" w:type="dxa"/>
          </w:tcPr>
          <w:p w14:paraId="40BD9C36" w14:textId="77777777" w:rsidR="009F39C5" w:rsidRPr="004841E5" w:rsidRDefault="009F39C5" w:rsidP="00932913">
            <w:pPr>
              <w:pStyle w:val="aff1"/>
              <w:jc w:val="center"/>
              <w:rPr>
                <w:sz w:val="24"/>
                <w:szCs w:val="24"/>
              </w:rPr>
            </w:pPr>
            <w:r w:rsidRPr="004841E5">
              <w:rPr>
                <w:sz w:val="24"/>
                <w:szCs w:val="24"/>
              </w:rPr>
              <w:t>4,75/2,99</w:t>
            </w:r>
          </w:p>
        </w:tc>
        <w:tc>
          <w:tcPr>
            <w:tcW w:w="1418" w:type="dxa"/>
          </w:tcPr>
          <w:p w14:paraId="451E9092" w14:textId="77777777" w:rsidR="009F39C5" w:rsidRPr="004841E5" w:rsidRDefault="009F39C5" w:rsidP="00932913">
            <w:pPr>
              <w:pStyle w:val="aff1"/>
              <w:jc w:val="center"/>
              <w:rPr>
                <w:sz w:val="24"/>
                <w:szCs w:val="24"/>
              </w:rPr>
            </w:pPr>
            <w:r w:rsidRPr="004841E5">
              <w:rPr>
                <w:sz w:val="24"/>
                <w:szCs w:val="24"/>
              </w:rPr>
              <w:t>6,33/5,06</w:t>
            </w:r>
          </w:p>
        </w:tc>
        <w:tc>
          <w:tcPr>
            <w:tcW w:w="1701" w:type="dxa"/>
          </w:tcPr>
          <w:p w14:paraId="409CF96C" w14:textId="77777777" w:rsidR="009F39C5" w:rsidRPr="004841E5" w:rsidRDefault="009F39C5" w:rsidP="00932913">
            <w:pPr>
              <w:pStyle w:val="aff1"/>
              <w:jc w:val="center"/>
              <w:rPr>
                <w:sz w:val="24"/>
                <w:szCs w:val="24"/>
              </w:rPr>
            </w:pPr>
            <w:r w:rsidRPr="004841E5">
              <w:rPr>
                <w:sz w:val="24"/>
                <w:szCs w:val="24"/>
              </w:rPr>
              <w:t>5,42/4,34</w:t>
            </w:r>
          </w:p>
        </w:tc>
      </w:tr>
      <w:tr w:rsidR="009F39C5" w:rsidRPr="002C074D" w14:paraId="5AEEB6ED" w14:textId="77777777" w:rsidTr="004841E5">
        <w:tc>
          <w:tcPr>
            <w:tcW w:w="2553" w:type="dxa"/>
            <w:vMerge/>
          </w:tcPr>
          <w:p w14:paraId="26F2D403" w14:textId="77777777" w:rsidR="009F39C5" w:rsidRPr="004841E5" w:rsidRDefault="009F39C5" w:rsidP="00932913">
            <w:pPr>
              <w:pStyle w:val="aff1"/>
              <w:jc w:val="center"/>
              <w:rPr>
                <w:sz w:val="24"/>
                <w:szCs w:val="24"/>
              </w:rPr>
            </w:pPr>
          </w:p>
        </w:tc>
        <w:tc>
          <w:tcPr>
            <w:tcW w:w="1559" w:type="dxa"/>
            <w:vMerge/>
          </w:tcPr>
          <w:p w14:paraId="4CBC3AC0" w14:textId="77777777" w:rsidR="009F39C5" w:rsidRPr="004841E5" w:rsidRDefault="009F39C5" w:rsidP="00932913">
            <w:pPr>
              <w:pStyle w:val="aff1"/>
              <w:jc w:val="center"/>
              <w:rPr>
                <w:sz w:val="24"/>
                <w:szCs w:val="24"/>
              </w:rPr>
            </w:pPr>
          </w:p>
        </w:tc>
        <w:tc>
          <w:tcPr>
            <w:tcW w:w="1134" w:type="dxa"/>
          </w:tcPr>
          <w:p w14:paraId="6C26B269" w14:textId="77777777" w:rsidR="009F39C5" w:rsidRPr="004841E5" w:rsidRDefault="009F39C5" w:rsidP="00932913">
            <w:pPr>
              <w:pStyle w:val="aff1"/>
              <w:jc w:val="center"/>
              <w:rPr>
                <w:sz w:val="24"/>
                <w:szCs w:val="24"/>
              </w:rPr>
            </w:pPr>
            <w:r w:rsidRPr="004841E5">
              <w:rPr>
                <w:sz w:val="24"/>
                <w:szCs w:val="24"/>
              </w:rPr>
              <w:t>12</w:t>
            </w:r>
            <w:r w:rsidR="004841E5">
              <w:rPr>
                <w:sz w:val="24"/>
                <w:szCs w:val="24"/>
              </w:rPr>
              <w:t xml:space="preserve"> </w:t>
            </w:r>
            <w:r w:rsidRPr="004841E5">
              <w:rPr>
                <w:sz w:val="24"/>
                <w:szCs w:val="24"/>
              </w:rPr>
              <w:t>000</w:t>
            </w:r>
          </w:p>
        </w:tc>
        <w:tc>
          <w:tcPr>
            <w:tcW w:w="1417" w:type="dxa"/>
          </w:tcPr>
          <w:p w14:paraId="23975E1B" w14:textId="77777777" w:rsidR="009F39C5" w:rsidRPr="004841E5" w:rsidRDefault="009F39C5" w:rsidP="00932913">
            <w:pPr>
              <w:pStyle w:val="aff1"/>
              <w:jc w:val="center"/>
              <w:rPr>
                <w:sz w:val="24"/>
                <w:szCs w:val="24"/>
              </w:rPr>
            </w:pPr>
            <w:r w:rsidRPr="004841E5">
              <w:rPr>
                <w:sz w:val="24"/>
                <w:szCs w:val="24"/>
              </w:rPr>
              <w:t>5,42/3,41</w:t>
            </w:r>
          </w:p>
        </w:tc>
        <w:tc>
          <w:tcPr>
            <w:tcW w:w="1418" w:type="dxa"/>
          </w:tcPr>
          <w:p w14:paraId="0102044F" w14:textId="77777777" w:rsidR="009F39C5" w:rsidRPr="004841E5" w:rsidRDefault="009F39C5" w:rsidP="00932913">
            <w:pPr>
              <w:pStyle w:val="aff1"/>
              <w:jc w:val="center"/>
              <w:rPr>
                <w:sz w:val="24"/>
                <w:szCs w:val="24"/>
              </w:rPr>
            </w:pPr>
            <w:r w:rsidRPr="004841E5">
              <w:rPr>
                <w:sz w:val="24"/>
                <w:szCs w:val="24"/>
              </w:rPr>
              <w:t>7,23/5,78</w:t>
            </w:r>
          </w:p>
        </w:tc>
        <w:tc>
          <w:tcPr>
            <w:tcW w:w="1701" w:type="dxa"/>
          </w:tcPr>
          <w:p w14:paraId="456BFDA7" w14:textId="77777777" w:rsidR="009F39C5" w:rsidRPr="004841E5" w:rsidRDefault="009F39C5" w:rsidP="00932913">
            <w:pPr>
              <w:pStyle w:val="aff1"/>
              <w:jc w:val="center"/>
              <w:rPr>
                <w:sz w:val="24"/>
                <w:szCs w:val="24"/>
              </w:rPr>
            </w:pPr>
            <w:r w:rsidRPr="004841E5">
              <w:rPr>
                <w:sz w:val="24"/>
                <w:szCs w:val="24"/>
              </w:rPr>
              <w:t>6,22/4,98</w:t>
            </w:r>
          </w:p>
        </w:tc>
      </w:tr>
    </w:tbl>
    <w:p w14:paraId="0AC0E001" w14:textId="3B13F80D" w:rsidR="003B3B76" w:rsidRPr="00E04F66" w:rsidRDefault="003B3B76" w:rsidP="003B3B76">
      <w:pPr>
        <w:pStyle w:val="aff1"/>
        <w:ind w:firstLine="567"/>
        <w:jc w:val="both"/>
        <w:rPr>
          <w:b/>
          <w:sz w:val="28"/>
          <w:szCs w:val="28"/>
        </w:rPr>
      </w:pPr>
      <w:r w:rsidRPr="003B3B76">
        <w:rPr>
          <w:b/>
          <w:kern w:val="36"/>
          <w:sz w:val="28"/>
          <w:szCs w:val="28"/>
        </w:rPr>
        <w:t>Таблица 11.1</w:t>
      </w:r>
      <w:r w:rsidRPr="00E04F66">
        <w:rPr>
          <w:b/>
          <w:sz w:val="28"/>
          <w:szCs w:val="28"/>
        </w:rPr>
        <w:t xml:space="preserve"> (Измененная редакция, Изм. № 1).</w:t>
      </w:r>
    </w:p>
    <w:p w14:paraId="12EC7D70" w14:textId="77777777" w:rsidR="009F39C5" w:rsidRPr="004841E5" w:rsidRDefault="009F39C5" w:rsidP="00932913">
      <w:pPr>
        <w:pStyle w:val="aff1"/>
        <w:ind w:firstLine="567"/>
        <w:jc w:val="both"/>
        <w:rPr>
          <w:sz w:val="28"/>
          <w:szCs w:val="28"/>
        </w:rPr>
      </w:pPr>
    </w:p>
    <w:p w14:paraId="1594F547" w14:textId="77777777" w:rsidR="009F39C5" w:rsidRPr="004841E5" w:rsidRDefault="007F2253" w:rsidP="00932913">
      <w:pPr>
        <w:pStyle w:val="aff1"/>
        <w:ind w:firstLine="567"/>
        <w:jc w:val="both"/>
        <w:rPr>
          <w:sz w:val="28"/>
          <w:szCs w:val="28"/>
        </w:rPr>
      </w:pPr>
      <w:r>
        <w:rPr>
          <w:sz w:val="28"/>
          <w:szCs w:val="28"/>
        </w:rPr>
        <w:t xml:space="preserve">11.4 </w:t>
      </w:r>
      <w:r w:rsidR="009F39C5" w:rsidRPr="004841E5">
        <w:rPr>
          <w:sz w:val="28"/>
          <w:szCs w:val="28"/>
        </w:rPr>
        <w:t>К санитарно-гигиеническим характеристикам тепло</w:t>
      </w:r>
      <w:r>
        <w:rPr>
          <w:sz w:val="28"/>
          <w:szCs w:val="28"/>
        </w:rPr>
        <w:t xml:space="preserve">вой </w:t>
      </w:r>
      <w:r w:rsidR="009F39C5" w:rsidRPr="004841E5">
        <w:rPr>
          <w:sz w:val="28"/>
          <w:szCs w:val="28"/>
        </w:rPr>
        <w:t>защиты здания относят:</w:t>
      </w:r>
    </w:p>
    <w:p w14:paraId="0E925221" w14:textId="77777777" w:rsidR="009F39C5" w:rsidRPr="004841E5" w:rsidRDefault="007F2253" w:rsidP="00932913">
      <w:pPr>
        <w:pStyle w:val="aff1"/>
        <w:ind w:firstLine="567"/>
        <w:jc w:val="both"/>
        <w:rPr>
          <w:sz w:val="28"/>
          <w:szCs w:val="28"/>
        </w:rPr>
      </w:pPr>
      <w:r>
        <w:rPr>
          <w:sz w:val="28"/>
          <w:szCs w:val="28"/>
        </w:rPr>
        <w:t xml:space="preserve">1) </w:t>
      </w:r>
      <w:r w:rsidR="009F39C5" w:rsidRPr="004841E5">
        <w:rPr>
          <w:sz w:val="28"/>
          <w:szCs w:val="28"/>
        </w:rPr>
        <w:t xml:space="preserve">Температурный перепад между температурой внутреннего воздуха и температурой внутренней поверхности наружной ограждающей конструкции </w:t>
      </w:r>
      <w:r w:rsidR="009F39C5" w:rsidRPr="004841E5">
        <w:rPr>
          <w:sz w:val="28"/>
          <w:szCs w:val="28"/>
        </w:rPr>
        <w:sym w:font="Symbol" w:char="F044"/>
      </w:r>
      <w:r w:rsidR="009F39C5" w:rsidRPr="007F2253">
        <w:rPr>
          <w:i/>
          <w:sz w:val="28"/>
          <w:szCs w:val="28"/>
        </w:rPr>
        <w:t>t</w:t>
      </w:r>
      <w:r w:rsidR="009F39C5" w:rsidRPr="004841E5">
        <w:rPr>
          <w:sz w:val="28"/>
          <w:szCs w:val="28"/>
        </w:rPr>
        <w:t xml:space="preserve">, °С, который должен быть не менее нормируемых значений </w:t>
      </w:r>
      <w:r w:rsidR="009F39C5" w:rsidRPr="004841E5">
        <w:rPr>
          <w:sz w:val="28"/>
          <w:szCs w:val="28"/>
        </w:rPr>
        <w:sym w:font="Symbol" w:char="F044"/>
      </w:r>
      <w:r w:rsidR="009F39C5" w:rsidRPr="007F2253">
        <w:rPr>
          <w:i/>
          <w:sz w:val="28"/>
          <w:szCs w:val="28"/>
        </w:rPr>
        <w:t>t</w:t>
      </w:r>
      <w:r w:rsidR="009F39C5" w:rsidRPr="007F2253">
        <w:rPr>
          <w:sz w:val="28"/>
          <w:szCs w:val="28"/>
          <w:vertAlign w:val="superscript"/>
        </w:rPr>
        <w:t>н</w:t>
      </w:r>
      <w:r w:rsidR="009F39C5" w:rsidRPr="004841E5">
        <w:rPr>
          <w:sz w:val="28"/>
          <w:szCs w:val="28"/>
        </w:rPr>
        <w:t>, °С, приведенных в СП 50.13330.</w:t>
      </w:r>
    </w:p>
    <w:p w14:paraId="1E656B58" w14:textId="77777777" w:rsidR="009F39C5" w:rsidRPr="004841E5" w:rsidRDefault="007F2253" w:rsidP="00932913">
      <w:pPr>
        <w:pStyle w:val="aff1"/>
        <w:ind w:firstLine="567"/>
        <w:jc w:val="both"/>
        <w:rPr>
          <w:sz w:val="28"/>
          <w:szCs w:val="28"/>
        </w:rPr>
      </w:pPr>
      <w:r>
        <w:rPr>
          <w:sz w:val="28"/>
          <w:szCs w:val="28"/>
        </w:rPr>
        <w:t xml:space="preserve">2) </w:t>
      </w:r>
      <w:r w:rsidR="009F39C5" w:rsidRPr="004841E5">
        <w:rPr>
          <w:sz w:val="28"/>
          <w:szCs w:val="28"/>
        </w:rPr>
        <w:t>Температур</w:t>
      </w:r>
      <w:r w:rsidR="00616B77" w:rsidRPr="004841E5">
        <w:rPr>
          <w:sz w:val="28"/>
          <w:szCs w:val="28"/>
        </w:rPr>
        <w:t>у</w:t>
      </w:r>
      <w:r w:rsidR="009F39C5" w:rsidRPr="004841E5">
        <w:rPr>
          <w:sz w:val="28"/>
          <w:szCs w:val="28"/>
        </w:rPr>
        <w:t xml:space="preserve"> внутренней поверхности ограждающей конструкции в зонах теплопроводных включений, углах и оконных откосах, а также зенитных фонарей </w:t>
      </w:r>
      <w:r w:rsidR="00876C85" w:rsidRPr="004841E5">
        <w:rPr>
          <w:sz w:val="28"/>
          <w:szCs w:val="28"/>
        </w:rPr>
        <w:t>устанавливают</w:t>
      </w:r>
      <w:r w:rsidR="009F39C5" w:rsidRPr="004841E5">
        <w:rPr>
          <w:sz w:val="28"/>
          <w:szCs w:val="28"/>
        </w:rPr>
        <w:t xml:space="preserve"> не ниже температуры точки росы внутреннего воздуха при расчетной температуре </w:t>
      </w:r>
      <w:r w:rsidR="00A25C8D" w:rsidRPr="004841E5">
        <w:rPr>
          <w:sz w:val="28"/>
          <w:szCs w:val="28"/>
        </w:rPr>
        <w:t xml:space="preserve">и влажности </w:t>
      </w:r>
      <w:r w:rsidR="009F39C5" w:rsidRPr="004841E5">
        <w:rPr>
          <w:sz w:val="28"/>
          <w:szCs w:val="28"/>
        </w:rPr>
        <w:t xml:space="preserve">воздуха </w:t>
      </w:r>
      <w:r w:rsidR="009F39C5" w:rsidRPr="007F2253">
        <w:rPr>
          <w:i/>
          <w:sz w:val="28"/>
          <w:szCs w:val="28"/>
        </w:rPr>
        <w:t>t</w:t>
      </w:r>
      <w:r w:rsidR="009F39C5" w:rsidRPr="007F2253">
        <w:rPr>
          <w:sz w:val="28"/>
          <w:szCs w:val="28"/>
          <w:vertAlign w:val="subscript"/>
        </w:rPr>
        <w:t>н</w:t>
      </w:r>
      <w:r w:rsidR="00A25C8D" w:rsidRPr="004841E5">
        <w:rPr>
          <w:sz w:val="28"/>
          <w:szCs w:val="28"/>
        </w:rPr>
        <w:t>, °С</w:t>
      </w:r>
      <w:r>
        <w:rPr>
          <w:sz w:val="28"/>
          <w:szCs w:val="28"/>
        </w:rPr>
        <w:t>,</w:t>
      </w:r>
      <w:r w:rsidR="00A25C8D" w:rsidRPr="004841E5">
        <w:rPr>
          <w:sz w:val="28"/>
          <w:szCs w:val="28"/>
        </w:rPr>
        <w:t xml:space="preserve"> согласно требованиям ГОСТ 30494.</w:t>
      </w:r>
    </w:p>
    <w:p w14:paraId="33D3E104" w14:textId="48F9AE65" w:rsidR="00616B77" w:rsidRPr="004841E5" w:rsidRDefault="007F2253" w:rsidP="00932913">
      <w:pPr>
        <w:pStyle w:val="aff1"/>
        <w:ind w:firstLine="567"/>
        <w:jc w:val="both"/>
        <w:rPr>
          <w:sz w:val="28"/>
          <w:szCs w:val="28"/>
        </w:rPr>
      </w:pPr>
      <w:r>
        <w:rPr>
          <w:sz w:val="28"/>
          <w:szCs w:val="28"/>
        </w:rPr>
        <w:t xml:space="preserve">3) </w:t>
      </w:r>
      <w:r w:rsidR="003B3B76" w:rsidRPr="001F2135">
        <w:rPr>
          <w:bCs/>
          <w:kern w:val="36"/>
          <w:sz w:val="28"/>
          <w:szCs w:val="28"/>
        </w:rPr>
        <w:t>Температуру на внутренней поверхности светопрозрачного заполнения устанавливают не ниже точки росы.</w:t>
      </w:r>
    </w:p>
    <w:p w14:paraId="66F58C9C" w14:textId="77777777" w:rsidR="003B3B76" w:rsidRPr="00E04F66" w:rsidRDefault="003B3B76" w:rsidP="003B3B76">
      <w:pPr>
        <w:pStyle w:val="aff1"/>
        <w:ind w:firstLine="567"/>
        <w:jc w:val="both"/>
        <w:rPr>
          <w:b/>
          <w:sz w:val="28"/>
          <w:szCs w:val="28"/>
        </w:rPr>
      </w:pPr>
      <w:r w:rsidRPr="00E04F66">
        <w:rPr>
          <w:b/>
          <w:sz w:val="28"/>
          <w:szCs w:val="28"/>
        </w:rPr>
        <w:t>(Измененная редакция, Изм. № 1).</w:t>
      </w:r>
    </w:p>
    <w:p w14:paraId="55861169" w14:textId="77777777" w:rsidR="003B3B76" w:rsidRPr="001F2135" w:rsidRDefault="003B3B76" w:rsidP="003B3B76">
      <w:pPr>
        <w:pStyle w:val="aff1"/>
        <w:ind w:firstLine="709"/>
        <w:jc w:val="both"/>
        <w:rPr>
          <w:sz w:val="28"/>
          <w:szCs w:val="28"/>
        </w:rPr>
      </w:pPr>
      <w:r w:rsidRPr="001F2135">
        <w:rPr>
          <w:sz w:val="28"/>
          <w:szCs w:val="28"/>
        </w:rPr>
        <w:t xml:space="preserve">11.5 Расчетную удельную характеристику расхода тепловой энергии на отопление и вентиляцию </w:t>
      </w:r>
      <w:r w:rsidRPr="001F2135">
        <w:rPr>
          <w:i/>
          <w:sz w:val="28"/>
          <w:szCs w:val="28"/>
        </w:rPr>
        <w:t>q</w:t>
      </w:r>
      <w:r w:rsidRPr="001F2135">
        <w:rPr>
          <w:sz w:val="28"/>
          <w:szCs w:val="28"/>
          <w:vertAlign w:val="subscript"/>
        </w:rPr>
        <w:t>от</w:t>
      </w:r>
      <w:r w:rsidRPr="001F2135">
        <w:rPr>
          <w:sz w:val="28"/>
          <w:szCs w:val="28"/>
          <w:vertAlign w:val="superscript"/>
        </w:rPr>
        <w:t>р</w:t>
      </w:r>
      <w:r w:rsidRPr="001F2135">
        <w:rPr>
          <w:sz w:val="28"/>
          <w:szCs w:val="28"/>
        </w:rPr>
        <w:t>, Вт/(м</w:t>
      </w:r>
      <w:r w:rsidRPr="001F2135">
        <w:rPr>
          <w:sz w:val="28"/>
          <w:szCs w:val="28"/>
          <w:vertAlign w:val="superscript"/>
        </w:rPr>
        <w:t>3</w:t>
      </w:r>
      <w:r w:rsidRPr="001F2135">
        <w:rPr>
          <w:sz w:val="28"/>
          <w:szCs w:val="28"/>
        </w:rPr>
        <w:t xml:space="preserve">·°С), устанавливают для соответствующих высот зданий не более нормируемых </w:t>
      </w:r>
      <w:r w:rsidRPr="001F2135">
        <w:rPr>
          <w:i/>
          <w:sz w:val="28"/>
          <w:szCs w:val="28"/>
        </w:rPr>
        <w:t>q</w:t>
      </w:r>
      <w:r w:rsidRPr="001F2135">
        <w:rPr>
          <w:sz w:val="28"/>
          <w:szCs w:val="28"/>
          <w:vertAlign w:val="subscript"/>
        </w:rPr>
        <w:t>от</w:t>
      </w:r>
      <w:r w:rsidRPr="001F2135">
        <w:rPr>
          <w:sz w:val="28"/>
          <w:szCs w:val="28"/>
          <w:vertAlign w:val="superscript"/>
        </w:rPr>
        <w:t>тр</w:t>
      </w:r>
      <w:r w:rsidRPr="001F2135">
        <w:rPr>
          <w:sz w:val="28"/>
          <w:szCs w:val="28"/>
        </w:rPr>
        <w:t xml:space="preserve"> значений, принимаемых по СП 50.13330 с учетом </w:t>
      </w:r>
      <w:r w:rsidRPr="001F2135">
        <w:rPr>
          <w:i/>
          <w:sz w:val="28"/>
          <w:szCs w:val="28"/>
        </w:rPr>
        <w:t>к</w:t>
      </w:r>
      <w:r w:rsidRPr="001F2135">
        <w:rPr>
          <w:iCs/>
          <w:sz w:val="28"/>
          <w:szCs w:val="28"/>
          <w:vertAlign w:val="subscript"/>
        </w:rPr>
        <w:t>выс</w:t>
      </w:r>
      <w:r w:rsidRPr="001F2135">
        <w:rPr>
          <w:sz w:val="28"/>
          <w:szCs w:val="28"/>
        </w:rPr>
        <w:t xml:space="preserve"> определяемого по 11.1.</w:t>
      </w:r>
    </w:p>
    <w:p w14:paraId="6AED25C5" w14:textId="1356C10A" w:rsidR="009F39C5" w:rsidRPr="004841E5" w:rsidRDefault="003B3B76" w:rsidP="003B3B76">
      <w:pPr>
        <w:pStyle w:val="aff1"/>
        <w:ind w:firstLine="567"/>
        <w:jc w:val="both"/>
        <w:rPr>
          <w:sz w:val="28"/>
          <w:szCs w:val="28"/>
        </w:rPr>
      </w:pPr>
      <w:r w:rsidRPr="001F2135">
        <w:rPr>
          <w:sz w:val="28"/>
          <w:szCs w:val="28"/>
        </w:rPr>
        <w:t xml:space="preserve">Если условие </w:t>
      </w:r>
      <w:r w:rsidRPr="001F2135">
        <w:rPr>
          <w:i/>
          <w:sz w:val="28"/>
          <w:szCs w:val="28"/>
        </w:rPr>
        <w:t>к</w:t>
      </w:r>
      <w:r w:rsidRPr="001F2135">
        <w:rPr>
          <w:iCs/>
          <w:sz w:val="28"/>
          <w:szCs w:val="28"/>
          <w:vertAlign w:val="subscript"/>
        </w:rPr>
        <w:t>выс</w:t>
      </w:r>
      <w:r w:rsidRPr="001F2135">
        <w:rPr>
          <w:i/>
          <w:sz w:val="28"/>
          <w:szCs w:val="28"/>
        </w:rPr>
        <w:t xml:space="preserve"> q</w:t>
      </w:r>
      <w:r w:rsidRPr="001F2135">
        <w:rPr>
          <w:sz w:val="28"/>
          <w:szCs w:val="28"/>
          <w:vertAlign w:val="subscript"/>
        </w:rPr>
        <w:t>от</w:t>
      </w:r>
      <w:r w:rsidRPr="001F2135">
        <w:rPr>
          <w:sz w:val="28"/>
          <w:szCs w:val="28"/>
          <w:vertAlign w:val="superscript"/>
        </w:rPr>
        <w:t>тр</w:t>
      </w:r>
      <w:r w:rsidRPr="001F2135">
        <w:rPr>
          <w:sz w:val="28"/>
          <w:szCs w:val="28"/>
        </w:rPr>
        <w:t xml:space="preserve"> </w:t>
      </w:r>
      <w:r w:rsidRPr="001F2135">
        <w:rPr>
          <w:sz w:val="28"/>
          <w:szCs w:val="28"/>
        </w:rPr>
        <w:sym w:font="Symbol" w:char="F03E"/>
      </w:r>
      <w:r w:rsidRPr="001F2135">
        <w:rPr>
          <w:sz w:val="28"/>
          <w:szCs w:val="28"/>
        </w:rPr>
        <w:t xml:space="preserve"> </w:t>
      </w:r>
      <w:r w:rsidRPr="001F2135">
        <w:rPr>
          <w:i/>
          <w:sz w:val="28"/>
          <w:szCs w:val="28"/>
        </w:rPr>
        <w:t>q</w:t>
      </w:r>
      <w:r w:rsidRPr="001F2135">
        <w:rPr>
          <w:sz w:val="28"/>
          <w:szCs w:val="28"/>
          <w:vertAlign w:val="subscript"/>
        </w:rPr>
        <w:t>от</w:t>
      </w:r>
      <w:r w:rsidRPr="001F2135">
        <w:rPr>
          <w:sz w:val="28"/>
          <w:szCs w:val="28"/>
          <w:vertAlign w:val="superscript"/>
        </w:rPr>
        <w:t>р</w:t>
      </w:r>
      <w:r w:rsidRPr="001F2135">
        <w:rPr>
          <w:sz w:val="28"/>
          <w:szCs w:val="28"/>
        </w:rPr>
        <w:t xml:space="preserve"> обеспечивается при меньших, чем </w:t>
      </w:r>
      <w:r w:rsidRPr="001F2135">
        <w:rPr>
          <w:i/>
          <w:sz w:val="28"/>
          <w:szCs w:val="28"/>
        </w:rPr>
        <w:t>R</w:t>
      </w:r>
      <w:r w:rsidRPr="001F2135">
        <w:rPr>
          <w:sz w:val="28"/>
          <w:szCs w:val="28"/>
          <w:vertAlign w:val="subscript"/>
        </w:rPr>
        <w:t>o</w:t>
      </w:r>
      <w:r w:rsidRPr="001F2135">
        <w:rPr>
          <w:sz w:val="28"/>
          <w:szCs w:val="28"/>
          <w:vertAlign w:val="superscript"/>
        </w:rPr>
        <w:t>тр</w:t>
      </w:r>
      <w:r w:rsidRPr="001F2135">
        <w:rPr>
          <w:sz w:val="28"/>
          <w:szCs w:val="28"/>
        </w:rPr>
        <w:t xml:space="preserve"> значениях сопротивления теплопередаче ограждающих конструкций </w:t>
      </w:r>
      <w:r w:rsidRPr="001F2135">
        <w:rPr>
          <w:i/>
          <w:sz w:val="28"/>
          <w:szCs w:val="28"/>
        </w:rPr>
        <w:t>R</w:t>
      </w:r>
      <w:r w:rsidRPr="001F2135">
        <w:rPr>
          <w:sz w:val="28"/>
          <w:szCs w:val="28"/>
          <w:vertAlign w:val="subscript"/>
        </w:rPr>
        <w:t>o</w:t>
      </w:r>
      <w:r w:rsidRPr="001F2135">
        <w:rPr>
          <w:sz w:val="28"/>
          <w:szCs w:val="28"/>
        </w:rPr>
        <w:t xml:space="preserve"> (за исключением светопрозрачных), то </w:t>
      </w:r>
      <w:r w:rsidRPr="001F2135">
        <w:rPr>
          <w:i/>
          <w:sz w:val="28"/>
          <w:szCs w:val="28"/>
        </w:rPr>
        <w:t>R</w:t>
      </w:r>
      <w:r w:rsidRPr="001F2135">
        <w:rPr>
          <w:sz w:val="28"/>
          <w:szCs w:val="28"/>
          <w:vertAlign w:val="subscript"/>
        </w:rPr>
        <w:t>o</w:t>
      </w:r>
      <w:r w:rsidRPr="001F2135">
        <w:rPr>
          <w:sz w:val="28"/>
          <w:szCs w:val="28"/>
        </w:rPr>
        <w:t xml:space="preserve"> разрешается снижать, но не ниже минимальных значений </w:t>
      </w:r>
      <w:r w:rsidRPr="001F2135">
        <w:rPr>
          <w:i/>
          <w:sz w:val="28"/>
          <w:szCs w:val="28"/>
        </w:rPr>
        <w:t>R</w:t>
      </w:r>
      <w:r w:rsidRPr="001F2135">
        <w:rPr>
          <w:sz w:val="28"/>
          <w:szCs w:val="28"/>
          <w:vertAlign w:val="subscript"/>
        </w:rPr>
        <w:t>o</w:t>
      </w:r>
      <w:r w:rsidRPr="001F2135">
        <w:rPr>
          <w:sz w:val="28"/>
          <w:szCs w:val="28"/>
          <w:vertAlign w:val="superscript"/>
        </w:rPr>
        <w:t>min</w:t>
      </w:r>
      <w:r w:rsidRPr="001F2135">
        <w:rPr>
          <w:sz w:val="28"/>
          <w:szCs w:val="28"/>
        </w:rPr>
        <w:t>, определяемых по таблице 11.1.</w:t>
      </w:r>
    </w:p>
    <w:p w14:paraId="0B6F7CD3" w14:textId="77777777" w:rsidR="003B3B76" w:rsidRPr="00E04F66" w:rsidRDefault="003B3B76" w:rsidP="003B3B76">
      <w:pPr>
        <w:pStyle w:val="aff1"/>
        <w:ind w:firstLine="567"/>
        <w:jc w:val="both"/>
        <w:rPr>
          <w:b/>
          <w:sz w:val="28"/>
          <w:szCs w:val="28"/>
        </w:rPr>
      </w:pPr>
      <w:r w:rsidRPr="00E04F66">
        <w:rPr>
          <w:b/>
          <w:sz w:val="28"/>
          <w:szCs w:val="28"/>
        </w:rPr>
        <w:t>(Измененная редакция, Изм. № 1).</w:t>
      </w:r>
    </w:p>
    <w:p w14:paraId="26CEEA8F" w14:textId="132EF473" w:rsidR="002741C7" w:rsidRPr="004841E5" w:rsidRDefault="003B3B76" w:rsidP="00932913">
      <w:pPr>
        <w:pStyle w:val="aff1"/>
        <w:ind w:firstLine="567"/>
        <w:jc w:val="both"/>
        <w:rPr>
          <w:sz w:val="28"/>
          <w:szCs w:val="28"/>
        </w:rPr>
      </w:pPr>
      <w:r w:rsidRPr="001F2135">
        <w:rPr>
          <w:sz w:val="28"/>
          <w:szCs w:val="28"/>
        </w:rPr>
        <w:t xml:space="preserve">11.6 В результате определения расчетного значения </w:t>
      </w:r>
      <w:r w:rsidRPr="001F2135">
        <w:rPr>
          <w:i/>
          <w:sz w:val="28"/>
          <w:szCs w:val="28"/>
        </w:rPr>
        <w:t>q</w:t>
      </w:r>
      <w:r w:rsidRPr="001F2135">
        <w:rPr>
          <w:sz w:val="28"/>
          <w:szCs w:val="28"/>
          <w:vertAlign w:val="subscript"/>
        </w:rPr>
        <w:t>от</w:t>
      </w:r>
      <w:r w:rsidRPr="001F2135">
        <w:rPr>
          <w:sz w:val="28"/>
          <w:szCs w:val="28"/>
          <w:vertAlign w:val="superscript"/>
        </w:rPr>
        <w:t>р</w:t>
      </w:r>
      <w:r w:rsidRPr="001F2135">
        <w:rPr>
          <w:sz w:val="28"/>
          <w:szCs w:val="28"/>
        </w:rPr>
        <w:t xml:space="preserve"> по отклонению этого значения от нормируемого </w:t>
      </w:r>
      <w:r w:rsidRPr="001F2135">
        <w:rPr>
          <w:i/>
          <w:sz w:val="28"/>
          <w:szCs w:val="28"/>
        </w:rPr>
        <w:t>к</w:t>
      </w:r>
      <w:r w:rsidRPr="001F2135">
        <w:rPr>
          <w:iCs/>
          <w:sz w:val="28"/>
          <w:szCs w:val="28"/>
          <w:vertAlign w:val="subscript"/>
        </w:rPr>
        <w:t>выс</w:t>
      </w:r>
      <w:r w:rsidRPr="001F2135">
        <w:rPr>
          <w:i/>
          <w:sz w:val="28"/>
          <w:szCs w:val="28"/>
        </w:rPr>
        <w:t xml:space="preserve"> q</w:t>
      </w:r>
      <w:r w:rsidRPr="001F2135">
        <w:rPr>
          <w:sz w:val="28"/>
          <w:szCs w:val="28"/>
          <w:vertAlign w:val="subscript"/>
        </w:rPr>
        <w:t>от</w:t>
      </w:r>
      <w:r w:rsidRPr="001F2135">
        <w:rPr>
          <w:sz w:val="28"/>
          <w:szCs w:val="28"/>
          <w:vertAlign w:val="superscript"/>
        </w:rPr>
        <w:t>тр</w:t>
      </w:r>
      <w:r w:rsidRPr="001F2135">
        <w:rPr>
          <w:sz w:val="28"/>
          <w:szCs w:val="28"/>
        </w:rPr>
        <w:t>, %, по СП 50.13330 устанавливают класс энергосбережения запроектированного здания, который для высотных зданий должен достигать класса А или В («очень высокий» или «высокий»). При соответствующем обосновании допускается снижение до класса С («нормальный»).</w:t>
      </w:r>
    </w:p>
    <w:p w14:paraId="4F14628C" w14:textId="77777777" w:rsidR="003B3B76" w:rsidRPr="00E04F66" w:rsidRDefault="003B3B76" w:rsidP="003B3B76">
      <w:pPr>
        <w:pStyle w:val="aff1"/>
        <w:ind w:firstLine="567"/>
        <w:jc w:val="both"/>
        <w:rPr>
          <w:b/>
          <w:sz w:val="28"/>
          <w:szCs w:val="28"/>
        </w:rPr>
      </w:pPr>
      <w:r w:rsidRPr="00E04F66">
        <w:rPr>
          <w:b/>
          <w:sz w:val="28"/>
          <w:szCs w:val="28"/>
        </w:rPr>
        <w:t>(Измененная редакция, Изм. № 1).</w:t>
      </w:r>
    </w:p>
    <w:p w14:paraId="6B092A51" w14:textId="77777777" w:rsidR="009F39C5" w:rsidRPr="004841E5" w:rsidRDefault="001573B7" w:rsidP="00932913">
      <w:pPr>
        <w:pStyle w:val="aff1"/>
        <w:ind w:firstLine="567"/>
        <w:jc w:val="both"/>
        <w:rPr>
          <w:sz w:val="28"/>
          <w:szCs w:val="28"/>
        </w:rPr>
      </w:pPr>
      <w:r>
        <w:rPr>
          <w:sz w:val="28"/>
          <w:szCs w:val="28"/>
        </w:rPr>
        <w:t xml:space="preserve">11.7 </w:t>
      </w:r>
      <w:r w:rsidR="009F39C5" w:rsidRPr="004841E5">
        <w:rPr>
          <w:sz w:val="28"/>
          <w:szCs w:val="28"/>
        </w:rPr>
        <w:t>Теплотехнический расчет ограждающих конструкций высотных зданий следует выполнять при расчетной т</w:t>
      </w:r>
      <w:r>
        <w:rPr>
          <w:sz w:val="28"/>
          <w:szCs w:val="28"/>
        </w:rPr>
        <w:t xml:space="preserve">емпературе внутреннего воздуха </w:t>
      </w:r>
      <w:r w:rsidR="002741C7" w:rsidRPr="001573B7">
        <w:rPr>
          <w:i/>
          <w:sz w:val="28"/>
          <w:szCs w:val="28"/>
        </w:rPr>
        <w:t>t</w:t>
      </w:r>
      <w:r w:rsidR="002741C7" w:rsidRPr="001573B7">
        <w:rPr>
          <w:sz w:val="28"/>
          <w:szCs w:val="28"/>
          <w:vertAlign w:val="subscript"/>
        </w:rPr>
        <w:t>в</w:t>
      </w:r>
      <w:r>
        <w:rPr>
          <w:sz w:val="28"/>
          <w:szCs w:val="28"/>
        </w:rPr>
        <w:t>, °С</w:t>
      </w:r>
      <w:r w:rsidR="009F39C5" w:rsidRPr="004841E5">
        <w:rPr>
          <w:sz w:val="28"/>
          <w:szCs w:val="28"/>
        </w:rPr>
        <w:t>, принятой для большего числа функциональн</w:t>
      </w:r>
      <w:r w:rsidR="004C7678" w:rsidRPr="004841E5">
        <w:rPr>
          <w:sz w:val="28"/>
          <w:szCs w:val="28"/>
        </w:rPr>
        <w:t>о-планировочных компонентов</w:t>
      </w:r>
      <w:r w:rsidR="009F39C5" w:rsidRPr="004841E5">
        <w:rPr>
          <w:sz w:val="28"/>
          <w:szCs w:val="28"/>
        </w:rPr>
        <w:t xml:space="preserve"> высотного здания.</w:t>
      </w:r>
    </w:p>
    <w:p w14:paraId="59A9525F" w14:textId="77777777" w:rsidR="009F39C5" w:rsidRPr="004841E5" w:rsidRDefault="009F39C5" w:rsidP="00932913">
      <w:pPr>
        <w:pStyle w:val="aff1"/>
        <w:ind w:firstLine="567"/>
        <w:jc w:val="both"/>
        <w:rPr>
          <w:sz w:val="28"/>
          <w:szCs w:val="28"/>
        </w:rPr>
      </w:pPr>
      <w:r w:rsidRPr="004841E5">
        <w:rPr>
          <w:sz w:val="28"/>
          <w:szCs w:val="28"/>
        </w:rPr>
        <w:lastRenderedPageBreak/>
        <w:t>В расчетах воздухопроницаемости наружных ограждений при определении разности давлений воздуха внутри и снаружи здания необходимо учитывать изменение ветрового напора по высоте здания. При</w:t>
      </w:r>
      <w:r w:rsidR="001573B7">
        <w:rPr>
          <w:sz w:val="28"/>
          <w:szCs w:val="28"/>
        </w:rPr>
        <w:t xml:space="preserve"> этом расчетную скорость ветра </w:t>
      </w:r>
      <w:r w:rsidRPr="004841E5">
        <w:rPr>
          <w:sz w:val="28"/>
          <w:szCs w:val="28"/>
        </w:rPr>
        <w:t>(максимальную из средних скоростей ветра по румбам за январь, повторяемость которых составляет 16</w:t>
      </w:r>
      <w:r w:rsidR="001573B7">
        <w:rPr>
          <w:sz w:val="28"/>
          <w:szCs w:val="28"/>
        </w:rPr>
        <w:t xml:space="preserve"> </w:t>
      </w:r>
      <w:r w:rsidRPr="004841E5">
        <w:rPr>
          <w:sz w:val="28"/>
          <w:szCs w:val="28"/>
        </w:rPr>
        <w:t xml:space="preserve">% и более, принимаемую по СП 131.13330) следует определять с учетом коэффициента изменения скорости ветра </w:t>
      </w:r>
      <w:r w:rsidRPr="004841E5">
        <w:rPr>
          <w:sz w:val="28"/>
          <w:szCs w:val="28"/>
        </w:rPr>
        <w:sym w:font="Symbol" w:char="F078"/>
      </w:r>
      <w:r w:rsidRPr="004841E5">
        <w:rPr>
          <w:sz w:val="28"/>
          <w:szCs w:val="28"/>
        </w:rPr>
        <w:t xml:space="preserve"> по высоте здания, принимаемого по таблице 1</w:t>
      </w:r>
      <w:r w:rsidR="00B44F43" w:rsidRPr="004841E5">
        <w:rPr>
          <w:sz w:val="28"/>
          <w:szCs w:val="28"/>
        </w:rPr>
        <w:t>1</w:t>
      </w:r>
      <w:r w:rsidRPr="004841E5">
        <w:rPr>
          <w:sz w:val="28"/>
          <w:szCs w:val="28"/>
        </w:rPr>
        <w:t>.2, а также с учетом результатов аэродинамических испытаний.</w:t>
      </w:r>
    </w:p>
    <w:p w14:paraId="4FC9E48C" w14:textId="275C6545" w:rsidR="009F39C5" w:rsidRPr="004841E5" w:rsidRDefault="003B3B76" w:rsidP="00932913">
      <w:pPr>
        <w:pStyle w:val="aff1"/>
        <w:ind w:firstLine="567"/>
        <w:jc w:val="both"/>
        <w:rPr>
          <w:sz w:val="28"/>
          <w:szCs w:val="28"/>
        </w:rPr>
      </w:pPr>
      <w:r w:rsidRPr="001F2135">
        <w:rPr>
          <w:bCs/>
          <w:kern w:val="36"/>
          <w:sz w:val="28"/>
          <w:szCs w:val="28"/>
        </w:rPr>
        <w:t>При проектировании наружных стен с вентилируемым фасадом следует выполнять теплотехнический расчет и расчет влажностного режима наружных стен в соответствии с СП 50.13330.</w:t>
      </w:r>
    </w:p>
    <w:p w14:paraId="7DF1349C" w14:textId="77777777" w:rsidR="003B3B76" w:rsidRPr="00E04F66" w:rsidRDefault="003B3B76" w:rsidP="003B3B76">
      <w:pPr>
        <w:pStyle w:val="aff1"/>
        <w:ind w:firstLine="567"/>
        <w:jc w:val="both"/>
        <w:rPr>
          <w:b/>
          <w:sz w:val="28"/>
          <w:szCs w:val="28"/>
        </w:rPr>
      </w:pPr>
      <w:r w:rsidRPr="00E04F66">
        <w:rPr>
          <w:b/>
          <w:sz w:val="28"/>
          <w:szCs w:val="28"/>
        </w:rPr>
        <w:t>(Измененная редакция, Изм. № 1).</w:t>
      </w:r>
    </w:p>
    <w:p w14:paraId="0F51A721" w14:textId="0640DF46" w:rsidR="009D1324" w:rsidRPr="004841E5" w:rsidRDefault="003B3B76" w:rsidP="00932913">
      <w:pPr>
        <w:pStyle w:val="aff1"/>
        <w:ind w:firstLine="567"/>
        <w:jc w:val="both"/>
        <w:rPr>
          <w:sz w:val="28"/>
          <w:szCs w:val="28"/>
        </w:rPr>
      </w:pPr>
      <w:r w:rsidRPr="001F2135">
        <w:rPr>
          <w:bCs/>
          <w:kern w:val="36"/>
          <w:sz w:val="28"/>
          <w:szCs w:val="28"/>
        </w:rPr>
        <w:t>11.8 Расчет температуры внутренней поверхности наружных стен следует выполнять с учетом воздухопроницаемости утеплителя, конструкции стены коэффициентом фильтрационного теплообмена. Методика теплотехнического расчета наружных стен с навесными фасадными системами приведена в СП 50.13330.</w:t>
      </w:r>
    </w:p>
    <w:p w14:paraId="297C3238" w14:textId="77777777" w:rsidR="003B3B76" w:rsidRPr="00E04F66" w:rsidRDefault="003B3B76" w:rsidP="003B3B76">
      <w:pPr>
        <w:pStyle w:val="aff1"/>
        <w:ind w:firstLine="567"/>
        <w:jc w:val="both"/>
        <w:rPr>
          <w:b/>
          <w:sz w:val="28"/>
          <w:szCs w:val="28"/>
        </w:rPr>
      </w:pPr>
      <w:r w:rsidRPr="00E04F66">
        <w:rPr>
          <w:b/>
          <w:sz w:val="28"/>
          <w:szCs w:val="28"/>
        </w:rPr>
        <w:t>(Измененная редакция, Изм. № 1).</w:t>
      </w:r>
    </w:p>
    <w:p w14:paraId="4A854F6A" w14:textId="139DB3AF" w:rsidR="009F39C5" w:rsidRPr="004841E5" w:rsidRDefault="001573B7" w:rsidP="00932913">
      <w:pPr>
        <w:pStyle w:val="aff1"/>
        <w:ind w:firstLine="567"/>
        <w:jc w:val="both"/>
        <w:rPr>
          <w:sz w:val="28"/>
          <w:szCs w:val="28"/>
        </w:rPr>
      </w:pPr>
      <w:r>
        <w:rPr>
          <w:sz w:val="28"/>
          <w:szCs w:val="28"/>
        </w:rPr>
        <w:t xml:space="preserve">11.9 </w:t>
      </w:r>
      <w:r w:rsidR="003B3B76" w:rsidRPr="001F2135">
        <w:rPr>
          <w:sz w:val="28"/>
          <w:szCs w:val="28"/>
        </w:rPr>
        <w:t xml:space="preserve">Нормируемое сопротивление теплопередаче светопрозрачных ограждений </w:t>
      </w:r>
      <w:r w:rsidR="003B3B76" w:rsidRPr="001F2135">
        <w:rPr>
          <w:i/>
          <w:sz w:val="28"/>
          <w:szCs w:val="28"/>
        </w:rPr>
        <w:t>R</w:t>
      </w:r>
      <w:r w:rsidR="003B3B76" w:rsidRPr="001F2135">
        <w:rPr>
          <w:sz w:val="28"/>
          <w:szCs w:val="28"/>
          <w:vertAlign w:val="subscript"/>
        </w:rPr>
        <w:t>o</w:t>
      </w:r>
      <w:r w:rsidR="003B3B76" w:rsidRPr="001F2135">
        <w:rPr>
          <w:sz w:val="28"/>
          <w:szCs w:val="28"/>
          <w:vertAlign w:val="superscript"/>
        </w:rPr>
        <w:t>тр</w:t>
      </w:r>
      <w:r w:rsidR="003B3B76" w:rsidRPr="001F2135">
        <w:rPr>
          <w:sz w:val="28"/>
          <w:szCs w:val="28"/>
        </w:rPr>
        <w:t>, м</w:t>
      </w:r>
      <w:r w:rsidR="003B3B76" w:rsidRPr="001F2135">
        <w:rPr>
          <w:sz w:val="28"/>
          <w:szCs w:val="28"/>
          <w:vertAlign w:val="superscript"/>
        </w:rPr>
        <w:t>2</w:t>
      </w:r>
      <w:r w:rsidR="003B3B76" w:rsidRPr="001F2135">
        <w:rPr>
          <w:sz w:val="28"/>
          <w:szCs w:val="28"/>
        </w:rPr>
        <w:t>·°С/Вт, в жилых и общественных помещениях при площади остекления здания не более 18 % следует принимать по СП 50.13330.</w:t>
      </w:r>
      <w:r w:rsidR="009F39C5" w:rsidRPr="004841E5">
        <w:rPr>
          <w:sz w:val="28"/>
          <w:szCs w:val="28"/>
        </w:rPr>
        <w:t xml:space="preserve"> Если площадь светопрозрачных ограждений превышает указанные значения, то </w:t>
      </w:r>
      <w:r w:rsidRPr="00A44933">
        <w:rPr>
          <w:i/>
          <w:sz w:val="28"/>
          <w:szCs w:val="28"/>
        </w:rPr>
        <w:t>R</w:t>
      </w:r>
      <w:r w:rsidRPr="00A44933">
        <w:rPr>
          <w:sz w:val="28"/>
          <w:szCs w:val="28"/>
          <w:vertAlign w:val="subscript"/>
        </w:rPr>
        <w:t>o</w:t>
      </w:r>
      <w:r w:rsidRPr="00A44933">
        <w:rPr>
          <w:sz w:val="28"/>
          <w:szCs w:val="28"/>
          <w:vertAlign w:val="superscript"/>
        </w:rPr>
        <w:t>тр</w:t>
      </w:r>
      <w:r w:rsidR="002741C7" w:rsidRPr="004841E5">
        <w:rPr>
          <w:sz w:val="28"/>
          <w:szCs w:val="28"/>
        </w:rPr>
        <w:t xml:space="preserve"> должно быть не менее чем на 15</w:t>
      </w:r>
      <w:r>
        <w:rPr>
          <w:sz w:val="28"/>
          <w:szCs w:val="28"/>
        </w:rPr>
        <w:t xml:space="preserve"> </w:t>
      </w:r>
      <w:r w:rsidR="002741C7" w:rsidRPr="004841E5">
        <w:rPr>
          <w:sz w:val="28"/>
          <w:szCs w:val="28"/>
        </w:rPr>
        <w:t>% больше принятого согласно таблице 3 СП 50.13330</w:t>
      </w:r>
      <w:r w:rsidR="00B14768">
        <w:rPr>
          <w:sz w:val="28"/>
          <w:szCs w:val="28"/>
        </w:rPr>
        <w:t>.</w:t>
      </w:r>
      <w:r>
        <w:rPr>
          <w:sz w:val="28"/>
          <w:szCs w:val="28"/>
        </w:rPr>
        <w:t>2012</w:t>
      </w:r>
      <w:r w:rsidR="002741C7" w:rsidRPr="004841E5">
        <w:rPr>
          <w:sz w:val="28"/>
          <w:szCs w:val="28"/>
        </w:rPr>
        <w:t>.</w:t>
      </w:r>
    </w:p>
    <w:p w14:paraId="774478B6" w14:textId="77777777" w:rsidR="009F39C5" w:rsidRPr="004841E5" w:rsidRDefault="009F39C5" w:rsidP="00932913">
      <w:pPr>
        <w:pStyle w:val="aff1"/>
        <w:ind w:firstLine="567"/>
        <w:jc w:val="both"/>
        <w:rPr>
          <w:sz w:val="28"/>
          <w:szCs w:val="28"/>
        </w:rPr>
      </w:pPr>
      <w:r w:rsidRPr="004841E5">
        <w:rPr>
          <w:sz w:val="28"/>
          <w:szCs w:val="28"/>
        </w:rPr>
        <w:t>При площади светопрозрачных ограждений более 50</w:t>
      </w:r>
      <w:r w:rsidR="001573B7">
        <w:rPr>
          <w:sz w:val="28"/>
          <w:szCs w:val="28"/>
        </w:rPr>
        <w:t xml:space="preserve"> </w:t>
      </w:r>
      <w:r w:rsidRPr="004841E5">
        <w:rPr>
          <w:sz w:val="28"/>
          <w:szCs w:val="28"/>
        </w:rPr>
        <w:t>% площади наружных ограждений требуется технико-экономическое обоснование</w:t>
      </w:r>
      <w:r w:rsidR="00470D33" w:rsidRPr="004841E5">
        <w:rPr>
          <w:sz w:val="28"/>
          <w:szCs w:val="28"/>
        </w:rPr>
        <w:t xml:space="preserve"> с учетом положений ГОСТ Р 54858</w:t>
      </w:r>
      <w:r w:rsidRPr="004841E5">
        <w:rPr>
          <w:sz w:val="28"/>
          <w:szCs w:val="28"/>
        </w:rPr>
        <w:t>.</w:t>
      </w:r>
    </w:p>
    <w:p w14:paraId="6FB04F28" w14:textId="77777777" w:rsidR="003B3B76" w:rsidRPr="00E04F66" w:rsidRDefault="003B3B76" w:rsidP="003B3B76">
      <w:pPr>
        <w:pStyle w:val="aff1"/>
        <w:ind w:firstLine="567"/>
        <w:jc w:val="both"/>
        <w:rPr>
          <w:b/>
          <w:sz w:val="28"/>
          <w:szCs w:val="28"/>
        </w:rPr>
      </w:pPr>
      <w:r w:rsidRPr="00E04F66">
        <w:rPr>
          <w:b/>
          <w:sz w:val="28"/>
          <w:szCs w:val="28"/>
        </w:rPr>
        <w:t>(Измененная редакция, Изм. № 1).</w:t>
      </w:r>
    </w:p>
    <w:p w14:paraId="18D7CAD7" w14:textId="77777777" w:rsidR="009F39C5" w:rsidRPr="004841E5" w:rsidRDefault="009F39C5" w:rsidP="00932913">
      <w:pPr>
        <w:pStyle w:val="aff1"/>
        <w:ind w:firstLine="567"/>
        <w:jc w:val="both"/>
        <w:rPr>
          <w:sz w:val="28"/>
          <w:szCs w:val="28"/>
        </w:rPr>
      </w:pPr>
    </w:p>
    <w:p w14:paraId="298D632A" w14:textId="77777777" w:rsidR="009F39C5" w:rsidRPr="001573B7" w:rsidRDefault="009F39C5" w:rsidP="003B3B76">
      <w:pPr>
        <w:pStyle w:val="aff1"/>
        <w:ind w:left="2410" w:hanging="2410"/>
        <w:jc w:val="both"/>
        <w:rPr>
          <w:b/>
          <w:sz w:val="28"/>
          <w:szCs w:val="28"/>
        </w:rPr>
      </w:pPr>
      <w:r w:rsidRPr="004841E5">
        <w:rPr>
          <w:sz w:val="28"/>
          <w:szCs w:val="28"/>
        </w:rPr>
        <w:t>Т</w:t>
      </w:r>
      <w:r w:rsidR="001573B7">
        <w:rPr>
          <w:sz w:val="28"/>
          <w:szCs w:val="28"/>
        </w:rPr>
        <w:t xml:space="preserve"> </w:t>
      </w:r>
      <w:r w:rsidRPr="004841E5">
        <w:rPr>
          <w:sz w:val="28"/>
          <w:szCs w:val="28"/>
        </w:rPr>
        <w:t>а</w:t>
      </w:r>
      <w:r w:rsidR="001573B7">
        <w:rPr>
          <w:sz w:val="28"/>
          <w:szCs w:val="28"/>
        </w:rPr>
        <w:t xml:space="preserve"> </w:t>
      </w:r>
      <w:r w:rsidRPr="004841E5">
        <w:rPr>
          <w:sz w:val="28"/>
          <w:szCs w:val="28"/>
        </w:rPr>
        <w:t>б</w:t>
      </w:r>
      <w:r w:rsidR="001573B7">
        <w:rPr>
          <w:sz w:val="28"/>
          <w:szCs w:val="28"/>
        </w:rPr>
        <w:t xml:space="preserve"> </w:t>
      </w:r>
      <w:r w:rsidRPr="004841E5">
        <w:rPr>
          <w:sz w:val="28"/>
          <w:szCs w:val="28"/>
        </w:rPr>
        <w:t>л</w:t>
      </w:r>
      <w:r w:rsidR="001573B7">
        <w:rPr>
          <w:sz w:val="28"/>
          <w:szCs w:val="28"/>
        </w:rPr>
        <w:t xml:space="preserve"> </w:t>
      </w:r>
      <w:r w:rsidRPr="004841E5">
        <w:rPr>
          <w:sz w:val="28"/>
          <w:szCs w:val="28"/>
        </w:rPr>
        <w:t>и</w:t>
      </w:r>
      <w:r w:rsidR="001573B7">
        <w:rPr>
          <w:sz w:val="28"/>
          <w:szCs w:val="28"/>
        </w:rPr>
        <w:t xml:space="preserve"> </w:t>
      </w:r>
      <w:r w:rsidRPr="004841E5">
        <w:rPr>
          <w:sz w:val="28"/>
          <w:szCs w:val="28"/>
        </w:rPr>
        <w:t>ц</w:t>
      </w:r>
      <w:r w:rsidR="001573B7">
        <w:rPr>
          <w:sz w:val="28"/>
          <w:szCs w:val="28"/>
        </w:rPr>
        <w:t xml:space="preserve"> </w:t>
      </w:r>
      <w:r w:rsidRPr="004841E5">
        <w:rPr>
          <w:sz w:val="28"/>
          <w:szCs w:val="28"/>
        </w:rPr>
        <w:t>а</w:t>
      </w:r>
      <w:r w:rsidR="001573B7">
        <w:rPr>
          <w:sz w:val="28"/>
          <w:szCs w:val="28"/>
        </w:rPr>
        <w:t xml:space="preserve">  </w:t>
      </w:r>
      <w:r w:rsidRPr="004841E5">
        <w:rPr>
          <w:sz w:val="28"/>
          <w:szCs w:val="28"/>
        </w:rPr>
        <w:t xml:space="preserve"> 1</w:t>
      </w:r>
      <w:r w:rsidR="003A2A29" w:rsidRPr="004841E5">
        <w:rPr>
          <w:sz w:val="28"/>
          <w:szCs w:val="28"/>
        </w:rPr>
        <w:t>1</w:t>
      </w:r>
      <w:r w:rsidRPr="004841E5">
        <w:rPr>
          <w:sz w:val="28"/>
          <w:szCs w:val="28"/>
        </w:rPr>
        <w:t>.2</w:t>
      </w:r>
      <w:r w:rsidR="000F6069" w:rsidRPr="004841E5">
        <w:rPr>
          <w:sz w:val="28"/>
          <w:szCs w:val="28"/>
        </w:rPr>
        <w:t xml:space="preserve"> </w:t>
      </w:r>
      <w:r w:rsidR="001573B7">
        <w:rPr>
          <w:sz w:val="28"/>
          <w:szCs w:val="28"/>
        </w:rPr>
        <w:t xml:space="preserve">– </w:t>
      </w:r>
      <w:r w:rsidRPr="001573B7">
        <w:rPr>
          <w:b/>
          <w:sz w:val="28"/>
          <w:szCs w:val="28"/>
        </w:rPr>
        <w:t xml:space="preserve">Коэффициент изменения расчетной скорости ветра по высоте здания </w:t>
      </w:r>
      <w:r w:rsidRPr="001573B7">
        <w:rPr>
          <w:b/>
          <w:sz w:val="28"/>
          <w:szCs w:val="28"/>
        </w:rPr>
        <w:sym w:font="Symbol" w:char="F078"/>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09"/>
        <w:gridCol w:w="851"/>
        <w:gridCol w:w="992"/>
        <w:gridCol w:w="851"/>
        <w:gridCol w:w="850"/>
        <w:gridCol w:w="851"/>
        <w:gridCol w:w="850"/>
        <w:gridCol w:w="851"/>
        <w:gridCol w:w="708"/>
        <w:gridCol w:w="673"/>
      </w:tblGrid>
      <w:tr w:rsidR="009F39C5" w:rsidRPr="002C074D" w14:paraId="2E3561E9" w14:textId="77777777" w:rsidTr="001573B7">
        <w:trPr>
          <w:trHeight w:val="486"/>
        </w:trPr>
        <w:tc>
          <w:tcPr>
            <w:tcW w:w="1809" w:type="dxa"/>
            <w:vMerge w:val="restart"/>
          </w:tcPr>
          <w:p w14:paraId="3021F98E" w14:textId="77777777" w:rsidR="009F39C5" w:rsidRPr="001573B7" w:rsidRDefault="009F39C5" w:rsidP="00932913">
            <w:pPr>
              <w:pStyle w:val="aff1"/>
              <w:jc w:val="center"/>
              <w:rPr>
                <w:sz w:val="24"/>
                <w:szCs w:val="24"/>
              </w:rPr>
            </w:pPr>
            <w:r w:rsidRPr="001573B7">
              <w:rPr>
                <w:sz w:val="24"/>
                <w:szCs w:val="24"/>
              </w:rPr>
              <w:t>Высота</w:t>
            </w:r>
            <w:r w:rsidR="00540E95" w:rsidRPr="001573B7">
              <w:rPr>
                <w:sz w:val="24"/>
                <w:szCs w:val="24"/>
              </w:rPr>
              <w:t xml:space="preserve"> здания</w:t>
            </w:r>
            <w:r w:rsidRPr="001573B7">
              <w:rPr>
                <w:sz w:val="24"/>
                <w:szCs w:val="24"/>
              </w:rPr>
              <w:t>, м</w:t>
            </w:r>
          </w:p>
        </w:tc>
        <w:tc>
          <w:tcPr>
            <w:tcW w:w="7477" w:type="dxa"/>
            <w:gridSpan w:val="9"/>
            <w:tcBorders>
              <w:bottom w:val="single" w:sz="4" w:space="0" w:color="auto"/>
            </w:tcBorders>
          </w:tcPr>
          <w:p w14:paraId="226F9860" w14:textId="77777777" w:rsidR="009F39C5" w:rsidRPr="001573B7" w:rsidRDefault="009F39C5" w:rsidP="00932913">
            <w:pPr>
              <w:pStyle w:val="aff1"/>
              <w:jc w:val="center"/>
              <w:rPr>
                <w:sz w:val="24"/>
                <w:szCs w:val="24"/>
              </w:rPr>
            </w:pPr>
            <w:r w:rsidRPr="001573B7">
              <w:rPr>
                <w:sz w:val="24"/>
                <w:szCs w:val="24"/>
              </w:rPr>
              <w:t xml:space="preserve">Коэффициент </w:t>
            </w:r>
            <w:r w:rsidRPr="001573B7">
              <w:rPr>
                <w:sz w:val="24"/>
                <w:szCs w:val="24"/>
              </w:rPr>
              <w:sym w:font="Symbol" w:char="F078"/>
            </w:r>
            <w:r w:rsidRPr="001573B7">
              <w:rPr>
                <w:sz w:val="24"/>
                <w:szCs w:val="24"/>
              </w:rPr>
              <w:t xml:space="preserve"> при расчетной скорости ветра, м/с</w:t>
            </w:r>
          </w:p>
        </w:tc>
      </w:tr>
      <w:tr w:rsidR="009F39C5" w:rsidRPr="002C074D" w14:paraId="19F99F13" w14:textId="77777777" w:rsidTr="001573B7">
        <w:trPr>
          <w:trHeight w:val="406"/>
        </w:trPr>
        <w:tc>
          <w:tcPr>
            <w:tcW w:w="1809" w:type="dxa"/>
            <w:vMerge/>
          </w:tcPr>
          <w:p w14:paraId="50F9E29D" w14:textId="77777777" w:rsidR="009F39C5" w:rsidRPr="001573B7" w:rsidRDefault="009F39C5" w:rsidP="00932913">
            <w:pPr>
              <w:pStyle w:val="aff1"/>
              <w:jc w:val="center"/>
              <w:rPr>
                <w:sz w:val="24"/>
                <w:szCs w:val="24"/>
              </w:rPr>
            </w:pPr>
          </w:p>
        </w:tc>
        <w:tc>
          <w:tcPr>
            <w:tcW w:w="851" w:type="dxa"/>
            <w:tcBorders>
              <w:top w:val="single" w:sz="4" w:space="0" w:color="auto"/>
            </w:tcBorders>
          </w:tcPr>
          <w:p w14:paraId="1D777901" w14:textId="77777777" w:rsidR="009F39C5" w:rsidRPr="001573B7" w:rsidRDefault="009F39C5" w:rsidP="00932913">
            <w:pPr>
              <w:pStyle w:val="aff1"/>
              <w:jc w:val="center"/>
              <w:rPr>
                <w:sz w:val="24"/>
                <w:szCs w:val="24"/>
              </w:rPr>
            </w:pPr>
            <w:r w:rsidRPr="001573B7">
              <w:rPr>
                <w:sz w:val="24"/>
                <w:szCs w:val="24"/>
              </w:rPr>
              <w:t>2</w:t>
            </w:r>
          </w:p>
        </w:tc>
        <w:tc>
          <w:tcPr>
            <w:tcW w:w="992" w:type="dxa"/>
            <w:tcBorders>
              <w:top w:val="single" w:sz="4" w:space="0" w:color="auto"/>
            </w:tcBorders>
          </w:tcPr>
          <w:p w14:paraId="0B69D849" w14:textId="77777777" w:rsidR="009F39C5" w:rsidRPr="001573B7" w:rsidRDefault="009F39C5" w:rsidP="00932913">
            <w:pPr>
              <w:pStyle w:val="aff1"/>
              <w:jc w:val="center"/>
              <w:rPr>
                <w:sz w:val="24"/>
                <w:szCs w:val="24"/>
              </w:rPr>
            </w:pPr>
            <w:r w:rsidRPr="001573B7">
              <w:rPr>
                <w:sz w:val="24"/>
                <w:szCs w:val="24"/>
              </w:rPr>
              <w:t>2,5</w:t>
            </w:r>
          </w:p>
        </w:tc>
        <w:tc>
          <w:tcPr>
            <w:tcW w:w="851" w:type="dxa"/>
            <w:tcBorders>
              <w:top w:val="single" w:sz="4" w:space="0" w:color="auto"/>
            </w:tcBorders>
          </w:tcPr>
          <w:p w14:paraId="769B0F7B" w14:textId="77777777" w:rsidR="009F39C5" w:rsidRPr="001573B7" w:rsidRDefault="009F39C5" w:rsidP="00932913">
            <w:pPr>
              <w:pStyle w:val="aff1"/>
              <w:jc w:val="center"/>
              <w:rPr>
                <w:sz w:val="24"/>
                <w:szCs w:val="24"/>
              </w:rPr>
            </w:pPr>
            <w:r w:rsidRPr="001573B7">
              <w:rPr>
                <w:sz w:val="24"/>
                <w:szCs w:val="24"/>
              </w:rPr>
              <w:t>3</w:t>
            </w:r>
          </w:p>
        </w:tc>
        <w:tc>
          <w:tcPr>
            <w:tcW w:w="850" w:type="dxa"/>
            <w:tcBorders>
              <w:top w:val="single" w:sz="4" w:space="0" w:color="auto"/>
            </w:tcBorders>
          </w:tcPr>
          <w:p w14:paraId="35ADCCE8" w14:textId="77777777" w:rsidR="009F39C5" w:rsidRPr="001573B7" w:rsidRDefault="009F39C5" w:rsidP="00932913">
            <w:pPr>
              <w:pStyle w:val="aff1"/>
              <w:jc w:val="center"/>
              <w:rPr>
                <w:sz w:val="24"/>
                <w:szCs w:val="24"/>
              </w:rPr>
            </w:pPr>
            <w:r w:rsidRPr="001573B7">
              <w:rPr>
                <w:sz w:val="24"/>
                <w:szCs w:val="24"/>
              </w:rPr>
              <w:t>4</w:t>
            </w:r>
          </w:p>
        </w:tc>
        <w:tc>
          <w:tcPr>
            <w:tcW w:w="851" w:type="dxa"/>
            <w:tcBorders>
              <w:top w:val="single" w:sz="4" w:space="0" w:color="auto"/>
            </w:tcBorders>
          </w:tcPr>
          <w:p w14:paraId="679AB76C" w14:textId="77777777" w:rsidR="009F39C5" w:rsidRPr="001573B7" w:rsidRDefault="009F39C5" w:rsidP="00932913">
            <w:pPr>
              <w:pStyle w:val="aff1"/>
              <w:jc w:val="center"/>
              <w:rPr>
                <w:sz w:val="24"/>
                <w:szCs w:val="24"/>
              </w:rPr>
            </w:pPr>
            <w:r w:rsidRPr="001573B7">
              <w:rPr>
                <w:sz w:val="24"/>
                <w:szCs w:val="24"/>
              </w:rPr>
              <w:t>5</w:t>
            </w:r>
          </w:p>
        </w:tc>
        <w:tc>
          <w:tcPr>
            <w:tcW w:w="850" w:type="dxa"/>
            <w:tcBorders>
              <w:top w:val="single" w:sz="4" w:space="0" w:color="auto"/>
            </w:tcBorders>
          </w:tcPr>
          <w:p w14:paraId="357B8D97" w14:textId="77777777" w:rsidR="009F39C5" w:rsidRPr="001573B7" w:rsidRDefault="009F39C5" w:rsidP="00932913">
            <w:pPr>
              <w:pStyle w:val="aff1"/>
              <w:jc w:val="center"/>
              <w:rPr>
                <w:sz w:val="24"/>
                <w:szCs w:val="24"/>
              </w:rPr>
            </w:pPr>
            <w:r w:rsidRPr="001573B7">
              <w:rPr>
                <w:sz w:val="24"/>
                <w:szCs w:val="24"/>
              </w:rPr>
              <w:t>6</w:t>
            </w:r>
          </w:p>
        </w:tc>
        <w:tc>
          <w:tcPr>
            <w:tcW w:w="851" w:type="dxa"/>
            <w:tcBorders>
              <w:top w:val="single" w:sz="4" w:space="0" w:color="auto"/>
            </w:tcBorders>
          </w:tcPr>
          <w:p w14:paraId="5FF3AE26" w14:textId="77777777" w:rsidR="009F39C5" w:rsidRPr="001573B7" w:rsidRDefault="009F39C5" w:rsidP="00932913">
            <w:pPr>
              <w:pStyle w:val="aff1"/>
              <w:jc w:val="center"/>
              <w:rPr>
                <w:sz w:val="24"/>
                <w:szCs w:val="24"/>
              </w:rPr>
            </w:pPr>
            <w:r w:rsidRPr="001573B7">
              <w:rPr>
                <w:sz w:val="24"/>
                <w:szCs w:val="24"/>
              </w:rPr>
              <w:t>7</w:t>
            </w:r>
          </w:p>
        </w:tc>
        <w:tc>
          <w:tcPr>
            <w:tcW w:w="708" w:type="dxa"/>
            <w:tcBorders>
              <w:top w:val="single" w:sz="4" w:space="0" w:color="auto"/>
            </w:tcBorders>
          </w:tcPr>
          <w:p w14:paraId="226CCEE8" w14:textId="77777777" w:rsidR="009F39C5" w:rsidRPr="001573B7" w:rsidRDefault="009F39C5" w:rsidP="00932913">
            <w:pPr>
              <w:pStyle w:val="aff1"/>
              <w:jc w:val="center"/>
              <w:rPr>
                <w:sz w:val="24"/>
                <w:szCs w:val="24"/>
              </w:rPr>
            </w:pPr>
            <w:r w:rsidRPr="001573B7">
              <w:rPr>
                <w:sz w:val="24"/>
                <w:szCs w:val="24"/>
              </w:rPr>
              <w:t>8</w:t>
            </w:r>
          </w:p>
        </w:tc>
        <w:tc>
          <w:tcPr>
            <w:tcW w:w="673" w:type="dxa"/>
            <w:tcBorders>
              <w:top w:val="single" w:sz="4" w:space="0" w:color="auto"/>
            </w:tcBorders>
          </w:tcPr>
          <w:p w14:paraId="434A71B9" w14:textId="77777777" w:rsidR="009F39C5" w:rsidRPr="001573B7" w:rsidRDefault="009F39C5" w:rsidP="00932913">
            <w:pPr>
              <w:pStyle w:val="aff1"/>
              <w:jc w:val="center"/>
              <w:rPr>
                <w:sz w:val="24"/>
                <w:szCs w:val="24"/>
              </w:rPr>
            </w:pPr>
            <w:r w:rsidRPr="001573B7">
              <w:rPr>
                <w:sz w:val="24"/>
                <w:szCs w:val="24"/>
              </w:rPr>
              <w:t>10</w:t>
            </w:r>
          </w:p>
        </w:tc>
      </w:tr>
      <w:tr w:rsidR="009F39C5" w:rsidRPr="002C074D" w14:paraId="09D3082B" w14:textId="77777777" w:rsidTr="001573B7">
        <w:tc>
          <w:tcPr>
            <w:tcW w:w="1809" w:type="dxa"/>
          </w:tcPr>
          <w:p w14:paraId="18585FB7" w14:textId="77777777" w:rsidR="009F39C5" w:rsidRPr="001573B7" w:rsidRDefault="009F39C5" w:rsidP="00932913">
            <w:pPr>
              <w:pStyle w:val="aff1"/>
              <w:jc w:val="center"/>
              <w:rPr>
                <w:sz w:val="24"/>
                <w:szCs w:val="24"/>
              </w:rPr>
            </w:pPr>
            <w:r w:rsidRPr="001573B7">
              <w:rPr>
                <w:sz w:val="24"/>
                <w:szCs w:val="24"/>
              </w:rPr>
              <w:t>10</w:t>
            </w:r>
          </w:p>
        </w:tc>
        <w:tc>
          <w:tcPr>
            <w:tcW w:w="851" w:type="dxa"/>
          </w:tcPr>
          <w:p w14:paraId="115CB1B8" w14:textId="77777777" w:rsidR="009F39C5" w:rsidRPr="001573B7" w:rsidRDefault="009F39C5" w:rsidP="00932913">
            <w:pPr>
              <w:pStyle w:val="aff1"/>
              <w:jc w:val="center"/>
              <w:rPr>
                <w:sz w:val="24"/>
                <w:szCs w:val="24"/>
              </w:rPr>
            </w:pPr>
            <w:r w:rsidRPr="001573B7">
              <w:rPr>
                <w:sz w:val="24"/>
                <w:szCs w:val="24"/>
              </w:rPr>
              <w:t>1,0</w:t>
            </w:r>
          </w:p>
        </w:tc>
        <w:tc>
          <w:tcPr>
            <w:tcW w:w="992" w:type="dxa"/>
          </w:tcPr>
          <w:p w14:paraId="2C1AA933" w14:textId="77777777" w:rsidR="009F39C5" w:rsidRPr="001573B7" w:rsidRDefault="009F39C5" w:rsidP="00932913">
            <w:pPr>
              <w:pStyle w:val="aff1"/>
              <w:jc w:val="center"/>
              <w:rPr>
                <w:sz w:val="24"/>
                <w:szCs w:val="24"/>
              </w:rPr>
            </w:pPr>
            <w:r w:rsidRPr="001573B7">
              <w:rPr>
                <w:sz w:val="24"/>
                <w:szCs w:val="24"/>
              </w:rPr>
              <w:t>1,0</w:t>
            </w:r>
          </w:p>
        </w:tc>
        <w:tc>
          <w:tcPr>
            <w:tcW w:w="851" w:type="dxa"/>
          </w:tcPr>
          <w:p w14:paraId="15D9DCB3" w14:textId="77777777" w:rsidR="009F39C5" w:rsidRPr="001573B7" w:rsidRDefault="009F39C5" w:rsidP="00932913">
            <w:pPr>
              <w:pStyle w:val="aff1"/>
              <w:jc w:val="center"/>
              <w:rPr>
                <w:sz w:val="24"/>
                <w:szCs w:val="24"/>
              </w:rPr>
            </w:pPr>
            <w:r w:rsidRPr="001573B7">
              <w:rPr>
                <w:sz w:val="24"/>
                <w:szCs w:val="24"/>
              </w:rPr>
              <w:t>1,0</w:t>
            </w:r>
          </w:p>
        </w:tc>
        <w:tc>
          <w:tcPr>
            <w:tcW w:w="850" w:type="dxa"/>
          </w:tcPr>
          <w:p w14:paraId="61F48A54" w14:textId="77777777" w:rsidR="009F39C5" w:rsidRPr="001573B7" w:rsidRDefault="009F39C5" w:rsidP="00932913">
            <w:pPr>
              <w:pStyle w:val="aff1"/>
              <w:jc w:val="center"/>
              <w:rPr>
                <w:sz w:val="24"/>
                <w:szCs w:val="24"/>
              </w:rPr>
            </w:pPr>
            <w:r w:rsidRPr="001573B7">
              <w:rPr>
                <w:sz w:val="24"/>
                <w:szCs w:val="24"/>
              </w:rPr>
              <w:t>1,0</w:t>
            </w:r>
          </w:p>
        </w:tc>
        <w:tc>
          <w:tcPr>
            <w:tcW w:w="851" w:type="dxa"/>
          </w:tcPr>
          <w:p w14:paraId="7D6BA768" w14:textId="77777777" w:rsidR="009F39C5" w:rsidRPr="001573B7" w:rsidRDefault="009F39C5" w:rsidP="00932913">
            <w:pPr>
              <w:pStyle w:val="aff1"/>
              <w:jc w:val="center"/>
              <w:rPr>
                <w:sz w:val="24"/>
                <w:szCs w:val="24"/>
              </w:rPr>
            </w:pPr>
            <w:r w:rsidRPr="001573B7">
              <w:rPr>
                <w:sz w:val="24"/>
                <w:szCs w:val="24"/>
              </w:rPr>
              <w:t>1,0</w:t>
            </w:r>
          </w:p>
        </w:tc>
        <w:tc>
          <w:tcPr>
            <w:tcW w:w="850" w:type="dxa"/>
          </w:tcPr>
          <w:p w14:paraId="26023A64" w14:textId="77777777" w:rsidR="009F39C5" w:rsidRPr="001573B7" w:rsidRDefault="009F39C5" w:rsidP="00932913">
            <w:pPr>
              <w:pStyle w:val="aff1"/>
              <w:jc w:val="center"/>
              <w:rPr>
                <w:sz w:val="24"/>
                <w:szCs w:val="24"/>
              </w:rPr>
            </w:pPr>
            <w:r w:rsidRPr="001573B7">
              <w:rPr>
                <w:sz w:val="24"/>
                <w:szCs w:val="24"/>
              </w:rPr>
              <w:t>1,0</w:t>
            </w:r>
          </w:p>
        </w:tc>
        <w:tc>
          <w:tcPr>
            <w:tcW w:w="851" w:type="dxa"/>
          </w:tcPr>
          <w:p w14:paraId="3E86E0AD" w14:textId="77777777" w:rsidR="009F39C5" w:rsidRPr="001573B7" w:rsidRDefault="009F39C5" w:rsidP="00932913">
            <w:pPr>
              <w:pStyle w:val="aff1"/>
              <w:jc w:val="center"/>
              <w:rPr>
                <w:sz w:val="24"/>
                <w:szCs w:val="24"/>
              </w:rPr>
            </w:pPr>
            <w:r w:rsidRPr="001573B7">
              <w:rPr>
                <w:sz w:val="24"/>
                <w:szCs w:val="24"/>
              </w:rPr>
              <w:t>1,0</w:t>
            </w:r>
          </w:p>
        </w:tc>
        <w:tc>
          <w:tcPr>
            <w:tcW w:w="708" w:type="dxa"/>
          </w:tcPr>
          <w:p w14:paraId="57661839" w14:textId="77777777" w:rsidR="009F39C5" w:rsidRPr="001573B7" w:rsidRDefault="009F39C5" w:rsidP="00932913">
            <w:pPr>
              <w:pStyle w:val="aff1"/>
              <w:jc w:val="center"/>
              <w:rPr>
                <w:sz w:val="24"/>
                <w:szCs w:val="24"/>
              </w:rPr>
            </w:pPr>
            <w:r w:rsidRPr="001573B7">
              <w:rPr>
                <w:sz w:val="24"/>
                <w:szCs w:val="24"/>
              </w:rPr>
              <w:t>1,0</w:t>
            </w:r>
          </w:p>
        </w:tc>
        <w:tc>
          <w:tcPr>
            <w:tcW w:w="673" w:type="dxa"/>
          </w:tcPr>
          <w:p w14:paraId="02BC3893" w14:textId="77777777" w:rsidR="009F39C5" w:rsidRPr="001573B7" w:rsidRDefault="009F39C5" w:rsidP="00932913">
            <w:pPr>
              <w:pStyle w:val="aff1"/>
              <w:jc w:val="center"/>
              <w:rPr>
                <w:sz w:val="24"/>
                <w:szCs w:val="24"/>
              </w:rPr>
            </w:pPr>
            <w:r w:rsidRPr="001573B7">
              <w:rPr>
                <w:sz w:val="24"/>
                <w:szCs w:val="24"/>
              </w:rPr>
              <w:t>1,0</w:t>
            </w:r>
          </w:p>
        </w:tc>
      </w:tr>
      <w:tr w:rsidR="009F39C5" w:rsidRPr="002C074D" w14:paraId="4E9E137F" w14:textId="77777777" w:rsidTr="001573B7">
        <w:tc>
          <w:tcPr>
            <w:tcW w:w="1809" w:type="dxa"/>
          </w:tcPr>
          <w:p w14:paraId="7FED05E7" w14:textId="77777777" w:rsidR="009F39C5" w:rsidRPr="001573B7" w:rsidRDefault="009F39C5" w:rsidP="00932913">
            <w:pPr>
              <w:pStyle w:val="aff1"/>
              <w:jc w:val="center"/>
              <w:rPr>
                <w:sz w:val="24"/>
                <w:szCs w:val="24"/>
              </w:rPr>
            </w:pPr>
            <w:r w:rsidRPr="001573B7">
              <w:rPr>
                <w:sz w:val="24"/>
                <w:szCs w:val="24"/>
              </w:rPr>
              <w:t>50</w:t>
            </w:r>
          </w:p>
        </w:tc>
        <w:tc>
          <w:tcPr>
            <w:tcW w:w="851" w:type="dxa"/>
          </w:tcPr>
          <w:p w14:paraId="43086D2A" w14:textId="77777777" w:rsidR="009F39C5" w:rsidRPr="001573B7" w:rsidRDefault="009F39C5" w:rsidP="00932913">
            <w:pPr>
              <w:pStyle w:val="aff1"/>
              <w:jc w:val="center"/>
              <w:rPr>
                <w:sz w:val="24"/>
                <w:szCs w:val="24"/>
              </w:rPr>
            </w:pPr>
            <w:r w:rsidRPr="001573B7">
              <w:rPr>
                <w:sz w:val="24"/>
                <w:szCs w:val="24"/>
              </w:rPr>
              <w:t>2,3</w:t>
            </w:r>
          </w:p>
        </w:tc>
        <w:tc>
          <w:tcPr>
            <w:tcW w:w="992" w:type="dxa"/>
          </w:tcPr>
          <w:p w14:paraId="3550B15C" w14:textId="77777777" w:rsidR="009F39C5" w:rsidRPr="001573B7" w:rsidRDefault="009F39C5" w:rsidP="00932913">
            <w:pPr>
              <w:pStyle w:val="aff1"/>
              <w:jc w:val="center"/>
              <w:rPr>
                <w:sz w:val="24"/>
                <w:szCs w:val="24"/>
              </w:rPr>
            </w:pPr>
            <w:r w:rsidRPr="001573B7">
              <w:rPr>
                <w:sz w:val="24"/>
                <w:szCs w:val="24"/>
              </w:rPr>
              <w:t>1,8</w:t>
            </w:r>
          </w:p>
        </w:tc>
        <w:tc>
          <w:tcPr>
            <w:tcW w:w="851" w:type="dxa"/>
          </w:tcPr>
          <w:p w14:paraId="73B0ECBD" w14:textId="77777777" w:rsidR="009F39C5" w:rsidRPr="001573B7" w:rsidRDefault="009F39C5" w:rsidP="00932913">
            <w:pPr>
              <w:pStyle w:val="aff1"/>
              <w:jc w:val="center"/>
              <w:rPr>
                <w:sz w:val="24"/>
                <w:szCs w:val="24"/>
              </w:rPr>
            </w:pPr>
            <w:r w:rsidRPr="001573B7">
              <w:rPr>
                <w:sz w:val="24"/>
                <w:szCs w:val="24"/>
              </w:rPr>
              <w:t>1,8</w:t>
            </w:r>
          </w:p>
        </w:tc>
        <w:tc>
          <w:tcPr>
            <w:tcW w:w="850" w:type="dxa"/>
          </w:tcPr>
          <w:p w14:paraId="6576F217" w14:textId="77777777" w:rsidR="009F39C5" w:rsidRPr="001573B7" w:rsidRDefault="009F39C5" w:rsidP="00932913">
            <w:pPr>
              <w:pStyle w:val="aff1"/>
              <w:jc w:val="center"/>
              <w:rPr>
                <w:sz w:val="24"/>
                <w:szCs w:val="24"/>
              </w:rPr>
            </w:pPr>
            <w:r w:rsidRPr="001573B7">
              <w:rPr>
                <w:sz w:val="24"/>
                <w:szCs w:val="24"/>
              </w:rPr>
              <w:t>1,5</w:t>
            </w:r>
          </w:p>
        </w:tc>
        <w:tc>
          <w:tcPr>
            <w:tcW w:w="851" w:type="dxa"/>
          </w:tcPr>
          <w:p w14:paraId="1F3237B2" w14:textId="77777777" w:rsidR="009F39C5" w:rsidRPr="001573B7" w:rsidRDefault="009F39C5" w:rsidP="00932913">
            <w:pPr>
              <w:pStyle w:val="aff1"/>
              <w:jc w:val="center"/>
              <w:rPr>
                <w:sz w:val="24"/>
                <w:szCs w:val="24"/>
              </w:rPr>
            </w:pPr>
            <w:r w:rsidRPr="001573B7">
              <w:rPr>
                <w:sz w:val="24"/>
                <w:szCs w:val="24"/>
              </w:rPr>
              <w:t>1,4</w:t>
            </w:r>
          </w:p>
        </w:tc>
        <w:tc>
          <w:tcPr>
            <w:tcW w:w="850" w:type="dxa"/>
          </w:tcPr>
          <w:p w14:paraId="648F6B3F" w14:textId="77777777" w:rsidR="009F39C5" w:rsidRPr="001573B7" w:rsidRDefault="009F39C5" w:rsidP="00932913">
            <w:pPr>
              <w:pStyle w:val="aff1"/>
              <w:jc w:val="center"/>
              <w:rPr>
                <w:sz w:val="24"/>
                <w:szCs w:val="24"/>
              </w:rPr>
            </w:pPr>
            <w:r w:rsidRPr="001573B7">
              <w:rPr>
                <w:sz w:val="24"/>
                <w:szCs w:val="24"/>
              </w:rPr>
              <w:t>1,4</w:t>
            </w:r>
          </w:p>
        </w:tc>
        <w:tc>
          <w:tcPr>
            <w:tcW w:w="851" w:type="dxa"/>
          </w:tcPr>
          <w:p w14:paraId="6D1249F1" w14:textId="77777777" w:rsidR="009F39C5" w:rsidRPr="001573B7" w:rsidRDefault="009F39C5" w:rsidP="00932913">
            <w:pPr>
              <w:pStyle w:val="aff1"/>
              <w:jc w:val="center"/>
              <w:rPr>
                <w:sz w:val="24"/>
                <w:szCs w:val="24"/>
              </w:rPr>
            </w:pPr>
            <w:r w:rsidRPr="001573B7">
              <w:rPr>
                <w:sz w:val="24"/>
                <w:szCs w:val="24"/>
              </w:rPr>
              <w:t>1,3</w:t>
            </w:r>
          </w:p>
        </w:tc>
        <w:tc>
          <w:tcPr>
            <w:tcW w:w="708" w:type="dxa"/>
          </w:tcPr>
          <w:p w14:paraId="71AB9EA1" w14:textId="77777777" w:rsidR="009F39C5" w:rsidRPr="001573B7" w:rsidRDefault="009F39C5" w:rsidP="00932913">
            <w:pPr>
              <w:pStyle w:val="aff1"/>
              <w:jc w:val="center"/>
              <w:rPr>
                <w:sz w:val="24"/>
                <w:szCs w:val="24"/>
              </w:rPr>
            </w:pPr>
            <w:r w:rsidRPr="001573B7">
              <w:rPr>
                <w:sz w:val="24"/>
                <w:szCs w:val="24"/>
              </w:rPr>
              <w:t>1,2</w:t>
            </w:r>
          </w:p>
        </w:tc>
        <w:tc>
          <w:tcPr>
            <w:tcW w:w="673" w:type="dxa"/>
          </w:tcPr>
          <w:p w14:paraId="5FF17EE5" w14:textId="77777777" w:rsidR="009F39C5" w:rsidRPr="001573B7" w:rsidRDefault="009F39C5" w:rsidP="00932913">
            <w:pPr>
              <w:pStyle w:val="aff1"/>
              <w:jc w:val="center"/>
              <w:rPr>
                <w:sz w:val="24"/>
                <w:szCs w:val="24"/>
              </w:rPr>
            </w:pPr>
            <w:r w:rsidRPr="001573B7">
              <w:rPr>
                <w:sz w:val="24"/>
                <w:szCs w:val="24"/>
              </w:rPr>
              <w:t>1,2</w:t>
            </w:r>
          </w:p>
        </w:tc>
      </w:tr>
      <w:tr w:rsidR="009F39C5" w:rsidRPr="002C074D" w14:paraId="5BD2DF73" w14:textId="77777777" w:rsidTr="001573B7">
        <w:tc>
          <w:tcPr>
            <w:tcW w:w="1809" w:type="dxa"/>
          </w:tcPr>
          <w:p w14:paraId="215ED617" w14:textId="77777777" w:rsidR="009F39C5" w:rsidRPr="001573B7" w:rsidRDefault="009F39C5" w:rsidP="00932913">
            <w:pPr>
              <w:pStyle w:val="aff1"/>
              <w:jc w:val="center"/>
              <w:rPr>
                <w:sz w:val="24"/>
                <w:szCs w:val="24"/>
              </w:rPr>
            </w:pPr>
            <w:r w:rsidRPr="001573B7">
              <w:rPr>
                <w:sz w:val="24"/>
                <w:szCs w:val="24"/>
              </w:rPr>
              <w:t>100</w:t>
            </w:r>
          </w:p>
        </w:tc>
        <w:tc>
          <w:tcPr>
            <w:tcW w:w="851" w:type="dxa"/>
          </w:tcPr>
          <w:p w14:paraId="4E47F9DC" w14:textId="77777777" w:rsidR="009F39C5" w:rsidRPr="001573B7" w:rsidRDefault="009F39C5" w:rsidP="00932913">
            <w:pPr>
              <w:pStyle w:val="aff1"/>
              <w:jc w:val="center"/>
              <w:rPr>
                <w:sz w:val="24"/>
                <w:szCs w:val="24"/>
              </w:rPr>
            </w:pPr>
            <w:r w:rsidRPr="001573B7">
              <w:rPr>
                <w:sz w:val="24"/>
                <w:szCs w:val="24"/>
              </w:rPr>
              <w:t>2,8</w:t>
            </w:r>
          </w:p>
        </w:tc>
        <w:tc>
          <w:tcPr>
            <w:tcW w:w="992" w:type="dxa"/>
          </w:tcPr>
          <w:p w14:paraId="3A494E08" w14:textId="77777777" w:rsidR="009F39C5" w:rsidRPr="001573B7" w:rsidRDefault="009F39C5" w:rsidP="00932913">
            <w:pPr>
              <w:pStyle w:val="aff1"/>
              <w:jc w:val="center"/>
              <w:rPr>
                <w:sz w:val="24"/>
                <w:szCs w:val="24"/>
              </w:rPr>
            </w:pPr>
            <w:r w:rsidRPr="001573B7">
              <w:rPr>
                <w:sz w:val="24"/>
                <w:szCs w:val="24"/>
              </w:rPr>
              <w:t>2,4</w:t>
            </w:r>
          </w:p>
        </w:tc>
        <w:tc>
          <w:tcPr>
            <w:tcW w:w="851" w:type="dxa"/>
          </w:tcPr>
          <w:p w14:paraId="29434BF8" w14:textId="77777777" w:rsidR="009F39C5" w:rsidRPr="001573B7" w:rsidRDefault="009F39C5" w:rsidP="00932913">
            <w:pPr>
              <w:pStyle w:val="aff1"/>
              <w:jc w:val="center"/>
              <w:rPr>
                <w:sz w:val="24"/>
                <w:szCs w:val="24"/>
              </w:rPr>
            </w:pPr>
            <w:r w:rsidRPr="001573B7">
              <w:rPr>
                <w:sz w:val="24"/>
                <w:szCs w:val="24"/>
              </w:rPr>
              <w:t>2,2</w:t>
            </w:r>
          </w:p>
        </w:tc>
        <w:tc>
          <w:tcPr>
            <w:tcW w:w="850" w:type="dxa"/>
          </w:tcPr>
          <w:p w14:paraId="15C63260" w14:textId="77777777" w:rsidR="009F39C5" w:rsidRPr="001573B7" w:rsidRDefault="009F39C5" w:rsidP="00932913">
            <w:pPr>
              <w:pStyle w:val="aff1"/>
              <w:jc w:val="center"/>
              <w:rPr>
                <w:sz w:val="24"/>
                <w:szCs w:val="24"/>
              </w:rPr>
            </w:pPr>
            <w:r w:rsidRPr="001573B7">
              <w:rPr>
                <w:sz w:val="24"/>
                <w:szCs w:val="24"/>
              </w:rPr>
              <w:t>1,9</w:t>
            </w:r>
          </w:p>
        </w:tc>
        <w:tc>
          <w:tcPr>
            <w:tcW w:w="851" w:type="dxa"/>
          </w:tcPr>
          <w:p w14:paraId="6F875913" w14:textId="77777777" w:rsidR="009F39C5" w:rsidRPr="001573B7" w:rsidRDefault="009F39C5" w:rsidP="00932913">
            <w:pPr>
              <w:pStyle w:val="aff1"/>
              <w:jc w:val="center"/>
              <w:rPr>
                <w:sz w:val="24"/>
                <w:szCs w:val="24"/>
              </w:rPr>
            </w:pPr>
            <w:r w:rsidRPr="001573B7">
              <w:rPr>
                <w:sz w:val="24"/>
                <w:szCs w:val="24"/>
              </w:rPr>
              <w:t>1,8</w:t>
            </w:r>
          </w:p>
        </w:tc>
        <w:tc>
          <w:tcPr>
            <w:tcW w:w="850" w:type="dxa"/>
          </w:tcPr>
          <w:p w14:paraId="367123B1" w14:textId="77777777" w:rsidR="009F39C5" w:rsidRPr="001573B7" w:rsidRDefault="009F39C5" w:rsidP="00932913">
            <w:pPr>
              <w:pStyle w:val="aff1"/>
              <w:jc w:val="center"/>
              <w:rPr>
                <w:sz w:val="24"/>
                <w:szCs w:val="24"/>
              </w:rPr>
            </w:pPr>
            <w:r w:rsidRPr="001573B7">
              <w:rPr>
                <w:sz w:val="24"/>
                <w:szCs w:val="24"/>
              </w:rPr>
              <w:t>1,7</w:t>
            </w:r>
          </w:p>
        </w:tc>
        <w:tc>
          <w:tcPr>
            <w:tcW w:w="851" w:type="dxa"/>
          </w:tcPr>
          <w:p w14:paraId="2D730575" w14:textId="77777777" w:rsidR="009F39C5" w:rsidRPr="001573B7" w:rsidRDefault="009F39C5" w:rsidP="00932913">
            <w:pPr>
              <w:pStyle w:val="aff1"/>
              <w:jc w:val="center"/>
              <w:rPr>
                <w:sz w:val="24"/>
                <w:szCs w:val="24"/>
              </w:rPr>
            </w:pPr>
            <w:r w:rsidRPr="001573B7">
              <w:rPr>
                <w:sz w:val="24"/>
                <w:szCs w:val="24"/>
              </w:rPr>
              <w:t>1,5</w:t>
            </w:r>
          </w:p>
        </w:tc>
        <w:tc>
          <w:tcPr>
            <w:tcW w:w="708" w:type="dxa"/>
          </w:tcPr>
          <w:p w14:paraId="30A53046" w14:textId="77777777" w:rsidR="009F39C5" w:rsidRPr="001573B7" w:rsidRDefault="009F39C5" w:rsidP="00932913">
            <w:pPr>
              <w:pStyle w:val="aff1"/>
              <w:jc w:val="center"/>
              <w:rPr>
                <w:sz w:val="24"/>
                <w:szCs w:val="24"/>
              </w:rPr>
            </w:pPr>
            <w:r w:rsidRPr="001573B7">
              <w:rPr>
                <w:sz w:val="24"/>
                <w:szCs w:val="24"/>
              </w:rPr>
              <w:t>1,4</w:t>
            </w:r>
          </w:p>
        </w:tc>
        <w:tc>
          <w:tcPr>
            <w:tcW w:w="673" w:type="dxa"/>
          </w:tcPr>
          <w:p w14:paraId="4C39ADF1" w14:textId="77777777" w:rsidR="009F39C5" w:rsidRPr="001573B7" w:rsidRDefault="009F39C5" w:rsidP="00932913">
            <w:pPr>
              <w:pStyle w:val="aff1"/>
              <w:jc w:val="center"/>
              <w:rPr>
                <w:sz w:val="24"/>
                <w:szCs w:val="24"/>
              </w:rPr>
            </w:pPr>
            <w:r w:rsidRPr="001573B7">
              <w:rPr>
                <w:sz w:val="24"/>
                <w:szCs w:val="24"/>
              </w:rPr>
              <w:t>1,2</w:t>
            </w:r>
          </w:p>
        </w:tc>
      </w:tr>
      <w:tr w:rsidR="009F39C5" w:rsidRPr="002C074D" w14:paraId="64E33693" w14:textId="77777777" w:rsidTr="001573B7">
        <w:tc>
          <w:tcPr>
            <w:tcW w:w="1809" w:type="dxa"/>
          </w:tcPr>
          <w:p w14:paraId="43D32401" w14:textId="77777777" w:rsidR="009F39C5" w:rsidRPr="001573B7" w:rsidRDefault="009F39C5" w:rsidP="00932913">
            <w:pPr>
              <w:pStyle w:val="aff1"/>
              <w:jc w:val="center"/>
              <w:rPr>
                <w:sz w:val="24"/>
                <w:szCs w:val="24"/>
              </w:rPr>
            </w:pPr>
            <w:r w:rsidRPr="001573B7">
              <w:rPr>
                <w:sz w:val="24"/>
                <w:szCs w:val="24"/>
              </w:rPr>
              <w:t>150</w:t>
            </w:r>
          </w:p>
        </w:tc>
        <w:tc>
          <w:tcPr>
            <w:tcW w:w="851" w:type="dxa"/>
          </w:tcPr>
          <w:p w14:paraId="1619236A" w14:textId="77777777" w:rsidR="009F39C5" w:rsidRPr="001573B7" w:rsidRDefault="009F39C5" w:rsidP="00932913">
            <w:pPr>
              <w:pStyle w:val="aff1"/>
              <w:jc w:val="center"/>
              <w:rPr>
                <w:sz w:val="24"/>
                <w:szCs w:val="24"/>
              </w:rPr>
            </w:pPr>
            <w:r w:rsidRPr="001573B7">
              <w:rPr>
                <w:sz w:val="24"/>
                <w:szCs w:val="24"/>
              </w:rPr>
              <w:t>3,2</w:t>
            </w:r>
          </w:p>
        </w:tc>
        <w:tc>
          <w:tcPr>
            <w:tcW w:w="992" w:type="dxa"/>
          </w:tcPr>
          <w:p w14:paraId="5D70664F" w14:textId="77777777" w:rsidR="009F39C5" w:rsidRPr="001573B7" w:rsidRDefault="009F39C5" w:rsidP="00932913">
            <w:pPr>
              <w:pStyle w:val="aff1"/>
              <w:jc w:val="center"/>
              <w:rPr>
                <w:sz w:val="24"/>
                <w:szCs w:val="24"/>
              </w:rPr>
            </w:pPr>
            <w:r w:rsidRPr="001573B7">
              <w:rPr>
                <w:sz w:val="24"/>
                <w:szCs w:val="24"/>
              </w:rPr>
              <w:t>2,8</w:t>
            </w:r>
          </w:p>
        </w:tc>
        <w:tc>
          <w:tcPr>
            <w:tcW w:w="851" w:type="dxa"/>
          </w:tcPr>
          <w:p w14:paraId="3C11C582" w14:textId="77777777" w:rsidR="009F39C5" w:rsidRPr="001573B7" w:rsidRDefault="009F39C5" w:rsidP="00932913">
            <w:pPr>
              <w:pStyle w:val="aff1"/>
              <w:jc w:val="center"/>
              <w:rPr>
                <w:sz w:val="24"/>
                <w:szCs w:val="24"/>
              </w:rPr>
            </w:pPr>
            <w:r w:rsidRPr="001573B7">
              <w:rPr>
                <w:sz w:val="24"/>
                <w:szCs w:val="24"/>
              </w:rPr>
              <w:t>2,5</w:t>
            </w:r>
          </w:p>
        </w:tc>
        <w:tc>
          <w:tcPr>
            <w:tcW w:w="850" w:type="dxa"/>
          </w:tcPr>
          <w:p w14:paraId="10D2D9C8" w14:textId="77777777" w:rsidR="009F39C5" w:rsidRPr="001573B7" w:rsidRDefault="009F39C5" w:rsidP="00932913">
            <w:pPr>
              <w:pStyle w:val="aff1"/>
              <w:jc w:val="center"/>
              <w:rPr>
                <w:sz w:val="24"/>
                <w:szCs w:val="24"/>
              </w:rPr>
            </w:pPr>
            <w:r w:rsidRPr="001573B7">
              <w:rPr>
                <w:sz w:val="24"/>
                <w:szCs w:val="24"/>
              </w:rPr>
              <w:t>2,1</w:t>
            </w:r>
          </w:p>
        </w:tc>
        <w:tc>
          <w:tcPr>
            <w:tcW w:w="851" w:type="dxa"/>
          </w:tcPr>
          <w:p w14:paraId="03F98110" w14:textId="77777777" w:rsidR="009F39C5" w:rsidRPr="001573B7" w:rsidRDefault="009F39C5" w:rsidP="00932913">
            <w:pPr>
              <w:pStyle w:val="aff1"/>
              <w:jc w:val="center"/>
              <w:rPr>
                <w:sz w:val="24"/>
                <w:szCs w:val="24"/>
              </w:rPr>
            </w:pPr>
            <w:r w:rsidRPr="001573B7">
              <w:rPr>
                <w:sz w:val="24"/>
                <w:szCs w:val="24"/>
              </w:rPr>
              <w:t>2,0</w:t>
            </w:r>
          </w:p>
        </w:tc>
        <w:tc>
          <w:tcPr>
            <w:tcW w:w="850" w:type="dxa"/>
          </w:tcPr>
          <w:p w14:paraId="15D8E728" w14:textId="77777777" w:rsidR="009F39C5" w:rsidRPr="001573B7" w:rsidRDefault="009F39C5" w:rsidP="00932913">
            <w:pPr>
              <w:pStyle w:val="aff1"/>
              <w:jc w:val="center"/>
              <w:rPr>
                <w:sz w:val="24"/>
                <w:szCs w:val="24"/>
              </w:rPr>
            </w:pPr>
            <w:r w:rsidRPr="001573B7">
              <w:rPr>
                <w:sz w:val="24"/>
                <w:szCs w:val="24"/>
              </w:rPr>
              <w:t>1,8</w:t>
            </w:r>
          </w:p>
        </w:tc>
        <w:tc>
          <w:tcPr>
            <w:tcW w:w="851" w:type="dxa"/>
          </w:tcPr>
          <w:p w14:paraId="3D28A0AE" w14:textId="77777777" w:rsidR="009F39C5" w:rsidRPr="001573B7" w:rsidRDefault="009F39C5" w:rsidP="00932913">
            <w:pPr>
              <w:pStyle w:val="aff1"/>
              <w:jc w:val="center"/>
              <w:rPr>
                <w:sz w:val="24"/>
                <w:szCs w:val="24"/>
              </w:rPr>
            </w:pPr>
            <w:r w:rsidRPr="001573B7">
              <w:rPr>
                <w:sz w:val="24"/>
                <w:szCs w:val="24"/>
              </w:rPr>
              <w:t>1,7</w:t>
            </w:r>
          </w:p>
        </w:tc>
        <w:tc>
          <w:tcPr>
            <w:tcW w:w="708" w:type="dxa"/>
          </w:tcPr>
          <w:p w14:paraId="5AA9010F" w14:textId="77777777" w:rsidR="009F39C5" w:rsidRPr="001573B7" w:rsidRDefault="009F39C5" w:rsidP="00932913">
            <w:pPr>
              <w:pStyle w:val="aff1"/>
              <w:jc w:val="center"/>
              <w:rPr>
                <w:sz w:val="24"/>
                <w:szCs w:val="24"/>
              </w:rPr>
            </w:pPr>
            <w:r w:rsidRPr="001573B7">
              <w:rPr>
                <w:sz w:val="24"/>
                <w:szCs w:val="24"/>
              </w:rPr>
              <w:t>1,6</w:t>
            </w:r>
          </w:p>
        </w:tc>
        <w:tc>
          <w:tcPr>
            <w:tcW w:w="673" w:type="dxa"/>
          </w:tcPr>
          <w:p w14:paraId="209A9217" w14:textId="77777777" w:rsidR="009F39C5" w:rsidRPr="001573B7" w:rsidRDefault="009F39C5" w:rsidP="00932913">
            <w:pPr>
              <w:pStyle w:val="aff1"/>
              <w:jc w:val="center"/>
              <w:rPr>
                <w:sz w:val="24"/>
                <w:szCs w:val="24"/>
              </w:rPr>
            </w:pPr>
            <w:r w:rsidRPr="001573B7">
              <w:rPr>
                <w:sz w:val="24"/>
                <w:szCs w:val="24"/>
              </w:rPr>
              <w:t>1,4</w:t>
            </w:r>
          </w:p>
        </w:tc>
      </w:tr>
      <w:tr w:rsidR="009F39C5" w:rsidRPr="002C074D" w14:paraId="1F8888B1" w14:textId="77777777" w:rsidTr="001573B7">
        <w:tc>
          <w:tcPr>
            <w:tcW w:w="1809" w:type="dxa"/>
          </w:tcPr>
          <w:p w14:paraId="7BB18468" w14:textId="77777777" w:rsidR="009F39C5" w:rsidRPr="001573B7" w:rsidRDefault="009F39C5" w:rsidP="00932913">
            <w:pPr>
              <w:pStyle w:val="aff1"/>
              <w:jc w:val="center"/>
              <w:rPr>
                <w:sz w:val="24"/>
                <w:szCs w:val="24"/>
              </w:rPr>
            </w:pPr>
            <w:r w:rsidRPr="001573B7">
              <w:rPr>
                <w:sz w:val="24"/>
                <w:szCs w:val="24"/>
              </w:rPr>
              <w:t>200</w:t>
            </w:r>
          </w:p>
        </w:tc>
        <w:tc>
          <w:tcPr>
            <w:tcW w:w="851" w:type="dxa"/>
          </w:tcPr>
          <w:p w14:paraId="64319645" w14:textId="77777777" w:rsidR="009F39C5" w:rsidRPr="001573B7" w:rsidRDefault="009F39C5" w:rsidP="00932913">
            <w:pPr>
              <w:pStyle w:val="aff1"/>
              <w:jc w:val="center"/>
              <w:rPr>
                <w:sz w:val="24"/>
                <w:szCs w:val="24"/>
              </w:rPr>
            </w:pPr>
            <w:r w:rsidRPr="001573B7">
              <w:rPr>
                <w:sz w:val="24"/>
                <w:szCs w:val="24"/>
              </w:rPr>
              <w:t>3,5</w:t>
            </w:r>
          </w:p>
        </w:tc>
        <w:tc>
          <w:tcPr>
            <w:tcW w:w="992" w:type="dxa"/>
          </w:tcPr>
          <w:p w14:paraId="5D5EC515" w14:textId="77777777" w:rsidR="009F39C5" w:rsidRPr="001573B7" w:rsidRDefault="009F39C5" w:rsidP="00932913">
            <w:pPr>
              <w:pStyle w:val="aff1"/>
              <w:jc w:val="center"/>
              <w:rPr>
                <w:sz w:val="24"/>
                <w:szCs w:val="24"/>
              </w:rPr>
            </w:pPr>
            <w:r w:rsidRPr="001573B7">
              <w:rPr>
                <w:sz w:val="24"/>
                <w:szCs w:val="24"/>
              </w:rPr>
              <w:t>3,0</w:t>
            </w:r>
          </w:p>
        </w:tc>
        <w:tc>
          <w:tcPr>
            <w:tcW w:w="851" w:type="dxa"/>
          </w:tcPr>
          <w:p w14:paraId="17BBA5AD" w14:textId="77777777" w:rsidR="009F39C5" w:rsidRPr="001573B7" w:rsidRDefault="009F39C5" w:rsidP="00932913">
            <w:pPr>
              <w:pStyle w:val="aff1"/>
              <w:jc w:val="center"/>
              <w:rPr>
                <w:sz w:val="24"/>
                <w:szCs w:val="24"/>
              </w:rPr>
            </w:pPr>
            <w:r w:rsidRPr="001573B7">
              <w:rPr>
                <w:sz w:val="24"/>
                <w:szCs w:val="24"/>
              </w:rPr>
              <w:t>2,7</w:t>
            </w:r>
          </w:p>
        </w:tc>
        <w:tc>
          <w:tcPr>
            <w:tcW w:w="850" w:type="dxa"/>
          </w:tcPr>
          <w:p w14:paraId="14CF98AB" w14:textId="77777777" w:rsidR="009F39C5" w:rsidRPr="001573B7" w:rsidRDefault="009F39C5" w:rsidP="00932913">
            <w:pPr>
              <w:pStyle w:val="aff1"/>
              <w:jc w:val="center"/>
              <w:rPr>
                <w:sz w:val="24"/>
                <w:szCs w:val="24"/>
              </w:rPr>
            </w:pPr>
            <w:r w:rsidRPr="001573B7">
              <w:rPr>
                <w:sz w:val="24"/>
                <w:szCs w:val="24"/>
              </w:rPr>
              <w:t>2,4</w:t>
            </w:r>
          </w:p>
        </w:tc>
        <w:tc>
          <w:tcPr>
            <w:tcW w:w="851" w:type="dxa"/>
          </w:tcPr>
          <w:p w14:paraId="7B20A226" w14:textId="77777777" w:rsidR="009F39C5" w:rsidRPr="001573B7" w:rsidRDefault="009F39C5" w:rsidP="00932913">
            <w:pPr>
              <w:pStyle w:val="aff1"/>
              <w:jc w:val="center"/>
              <w:rPr>
                <w:sz w:val="24"/>
                <w:szCs w:val="24"/>
              </w:rPr>
            </w:pPr>
            <w:r w:rsidRPr="001573B7">
              <w:rPr>
                <w:sz w:val="24"/>
                <w:szCs w:val="24"/>
              </w:rPr>
              <w:t>2,1</w:t>
            </w:r>
          </w:p>
        </w:tc>
        <w:tc>
          <w:tcPr>
            <w:tcW w:w="850" w:type="dxa"/>
          </w:tcPr>
          <w:p w14:paraId="2DF97754" w14:textId="77777777" w:rsidR="009F39C5" w:rsidRPr="001573B7" w:rsidRDefault="009F39C5" w:rsidP="00932913">
            <w:pPr>
              <w:pStyle w:val="aff1"/>
              <w:jc w:val="center"/>
              <w:rPr>
                <w:sz w:val="24"/>
                <w:szCs w:val="24"/>
              </w:rPr>
            </w:pPr>
            <w:r w:rsidRPr="001573B7">
              <w:rPr>
                <w:sz w:val="24"/>
                <w:szCs w:val="24"/>
              </w:rPr>
              <w:t>2,0</w:t>
            </w:r>
          </w:p>
        </w:tc>
        <w:tc>
          <w:tcPr>
            <w:tcW w:w="851" w:type="dxa"/>
          </w:tcPr>
          <w:p w14:paraId="56639E2B" w14:textId="77777777" w:rsidR="009F39C5" w:rsidRPr="001573B7" w:rsidRDefault="009F39C5" w:rsidP="00932913">
            <w:pPr>
              <w:pStyle w:val="aff1"/>
              <w:jc w:val="center"/>
              <w:rPr>
                <w:sz w:val="24"/>
                <w:szCs w:val="24"/>
              </w:rPr>
            </w:pPr>
            <w:r w:rsidRPr="001573B7">
              <w:rPr>
                <w:sz w:val="24"/>
                <w:szCs w:val="24"/>
              </w:rPr>
              <w:t>1,8</w:t>
            </w:r>
          </w:p>
        </w:tc>
        <w:tc>
          <w:tcPr>
            <w:tcW w:w="708" w:type="dxa"/>
          </w:tcPr>
          <w:p w14:paraId="46B7AA7E" w14:textId="77777777" w:rsidR="009F39C5" w:rsidRPr="001573B7" w:rsidRDefault="009F39C5" w:rsidP="00932913">
            <w:pPr>
              <w:pStyle w:val="aff1"/>
              <w:jc w:val="center"/>
              <w:rPr>
                <w:sz w:val="24"/>
                <w:szCs w:val="24"/>
              </w:rPr>
            </w:pPr>
            <w:r w:rsidRPr="001573B7">
              <w:rPr>
                <w:sz w:val="24"/>
                <w:szCs w:val="24"/>
              </w:rPr>
              <w:t>1,7</w:t>
            </w:r>
          </w:p>
        </w:tc>
        <w:tc>
          <w:tcPr>
            <w:tcW w:w="673" w:type="dxa"/>
          </w:tcPr>
          <w:p w14:paraId="0F147992" w14:textId="77777777" w:rsidR="009F39C5" w:rsidRPr="001573B7" w:rsidRDefault="009F39C5" w:rsidP="00932913">
            <w:pPr>
              <w:pStyle w:val="aff1"/>
              <w:jc w:val="center"/>
              <w:rPr>
                <w:sz w:val="24"/>
                <w:szCs w:val="24"/>
              </w:rPr>
            </w:pPr>
            <w:r w:rsidRPr="001573B7">
              <w:rPr>
                <w:sz w:val="24"/>
                <w:szCs w:val="24"/>
              </w:rPr>
              <w:t>1,4</w:t>
            </w:r>
          </w:p>
        </w:tc>
      </w:tr>
      <w:tr w:rsidR="009F39C5" w:rsidRPr="002C074D" w14:paraId="32BDFD09" w14:textId="77777777" w:rsidTr="001573B7">
        <w:tc>
          <w:tcPr>
            <w:tcW w:w="1809" w:type="dxa"/>
          </w:tcPr>
          <w:p w14:paraId="53F0C00C" w14:textId="77777777" w:rsidR="009F39C5" w:rsidRPr="001573B7" w:rsidRDefault="009F39C5" w:rsidP="00932913">
            <w:pPr>
              <w:pStyle w:val="aff1"/>
              <w:jc w:val="center"/>
              <w:rPr>
                <w:sz w:val="24"/>
                <w:szCs w:val="24"/>
              </w:rPr>
            </w:pPr>
            <w:r w:rsidRPr="001573B7">
              <w:rPr>
                <w:sz w:val="24"/>
                <w:szCs w:val="24"/>
              </w:rPr>
              <w:t>250</w:t>
            </w:r>
          </w:p>
        </w:tc>
        <w:tc>
          <w:tcPr>
            <w:tcW w:w="851" w:type="dxa"/>
          </w:tcPr>
          <w:p w14:paraId="56046CB7" w14:textId="77777777" w:rsidR="009F39C5" w:rsidRPr="001573B7" w:rsidRDefault="009F39C5" w:rsidP="00932913">
            <w:pPr>
              <w:pStyle w:val="aff1"/>
              <w:jc w:val="center"/>
              <w:rPr>
                <w:sz w:val="24"/>
                <w:szCs w:val="24"/>
              </w:rPr>
            </w:pPr>
            <w:r w:rsidRPr="001573B7">
              <w:rPr>
                <w:sz w:val="24"/>
                <w:szCs w:val="24"/>
              </w:rPr>
              <w:t>3,8</w:t>
            </w:r>
          </w:p>
        </w:tc>
        <w:tc>
          <w:tcPr>
            <w:tcW w:w="992" w:type="dxa"/>
          </w:tcPr>
          <w:p w14:paraId="02CB98F4" w14:textId="77777777" w:rsidR="009F39C5" w:rsidRPr="001573B7" w:rsidRDefault="009F39C5" w:rsidP="00932913">
            <w:pPr>
              <w:pStyle w:val="aff1"/>
              <w:jc w:val="center"/>
              <w:rPr>
                <w:sz w:val="24"/>
                <w:szCs w:val="24"/>
              </w:rPr>
            </w:pPr>
            <w:r w:rsidRPr="001573B7">
              <w:rPr>
                <w:sz w:val="24"/>
                <w:szCs w:val="24"/>
              </w:rPr>
              <w:t>3,2</w:t>
            </w:r>
          </w:p>
        </w:tc>
        <w:tc>
          <w:tcPr>
            <w:tcW w:w="851" w:type="dxa"/>
          </w:tcPr>
          <w:p w14:paraId="57B76E67" w14:textId="77777777" w:rsidR="009F39C5" w:rsidRPr="001573B7" w:rsidRDefault="009F39C5" w:rsidP="00932913">
            <w:pPr>
              <w:pStyle w:val="aff1"/>
              <w:jc w:val="center"/>
              <w:rPr>
                <w:sz w:val="24"/>
                <w:szCs w:val="24"/>
              </w:rPr>
            </w:pPr>
            <w:r w:rsidRPr="001573B7">
              <w:rPr>
                <w:sz w:val="24"/>
                <w:szCs w:val="24"/>
              </w:rPr>
              <w:t>2,8</w:t>
            </w:r>
          </w:p>
        </w:tc>
        <w:tc>
          <w:tcPr>
            <w:tcW w:w="850" w:type="dxa"/>
          </w:tcPr>
          <w:p w14:paraId="3313543E" w14:textId="77777777" w:rsidR="009F39C5" w:rsidRPr="001573B7" w:rsidRDefault="009F39C5" w:rsidP="00932913">
            <w:pPr>
              <w:pStyle w:val="aff1"/>
              <w:jc w:val="center"/>
              <w:rPr>
                <w:sz w:val="24"/>
                <w:szCs w:val="24"/>
              </w:rPr>
            </w:pPr>
            <w:r w:rsidRPr="001573B7">
              <w:rPr>
                <w:sz w:val="24"/>
                <w:szCs w:val="24"/>
              </w:rPr>
              <w:t>2,5</w:t>
            </w:r>
          </w:p>
        </w:tc>
        <w:tc>
          <w:tcPr>
            <w:tcW w:w="851" w:type="dxa"/>
          </w:tcPr>
          <w:p w14:paraId="07938B72" w14:textId="77777777" w:rsidR="009F39C5" w:rsidRPr="001573B7" w:rsidRDefault="009F39C5" w:rsidP="00932913">
            <w:pPr>
              <w:pStyle w:val="aff1"/>
              <w:jc w:val="center"/>
              <w:rPr>
                <w:sz w:val="24"/>
                <w:szCs w:val="24"/>
              </w:rPr>
            </w:pPr>
            <w:r w:rsidRPr="001573B7">
              <w:rPr>
                <w:sz w:val="24"/>
                <w:szCs w:val="24"/>
              </w:rPr>
              <w:t>2,3</w:t>
            </w:r>
          </w:p>
        </w:tc>
        <w:tc>
          <w:tcPr>
            <w:tcW w:w="850" w:type="dxa"/>
          </w:tcPr>
          <w:p w14:paraId="42593B61" w14:textId="77777777" w:rsidR="009F39C5" w:rsidRPr="001573B7" w:rsidRDefault="009F39C5" w:rsidP="00932913">
            <w:pPr>
              <w:pStyle w:val="aff1"/>
              <w:jc w:val="center"/>
              <w:rPr>
                <w:sz w:val="24"/>
                <w:szCs w:val="24"/>
              </w:rPr>
            </w:pPr>
            <w:r w:rsidRPr="001573B7">
              <w:rPr>
                <w:sz w:val="24"/>
                <w:szCs w:val="24"/>
              </w:rPr>
              <w:t>2,1</w:t>
            </w:r>
          </w:p>
        </w:tc>
        <w:tc>
          <w:tcPr>
            <w:tcW w:w="851" w:type="dxa"/>
          </w:tcPr>
          <w:p w14:paraId="7447BD18" w14:textId="77777777" w:rsidR="009F39C5" w:rsidRPr="001573B7" w:rsidRDefault="009F39C5" w:rsidP="00932913">
            <w:pPr>
              <w:pStyle w:val="aff1"/>
              <w:jc w:val="center"/>
              <w:rPr>
                <w:sz w:val="24"/>
                <w:szCs w:val="24"/>
              </w:rPr>
            </w:pPr>
            <w:r w:rsidRPr="001573B7">
              <w:rPr>
                <w:sz w:val="24"/>
                <w:szCs w:val="24"/>
              </w:rPr>
              <w:t>1,9</w:t>
            </w:r>
          </w:p>
        </w:tc>
        <w:tc>
          <w:tcPr>
            <w:tcW w:w="708" w:type="dxa"/>
          </w:tcPr>
          <w:p w14:paraId="7F2E3F25" w14:textId="77777777" w:rsidR="009F39C5" w:rsidRPr="001573B7" w:rsidRDefault="009F39C5" w:rsidP="00932913">
            <w:pPr>
              <w:pStyle w:val="aff1"/>
              <w:jc w:val="center"/>
              <w:rPr>
                <w:sz w:val="24"/>
                <w:szCs w:val="24"/>
              </w:rPr>
            </w:pPr>
            <w:r w:rsidRPr="001573B7">
              <w:rPr>
                <w:sz w:val="24"/>
                <w:szCs w:val="24"/>
              </w:rPr>
              <w:t>1,8</w:t>
            </w:r>
          </w:p>
        </w:tc>
        <w:tc>
          <w:tcPr>
            <w:tcW w:w="673" w:type="dxa"/>
          </w:tcPr>
          <w:p w14:paraId="2C397158" w14:textId="77777777" w:rsidR="009F39C5" w:rsidRPr="001573B7" w:rsidRDefault="009F39C5" w:rsidP="00932913">
            <w:pPr>
              <w:pStyle w:val="aff1"/>
              <w:jc w:val="center"/>
              <w:rPr>
                <w:sz w:val="24"/>
                <w:szCs w:val="24"/>
              </w:rPr>
            </w:pPr>
            <w:r w:rsidRPr="001573B7">
              <w:rPr>
                <w:sz w:val="24"/>
                <w:szCs w:val="24"/>
              </w:rPr>
              <w:t>1,5</w:t>
            </w:r>
          </w:p>
        </w:tc>
      </w:tr>
      <w:tr w:rsidR="009F39C5" w:rsidRPr="002C074D" w14:paraId="1B7106DF" w14:textId="77777777" w:rsidTr="001573B7">
        <w:tc>
          <w:tcPr>
            <w:tcW w:w="1809" w:type="dxa"/>
          </w:tcPr>
          <w:p w14:paraId="3DA1015C" w14:textId="77777777" w:rsidR="009F39C5" w:rsidRPr="001573B7" w:rsidRDefault="009F39C5" w:rsidP="00932913">
            <w:pPr>
              <w:pStyle w:val="aff1"/>
              <w:jc w:val="center"/>
              <w:rPr>
                <w:sz w:val="24"/>
                <w:szCs w:val="24"/>
              </w:rPr>
            </w:pPr>
            <w:r w:rsidRPr="001573B7">
              <w:rPr>
                <w:sz w:val="24"/>
                <w:szCs w:val="24"/>
              </w:rPr>
              <w:t>300</w:t>
            </w:r>
          </w:p>
        </w:tc>
        <w:tc>
          <w:tcPr>
            <w:tcW w:w="851" w:type="dxa"/>
          </w:tcPr>
          <w:p w14:paraId="64BDFE03" w14:textId="77777777" w:rsidR="009F39C5" w:rsidRPr="001573B7" w:rsidRDefault="009F39C5" w:rsidP="00932913">
            <w:pPr>
              <w:pStyle w:val="aff1"/>
              <w:jc w:val="center"/>
              <w:rPr>
                <w:sz w:val="24"/>
                <w:szCs w:val="24"/>
              </w:rPr>
            </w:pPr>
            <w:r w:rsidRPr="001573B7">
              <w:rPr>
                <w:sz w:val="24"/>
                <w:szCs w:val="24"/>
              </w:rPr>
              <w:t>3,8</w:t>
            </w:r>
          </w:p>
        </w:tc>
        <w:tc>
          <w:tcPr>
            <w:tcW w:w="992" w:type="dxa"/>
          </w:tcPr>
          <w:p w14:paraId="67C69FE4" w14:textId="77777777" w:rsidR="009F39C5" w:rsidRPr="001573B7" w:rsidRDefault="009F39C5" w:rsidP="00932913">
            <w:pPr>
              <w:pStyle w:val="aff1"/>
              <w:jc w:val="center"/>
              <w:rPr>
                <w:sz w:val="24"/>
                <w:szCs w:val="24"/>
              </w:rPr>
            </w:pPr>
            <w:r w:rsidRPr="001573B7">
              <w:rPr>
                <w:sz w:val="24"/>
                <w:szCs w:val="24"/>
              </w:rPr>
              <w:t>3,4</w:t>
            </w:r>
          </w:p>
        </w:tc>
        <w:tc>
          <w:tcPr>
            <w:tcW w:w="851" w:type="dxa"/>
          </w:tcPr>
          <w:p w14:paraId="49F0CFC2" w14:textId="77777777" w:rsidR="009F39C5" w:rsidRPr="001573B7" w:rsidRDefault="009F39C5" w:rsidP="00932913">
            <w:pPr>
              <w:pStyle w:val="aff1"/>
              <w:jc w:val="center"/>
              <w:rPr>
                <w:sz w:val="24"/>
                <w:szCs w:val="24"/>
              </w:rPr>
            </w:pPr>
            <w:r w:rsidRPr="001573B7">
              <w:rPr>
                <w:sz w:val="24"/>
                <w:szCs w:val="24"/>
              </w:rPr>
              <w:t>3,0</w:t>
            </w:r>
          </w:p>
        </w:tc>
        <w:tc>
          <w:tcPr>
            <w:tcW w:w="850" w:type="dxa"/>
          </w:tcPr>
          <w:p w14:paraId="365F2ED4" w14:textId="77777777" w:rsidR="009F39C5" w:rsidRPr="001573B7" w:rsidRDefault="009F39C5" w:rsidP="00932913">
            <w:pPr>
              <w:pStyle w:val="aff1"/>
              <w:jc w:val="center"/>
              <w:rPr>
                <w:sz w:val="24"/>
                <w:szCs w:val="24"/>
              </w:rPr>
            </w:pPr>
            <w:r w:rsidRPr="001573B7">
              <w:rPr>
                <w:sz w:val="24"/>
                <w:szCs w:val="24"/>
              </w:rPr>
              <w:t>2,6</w:t>
            </w:r>
          </w:p>
        </w:tc>
        <w:tc>
          <w:tcPr>
            <w:tcW w:w="851" w:type="dxa"/>
          </w:tcPr>
          <w:p w14:paraId="7C943D53" w14:textId="77777777" w:rsidR="009F39C5" w:rsidRPr="001573B7" w:rsidRDefault="009F39C5" w:rsidP="00932913">
            <w:pPr>
              <w:pStyle w:val="aff1"/>
              <w:jc w:val="center"/>
              <w:rPr>
                <w:sz w:val="24"/>
                <w:szCs w:val="24"/>
              </w:rPr>
            </w:pPr>
            <w:r w:rsidRPr="001573B7">
              <w:rPr>
                <w:sz w:val="24"/>
                <w:szCs w:val="24"/>
              </w:rPr>
              <w:t>2,4</w:t>
            </w:r>
          </w:p>
        </w:tc>
        <w:tc>
          <w:tcPr>
            <w:tcW w:w="850" w:type="dxa"/>
          </w:tcPr>
          <w:p w14:paraId="5E018FD6" w14:textId="77777777" w:rsidR="009F39C5" w:rsidRPr="001573B7" w:rsidRDefault="009F39C5" w:rsidP="00932913">
            <w:pPr>
              <w:pStyle w:val="aff1"/>
              <w:jc w:val="center"/>
              <w:rPr>
                <w:sz w:val="24"/>
                <w:szCs w:val="24"/>
              </w:rPr>
            </w:pPr>
            <w:r w:rsidRPr="001573B7">
              <w:rPr>
                <w:sz w:val="24"/>
                <w:szCs w:val="24"/>
              </w:rPr>
              <w:t>2,2</w:t>
            </w:r>
          </w:p>
        </w:tc>
        <w:tc>
          <w:tcPr>
            <w:tcW w:w="851" w:type="dxa"/>
          </w:tcPr>
          <w:p w14:paraId="7CF7FA27" w14:textId="77777777" w:rsidR="009F39C5" w:rsidRPr="001573B7" w:rsidRDefault="009F39C5" w:rsidP="00932913">
            <w:pPr>
              <w:pStyle w:val="aff1"/>
              <w:jc w:val="center"/>
              <w:rPr>
                <w:sz w:val="24"/>
                <w:szCs w:val="24"/>
              </w:rPr>
            </w:pPr>
            <w:r w:rsidRPr="001573B7">
              <w:rPr>
                <w:sz w:val="24"/>
                <w:szCs w:val="24"/>
              </w:rPr>
              <w:t>2,0</w:t>
            </w:r>
          </w:p>
        </w:tc>
        <w:tc>
          <w:tcPr>
            <w:tcW w:w="708" w:type="dxa"/>
          </w:tcPr>
          <w:p w14:paraId="50449C35" w14:textId="77777777" w:rsidR="009F39C5" w:rsidRPr="001573B7" w:rsidRDefault="009F39C5" w:rsidP="00932913">
            <w:pPr>
              <w:pStyle w:val="aff1"/>
              <w:jc w:val="center"/>
              <w:rPr>
                <w:sz w:val="24"/>
                <w:szCs w:val="24"/>
              </w:rPr>
            </w:pPr>
            <w:r w:rsidRPr="001573B7">
              <w:rPr>
                <w:sz w:val="24"/>
                <w:szCs w:val="24"/>
              </w:rPr>
              <w:t>1,9</w:t>
            </w:r>
          </w:p>
        </w:tc>
        <w:tc>
          <w:tcPr>
            <w:tcW w:w="673" w:type="dxa"/>
          </w:tcPr>
          <w:p w14:paraId="732988C6" w14:textId="77777777" w:rsidR="009F39C5" w:rsidRPr="001573B7" w:rsidRDefault="009F39C5" w:rsidP="00932913">
            <w:pPr>
              <w:pStyle w:val="aff1"/>
              <w:jc w:val="center"/>
              <w:rPr>
                <w:sz w:val="24"/>
                <w:szCs w:val="24"/>
              </w:rPr>
            </w:pPr>
            <w:r w:rsidRPr="001573B7">
              <w:rPr>
                <w:sz w:val="24"/>
                <w:szCs w:val="24"/>
              </w:rPr>
              <w:t>1,6</w:t>
            </w:r>
          </w:p>
        </w:tc>
      </w:tr>
      <w:tr w:rsidR="009F39C5" w:rsidRPr="002C074D" w14:paraId="6EEB3AFD" w14:textId="77777777" w:rsidTr="001573B7">
        <w:tc>
          <w:tcPr>
            <w:tcW w:w="1809" w:type="dxa"/>
          </w:tcPr>
          <w:p w14:paraId="5A216510" w14:textId="77777777" w:rsidR="009F39C5" w:rsidRPr="001573B7" w:rsidRDefault="009F39C5" w:rsidP="00932913">
            <w:pPr>
              <w:pStyle w:val="aff1"/>
              <w:jc w:val="center"/>
              <w:rPr>
                <w:sz w:val="24"/>
                <w:szCs w:val="24"/>
              </w:rPr>
            </w:pPr>
            <w:r w:rsidRPr="001573B7">
              <w:rPr>
                <w:sz w:val="24"/>
                <w:szCs w:val="24"/>
              </w:rPr>
              <w:t>350</w:t>
            </w:r>
          </w:p>
        </w:tc>
        <w:tc>
          <w:tcPr>
            <w:tcW w:w="851" w:type="dxa"/>
          </w:tcPr>
          <w:p w14:paraId="4E2EFEAA" w14:textId="77777777" w:rsidR="009F39C5" w:rsidRPr="001573B7" w:rsidRDefault="009F39C5" w:rsidP="00932913">
            <w:pPr>
              <w:pStyle w:val="aff1"/>
              <w:jc w:val="center"/>
              <w:rPr>
                <w:sz w:val="24"/>
                <w:szCs w:val="24"/>
              </w:rPr>
            </w:pPr>
            <w:r w:rsidRPr="001573B7">
              <w:rPr>
                <w:sz w:val="24"/>
                <w:szCs w:val="24"/>
              </w:rPr>
              <w:t>4,0</w:t>
            </w:r>
          </w:p>
        </w:tc>
        <w:tc>
          <w:tcPr>
            <w:tcW w:w="992" w:type="dxa"/>
          </w:tcPr>
          <w:p w14:paraId="7BEC9027" w14:textId="77777777" w:rsidR="009F39C5" w:rsidRPr="001573B7" w:rsidRDefault="009F39C5" w:rsidP="00932913">
            <w:pPr>
              <w:pStyle w:val="aff1"/>
              <w:jc w:val="center"/>
              <w:rPr>
                <w:sz w:val="24"/>
                <w:szCs w:val="24"/>
              </w:rPr>
            </w:pPr>
            <w:r w:rsidRPr="001573B7">
              <w:rPr>
                <w:sz w:val="24"/>
                <w:szCs w:val="24"/>
              </w:rPr>
              <w:t>3,4</w:t>
            </w:r>
          </w:p>
        </w:tc>
        <w:tc>
          <w:tcPr>
            <w:tcW w:w="851" w:type="dxa"/>
          </w:tcPr>
          <w:p w14:paraId="3D63248D" w14:textId="77777777" w:rsidR="009F39C5" w:rsidRPr="001573B7" w:rsidRDefault="009F39C5" w:rsidP="00932913">
            <w:pPr>
              <w:pStyle w:val="aff1"/>
              <w:jc w:val="center"/>
              <w:rPr>
                <w:sz w:val="24"/>
                <w:szCs w:val="24"/>
              </w:rPr>
            </w:pPr>
            <w:r w:rsidRPr="001573B7">
              <w:rPr>
                <w:sz w:val="24"/>
                <w:szCs w:val="24"/>
              </w:rPr>
              <w:t>3,0</w:t>
            </w:r>
          </w:p>
        </w:tc>
        <w:tc>
          <w:tcPr>
            <w:tcW w:w="850" w:type="dxa"/>
          </w:tcPr>
          <w:p w14:paraId="1F7DFCC8" w14:textId="77777777" w:rsidR="009F39C5" w:rsidRPr="001573B7" w:rsidRDefault="009F39C5" w:rsidP="00932913">
            <w:pPr>
              <w:pStyle w:val="aff1"/>
              <w:jc w:val="center"/>
              <w:rPr>
                <w:sz w:val="24"/>
                <w:szCs w:val="24"/>
              </w:rPr>
            </w:pPr>
            <w:r w:rsidRPr="001573B7">
              <w:rPr>
                <w:sz w:val="24"/>
                <w:szCs w:val="24"/>
              </w:rPr>
              <w:t>2,6</w:t>
            </w:r>
          </w:p>
        </w:tc>
        <w:tc>
          <w:tcPr>
            <w:tcW w:w="851" w:type="dxa"/>
          </w:tcPr>
          <w:p w14:paraId="3F574A0A" w14:textId="77777777" w:rsidR="009F39C5" w:rsidRPr="001573B7" w:rsidRDefault="009F39C5" w:rsidP="00932913">
            <w:pPr>
              <w:pStyle w:val="aff1"/>
              <w:jc w:val="center"/>
              <w:rPr>
                <w:sz w:val="24"/>
                <w:szCs w:val="24"/>
              </w:rPr>
            </w:pPr>
            <w:r w:rsidRPr="001573B7">
              <w:rPr>
                <w:sz w:val="24"/>
                <w:szCs w:val="24"/>
              </w:rPr>
              <w:t>2,4</w:t>
            </w:r>
          </w:p>
        </w:tc>
        <w:tc>
          <w:tcPr>
            <w:tcW w:w="850" w:type="dxa"/>
          </w:tcPr>
          <w:p w14:paraId="12C0431E" w14:textId="77777777" w:rsidR="009F39C5" w:rsidRPr="001573B7" w:rsidRDefault="009F39C5" w:rsidP="00932913">
            <w:pPr>
              <w:pStyle w:val="aff1"/>
              <w:jc w:val="center"/>
              <w:rPr>
                <w:sz w:val="24"/>
                <w:szCs w:val="24"/>
              </w:rPr>
            </w:pPr>
            <w:r w:rsidRPr="001573B7">
              <w:rPr>
                <w:sz w:val="24"/>
                <w:szCs w:val="24"/>
              </w:rPr>
              <w:t>2,3</w:t>
            </w:r>
          </w:p>
        </w:tc>
        <w:tc>
          <w:tcPr>
            <w:tcW w:w="851" w:type="dxa"/>
          </w:tcPr>
          <w:p w14:paraId="74DB956F" w14:textId="77777777" w:rsidR="009F39C5" w:rsidRPr="001573B7" w:rsidRDefault="009F39C5" w:rsidP="00932913">
            <w:pPr>
              <w:pStyle w:val="aff1"/>
              <w:jc w:val="center"/>
              <w:rPr>
                <w:sz w:val="24"/>
                <w:szCs w:val="24"/>
              </w:rPr>
            </w:pPr>
            <w:r w:rsidRPr="001573B7">
              <w:rPr>
                <w:sz w:val="24"/>
                <w:szCs w:val="24"/>
              </w:rPr>
              <w:t>2,1</w:t>
            </w:r>
          </w:p>
        </w:tc>
        <w:tc>
          <w:tcPr>
            <w:tcW w:w="708" w:type="dxa"/>
          </w:tcPr>
          <w:p w14:paraId="2700C4BA" w14:textId="77777777" w:rsidR="009F39C5" w:rsidRPr="001573B7" w:rsidRDefault="009F39C5" w:rsidP="00932913">
            <w:pPr>
              <w:pStyle w:val="aff1"/>
              <w:jc w:val="center"/>
              <w:rPr>
                <w:sz w:val="24"/>
                <w:szCs w:val="24"/>
              </w:rPr>
            </w:pPr>
            <w:r w:rsidRPr="001573B7">
              <w:rPr>
                <w:sz w:val="24"/>
                <w:szCs w:val="24"/>
              </w:rPr>
              <w:t>2,0</w:t>
            </w:r>
          </w:p>
        </w:tc>
        <w:tc>
          <w:tcPr>
            <w:tcW w:w="673" w:type="dxa"/>
          </w:tcPr>
          <w:p w14:paraId="6387E1B8" w14:textId="77777777" w:rsidR="009F39C5" w:rsidRPr="001573B7" w:rsidRDefault="009F39C5" w:rsidP="00932913">
            <w:pPr>
              <w:pStyle w:val="aff1"/>
              <w:jc w:val="center"/>
              <w:rPr>
                <w:sz w:val="24"/>
                <w:szCs w:val="24"/>
              </w:rPr>
            </w:pPr>
            <w:r w:rsidRPr="001573B7">
              <w:rPr>
                <w:sz w:val="24"/>
                <w:szCs w:val="24"/>
              </w:rPr>
              <w:t>1,7</w:t>
            </w:r>
          </w:p>
        </w:tc>
      </w:tr>
      <w:tr w:rsidR="009F39C5" w:rsidRPr="002C074D" w14:paraId="6E6CD368" w14:textId="77777777" w:rsidTr="001573B7">
        <w:tc>
          <w:tcPr>
            <w:tcW w:w="1809" w:type="dxa"/>
          </w:tcPr>
          <w:p w14:paraId="5142F25F" w14:textId="77777777" w:rsidR="009F39C5" w:rsidRPr="001573B7" w:rsidRDefault="009F39C5" w:rsidP="00932913">
            <w:pPr>
              <w:pStyle w:val="aff1"/>
              <w:jc w:val="center"/>
              <w:rPr>
                <w:sz w:val="24"/>
                <w:szCs w:val="24"/>
              </w:rPr>
            </w:pPr>
            <w:r w:rsidRPr="001573B7">
              <w:rPr>
                <w:sz w:val="24"/>
                <w:szCs w:val="24"/>
              </w:rPr>
              <w:t>400</w:t>
            </w:r>
          </w:p>
        </w:tc>
        <w:tc>
          <w:tcPr>
            <w:tcW w:w="851" w:type="dxa"/>
          </w:tcPr>
          <w:p w14:paraId="10590719" w14:textId="77777777" w:rsidR="009F39C5" w:rsidRPr="001573B7" w:rsidRDefault="009F39C5" w:rsidP="00932913">
            <w:pPr>
              <w:pStyle w:val="aff1"/>
              <w:jc w:val="center"/>
              <w:rPr>
                <w:sz w:val="24"/>
                <w:szCs w:val="24"/>
              </w:rPr>
            </w:pPr>
            <w:r w:rsidRPr="001573B7">
              <w:rPr>
                <w:sz w:val="24"/>
                <w:szCs w:val="24"/>
              </w:rPr>
              <w:t>4,0</w:t>
            </w:r>
          </w:p>
        </w:tc>
        <w:tc>
          <w:tcPr>
            <w:tcW w:w="992" w:type="dxa"/>
          </w:tcPr>
          <w:p w14:paraId="427202BA" w14:textId="77777777" w:rsidR="009F39C5" w:rsidRPr="001573B7" w:rsidRDefault="009F39C5" w:rsidP="00932913">
            <w:pPr>
              <w:pStyle w:val="aff1"/>
              <w:jc w:val="center"/>
              <w:rPr>
                <w:sz w:val="24"/>
                <w:szCs w:val="24"/>
              </w:rPr>
            </w:pPr>
            <w:r w:rsidRPr="001573B7">
              <w:rPr>
                <w:sz w:val="24"/>
                <w:szCs w:val="24"/>
              </w:rPr>
              <w:t>3,4</w:t>
            </w:r>
          </w:p>
        </w:tc>
        <w:tc>
          <w:tcPr>
            <w:tcW w:w="851" w:type="dxa"/>
          </w:tcPr>
          <w:p w14:paraId="2ADF7FB3" w14:textId="77777777" w:rsidR="009F39C5" w:rsidRPr="001573B7" w:rsidRDefault="009F39C5" w:rsidP="00932913">
            <w:pPr>
              <w:pStyle w:val="aff1"/>
              <w:jc w:val="center"/>
              <w:rPr>
                <w:sz w:val="24"/>
                <w:szCs w:val="24"/>
              </w:rPr>
            </w:pPr>
            <w:r w:rsidRPr="001573B7">
              <w:rPr>
                <w:sz w:val="24"/>
                <w:szCs w:val="24"/>
              </w:rPr>
              <w:t>3,2</w:t>
            </w:r>
          </w:p>
        </w:tc>
        <w:tc>
          <w:tcPr>
            <w:tcW w:w="850" w:type="dxa"/>
          </w:tcPr>
          <w:p w14:paraId="5B32BF9B" w14:textId="77777777" w:rsidR="009F39C5" w:rsidRPr="001573B7" w:rsidRDefault="009F39C5" w:rsidP="00932913">
            <w:pPr>
              <w:pStyle w:val="aff1"/>
              <w:jc w:val="center"/>
              <w:rPr>
                <w:sz w:val="24"/>
                <w:szCs w:val="24"/>
              </w:rPr>
            </w:pPr>
            <w:r w:rsidRPr="001573B7">
              <w:rPr>
                <w:sz w:val="24"/>
                <w:szCs w:val="24"/>
              </w:rPr>
              <w:t>2,8</w:t>
            </w:r>
          </w:p>
        </w:tc>
        <w:tc>
          <w:tcPr>
            <w:tcW w:w="851" w:type="dxa"/>
          </w:tcPr>
          <w:p w14:paraId="44ED8562" w14:textId="77777777" w:rsidR="009F39C5" w:rsidRPr="001573B7" w:rsidRDefault="009F39C5" w:rsidP="00932913">
            <w:pPr>
              <w:pStyle w:val="aff1"/>
              <w:jc w:val="center"/>
              <w:rPr>
                <w:sz w:val="24"/>
                <w:szCs w:val="24"/>
              </w:rPr>
            </w:pPr>
            <w:r w:rsidRPr="001573B7">
              <w:rPr>
                <w:sz w:val="24"/>
                <w:szCs w:val="24"/>
              </w:rPr>
              <w:t>2,5</w:t>
            </w:r>
          </w:p>
        </w:tc>
        <w:tc>
          <w:tcPr>
            <w:tcW w:w="850" w:type="dxa"/>
          </w:tcPr>
          <w:p w14:paraId="6722E5E7" w14:textId="77777777" w:rsidR="009F39C5" w:rsidRPr="001573B7" w:rsidRDefault="009F39C5" w:rsidP="00932913">
            <w:pPr>
              <w:pStyle w:val="aff1"/>
              <w:jc w:val="center"/>
              <w:rPr>
                <w:sz w:val="24"/>
                <w:szCs w:val="24"/>
              </w:rPr>
            </w:pPr>
            <w:r w:rsidRPr="001573B7">
              <w:rPr>
                <w:sz w:val="24"/>
                <w:szCs w:val="24"/>
              </w:rPr>
              <w:t>2,3</w:t>
            </w:r>
          </w:p>
        </w:tc>
        <w:tc>
          <w:tcPr>
            <w:tcW w:w="851" w:type="dxa"/>
          </w:tcPr>
          <w:p w14:paraId="40DABEF0" w14:textId="77777777" w:rsidR="009F39C5" w:rsidRPr="001573B7" w:rsidRDefault="009F39C5" w:rsidP="00932913">
            <w:pPr>
              <w:pStyle w:val="aff1"/>
              <w:jc w:val="center"/>
              <w:rPr>
                <w:sz w:val="24"/>
                <w:szCs w:val="24"/>
              </w:rPr>
            </w:pPr>
            <w:r w:rsidRPr="001573B7">
              <w:rPr>
                <w:sz w:val="24"/>
                <w:szCs w:val="24"/>
              </w:rPr>
              <w:t>2,1</w:t>
            </w:r>
          </w:p>
        </w:tc>
        <w:tc>
          <w:tcPr>
            <w:tcW w:w="708" w:type="dxa"/>
          </w:tcPr>
          <w:p w14:paraId="22DBC5DF" w14:textId="77777777" w:rsidR="009F39C5" w:rsidRPr="001573B7" w:rsidRDefault="009F39C5" w:rsidP="00932913">
            <w:pPr>
              <w:pStyle w:val="aff1"/>
              <w:jc w:val="center"/>
              <w:rPr>
                <w:sz w:val="24"/>
                <w:szCs w:val="24"/>
              </w:rPr>
            </w:pPr>
            <w:r w:rsidRPr="001573B7">
              <w:rPr>
                <w:sz w:val="24"/>
                <w:szCs w:val="24"/>
              </w:rPr>
              <w:t>2,1</w:t>
            </w:r>
          </w:p>
        </w:tc>
        <w:tc>
          <w:tcPr>
            <w:tcW w:w="673" w:type="dxa"/>
          </w:tcPr>
          <w:p w14:paraId="6442B6D4" w14:textId="77777777" w:rsidR="009F39C5" w:rsidRPr="001573B7" w:rsidRDefault="009F39C5" w:rsidP="00932913">
            <w:pPr>
              <w:pStyle w:val="aff1"/>
              <w:jc w:val="center"/>
              <w:rPr>
                <w:sz w:val="24"/>
                <w:szCs w:val="24"/>
              </w:rPr>
            </w:pPr>
            <w:r w:rsidRPr="001573B7">
              <w:rPr>
                <w:sz w:val="24"/>
                <w:szCs w:val="24"/>
              </w:rPr>
              <w:t>1,8</w:t>
            </w:r>
          </w:p>
        </w:tc>
      </w:tr>
      <w:tr w:rsidR="009F39C5" w:rsidRPr="002C074D" w14:paraId="23C90510" w14:textId="77777777" w:rsidTr="001573B7">
        <w:tc>
          <w:tcPr>
            <w:tcW w:w="1809" w:type="dxa"/>
          </w:tcPr>
          <w:p w14:paraId="5FF7284D" w14:textId="77777777" w:rsidR="009F39C5" w:rsidRPr="001573B7" w:rsidRDefault="009F39C5" w:rsidP="00932913">
            <w:pPr>
              <w:pStyle w:val="aff1"/>
              <w:jc w:val="center"/>
              <w:rPr>
                <w:sz w:val="24"/>
                <w:szCs w:val="24"/>
              </w:rPr>
            </w:pPr>
            <w:r w:rsidRPr="001573B7">
              <w:rPr>
                <w:sz w:val="24"/>
                <w:szCs w:val="24"/>
              </w:rPr>
              <w:lastRenderedPageBreak/>
              <w:t>450</w:t>
            </w:r>
          </w:p>
        </w:tc>
        <w:tc>
          <w:tcPr>
            <w:tcW w:w="851" w:type="dxa"/>
          </w:tcPr>
          <w:p w14:paraId="27D204FD" w14:textId="77777777" w:rsidR="009F39C5" w:rsidRPr="001573B7" w:rsidRDefault="009F39C5" w:rsidP="00932913">
            <w:pPr>
              <w:pStyle w:val="aff1"/>
              <w:jc w:val="center"/>
              <w:rPr>
                <w:sz w:val="24"/>
                <w:szCs w:val="24"/>
              </w:rPr>
            </w:pPr>
            <w:r w:rsidRPr="001573B7">
              <w:rPr>
                <w:sz w:val="24"/>
                <w:szCs w:val="24"/>
              </w:rPr>
              <w:t>4,0</w:t>
            </w:r>
          </w:p>
        </w:tc>
        <w:tc>
          <w:tcPr>
            <w:tcW w:w="992" w:type="dxa"/>
          </w:tcPr>
          <w:p w14:paraId="3F1630C8" w14:textId="77777777" w:rsidR="009F39C5" w:rsidRPr="001573B7" w:rsidRDefault="009F39C5" w:rsidP="00932913">
            <w:pPr>
              <w:pStyle w:val="aff1"/>
              <w:jc w:val="center"/>
              <w:rPr>
                <w:sz w:val="24"/>
                <w:szCs w:val="24"/>
              </w:rPr>
            </w:pPr>
            <w:r w:rsidRPr="001573B7">
              <w:rPr>
                <w:sz w:val="24"/>
                <w:szCs w:val="24"/>
              </w:rPr>
              <w:t>3,6</w:t>
            </w:r>
          </w:p>
        </w:tc>
        <w:tc>
          <w:tcPr>
            <w:tcW w:w="851" w:type="dxa"/>
          </w:tcPr>
          <w:p w14:paraId="515A3E73" w14:textId="77777777" w:rsidR="009F39C5" w:rsidRPr="001573B7" w:rsidRDefault="009F39C5" w:rsidP="00932913">
            <w:pPr>
              <w:pStyle w:val="aff1"/>
              <w:jc w:val="center"/>
              <w:rPr>
                <w:sz w:val="24"/>
                <w:szCs w:val="24"/>
              </w:rPr>
            </w:pPr>
            <w:r w:rsidRPr="001573B7">
              <w:rPr>
                <w:sz w:val="24"/>
                <w:szCs w:val="24"/>
              </w:rPr>
              <w:t>3,2</w:t>
            </w:r>
          </w:p>
        </w:tc>
        <w:tc>
          <w:tcPr>
            <w:tcW w:w="850" w:type="dxa"/>
          </w:tcPr>
          <w:p w14:paraId="0E1A9ACC" w14:textId="77777777" w:rsidR="009F39C5" w:rsidRPr="001573B7" w:rsidRDefault="009F39C5" w:rsidP="00932913">
            <w:pPr>
              <w:pStyle w:val="aff1"/>
              <w:jc w:val="center"/>
              <w:rPr>
                <w:sz w:val="24"/>
                <w:szCs w:val="24"/>
              </w:rPr>
            </w:pPr>
            <w:r w:rsidRPr="001573B7">
              <w:rPr>
                <w:sz w:val="24"/>
                <w:szCs w:val="24"/>
              </w:rPr>
              <w:t>2,9</w:t>
            </w:r>
          </w:p>
        </w:tc>
        <w:tc>
          <w:tcPr>
            <w:tcW w:w="851" w:type="dxa"/>
          </w:tcPr>
          <w:p w14:paraId="2DB12F7F" w14:textId="77777777" w:rsidR="009F39C5" w:rsidRPr="001573B7" w:rsidRDefault="009F39C5" w:rsidP="00932913">
            <w:pPr>
              <w:pStyle w:val="aff1"/>
              <w:jc w:val="center"/>
              <w:rPr>
                <w:sz w:val="24"/>
                <w:szCs w:val="24"/>
              </w:rPr>
            </w:pPr>
            <w:r w:rsidRPr="001573B7">
              <w:rPr>
                <w:sz w:val="24"/>
                <w:szCs w:val="24"/>
              </w:rPr>
              <w:t>2,6</w:t>
            </w:r>
          </w:p>
        </w:tc>
        <w:tc>
          <w:tcPr>
            <w:tcW w:w="850" w:type="dxa"/>
          </w:tcPr>
          <w:p w14:paraId="0177D523" w14:textId="77777777" w:rsidR="009F39C5" w:rsidRPr="001573B7" w:rsidRDefault="009F39C5" w:rsidP="00932913">
            <w:pPr>
              <w:pStyle w:val="aff1"/>
              <w:jc w:val="center"/>
              <w:rPr>
                <w:sz w:val="24"/>
                <w:szCs w:val="24"/>
              </w:rPr>
            </w:pPr>
            <w:r w:rsidRPr="001573B7">
              <w:rPr>
                <w:sz w:val="24"/>
                <w:szCs w:val="24"/>
              </w:rPr>
              <w:t>2,4</w:t>
            </w:r>
          </w:p>
        </w:tc>
        <w:tc>
          <w:tcPr>
            <w:tcW w:w="851" w:type="dxa"/>
          </w:tcPr>
          <w:p w14:paraId="6D384374" w14:textId="77777777" w:rsidR="009F39C5" w:rsidRPr="001573B7" w:rsidRDefault="009F39C5" w:rsidP="00932913">
            <w:pPr>
              <w:pStyle w:val="aff1"/>
              <w:jc w:val="center"/>
              <w:rPr>
                <w:sz w:val="24"/>
                <w:szCs w:val="24"/>
              </w:rPr>
            </w:pPr>
            <w:r w:rsidRPr="001573B7">
              <w:rPr>
                <w:sz w:val="24"/>
                <w:szCs w:val="24"/>
              </w:rPr>
              <w:t>2,2</w:t>
            </w:r>
          </w:p>
        </w:tc>
        <w:tc>
          <w:tcPr>
            <w:tcW w:w="708" w:type="dxa"/>
          </w:tcPr>
          <w:p w14:paraId="2280ABA2" w14:textId="77777777" w:rsidR="009F39C5" w:rsidRPr="001573B7" w:rsidRDefault="009F39C5" w:rsidP="00932913">
            <w:pPr>
              <w:pStyle w:val="aff1"/>
              <w:jc w:val="center"/>
              <w:rPr>
                <w:sz w:val="24"/>
                <w:szCs w:val="24"/>
              </w:rPr>
            </w:pPr>
            <w:r w:rsidRPr="001573B7">
              <w:rPr>
                <w:sz w:val="24"/>
                <w:szCs w:val="24"/>
              </w:rPr>
              <w:t>2,2</w:t>
            </w:r>
          </w:p>
        </w:tc>
        <w:tc>
          <w:tcPr>
            <w:tcW w:w="673" w:type="dxa"/>
          </w:tcPr>
          <w:p w14:paraId="3D4539D9" w14:textId="77777777" w:rsidR="009F39C5" w:rsidRPr="001573B7" w:rsidRDefault="009F39C5" w:rsidP="00932913">
            <w:pPr>
              <w:pStyle w:val="aff1"/>
              <w:jc w:val="center"/>
              <w:rPr>
                <w:sz w:val="24"/>
                <w:szCs w:val="24"/>
              </w:rPr>
            </w:pPr>
            <w:r w:rsidRPr="001573B7">
              <w:rPr>
                <w:sz w:val="24"/>
                <w:szCs w:val="24"/>
              </w:rPr>
              <w:t>1,8</w:t>
            </w:r>
          </w:p>
        </w:tc>
      </w:tr>
      <w:tr w:rsidR="009F39C5" w:rsidRPr="002C074D" w14:paraId="7B6176DC" w14:textId="77777777" w:rsidTr="001573B7">
        <w:tc>
          <w:tcPr>
            <w:tcW w:w="1809" w:type="dxa"/>
          </w:tcPr>
          <w:p w14:paraId="71D3F85F" w14:textId="77777777" w:rsidR="00B44F43" w:rsidRPr="001573B7" w:rsidRDefault="009F39C5" w:rsidP="00932913">
            <w:pPr>
              <w:pStyle w:val="aff1"/>
              <w:jc w:val="center"/>
              <w:rPr>
                <w:sz w:val="24"/>
                <w:szCs w:val="24"/>
              </w:rPr>
            </w:pPr>
            <w:r w:rsidRPr="001573B7">
              <w:rPr>
                <w:sz w:val="24"/>
                <w:szCs w:val="24"/>
              </w:rPr>
              <w:t>500</w:t>
            </w:r>
            <w:r w:rsidR="001573B7">
              <w:rPr>
                <w:sz w:val="24"/>
                <w:szCs w:val="24"/>
              </w:rPr>
              <w:t xml:space="preserve"> </w:t>
            </w:r>
            <w:r w:rsidR="00B44F43" w:rsidRPr="001573B7">
              <w:rPr>
                <w:sz w:val="24"/>
                <w:szCs w:val="24"/>
              </w:rPr>
              <w:t>и выше</w:t>
            </w:r>
          </w:p>
        </w:tc>
        <w:tc>
          <w:tcPr>
            <w:tcW w:w="851" w:type="dxa"/>
          </w:tcPr>
          <w:p w14:paraId="6BEC523D" w14:textId="77777777" w:rsidR="009F39C5" w:rsidRPr="001573B7" w:rsidRDefault="009F39C5" w:rsidP="00932913">
            <w:pPr>
              <w:pStyle w:val="aff1"/>
              <w:jc w:val="center"/>
              <w:rPr>
                <w:sz w:val="24"/>
                <w:szCs w:val="24"/>
              </w:rPr>
            </w:pPr>
            <w:r w:rsidRPr="001573B7">
              <w:rPr>
                <w:sz w:val="24"/>
                <w:szCs w:val="24"/>
              </w:rPr>
              <w:t>4,0</w:t>
            </w:r>
          </w:p>
        </w:tc>
        <w:tc>
          <w:tcPr>
            <w:tcW w:w="992" w:type="dxa"/>
          </w:tcPr>
          <w:p w14:paraId="641BE691" w14:textId="77777777" w:rsidR="009F39C5" w:rsidRPr="001573B7" w:rsidRDefault="009F39C5" w:rsidP="00932913">
            <w:pPr>
              <w:pStyle w:val="aff1"/>
              <w:jc w:val="center"/>
              <w:rPr>
                <w:sz w:val="24"/>
                <w:szCs w:val="24"/>
              </w:rPr>
            </w:pPr>
            <w:r w:rsidRPr="001573B7">
              <w:rPr>
                <w:sz w:val="24"/>
                <w:szCs w:val="24"/>
              </w:rPr>
              <w:t>3,6</w:t>
            </w:r>
          </w:p>
        </w:tc>
        <w:tc>
          <w:tcPr>
            <w:tcW w:w="851" w:type="dxa"/>
          </w:tcPr>
          <w:p w14:paraId="1D6944FC" w14:textId="77777777" w:rsidR="009F39C5" w:rsidRPr="001573B7" w:rsidRDefault="009F39C5" w:rsidP="00932913">
            <w:pPr>
              <w:pStyle w:val="aff1"/>
              <w:jc w:val="center"/>
              <w:rPr>
                <w:sz w:val="24"/>
                <w:szCs w:val="24"/>
              </w:rPr>
            </w:pPr>
            <w:r w:rsidRPr="001573B7">
              <w:rPr>
                <w:sz w:val="24"/>
                <w:szCs w:val="24"/>
              </w:rPr>
              <w:t>3,2</w:t>
            </w:r>
          </w:p>
        </w:tc>
        <w:tc>
          <w:tcPr>
            <w:tcW w:w="850" w:type="dxa"/>
          </w:tcPr>
          <w:p w14:paraId="6A883822" w14:textId="77777777" w:rsidR="009F39C5" w:rsidRPr="001573B7" w:rsidRDefault="009F39C5" w:rsidP="00932913">
            <w:pPr>
              <w:pStyle w:val="aff1"/>
              <w:jc w:val="center"/>
              <w:rPr>
                <w:sz w:val="24"/>
                <w:szCs w:val="24"/>
              </w:rPr>
            </w:pPr>
            <w:r w:rsidRPr="001573B7">
              <w:rPr>
                <w:sz w:val="24"/>
                <w:szCs w:val="24"/>
              </w:rPr>
              <w:t>2,9</w:t>
            </w:r>
          </w:p>
        </w:tc>
        <w:tc>
          <w:tcPr>
            <w:tcW w:w="851" w:type="dxa"/>
          </w:tcPr>
          <w:p w14:paraId="06DE6039" w14:textId="77777777" w:rsidR="009F39C5" w:rsidRPr="001573B7" w:rsidRDefault="009F39C5" w:rsidP="00932913">
            <w:pPr>
              <w:pStyle w:val="aff1"/>
              <w:jc w:val="center"/>
              <w:rPr>
                <w:sz w:val="24"/>
                <w:szCs w:val="24"/>
              </w:rPr>
            </w:pPr>
            <w:r w:rsidRPr="001573B7">
              <w:rPr>
                <w:sz w:val="24"/>
                <w:szCs w:val="24"/>
              </w:rPr>
              <w:t>2,6</w:t>
            </w:r>
          </w:p>
        </w:tc>
        <w:tc>
          <w:tcPr>
            <w:tcW w:w="850" w:type="dxa"/>
          </w:tcPr>
          <w:p w14:paraId="1C1E2574" w14:textId="77777777" w:rsidR="009F39C5" w:rsidRPr="001573B7" w:rsidRDefault="009F39C5" w:rsidP="00932913">
            <w:pPr>
              <w:pStyle w:val="aff1"/>
              <w:jc w:val="center"/>
              <w:rPr>
                <w:sz w:val="24"/>
                <w:szCs w:val="24"/>
              </w:rPr>
            </w:pPr>
            <w:r w:rsidRPr="001573B7">
              <w:rPr>
                <w:sz w:val="24"/>
                <w:szCs w:val="24"/>
              </w:rPr>
              <w:t>2,5</w:t>
            </w:r>
          </w:p>
        </w:tc>
        <w:tc>
          <w:tcPr>
            <w:tcW w:w="851" w:type="dxa"/>
          </w:tcPr>
          <w:p w14:paraId="4B8F9633" w14:textId="77777777" w:rsidR="009F39C5" w:rsidRPr="001573B7" w:rsidRDefault="009F39C5" w:rsidP="00932913">
            <w:pPr>
              <w:pStyle w:val="aff1"/>
              <w:jc w:val="center"/>
              <w:rPr>
                <w:sz w:val="24"/>
                <w:szCs w:val="24"/>
              </w:rPr>
            </w:pPr>
            <w:r w:rsidRPr="001573B7">
              <w:rPr>
                <w:sz w:val="24"/>
                <w:szCs w:val="24"/>
              </w:rPr>
              <w:t>2,3</w:t>
            </w:r>
          </w:p>
        </w:tc>
        <w:tc>
          <w:tcPr>
            <w:tcW w:w="708" w:type="dxa"/>
          </w:tcPr>
          <w:p w14:paraId="5E82122B" w14:textId="77777777" w:rsidR="009F39C5" w:rsidRPr="001573B7" w:rsidRDefault="009F39C5" w:rsidP="00932913">
            <w:pPr>
              <w:pStyle w:val="aff1"/>
              <w:jc w:val="center"/>
              <w:rPr>
                <w:sz w:val="24"/>
                <w:szCs w:val="24"/>
              </w:rPr>
            </w:pPr>
            <w:r w:rsidRPr="001573B7">
              <w:rPr>
                <w:sz w:val="24"/>
                <w:szCs w:val="24"/>
              </w:rPr>
              <w:t>2,2</w:t>
            </w:r>
          </w:p>
        </w:tc>
        <w:tc>
          <w:tcPr>
            <w:tcW w:w="673" w:type="dxa"/>
          </w:tcPr>
          <w:p w14:paraId="3EFFEE30" w14:textId="77777777" w:rsidR="009F39C5" w:rsidRPr="001573B7" w:rsidRDefault="009F39C5" w:rsidP="00932913">
            <w:pPr>
              <w:pStyle w:val="aff1"/>
              <w:jc w:val="center"/>
              <w:rPr>
                <w:sz w:val="24"/>
                <w:szCs w:val="24"/>
              </w:rPr>
            </w:pPr>
            <w:r w:rsidRPr="001573B7">
              <w:rPr>
                <w:sz w:val="24"/>
                <w:szCs w:val="24"/>
              </w:rPr>
              <w:t>1,9</w:t>
            </w:r>
          </w:p>
        </w:tc>
      </w:tr>
      <w:tr w:rsidR="001573B7" w:rsidRPr="002C074D" w14:paraId="5F43E443" w14:textId="77777777" w:rsidTr="00B9414A">
        <w:tc>
          <w:tcPr>
            <w:tcW w:w="9286" w:type="dxa"/>
            <w:gridSpan w:val="10"/>
          </w:tcPr>
          <w:p w14:paraId="6519C470" w14:textId="77777777" w:rsidR="001573B7" w:rsidRPr="001573B7" w:rsidRDefault="001573B7" w:rsidP="00932913">
            <w:pPr>
              <w:pStyle w:val="af0"/>
              <w:spacing w:after="0"/>
              <w:ind w:firstLine="284"/>
              <w:rPr>
                <w:bCs/>
                <w:sz w:val="20"/>
                <w:szCs w:val="20"/>
              </w:rPr>
            </w:pPr>
            <w:r w:rsidRPr="001573B7">
              <w:rPr>
                <w:bCs/>
                <w:sz w:val="20"/>
                <w:szCs w:val="20"/>
              </w:rPr>
              <w:t>П</w:t>
            </w:r>
            <w:r w:rsidRPr="001573B7">
              <w:rPr>
                <w:bCs/>
                <w:sz w:val="20"/>
                <w:szCs w:val="20"/>
                <w:lang w:val="ru-RU"/>
              </w:rPr>
              <w:t xml:space="preserve"> </w:t>
            </w:r>
            <w:r w:rsidRPr="001573B7">
              <w:rPr>
                <w:bCs/>
                <w:sz w:val="20"/>
                <w:szCs w:val="20"/>
              </w:rPr>
              <w:t>р</w:t>
            </w:r>
            <w:r w:rsidRPr="001573B7">
              <w:rPr>
                <w:bCs/>
                <w:sz w:val="20"/>
                <w:szCs w:val="20"/>
                <w:lang w:val="ru-RU"/>
              </w:rPr>
              <w:t xml:space="preserve"> </w:t>
            </w:r>
            <w:r w:rsidRPr="001573B7">
              <w:rPr>
                <w:bCs/>
                <w:sz w:val="20"/>
                <w:szCs w:val="20"/>
              </w:rPr>
              <w:t>и</w:t>
            </w:r>
            <w:r w:rsidRPr="001573B7">
              <w:rPr>
                <w:bCs/>
                <w:sz w:val="20"/>
                <w:szCs w:val="20"/>
                <w:lang w:val="ru-RU"/>
              </w:rPr>
              <w:t xml:space="preserve"> </w:t>
            </w:r>
            <w:r w:rsidRPr="001573B7">
              <w:rPr>
                <w:bCs/>
                <w:sz w:val="20"/>
                <w:szCs w:val="20"/>
              </w:rPr>
              <w:t>м</w:t>
            </w:r>
            <w:r w:rsidRPr="001573B7">
              <w:rPr>
                <w:bCs/>
                <w:sz w:val="20"/>
                <w:szCs w:val="20"/>
                <w:lang w:val="ru-RU"/>
              </w:rPr>
              <w:t xml:space="preserve"> </w:t>
            </w:r>
            <w:r w:rsidRPr="001573B7">
              <w:rPr>
                <w:bCs/>
                <w:sz w:val="20"/>
                <w:szCs w:val="20"/>
              </w:rPr>
              <w:t>е</w:t>
            </w:r>
            <w:r w:rsidRPr="001573B7">
              <w:rPr>
                <w:bCs/>
                <w:sz w:val="20"/>
                <w:szCs w:val="20"/>
                <w:lang w:val="ru-RU"/>
              </w:rPr>
              <w:t xml:space="preserve"> </w:t>
            </w:r>
            <w:r w:rsidRPr="001573B7">
              <w:rPr>
                <w:bCs/>
                <w:sz w:val="20"/>
                <w:szCs w:val="20"/>
              </w:rPr>
              <w:t>ч</w:t>
            </w:r>
            <w:r w:rsidRPr="001573B7">
              <w:rPr>
                <w:bCs/>
                <w:sz w:val="20"/>
                <w:szCs w:val="20"/>
                <w:lang w:val="ru-RU"/>
              </w:rPr>
              <w:t xml:space="preserve"> </w:t>
            </w:r>
            <w:r w:rsidRPr="001573B7">
              <w:rPr>
                <w:bCs/>
                <w:sz w:val="20"/>
                <w:szCs w:val="20"/>
              </w:rPr>
              <w:t>а</w:t>
            </w:r>
            <w:r w:rsidRPr="001573B7">
              <w:rPr>
                <w:bCs/>
                <w:sz w:val="20"/>
                <w:szCs w:val="20"/>
                <w:lang w:val="ru-RU"/>
              </w:rPr>
              <w:t xml:space="preserve"> </w:t>
            </w:r>
            <w:r w:rsidRPr="001573B7">
              <w:rPr>
                <w:bCs/>
                <w:sz w:val="20"/>
                <w:szCs w:val="20"/>
              </w:rPr>
              <w:t>н</w:t>
            </w:r>
            <w:r w:rsidRPr="001573B7">
              <w:rPr>
                <w:bCs/>
                <w:sz w:val="20"/>
                <w:szCs w:val="20"/>
                <w:lang w:val="ru-RU"/>
              </w:rPr>
              <w:t xml:space="preserve"> </w:t>
            </w:r>
            <w:r w:rsidRPr="001573B7">
              <w:rPr>
                <w:bCs/>
                <w:sz w:val="20"/>
                <w:szCs w:val="20"/>
              </w:rPr>
              <w:t>и</w:t>
            </w:r>
            <w:r w:rsidRPr="001573B7">
              <w:rPr>
                <w:bCs/>
                <w:sz w:val="20"/>
                <w:szCs w:val="20"/>
                <w:lang w:val="ru-RU"/>
              </w:rPr>
              <w:t xml:space="preserve"> </w:t>
            </w:r>
            <w:r w:rsidRPr="001573B7">
              <w:rPr>
                <w:bCs/>
                <w:sz w:val="20"/>
                <w:szCs w:val="20"/>
              </w:rPr>
              <w:t>я</w:t>
            </w:r>
          </w:p>
          <w:p w14:paraId="2891F9E5" w14:textId="77777777" w:rsidR="001573B7" w:rsidRPr="001573B7" w:rsidRDefault="001573B7" w:rsidP="00932913">
            <w:pPr>
              <w:pStyle w:val="af0"/>
              <w:spacing w:after="0"/>
              <w:ind w:firstLine="284"/>
              <w:jc w:val="both"/>
              <w:rPr>
                <w:bCs/>
                <w:sz w:val="20"/>
                <w:szCs w:val="20"/>
              </w:rPr>
            </w:pPr>
            <w:r w:rsidRPr="001573B7">
              <w:rPr>
                <w:bCs/>
                <w:sz w:val="20"/>
                <w:szCs w:val="20"/>
              </w:rPr>
              <w:t xml:space="preserve">1 Расчетные скорости ветра соответствуют стандартной высоте </w:t>
            </w:r>
            <w:smartTag w:uri="urn:schemas-microsoft-com:office:smarttags" w:element="metricconverter">
              <w:smartTagPr>
                <w:attr w:name="ProductID" w:val="10 м"/>
              </w:smartTagPr>
              <w:r w:rsidRPr="001573B7">
                <w:rPr>
                  <w:bCs/>
                  <w:sz w:val="20"/>
                  <w:szCs w:val="20"/>
                </w:rPr>
                <w:t>10 м</w:t>
              </w:r>
            </w:smartTag>
            <w:r w:rsidRPr="001573B7">
              <w:rPr>
                <w:bCs/>
                <w:sz w:val="20"/>
                <w:szCs w:val="20"/>
              </w:rPr>
              <w:t xml:space="preserve">. При определении расчетной скорости ветра на соответствующей высоте значения скорости ветра следует умножать на коэффициент </w:t>
            </w:r>
            <w:r w:rsidRPr="00B14768">
              <w:rPr>
                <w:bCs/>
                <w:sz w:val="20"/>
                <w:szCs w:val="20"/>
                <w:lang w:val="en-US"/>
              </w:rPr>
              <w:sym w:font="Symbol" w:char="0078"/>
            </w:r>
            <w:r w:rsidRPr="001573B7">
              <w:rPr>
                <w:bCs/>
                <w:sz w:val="20"/>
                <w:szCs w:val="20"/>
              </w:rPr>
              <w:t>.</w:t>
            </w:r>
          </w:p>
          <w:p w14:paraId="032C8DAD" w14:textId="77777777" w:rsidR="001573B7" w:rsidRPr="001573B7" w:rsidRDefault="001573B7" w:rsidP="00932913">
            <w:pPr>
              <w:ind w:firstLine="284"/>
              <w:jc w:val="both"/>
            </w:pPr>
            <w:r w:rsidRPr="001573B7">
              <w:rPr>
                <w:sz w:val="20"/>
                <w:szCs w:val="20"/>
              </w:rPr>
              <w:t xml:space="preserve">2 Коэффициент </w:t>
            </w:r>
            <w:r w:rsidRPr="00B14768">
              <w:rPr>
                <w:sz w:val="20"/>
                <w:szCs w:val="20"/>
                <w:lang w:val="en-US"/>
              </w:rPr>
              <w:sym w:font="Symbol" w:char="0078"/>
            </w:r>
            <w:r w:rsidRPr="001573B7">
              <w:rPr>
                <w:i/>
                <w:sz w:val="20"/>
                <w:szCs w:val="20"/>
              </w:rPr>
              <w:t xml:space="preserve"> </w:t>
            </w:r>
            <w:r w:rsidRPr="001573B7">
              <w:rPr>
                <w:sz w:val="20"/>
                <w:szCs w:val="20"/>
              </w:rPr>
              <w:t>учитывают также при определении максимальной  из средних скоростей ветра по румбам за январь.</w:t>
            </w:r>
          </w:p>
        </w:tc>
      </w:tr>
    </w:tbl>
    <w:p w14:paraId="4A98C3F2" w14:textId="77777777" w:rsidR="00EF310E" w:rsidRPr="001573B7" w:rsidRDefault="00EF310E" w:rsidP="00932913">
      <w:pPr>
        <w:pStyle w:val="aff1"/>
        <w:ind w:firstLine="567"/>
        <w:jc w:val="both"/>
        <w:rPr>
          <w:sz w:val="28"/>
          <w:szCs w:val="28"/>
        </w:rPr>
      </w:pPr>
    </w:p>
    <w:p w14:paraId="61A1F114" w14:textId="77777777" w:rsidR="009F39C5" w:rsidRPr="001573B7" w:rsidRDefault="001573B7" w:rsidP="00932913">
      <w:pPr>
        <w:pStyle w:val="aff1"/>
        <w:ind w:firstLine="567"/>
        <w:jc w:val="both"/>
        <w:rPr>
          <w:sz w:val="28"/>
          <w:szCs w:val="28"/>
        </w:rPr>
      </w:pPr>
      <w:r>
        <w:rPr>
          <w:sz w:val="28"/>
          <w:szCs w:val="28"/>
        </w:rPr>
        <w:t xml:space="preserve">11.10 </w:t>
      </w:r>
      <w:r w:rsidR="009F39C5" w:rsidRPr="001573B7">
        <w:rPr>
          <w:sz w:val="28"/>
          <w:szCs w:val="28"/>
        </w:rPr>
        <w:t>Все заявленные эксплуатационные характеристики ограждающих конструкций высотного здания (</w:t>
      </w:r>
      <w:r w:rsidR="00D96AC3" w:rsidRPr="001573B7">
        <w:rPr>
          <w:sz w:val="28"/>
          <w:szCs w:val="28"/>
        </w:rPr>
        <w:t>в т. ч.</w:t>
      </w:r>
      <w:r w:rsidR="009F39C5" w:rsidRPr="001573B7">
        <w:rPr>
          <w:sz w:val="28"/>
          <w:szCs w:val="28"/>
        </w:rPr>
        <w:t xml:space="preserve"> светопрозрачных ограждающих конструкций) должны быть подтверждены в результате квалификационных испытаний в аккредитованных испытательных лабораториях для всего перечня заявленных параметров.</w:t>
      </w:r>
    </w:p>
    <w:p w14:paraId="1CAA8820" w14:textId="77777777" w:rsidR="00D7547A" w:rsidRPr="001573B7" w:rsidRDefault="00D7547A" w:rsidP="00932913">
      <w:pPr>
        <w:pStyle w:val="aff1"/>
        <w:ind w:firstLine="567"/>
        <w:jc w:val="both"/>
        <w:rPr>
          <w:sz w:val="28"/>
          <w:szCs w:val="28"/>
        </w:rPr>
      </w:pPr>
      <w:r w:rsidRPr="001573B7">
        <w:rPr>
          <w:sz w:val="28"/>
          <w:szCs w:val="28"/>
        </w:rPr>
        <w:t xml:space="preserve">На этапе ввода здания в эксплуатацию </w:t>
      </w:r>
      <w:r w:rsidR="001573B7">
        <w:rPr>
          <w:sz w:val="28"/>
          <w:szCs w:val="28"/>
        </w:rPr>
        <w:t xml:space="preserve">следует </w:t>
      </w:r>
      <w:r w:rsidRPr="001573B7">
        <w:rPr>
          <w:sz w:val="28"/>
          <w:szCs w:val="28"/>
        </w:rPr>
        <w:t>предусмотреть тепловизионные и аэродинамические обследования здания для контроля его герметичности. Это позволит проверить качество монтажа, выявить места инфильтрации через примыкания витражных конструкций, оконных и дверных заполнений</w:t>
      </w:r>
      <w:r w:rsidR="001573B7">
        <w:rPr>
          <w:sz w:val="28"/>
          <w:szCs w:val="28"/>
        </w:rPr>
        <w:t>,</w:t>
      </w:r>
      <w:r w:rsidRPr="001573B7">
        <w:rPr>
          <w:sz w:val="28"/>
          <w:szCs w:val="28"/>
        </w:rPr>
        <w:t xml:space="preserve"> места с повышенной теплопроводностью, мостики холода и </w:t>
      </w:r>
      <w:r w:rsidR="009C6904" w:rsidRPr="001573B7">
        <w:rPr>
          <w:sz w:val="28"/>
          <w:szCs w:val="28"/>
        </w:rPr>
        <w:t>т. п.</w:t>
      </w:r>
    </w:p>
    <w:p w14:paraId="5534F0C4" w14:textId="77777777" w:rsidR="009F39C5" w:rsidRPr="001573B7" w:rsidRDefault="001573B7" w:rsidP="00932913">
      <w:pPr>
        <w:pStyle w:val="aff1"/>
        <w:ind w:firstLine="567"/>
        <w:jc w:val="both"/>
        <w:rPr>
          <w:sz w:val="28"/>
          <w:szCs w:val="28"/>
        </w:rPr>
      </w:pPr>
      <w:r>
        <w:rPr>
          <w:sz w:val="28"/>
          <w:szCs w:val="28"/>
        </w:rPr>
        <w:t xml:space="preserve">11.11 </w:t>
      </w:r>
      <w:r w:rsidR="009F39C5" w:rsidRPr="001573B7">
        <w:rPr>
          <w:sz w:val="28"/>
          <w:szCs w:val="28"/>
        </w:rPr>
        <w:t>Долговечность комплектующих ограждающих конструкций (</w:t>
      </w:r>
      <w:r w:rsidR="00D96AC3" w:rsidRPr="001573B7">
        <w:rPr>
          <w:sz w:val="28"/>
          <w:szCs w:val="28"/>
        </w:rPr>
        <w:t>в т. ч.</w:t>
      </w:r>
      <w:r w:rsidR="009F39C5" w:rsidRPr="001573B7">
        <w:rPr>
          <w:sz w:val="28"/>
          <w:szCs w:val="28"/>
        </w:rPr>
        <w:t xml:space="preserve"> светопрозрачных ограждающих конструкций) </w:t>
      </w:r>
      <w:r w:rsidR="00D7547A" w:rsidRPr="001573B7">
        <w:rPr>
          <w:sz w:val="28"/>
          <w:szCs w:val="28"/>
        </w:rPr>
        <w:t>устанавливают</w:t>
      </w:r>
      <w:r w:rsidR="009F39C5" w:rsidRPr="001573B7">
        <w:rPr>
          <w:sz w:val="28"/>
          <w:szCs w:val="28"/>
        </w:rPr>
        <w:t xml:space="preserve"> не менее 40–50 лет</w:t>
      </w:r>
      <w:r w:rsidR="002741C7" w:rsidRPr="001573B7">
        <w:rPr>
          <w:sz w:val="28"/>
          <w:szCs w:val="28"/>
        </w:rPr>
        <w:t xml:space="preserve">, что должно быть </w:t>
      </w:r>
      <w:r w:rsidR="009F39C5" w:rsidRPr="001573B7">
        <w:rPr>
          <w:sz w:val="28"/>
          <w:szCs w:val="28"/>
        </w:rPr>
        <w:t>подтверждено в результате испытаний в аккредитованных испытательных лабораториях.</w:t>
      </w:r>
    </w:p>
    <w:p w14:paraId="6B05716F" w14:textId="77777777" w:rsidR="009F39C5" w:rsidRPr="001573B7" w:rsidRDefault="001573B7" w:rsidP="00932913">
      <w:pPr>
        <w:pStyle w:val="aff1"/>
        <w:ind w:firstLine="567"/>
        <w:jc w:val="both"/>
        <w:rPr>
          <w:sz w:val="28"/>
          <w:szCs w:val="28"/>
        </w:rPr>
      </w:pPr>
      <w:r>
        <w:rPr>
          <w:sz w:val="28"/>
          <w:szCs w:val="28"/>
        </w:rPr>
        <w:t xml:space="preserve">11.12 </w:t>
      </w:r>
      <w:r w:rsidR="009F39C5" w:rsidRPr="001573B7">
        <w:rPr>
          <w:sz w:val="28"/>
          <w:szCs w:val="28"/>
        </w:rPr>
        <w:t>При оценке эксплуатационной надежности высотных зданий следует осуществлять расчет теплопотерь через ограждающие конструкции здания:</w:t>
      </w:r>
    </w:p>
    <w:p w14:paraId="4ADD8E2F" w14:textId="77777777" w:rsidR="009F39C5" w:rsidRPr="001573B7" w:rsidRDefault="009F39C5" w:rsidP="00932913">
      <w:pPr>
        <w:pStyle w:val="aff1"/>
        <w:ind w:firstLine="567"/>
        <w:jc w:val="both"/>
        <w:rPr>
          <w:sz w:val="28"/>
          <w:szCs w:val="28"/>
        </w:rPr>
      </w:pPr>
      <w:r w:rsidRPr="001573B7">
        <w:rPr>
          <w:sz w:val="28"/>
          <w:szCs w:val="28"/>
        </w:rPr>
        <w:t>- для пиковых нагрузок, учитывающих максимальные значения отрицательных температур (температура наибол</w:t>
      </w:r>
      <w:r w:rsidR="000F6069" w:rsidRPr="001573B7">
        <w:rPr>
          <w:sz w:val="28"/>
          <w:szCs w:val="28"/>
        </w:rPr>
        <w:t>ее холодных суток по СП 131.13330</w:t>
      </w:r>
      <w:r w:rsidRPr="001573B7">
        <w:rPr>
          <w:sz w:val="28"/>
          <w:szCs w:val="28"/>
        </w:rPr>
        <w:t>)</w:t>
      </w:r>
      <w:r w:rsidR="001573B7">
        <w:rPr>
          <w:sz w:val="28"/>
          <w:szCs w:val="28"/>
        </w:rPr>
        <w:t xml:space="preserve">, – </w:t>
      </w:r>
      <w:r w:rsidRPr="001573B7">
        <w:rPr>
          <w:sz w:val="28"/>
          <w:szCs w:val="28"/>
        </w:rPr>
        <w:t>с учетом поправки на высоту здания, скорости ветра и в</w:t>
      </w:r>
      <w:r w:rsidR="00803AD7" w:rsidRPr="001573B7">
        <w:rPr>
          <w:sz w:val="28"/>
          <w:szCs w:val="28"/>
        </w:rPr>
        <w:t>клад</w:t>
      </w:r>
      <w:r w:rsidR="000B4296">
        <w:rPr>
          <w:sz w:val="28"/>
          <w:szCs w:val="28"/>
        </w:rPr>
        <w:t>а</w:t>
      </w:r>
      <w:r w:rsidRPr="001573B7">
        <w:rPr>
          <w:sz w:val="28"/>
          <w:szCs w:val="28"/>
        </w:rPr>
        <w:t xml:space="preserve"> от ветровой нагрузки на инфильтрацию/эксфильтрацию через ограждающие конструкции;</w:t>
      </w:r>
    </w:p>
    <w:p w14:paraId="30A4796A" w14:textId="77777777" w:rsidR="009F39C5" w:rsidRPr="001573B7" w:rsidRDefault="009F39C5" w:rsidP="00932913">
      <w:pPr>
        <w:pStyle w:val="aff1"/>
        <w:ind w:firstLine="567"/>
        <w:jc w:val="both"/>
        <w:rPr>
          <w:sz w:val="28"/>
          <w:szCs w:val="28"/>
        </w:rPr>
      </w:pPr>
      <w:r w:rsidRPr="001573B7">
        <w:rPr>
          <w:sz w:val="28"/>
          <w:szCs w:val="28"/>
        </w:rPr>
        <w:t>- для теплопотерь за отопительный период – с учетом среднемесячных наружных температур и скоростей ветра с учетом поправок по высоте.</w:t>
      </w:r>
    </w:p>
    <w:p w14:paraId="30D2B744" w14:textId="77777777" w:rsidR="0038100C" w:rsidRPr="001573B7" w:rsidRDefault="0038100C" w:rsidP="00932913">
      <w:pPr>
        <w:pStyle w:val="aff1"/>
        <w:ind w:firstLine="567"/>
        <w:jc w:val="both"/>
        <w:rPr>
          <w:sz w:val="28"/>
          <w:szCs w:val="28"/>
        </w:rPr>
      </w:pPr>
    </w:p>
    <w:p w14:paraId="1ECD8ACA" w14:textId="77777777" w:rsidR="0038100C" w:rsidRPr="000B4296" w:rsidRDefault="000B4296" w:rsidP="003B3B76">
      <w:pPr>
        <w:pStyle w:val="aff1"/>
        <w:ind w:left="567"/>
        <w:jc w:val="both"/>
        <w:rPr>
          <w:b/>
          <w:sz w:val="28"/>
          <w:szCs w:val="28"/>
        </w:rPr>
      </w:pPr>
      <w:bookmarkStart w:id="71" w:name="_Toc460856935"/>
      <w:r w:rsidRPr="000B4296">
        <w:rPr>
          <w:b/>
          <w:sz w:val="28"/>
          <w:szCs w:val="28"/>
        </w:rPr>
        <w:t xml:space="preserve">12 </w:t>
      </w:r>
      <w:r w:rsidR="0038100C" w:rsidRPr="000B4296">
        <w:rPr>
          <w:b/>
          <w:sz w:val="28"/>
          <w:szCs w:val="28"/>
        </w:rPr>
        <w:t>Мероприятия по обеспечению санитарно-гигиенических и экологических требований</w:t>
      </w:r>
      <w:bookmarkEnd w:id="71"/>
    </w:p>
    <w:p w14:paraId="4E522E1D" w14:textId="77777777" w:rsidR="009E5D37" w:rsidRPr="000B4296" w:rsidRDefault="000B4296" w:rsidP="00932913">
      <w:pPr>
        <w:pStyle w:val="aff1"/>
        <w:ind w:firstLine="567"/>
        <w:jc w:val="both"/>
        <w:rPr>
          <w:b/>
          <w:sz w:val="28"/>
          <w:szCs w:val="28"/>
        </w:rPr>
      </w:pPr>
      <w:bookmarkStart w:id="72" w:name="_Toc460856936"/>
      <w:r w:rsidRPr="000B4296">
        <w:rPr>
          <w:b/>
          <w:sz w:val="28"/>
          <w:szCs w:val="28"/>
        </w:rPr>
        <w:t xml:space="preserve">12.1 </w:t>
      </w:r>
      <w:r w:rsidR="009E5D37" w:rsidRPr="000B4296">
        <w:rPr>
          <w:b/>
          <w:sz w:val="28"/>
          <w:szCs w:val="28"/>
        </w:rPr>
        <w:t>Общие положения</w:t>
      </w:r>
      <w:bookmarkEnd w:id="72"/>
    </w:p>
    <w:p w14:paraId="41BFFA5B" w14:textId="77777777" w:rsidR="005F4F2D" w:rsidRPr="001573B7" w:rsidRDefault="000B4296" w:rsidP="00932913">
      <w:pPr>
        <w:pStyle w:val="aff1"/>
        <w:ind w:firstLine="567"/>
        <w:jc w:val="both"/>
        <w:rPr>
          <w:sz w:val="28"/>
          <w:szCs w:val="28"/>
        </w:rPr>
      </w:pPr>
      <w:r>
        <w:rPr>
          <w:sz w:val="28"/>
          <w:szCs w:val="28"/>
        </w:rPr>
        <w:t xml:space="preserve">12.1.1 </w:t>
      </w:r>
      <w:r w:rsidR="005F4F2D" w:rsidRPr="001573B7">
        <w:rPr>
          <w:sz w:val="28"/>
          <w:szCs w:val="28"/>
        </w:rPr>
        <w:t>При разр</w:t>
      </w:r>
      <w:r>
        <w:rPr>
          <w:sz w:val="28"/>
          <w:szCs w:val="28"/>
        </w:rPr>
        <w:t xml:space="preserve">аботке проекта высотных зданий </w:t>
      </w:r>
      <w:r w:rsidR="005F4F2D" w:rsidRPr="001573B7">
        <w:rPr>
          <w:sz w:val="28"/>
          <w:szCs w:val="28"/>
        </w:rPr>
        <w:t>следует предусматривать меры, обеспечивающие выполнение санитарно-гигиенических и экологических требований по охране здоровья людей и окружающей природной среды в соответствии с положениями СанПиН 2.1.2.2645 и ГОСТ 30494.</w:t>
      </w:r>
    </w:p>
    <w:p w14:paraId="7CF45D81" w14:textId="77777777" w:rsidR="005F4F2D" w:rsidRPr="001573B7" w:rsidRDefault="000B4296" w:rsidP="00932913">
      <w:pPr>
        <w:pStyle w:val="aff1"/>
        <w:ind w:firstLine="567"/>
        <w:jc w:val="both"/>
        <w:rPr>
          <w:sz w:val="28"/>
          <w:szCs w:val="28"/>
        </w:rPr>
      </w:pPr>
      <w:r>
        <w:rPr>
          <w:sz w:val="28"/>
          <w:szCs w:val="28"/>
        </w:rPr>
        <w:lastRenderedPageBreak/>
        <w:t xml:space="preserve">12.1.2 </w:t>
      </w:r>
      <w:r w:rsidR="00E37D21" w:rsidRPr="001573B7">
        <w:rPr>
          <w:sz w:val="28"/>
          <w:szCs w:val="28"/>
        </w:rPr>
        <w:t>Санитарно-эпидемиологические требования следует принимать для жилых помещений в соответствии с</w:t>
      </w:r>
      <w:r w:rsidR="00FE7EAD" w:rsidRPr="001573B7">
        <w:rPr>
          <w:sz w:val="28"/>
          <w:szCs w:val="28"/>
        </w:rPr>
        <w:t xml:space="preserve"> </w:t>
      </w:r>
      <w:r w:rsidR="0086631B" w:rsidRPr="001573B7">
        <w:rPr>
          <w:sz w:val="28"/>
          <w:szCs w:val="28"/>
        </w:rPr>
        <w:t>СанПиН 2.1.2.2645</w:t>
      </w:r>
      <w:r>
        <w:rPr>
          <w:sz w:val="28"/>
          <w:szCs w:val="28"/>
        </w:rPr>
        <w:t>,</w:t>
      </w:r>
      <w:r w:rsidR="0086631B" w:rsidRPr="001573B7">
        <w:rPr>
          <w:sz w:val="28"/>
          <w:szCs w:val="28"/>
        </w:rPr>
        <w:t xml:space="preserve"> </w:t>
      </w:r>
      <w:r w:rsidR="00E37D21" w:rsidRPr="001573B7">
        <w:rPr>
          <w:sz w:val="28"/>
          <w:szCs w:val="28"/>
        </w:rPr>
        <w:t>СП 54.13330</w:t>
      </w:r>
      <w:r>
        <w:rPr>
          <w:sz w:val="28"/>
          <w:szCs w:val="28"/>
        </w:rPr>
        <w:t>,</w:t>
      </w:r>
      <w:r w:rsidR="00E37D21" w:rsidRPr="001573B7">
        <w:rPr>
          <w:sz w:val="28"/>
          <w:szCs w:val="28"/>
        </w:rPr>
        <w:t xml:space="preserve"> для общественных помещений </w:t>
      </w:r>
      <w:r>
        <w:rPr>
          <w:sz w:val="28"/>
          <w:szCs w:val="28"/>
        </w:rPr>
        <w:t xml:space="preserve">– </w:t>
      </w:r>
      <w:r w:rsidR="00E37D21" w:rsidRPr="001573B7">
        <w:rPr>
          <w:sz w:val="28"/>
          <w:szCs w:val="28"/>
        </w:rPr>
        <w:t>в соответствии с</w:t>
      </w:r>
      <w:r>
        <w:rPr>
          <w:sz w:val="28"/>
          <w:szCs w:val="28"/>
        </w:rPr>
        <w:t xml:space="preserve"> </w:t>
      </w:r>
      <w:r w:rsidR="00E37D21" w:rsidRPr="001573B7">
        <w:rPr>
          <w:sz w:val="28"/>
          <w:szCs w:val="28"/>
        </w:rPr>
        <w:t xml:space="preserve">СП 118.13330, </w:t>
      </w:r>
      <w:r w:rsidR="00D96AC3" w:rsidRPr="001573B7">
        <w:rPr>
          <w:sz w:val="28"/>
          <w:szCs w:val="28"/>
        </w:rPr>
        <w:t>в т. ч.</w:t>
      </w:r>
      <w:r w:rsidR="00E37D21" w:rsidRPr="001573B7">
        <w:rPr>
          <w:sz w:val="28"/>
          <w:szCs w:val="28"/>
        </w:rPr>
        <w:t xml:space="preserve"> для помещений общежитий в соответствии </w:t>
      </w:r>
      <w:r>
        <w:rPr>
          <w:sz w:val="28"/>
          <w:szCs w:val="28"/>
        </w:rPr>
        <w:t>с СП 2.1.2.2844</w:t>
      </w:r>
      <w:r w:rsidR="00E37D21" w:rsidRPr="001573B7">
        <w:rPr>
          <w:sz w:val="28"/>
          <w:szCs w:val="28"/>
        </w:rPr>
        <w:t xml:space="preserve">, предприятий торговли </w:t>
      </w:r>
      <w:r w:rsidR="00FE7EAD" w:rsidRPr="001573B7">
        <w:rPr>
          <w:sz w:val="28"/>
          <w:szCs w:val="28"/>
        </w:rPr>
        <w:t>–</w:t>
      </w:r>
      <w:r>
        <w:rPr>
          <w:sz w:val="28"/>
          <w:szCs w:val="28"/>
        </w:rPr>
        <w:t xml:space="preserve"> СП 2.3.6.1066</w:t>
      </w:r>
      <w:r w:rsidR="00E37D21" w:rsidRPr="001573B7">
        <w:rPr>
          <w:sz w:val="28"/>
          <w:szCs w:val="28"/>
        </w:rPr>
        <w:t xml:space="preserve">, общественного питания </w:t>
      </w:r>
      <w:r w:rsidR="00FE7EAD" w:rsidRPr="001573B7">
        <w:rPr>
          <w:sz w:val="28"/>
          <w:szCs w:val="28"/>
        </w:rPr>
        <w:t>–</w:t>
      </w:r>
      <w:r>
        <w:rPr>
          <w:sz w:val="28"/>
          <w:szCs w:val="28"/>
        </w:rPr>
        <w:t xml:space="preserve"> СП 2.3.6.1079</w:t>
      </w:r>
      <w:r w:rsidR="00E37D21" w:rsidRPr="001573B7">
        <w:rPr>
          <w:sz w:val="28"/>
          <w:szCs w:val="28"/>
        </w:rPr>
        <w:t>.</w:t>
      </w:r>
    </w:p>
    <w:p w14:paraId="45B42602" w14:textId="77777777" w:rsidR="005F4F2D" w:rsidRPr="001573B7" w:rsidRDefault="000B4296" w:rsidP="00932913">
      <w:pPr>
        <w:pStyle w:val="aff1"/>
        <w:ind w:firstLine="567"/>
        <w:jc w:val="both"/>
        <w:rPr>
          <w:sz w:val="28"/>
          <w:szCs w:val="28"/>
        </w:rPr>
      </w:pPr>
      <w:r>
        <w:rPr>
          <w:sz w:val="28"/>
          <w:szCs w:val="28"/>
        </w:rPr>
        <w:t xml:space="preserve">12.1.3 В </w:t>
      </w:r>
      <w:r w:rsidR="005F4F2D" w:rsidRPr="001573B7">
        <w:rPr>
          <w:sz w:val="28"/>
          <w:szCs w:val="28"/>
        </w:rPr>
        <w:t>квартирах не допускается:</w:t>
      </w:r>
    </w:p>
    <w:p w14:paraId="2B22F637" w14:textId="77777777" w:rsidR="005F4F2D" w:rsidRPr="001573B7" w:rsidRDefault="005F4F2D" w:rsidP="00932913">
      <w:pPr>
        <w:pStyle w:val="aff1"/>
        <w:ind w:firstLine="567"/>
        <w:jc w:val="both"/>
        <w:rPr>
          <w:sz w:val="28"/>
          <w:szCs w:val="28"/>
        </w:rPr>
      </w:pPr>
      <w:r w:rsidRPr="001573B7">
        <w:rPr>
          <w:sz w:val="28"/>
          <w:szCs w:val="28"/>
        </w:rPr>
        <w:t>- расположение ванных комнат и туалетов непосредственно над жилыми комнатами и кухнями</w:t>
      </w:r>
      <w:r w:rsidR="000B4296">
        <w:rPr>
          <w:sz w:val="28"/>
          <w:szCs w:val="28"/>
        </w:rPr>
        <w:t>,</w:t>
      </w:r>
      <w:r w:rsidRPr="001573B7">
        <w:rPr>
          <w:sz w:val="28"/>
          <w:szCs w:val="28"/>
        </w:rPr>
        <w:t xml:space="preserve"> за исключением двухуровневых квартир, в которых допускается размещение уборной и ванной (или душевой) непосредственно над кухней;</w:t>
      </w:r>
    </w:p>
    <w:p w14:paraId="774C6D80" w14:textId="77777777" w:rsidR="005F4F2D" w:rsidRPr="001573B7" w:rsidRDefault="005F4F2D" w:rsidP="00932913">
      <w:pPr>
        <w:pStyle w:val="aff1"/>
        <w:ind w:firstLine="567"/>
        <w:jc w:val="both"/>
        <w:rPr>
          <w:sz w:val="28"/>
          <w:szCs w:val="28"/>
        </w:rPr>
      </w:pPr>
      <w:r w:rsidRPr="001573B7">
        <w:rPr>
          <w:sz w:val="28"/>
          <w:szCs w:val="28"/>
        </w:rPr>
        <w:t>- крепление приборов и трубопроводов санитарных узлов непосредственно к ограждающим конструкциям жилой комнаты, межквартирным стенам и перегородкам.</w:t>
      </w:r>
    </w:p>
    <w:p w14:paraId="4A11B951" w14:textId="77777777" w:rsidR="005F4F2D" w:rsidRPr="001573B7" w:rsidRDefault="005F4F2D" w:rsidP="00932913">
      <w:pPr>
        <w:pStyle w:val="aff1"/>
        <w:ind w:firstLine="567"/>
        <w:jc w:val="both"/>
        <w:rPr>
          <w:sz w:val="28"/>
          <w:szCs w:val="28"/>
        </w:rPr>
      </w:pPr>
      <w:r w:rsidRPr="001573B7">
        <w:rPr>
          <w:sz w:val="28"/>
          <w:szCs w:val="28"/>
        </w:rPr>
        <w:t>Н</w:t>
      </w:r>
      <w:r w:rsidR="000B4296">
        <w:rPr>
          <w:sz w:val="28"/>
          <w:szCs w:val="28"/>
        </w:rPr>
        <w:t xml:space="preserve">ад жилыми комнатами, под ними, </w:t>
      </w:r>
      <w:r w:rsidRPr="001573B7">
        <w:rPr>
          <w:sz w:val="28"/>
          <w:szCs w:val="28"/>
        </w:rPr>
        <w:t>а также смежно с ними не допускается размещать машинное отделение и шахты лифтов, мусороприемную камеру, ствол мусоропровода и устройство для его очистки и промывки, электрощитовую.</w:t>
      </w:r>
    </w:p>
    <w:p w14:paraId="24FF2EF8" w14:textId="2BA3B720" w:rsidR="00E37D21" w:rsidRDefault="000B4296" w:rsidP="00932913">
      <w:pPr>
        <w:pStyle w:val="aff1"/>
        <w:ind w:firstLine="567"/>
        <w:jc w:val="both"/>
        <w:rPr>
          <w:sz w:val="28"/>
          <w:szCs w:val="28"/>
        </w:rPr>
      </w:pPr>
      <w:r>
        <w:rPr>
          <w:sz w:val="28"/>
          <w:szCs w:val="28"/>
        </w:rPr>
        <w:t xml:space="preserve">12.1.4 </w:t>
      </w:r>
      <w:r w:rsidR="00E37D21" w:rsidRPr="001573B7">
        <w:rPr>
          <w:sz w:val="28"/>
          <w:szCs w:val="28"/>
        </w:rPr>
        <w:t>Размещение</w:t>
      </w:r>
      <w:r>
        <w:rPr>
          <w:sz w:val="28"/>
          <w:szCs w:val="28"/>
        </w:rPr>
        <w:t xml:space="preserve"> </w:t>
      </w:r>
      <w:r w:rsidR="00E37D21" w:rsidRPr="001573B7">
        <w:rPr>
          <w:sz w:val="28"/>
          <w:szCs w:val="28"/>
        </w:rPr>
        <w:t xml:space="preserve">технических помещений </w:t>
      </w:r>
      <w:r w:rsidR="00965347" w:rsidRPr="001573B7">
        <w:rPr>
          <w:sz w:val="28"/>
          <w:szCs w:val="28"/>
        </w:rPr>
        <w:t xml:space="preserve">(кроме указанных в 12.1.3) </w:t>
      </w:r>
      <w:r w:rsidR="00E37D21" w:rsidRPr="001573B7">
        <w:rPr>
          <w:sz w:val="28"/>
          <w:szCs w:val="28"/>
        </w:rPr>
        <w:t>смежно, над и под жилыми и общественными помещениями допускается при условии обеспечения нормативных параметров шума и вибрации.</w:t>
      </w:r>
    </w:p>
    <w:p w14:paraId="42B523E9" w14:textId="3A2F80F4" w:rsidR="003B3B76" w:rsidRPr="001573B7" w:rsidRDefault="003B3B76" w:rsidP="00932913">
      <w:pPr>
        <w:pStyle w:val="aff1"/>
        <w:ind w:firstLine="567"/>
        <w:jc w:val="both"/>
        <w:rPr>
          <w:sz w:val="28"/>
          <w:szCs w:val="28"/>
        </w:rPr>
      </w:pPr>
      <w:r w:rsidRPr="001F2135">
        <w:rPr>
          <w:bCs/>
          <w:kern w:val="36"/>
          <w:sz w:val="28"/>
          <w:szCs w:val="28"/>
        </w:rPr>
        <w:t>Индивидуальное оборудование систем вентиляции квартир в высотных зданиях не допускается размещать в местах общего пользования и внеквартирных коридорах.</w:t>
      </w:r>
    </w:p>
    <w:p w14:paraId="197F8811" w14:textId="77777777" w:rsidR="003B3B76" w:rsidRPr="00E04F66" w:rsidRDefault="003B3B76" w:rsidP="003B3B76">
      <w:pPr>
        <w:pStyle w:val="aff1"/>
        <w:ind w:firstLine="567"/>
        <w:jc w:val="both"/>
        <w:rPr>
          <w:b/>
          <w:sz w:val="28"/>
          <w:szCs w:val="28"/>
        </w:rPr>
      </w:pPr>
      <w:r w:rsidRPr="00E04F66">
        <w:rPr>
          <w:b/>
          <w:sz w:val="28"/>
          <w:szCs w:val="28"/>
        </w:rPr>
        <w:t>(Измененная редакция, Изм. № 1).</w:t>
      </w:r>
    </w:p>
    <w:p w14:paraId="6CB9B210" w14:textId="77777777" w:rsidR="000B4296" w:rsidRDefault="000B4296" w:rsidP="00932913">
      <w:pPr>
        <w:pStyle w:val="aff1"/>
        <w:ind w:firstLine="567"/>
        <w:jc w:val="both"/>
        <w:rPr>
          <w:sz w:val="28"/>
          <w:szCs w:val="28"/>
        </w:rPr>
      </w:pPr>
      <w:r>
        <w:rPr>
          <w:sz w:val="28"/>
          <w:szCs w:val="28"/>
        </w:rPr>
        <w:t xml:space="preserve">12.1.5 </w:t>
      </w:r>
      <w:r w:rsidR="005F4F2D" w:rsidRPr="001573B7">
        <w:rPr>
          <w:sz w:val="28"/>
          <w:szCs w:val="28"/>
        </w:rPr>
        <w:t xml:space="preserve">Системы отопления </w:t>
      </w:r>
      <w:r w:rsidR="000F4380" w:rsidRPr="001573B7">
        <w:rPr>
          <w:sz w:val="28"/>
          <w:szCs w:val="28"/>
        </w:rPr>
        <w:t>выбирают таким образом. чтобы</w:t>
      </w:r>
      <w:r w:rsidR="005F4F2D" w:rsidRPr="001573B7">
        <w:rPr>
          <w:sz w:val="28"/>
          <w:szCs w:val="28"/>
        </w:rPr>
        <w:t xml:space="preserve"> обеспечивать равномерное нагревание воздуха в помещениях в течение всего отопительного периода, не создавать запахи, не загрязнять воздух помещений вредными веществами, выделяемыми в процессе эксплуатации, не создавать дополнительного шума</w:t>
      </w:r>
      <w:r>
        <w:rPr>
          <w:sz w:val="28"/>
          <w:szCs w:val="28"/>
        </w:rPr>
        <w:t>.</w:t>
      </w:r>
    </w:p>
    <w:p w14:paraId="2AF10514" w14:textId="77777777" w:rsidR="005F4F2D" w:rsidRPr="001573B7" w:rsidRDefault="000B4296" w:rsidP="00932913">
      <w:pPr>
        <w:pStyle w:val="aff1"/>
        <w:ind w:firstLine="567"/>
        <w:jc w:val="both"/>
        <w:rPr>
          <w:sz w:val="28"/>
          <w:szCs w:val="28"/>
        </w:rPr>
      </w:pPr>
      <w:r>
        <w:rPr>
          <w:sz w:val="28"/>
          <w:szCs w:val="28"/>
        </w:rPr>
        <w:t>Системы отопления</w:t>
      </w:r>
      <w:r w:rsidR="005F4F2D" w:rsidRPr="001573B7">
        <w:rPr>
          <w:sz w:val="28"/>
          <w:szCs w:val="28"/>
        </w:rPr>
        <w:t xml:space="preserve"> должны быть доступными для текущего ремонта и обслуживания.</w:t>
      </w:r>
    </w:p>
    <w:p w14:paraId="7B5C8E14" w14:textId="77777777" w:rsidR="005F4F2D" w:rsidRPr="001573B7" w:rsidRDefault="005F4F2D" w:rsidP="00932913">
      <w:pPr>
        <w:pStyle w:val="aff1"/>
        <w:ind w:firstLine="567"/>
        <w:jc w:val="both"/>
        <w:rPr>
          <w:sz w:val="28"/>
          <w:szCs w:val="28"/>
        </w:rPr>
      </w:pPr>
      <w:r w:rsidRPr="001573B7">
        <w:rPr>
          <w:sz w:val="28"/>
          <w:szCs w:val="28"/>
        </w:rPr>
        <w:t>П</w:t>
      </w:r>
      <w:r w:rsidR="000F4380" w:rsidRPr="001573B7">
        <w:rPr>
          <w:sz w:val="28"/>
          <w:szCs w:val="28"/>
        </w:rPr>
        <w:t>ри этом п</w:t>
      </w:r>
      <w:r w:rsidRPr="001573B7">
        <w:rPr>
          <w:sz w:val="28"/>
          <w:szCs w:val="28"/>
        </w:rPr>
        <w:t>ерепад между температурой воздуха помещений и температурой поверхностей стен не должен превышать 4</w:t>
      </w:r>
      <w:r w:rsidR="000B4296">
        <w:rPr>
          <w:sz w:val="28"/>
          <w:szCs w:val="28"/>
        </w:rPr>
        <w:t xml:space="preserve"> </w:t>
      </w:r>
      <w:r w:rsidRPr="001573B7">
        <w:rPr>
          <w:sz w:val="28"/>
          <w:szCs w:val="28"/>
        </w:rPr>
        <w:t>°С</w:t>
      </w:r>
      <w:r w:rsidR="000B4296">
        <w:rPr>
          <w:sz w:val="28"/>
          <w:szCs w:val="28"/>
        </w:rPr>
        <w:t>,</w:t>
      </w:r>
      <w:r w:rsidRPr="001573B7">
        <w:rPr>
          <w:sz w:val="28"/>
          <w:szCs w:val="28"/>
        </w:rPr>
        <w:t xml:space="preserve"> </w:t>
      </w:r>
      <w:r w:rsidR="000B4296">
        <w:rPr>
          <w:sz w:val="28"/>
          <w:szCs w:val="28"/>
        </w:rPr>
        <w:t>а</w:t>
      </w:r>
      <w:r w:rsidRPr="001573B7">
        <w:rPr>
          <w:sz w:val="28"/>
          <w:szCs w:val="28"/>
        </w:rPr>
        <w:t xml:space="preserve"> между температурой воздуха помещений и пола </w:t>
      </w:r>
      <w:r w:rsidR="000B4296">
        <w:rPr>
          <w:sz w:val="28"/>
          <w:szCs w:val="28"/>
        </w:rPr>
        <w:t xml:space="preserve">– </w:t>
      </w:r>
      <w:r w:rsidRPr="001573B7">
        <w:rPr>
          <w:sz w:val="28"/>
          <w:szCs w:val="28"/>
        </w:rPr>
        <w:t>2</w:t>
      </w:r>
      <w:r w:rsidR="000B4296">
        <w:rPr>
          <w:sz w:val="28"/>
          <w:szCs w:val="28"/>
        </w:rPr>
        <w:t xml:space="preserve"> </w:t>
      </w:r>
      <w:r w:rsidRPr="001573B7">
        <w:rPr>
          <w:sz w:val="28"/>
          <w:szCs w:val="28"/>
        </w:rPr>
        <w:t>°С.</w:t>
      </w:r>
    </w:p>
    <w:p w14:paraId="28C38FDA" w14:textId="77777777" w:rsidR="005F4F2D" w:rsidRPr="001573B7" w:rsidRDefault="005F4F2D" w:rsidP="00932913">
      <w:pPr>
        <w:pStyle w:val="aff1"/>
        <w:ind w:firstLine="567"/>
        <w:jc w:val="both"/>
        <w:rPr>
          <w:sz w:val="28"/>
          <w:szCs w:val="28"/>
        </w:rPr>
      </w:pPr>
      <w:r w:rsidRPr="001573B7">
        <w:rPr>
          <w:sz w:val="28"/>
          <w:szCs w:val="28"/>
        </w:rPr>
        <w:t xml:space="preserve">Нагревательные приборы </w:t>
      </w:r>
      <w:r w:rsidR="000F4380" w:rsidRPr="001573B7">
        <w:rPr>
          <w:sz w:val="28"/>
          <w:szCs w:val="28"/>
        </w:rPr>
        <w:t>выбирают и устанавливают так, чтобы они были</w:t>
      </w:r>
      <w:r w:rsidRPr="001573B7">
        <w:rPr>
          <w:sz w:val="28"/>
          <w:szCs w:val="28"/>
        </w:rPr>
        <w:t xml:space="preserve"> легко доступны для уборки. При водяном отоплении </w:t>
      </w:r>
      <w:r w:rsidR="002B677A" w:rsidRPr="001573B7">
        <w:rPr>
          <w:sz w:val="28"/>
          <w:szCs w:val="28"/>
        </w:rPr>
        <w:t xml:space="preserve">следует предусмотреть, чтобы </w:t>
      </w:r>
      <w:r w:rsidRPr="001573B7">
        <w:rPr>
          <w:sz w:val="28"/>
          <w:szCs w:val="28"/>
        </w:rPr>
        <w:t>температур</w:t>
      </w:r>
      <w:r w:rsidR="002B677A" w:rsidRPr="001573B7">
        <w:rPr>
          <w:sz w:val="28"/>
          <w:szCs w:val="28"/>
        </w:rPr>
        <w:t>ы</w:t>
      </w:r>
      <w:r w:rsidRPr="001573B7">
        <w:rPr>
          <w:sz w:val="28"/>
          <w:szCs w:val="28"/>
        </w:rPr>
        <w:t xml:space="preserve"> поверхности нагревательных приборов не превыша</w:t>
      </w:r>
      <w:r w:rsidR="002B677A" w:rsidRPr="001573B7">
        <w:rPr>
          <w:sz w:val="28"/>
          <w:szCs w:val="28"/>
        </w:rPr>
        <w:t>ли</w:t>
      </w:r>
      <w:r w:rsidRPr="001573B7">
        <w:rPr>
          <w:sz w:val="28"/>
          <w:szCs w:val="28"/>
        </w:rPr>
        <w:t xml:space="preserve"> 90</w:t>
      </w:r>
      <w:r w:rsidR="000B4296">
        <w:rPr>
          <w:sz w:val="28"/>
          <w:szCs w:val="28"/>
        </w:rPr>
        <w:t xml:space="preserve"> </w:t>
      </w:r>
      <w:r w:rsidRPr="001573B7">
        <w:rPr>
          <w:sz w:val="28"/>
          <w:szCs w:val="28"/>
        </w:rPr>
        <w:t xml:space="preserve">°С. Для </w:t>
      </w:r>
      <w:r w:rsidR="000B4296">
        <w:rPr>
          <w:sz w:val="28"/>
          <w:szCs w:val="28"/>
        </w:rPr>
        <w:t xml:space="preserve">нагревательных </w:t>
      </w:r>
      <w:r w:rsidRPr="001573B7">
        <w:rPr>
          <w:sz w:val="28"/>
          <w:szCs w:val="28"/>
        </w:rPr>
        <w:t>приборов с температурой поверхности более 75</w:t>
      </w:r>
      <w:r w:rsidR="000B4296">
        <w:rPr>
          <w:sz w:val="28"/>
          <w:szCs w:val="28"/>
        </w:rPr>
        <w:t xml:space="preserve"> </w:t>
      </w:r>
      <w:r w:rsidRPr="001573B7">
        <w:rPr>
          <w:sz w:val="28"/>
          <w:szCs w:val="28"/>
        </w:rPr>
        <w:t xml:space="preserve">°С необходимо предусматривать защитные ограждения. </w:t>
      </w:r>
    </w:p>
    <w:p w14:paraId="717257F6" w14:textId="77777777" w:rsidR="005F4F2D" w:rsidRPr="001573B7" w:rsidRDefault="005F4F2D" w:rsidP="00932913">
      <w:pPr>
        <w:pStyle w:val="aff1"/>
        <w:ind w:firstLine="567"/>
        <w:jc w:val="both"/>
        <w:rPr>
          <w:sz w:val="28"/>
          <w:szCs w:val="28"/>
        </w:rPr>
      </w:pPr>
      <w:r w:rsidRPr="001573B7">
        <w:rPr>
          <w:sz w:val="28"/>
          <w:szCs w:val="28"/>
        </w:rPr>
        <w:t xml:space="preserve">Устройство автономных котельных для теплоснабжения </w:t>
      </w:r>
      <w:r w:rsidR="00E37D21" w:rsidRPr="001573B7">
        <w:rPr>
          <w:sz w:val="28"/>
          <w:szCs w:val="28"/>
        </w:rPr>
        <w:t>высотных</w:t>
      </w:r>
      <w:r w:rsidRPr="001573B7">
        <w:rPr>
          <w:sz w:val="28"/>
          <w:szCs w:val="28"/>
        </w:rPr>
        <w:t xml:space="preserve"> зданий допускается при соблюдении требований </w:t>
      </w:r>
      <w:r w:rsidR="000B4296">
        <w:rPr>
          <w:sz w:val="28"/>
          <w:szCs w:val="28"/>
        </w:rPr>
        <w:t xml:space="preserve">СанПиН 2.1.6.1032 </w:t>
      </w:r>
      <w:r w:rsidRPr="001573B7">
        <w:rPr>
          <w:sz w:val="28"/>
          <w:szCs w:val="28"/>
        </w:rPr>
        <w:t xml:space="preserve">к </w:t>
      </w:r>
      <w:r w:rsidRPr="001573B7">
        <w:rPr>
          <w:sz w:val="28"/>
          <w:szCs w:val="28"/>
        </w:rPr>
        <w:lastRenderedPageBreak/>
        <w:t xml:space="preserve">качеству атмосферного воздуха населенных мест, </w:t>
      </w:r>
      <w:r w:rsidR="000B4296">
        <w:rPr>
          <w:sz w:val="28"/>
          <w:szCs w:val="28"/>
        </w:rPr>
        <w:t>а также СН 2.2.4/2.1.8.562 и СанПиН 2.2.4/2.1.8.566</w:t>
      </w:r>
      <w:r w:rsidRPr="001573B7">
        <w:rPr>
          <w:sz w:val="28"/>
          <w:szCs w:val="28"/>
        </w:rPr>
        <w:t xml:space="preserve"> по шуму и вибрации</w:t>
      </w:r>
      <w:r w:rsidR="000B4296">
        <w:rPr>
          <w:sz w:val="28"/>
          <w:szCs w:val="28"/>
        </w:rPr>
        <w:t xml:space="preserve"> соответственно</w:t>
      </w:r>
      <w:r w:rsidRPr="001573B7">
        <w:rPr>
          <w:sz w:val="28"/>
          <w:szCs w:val="28"/>
        </w:rPr>
        <w:t>.</w:t>
      </w:r>
    </w:p>
    <w:p w14:paraId="4AA57A4B" w14:textId="302C64D2" w:rsidR="005F4F2D" w:rsidRPr="001573B7" w:rsidRDefault="000B4296" w:rsidP="00932913">
      <w:pPr>
        <w:pStyle w:val="aff1"/>
        <w:ind w:firstLine="567"/>
        <w:jc w:val="both"/>
        <w:rPr>
          <w:sz w:val="28"/>
          <w:szCs w:val="28"/>
        </w:rPr>
      </w:pPr>
      <w:r>
        <w:rPr>
          <w:sz w:val="28"/>
          <w:szCs w:val="28"/>
        </w:rPr>
        <w:t xml:space="preserve">12.1.6 </w:t>
      </w:r>
      <w:r w:rsidR="00F252C5" w:rsidRPr="001F2135">
        <w:rPr>
          <w:bCs/>
          <w:kern w:val="36"/>
          <w:sz w:val="28"/>
          <w:szCs w:val="28"/>
        </w:rPr>
        <w:t>Следует предусматривать, чтобы концентрация вредных химических веществ в воздухе жилых и общественных помещений при вводе зданий в эксплуатацию не превышала среднесуточных ПДК загрязняющих веществ, установленных для атмосферного воздуха населенных мест.</w:t>
      </w:r>
    </w:p>
    <w:p w14:paraId="495167E3" w14:textId="77777777" w:rsidR="002B677A" w:rsidRPr="001573B7" w:rsidRDefault="00803AD7" w:rsidP="00932913">
      <w:pPr>
        <w:pStyle w:val="aff1"/>
        <w:ind w:firstLine="567"/>
        <w:jc w:val="both"/>
        <w:rPr>
          <w:sz w:val="28"/>
          <w:szCs w:val="28"/>
        </w:rPr>
      </w:pPr>
      <w:r w:rsidRPr="001573B7">
        <w:rPr>
          <w:sz w:val="28"/>
          <w:szCs w:val="28"/>
        </w:rPr>
        <w:t>Следует и</w:t>
      </w:r>
      <w:r w:rsidR="002B677A" w:rsidRPr="001573B7">
        <w:rPr>
          <w:sz w:val="28"/>
          <w:szCs w:val="28"/>
        </w:rPr>
        <w:t xml:space="preserve">спользовать при строительстве и внутренней отделке помещений материалы с низким уровнем </w:t>
      </w:r>
      <w:r w:rsidR="000B4296">
        <w:rPr>
          <w:sz w:val="28"/>
          <w:szCs w:val="28"/>
        </w:rPr>
        <w:t>ЛОС</w:t>
      </w:r>
      <w:r w:rsidR="002B677A" w:rsidRPr="001573B7">
        <w:rPr>
          <w:sz w:val="28"/>
          <w:szCs w:val="28"/>
        </w:rPr>
        <w:t>.</w:t>
      </w:r>
    </w:p>
    <w:p w14:paraId="06D4D34D" w14:textId="77777777" w:rsidR="00F252C5" w:rsidRPr="00E04F66" w:rsidRDefault="00F252C5" w:rsidP="00F252C5">
      <w:pPr>
        <w:pStyle w:val="aff1"/>
        <w:ind w:firstLine="567"/>
        <w:jc w:val="both"/>
        <w:rPr>
          <w:b/>
          <w:sz w:val="28"/>
          <w:szCs w:val="28"/>
        </w:rPr>
      </w:pPr>
      <w:r w:rsidRPr="00E04F66">
        <w:rPr>
          <w:b/>
          <w:sz w:val="28"/>
          <w:szCs w:val="28"/>
        </w:rPr>
        <w:t>(Измененная редакция, Изм. № 1).</w:t>
      </w:r>
    </w:p>
    <w:p w14:paraId="7258AEE5" w14:textId="77777777" w:rsidR="00E37D21" w:rsidRPr="001573B7" w:rsidRDefault="002F761D" w:rsidP="00932913">
      <w:pPr>
        <w:pStyle w:val="aff1"/>
        <w:ind w:firstLine="567"/>
        <w:jc w:val="both"/>
        <w:rPr>
          <w:sz w:val="28"/>
          <w:szCs w:val="28"/>
        </w:rPr>
      </w:pPr>
      <w:r>
        <w:rPr>
          <w:sz w:val="28"/>
          <w:szCs w:val="28"/>
        </w:rPr>
        <w:t>12.1.7 В</w:t>
      </w:r>
      <w:r w:rsidR="00E37D21" w:rsidRPr="001573B7">
        <w:rPr>
          <w:sz w:val="28"/>
          <w:szCs w:val="28"/>
        </w:rPr>
        <w:t xml:space="preserve"> цел</w:t>
      </w:r>
      <w:r>
        <w:rPr>
          <w:sz w:val="28"/>
          <w:szCs w:val="28"/>
        </w:rPr>
        <w:t>ях</w:t>
      </w:r>
      <w:r w:rsidR="00E37D21" w:rsidRPr="001573B7">
        <w:rPr>
          <w:sz w:val="28"/>
          <w:szCs w:val="28"/>
        </w:rPr>
        <w:t xml:space="preserve"> предотвращения формирования зон загазованности и их локализации следует разрабатывать планировочные решения зданий и территории, учитывающие условия аэрации и обеспечивающие санитарно-гигиенические нормативы качества атмосферного воздуха.</w:t>
      </w:r>
    </w:p>
    <w:p w14:paraId="4F3A75C9" w14:textId="77777777" w:rsidR="006606A3" w:rsidRPr="001573B7" w:rsidRDefault="002F761D" w:rsidP="00932913">
      <w:pPr>
        <w:pStyle w:val="aff1"/>
        <w:ind w:firstLine="567"/>
        <w:jc w:val="both"/>
        <w:rPr>
          <w:sz w:val="28"/>
          <w:szCs w:val="28"/>
        </w:rPr>
      </w:pPr>
      <w:r>
        <w:rPr>
          <w:sz w:val="28"/>
          <w:szCs w:val="28"/>
        </w:rPr>
        <w:t xml:space="preserve">12.1.8 </w:t>
      </w:r>
      <w:r w:rsidR="006606A3" w:rsidRPr="001573B7">
        <w:rPr>
          <w:sz w:val="28"/>
          <w:szCs w:val="28"/>
        </w:rPr>
        <w:t>Для снижения уровня запыленности воздуха в помещениях во входных группах здания предусматрива</w:t>
      </w:r>
      <w:r w:rsidR="00803AD7" w:rsidRPr="001573B7">
        <w:rPr>
          <w:sz w:val="28"/>
          <w:szCs w:val="28"/>
        </w:rPr>
        <w:t>ю</w:t>
      </w:r>
      <w:r w:rsidR="006606A3" w:rsidRPr="001573B7">
        <w:rPr>
          <w:sz w:val="28"/>
          <w:szCs w:val="28"/>
        </w:rPr>
        <w:t xml:space="preserve">т трехступенчатые системы очистки обуви от уличной грязи. Общая длина системы очистки по ходу движения людей должна быть </w:t>
      </w:r>
      <w:r>
        <w:rPr>
          <w:sz w:val="28"/>
          <w:szCs w:val="28"/>
        </w:rPr>
        <w:t xml:space="preserve">не </w:t>
      </w:r>
      <w:r w:rsidR="006606A3" w:rsidRPr="001573B7">
        <w:rPr>
          <w:sz w:val="28"/>
          <w:szCs w:val="28"/>
        </w:rPr>
        <w:t>менее 3 м.</w:t>
      </w:r>
    </w:p>
    <w:p w14:paraId="037637DF" w14:textId="77777777" w:rsidR="009E5D37" w:rsidRPr="002F761D" w:rsidRDefault="002F761D" w:rsidP="00932913">
      <w:pPr>
        <w:pStyle w:val="aff1"/>
        <w:ind w:firstLine="567"/>
        <w:jc w:val="both"/>
        <w:rPr>
          <w:b/>
          <w:sz w:val="28"/>
          <w:szCs w:val="28"/>
        </w:rPr>
      </w:pPr>
      <w:bookmarkStart w:id="73" w:name="_Toc460856937"/>
      <w:r w:rsidRPr="002F761D">
        <w:rPr>
          <w:b/>
          <w:sz w:val="28"/>
          <w:szCs w:val="28"/>
        </w:rPr>
        <w:t xml:space="preserve">12.2 </w:t>
      </w:r>
      <w:r w:rsidR="009E5D37" w:rsidRPr="002F761D">
        <w:rPr>
          <w:b/>
          <w:sz w:val="28"/>
          <w:szCs w:val="28"/>
        </w:rPr>
        <w:t>Естественное и искусственное освещение и инсоляция</w:t>
      </w:r>
      <w:bookmarkEnd w:id="73"/>
    </w:p>
    <w:p w14:paraId="694A28EC" w14:textId="77777777" w:rsidR="007E514B" w:rsidRPr="001573B7" w:rsidRDefault="002F761D" w:rsidP="00932913">
      <w:pPr>
        <w:pStyle w:val="aff1"/>
        <w:ind w:firstLine="567"/>
        <w:jc w:val="both"/>
        <w:rPr>
          <w:sz w:val="28"/>
          <w:szCs w:val="28"/>
        </w:rPr>
      </w:pPr>
      <w:r>
        <w:rPr>
          <w:sz w:val="28"/>
          <w:szCs w:val="28"/>
        </w:rPr>
        <w:t xml:space="preserve">12.2.1 </w:t>
      </w:r>
      <w:r w:rsidR="007E514B" w:rsidRPr="001573B7">
        <w:rPr>
          <w:sz w:val="28"/>
          <w:szCs w:val="28"/>
        </w:rPr>
        <w:t>Освещенность помещений необходимо принимать в соответствии с СанПиН 2.2.1/2.1.1.1278 и СанПиН 2.2.1/2.1.1.2585 и нормативными требованиями СП 52.13330 в зависимости от назначения функционально-планировочного компонента высотного здания.</w:t>
      </w:r>
    </w:p>
    <w:p w14:paraId="5D10C770" w14:textId="77777777" w:rsidR="007E514B" w:rsidRPr="001573B7" w:rsidRDefault="002F761D" w:rsidP="00932913">
      <w:pPr>
        <w:pStyle w:val="aff1"/>
        <w:ind w:firstLine="567"/>
        <w:jc w:val="both"/>
        <w:rPr>
          <w:sz w:val="28"/>
          <w:szCs w:val="28"/>
        </w:rPr>
      </w:pPr>
      <w:r>
        <w:rPr>
          <w:sz w:val="28"/>
          <w:szCs w:val="28"/>
        </w:rPr>
        <w:t xml:space="preserve">12.2.2 </w:t>
      </w:r>
      <w:r w:rsidR="007E514B" w:rsidRPr="001573B7">
        <w:rPr>
          <w:sz w:val="28"/>
          <w:szCs w:val="28"/>
        </w:rPr>
        <w:t xml:space="preserve">Обеспечение помещений инсоляцией </w:t>
      </w:r>
      <w:r w:rsidR="006606A3" w:rsidRPr="001573B7">
        <w:rPr>
          <w:sz w:val="28"/>
          <w:szCs w:val="28"/>
        </w:rPr>
        <w:t>следует осуществлять в соответствии</w:t>
      </w:r>
      <w:r w:rsidR="007E514B" w:rsidRPr="001573B7">
        <w:rPr>
          <w:sz w:val="28"/>
          <w:szCs w:val="28"/>
        </w:rPr>
        <w:t xml:space="preserve"> </w:t>
      </w:r>
      <w:r>
        <w:rPr>
          <w:sz w:val="28"/>
          <w:szCs w:val="28"/>
        </w:rPr>
        <w:t xml:space="preserve">с </w:t>
      </w:r>
      <w:r w:rsidR="007E514B" w:rsidRPr="001573B7">
        <w:rPr>
          <w:sz w:val="28"/>
          <w:szCs w:val="28"/>
        </w:rPr>
        <w:t>СанПиН 2.2.1/2.1.1.1076.</w:t>
      </w:r>
    </w:p>
    <w:p w14:paraId="67C00E7E" w14:textId="77777777" w:rsidR="007E514B" w:rsidRPr="001573B7" w:rsidRDefault="002F761D" w:rsidP="00932913">
      <w:pPr>
        <w:pStyle w:val="aff1"/>
        <w:ind w:firstLine="567"/>
        <w:jc w:val="both"/>
        <w:rPr>
          <w:sz w:val="28"/>
          <w:szCs w:val="28"/>
        </w:rPr>
      </w:pPr>
      <w:r>
        <w:rPr>
          <w:sz w:val="28"/>
          <w:szCs w:val="28"/>
        </w:rPr>
        <w:t xml:space="preserve">12.2.3 </w:t>
      </w:r>
      <w:r w:rsidR="007E514B" w:rsidRPr="001573B7">
        <w:rPr>
          <w:sz w:val="28"/>
          <w:szCs w:val="28"/>
        </w:rPr>
        <w:t xml:space="preserve">Жилые комнаты </w:t>
      </w:r>
      <w:r w:rsidR="000754BE" w:rsidRPr="001573B7">
        <w:rPr>
          <w:sz w:val="28"/>
          <w:szCs w:val="28"/>
        </w:rPr>
        <w:t>квартир, гостиничных номеров, апартаментов квартирного типа и общежитий квартирного типа, а также кухни</w:t>
      </w:r>
      <w:r w:rsidR="006606A3" w:rsidRPr="001573B7">
        <w:rPr>
          <w:sz w:val="28"/>
          <w:szCs w:val="28"/>
        </w:rPr>
        <w:t xml:space="preserve"> и кухни</w:t>
      </w:r>
      <w:r w:rsidR="00B14768">
        <w:rPr>
          <w:sz w:val="28"/>
          <w:szCs w:val="28"/>
        </w:rPr>
        <w:t>-</w:t>
      </w:r>
      <w:r w:rsidR="006606A3" w:rsidRPr="001573B7">
        <w:rPr>
          <w:sz w:val="28"/>
          <w:szCs w:val="28"/>
        </w:rPr>
        <w:t>столовые</w:t>
      </w:r>
      <w:r w:rsidR="000754BE" w:rsidRPr="001573B7">
        <w:rPr>
          <w:sz w:val="28"/>
          <w:szCs w:val="28"/>
        </w:rPr>
        <w:t xml:space="preserve"> квартир </w:t>
      </w:r>
      <w:r w:rsidR="00341DB5" w:rsidRPr="001573B7">
        <w:rPr>
          <w:sz w:val="28"/>
          <w:szCs w:val="28"/>
        </w:rPr>
        <w:t>следует обеспечивать</w:t>
      </w:r>
      <w:r w:rsidR="000754BE" w:rsidRPr="001573B7">
        <w:rPr>
          <w:sz w:val="28"/>
          <w:szCs w:val="28"/>
        </w:rPr>
        <w:t xml:space="preserve"> </w:t>
      </w:r>
      <w:r w:rsidR="007E514B" w:rsidRPr="001573B7">
        <w:rPr>
          <w:sz w:val="28"/>
          <w:szCs w:val="28"/>
        </w:rPr>
        <w:t>естественн</w:t>
      </w:r>
      <w:r w:rsidR="00341DB5" w:rsidRPr="001573B7">
        <w:rPr>
          <w:sz w:val="28"/>
          <w:szCs w:val="28"/>
        </w:rPr>
        <w:t>ым</w:t>
      </w:r>
      <w:r w:rsidR="007E514B" w:rsidRPr="001573B7">
        <w:rPr>
          <w:sz w:val="28"/>
          <w:szCs w:val="28"/>
        </w:rPr>
        <w:t xml:space="preserve"> освещение</w:t>
      </w:r>
      <w:r w:rsidR="00341DB5" w:rsidRPr="001573B7">
        <w:rPr>
          <w:sz w:val="28"/>
          <w:szCs w:val="28"/>
        </w:rPr>
        <w:t>м</w:t>
      </w:r>
      <w:r w:rsidR="007E514B" w:rsidRPr="001573B7">
        <w:rPr>
          <w:sz w:val="28"/>
          <w:szCs w:val="28"/>
        </w:rPr>
        <w:t xml:space="preserve"> через свето</w:t>
      </w:r>
      <w:r w:rsidR="000754BE" w:rsidRPr="001573B7">
        <w:rPr>
          <w:sz w:val="28"/>
          <w:szCs w:val="28"/>
        </w:rPr>
        <w:t xml:space="preserve">вые </w:t>
      </w:r>
      <w:r w:rsidR="007E514B" w:rsidRPr="001573B7">
        <w:rPr>
          <w:sz w:val="28"/>
          <w:szCs w:val="28"/>
        </w:rPr>
        <w:t>проемы в наружных ограждающих конструкциях здания.</w:t>
      </w:r>
      <w:r w:rsidR="000754BE" w:rsidRPr="001573B7">
        <w:rPr>
          <w:sz w:val="28"/>
          <w:szCs w:val="28"/>
        </w:rPr>
        <w:t xml:space="preserve"> </w:t>
      </w:r>
      <w:r w:rsidR="00341DB5" w:rsidRPr="001573B7">
        <w:rPr>
          <w:sz w:val="28"/>
          <w:szCs w:val="28"/>
        </w:rPr>
        <w:t xml:space="preserve">При этом </w:t>
      </w:r>
      <w:r w:rsidR="000754BE" w:rsidRPr="001573B7">
        <w:rPr>
          <w:sz w:val="28"/>
          <w:szCs w:val="28"/>
        </w:rPr>
        <w:t xml:space="preserve">их </w:t>
      </w:r>
      <w:r w:rsidR="007E514B" w:rsidRPr="001573B7">
        <w:rPr>
          <w:sz w:val="28"/>
          <w:szCs w:val="28"/>
        </w:rPr>
        <w:t>КЕО должен быть не менее 0,5</w:t>
      </w:r>
      <w:r>
        <w:rPr>
          <w:sz w:val="28"/>
          <w:szCs w:val="28"/>
        </w:rPr>
        <w:t xml:space="preserve"> </w:t>
      </w:r>
      <w:r w:rsidR="007E514B" w:rsidRPr="001573B7">
        <w:rPr>
          <w:sz w:val="28"/>
          <w:szCs w:val="28"/>
        </w:rPr>
        <w:t>%.</w:t>
      </w:r>
    </w:p>
    <w:p w14:paraId="4DF8ECD0" w14:textId="77777777" w:rsidR="007E514B" w:rsidRPr="001573B7" w:rsidRDefault="007E514B" w:rsidP="00932913">
      <w:pPr>
        <w:pStyle w:val="aff1"/>
        <w:ind w:firstLine="567"/>
        <w:jc w:val="both"/>
        <w:rPr>
          <w:sz w:val="28"/>
          <w:szCs w:val="28"/>
        </w:rPr>
      </w:pPr>
      <w:r w:rsidRPr="001573B7">
        <w:rPr>
          <w:sz w:val="28"/>
          <w:szCs w:val="28"/>
        </w:rPr>
        <w:t>При о</w:t>
      </w:r>
      <w:r w:rsidR="002F761D">
        <w:rPr>
          <w:sz w:val="28"/>
          <w:szCs w:val="28"/>
        </w:rPr>
        <w:t xml:space="preserve">дностороннем боковом освещении </w:t>
      </w:r>
      <w:r w:rsidRPr="001573B7">
        <w:rPr>
          <w:sz w:val="28"/>
          <w:szCs w:val="28"/>
        </w:rPr>
        <w:t xml:space="preserve">в жилых зданиях нормативное значение КЕО должно </w:t>
      </w:r>
      <w:r w:rsidR="00341DB5" w:rsidRPr="001573B7">
        <w:rPr>
          <w:sz w:val="28"/>
          <w:szCs w:val="28"/>
        </w:rPr>
        <w:t>быть обеспечено</w:t>
      </w:r>
      <w:r w:rsidRPr="001573B7">
        <w:rPr>
          <w:sz w:val="28"/>
          <w:szCs w:val="28"/>
        </w:rPr>
        <w:t xml:space="preserve"> в расчетной точке, расположенной на пересечении вертикальной плоскости характерного разреза помещения и плоскости пола на расстоянии </w:t>
      </w:r>
      <w:smartTag w:uri="urn:schemas-microsoft-com:office:smarttags" w:element="metricconverter">
        <w:smartTagPr>
          <w:attr w:name="ProductID" w:val="1 м"/>
        </w:smartTagPr>
        <w:r w:rsidRPr="001573B7">
          <w:rPr>
            <w:sz w:val="28"/>
            <w:szCs w:val="28"/>
          </w:rPr>
          <w:t>1 м</w:t>
        </w:r>
      </w:smartTag>
      <w:r w:rsidRPr="001573B7">
        <w:rPr>
          <w:sz w:val="28"/>
          <w:szCs w:val="28"/>
        </w:rPr>
        <w:t xml:space="preserve"> от стены, наиболее удаленной от светпроемов: в одной комнате – для одно-, двух- и трехкомнатных квартир и в двух комнатах </w:t>
      </w:r>
      <w:r w:rsidR="002F761D">
        <w:rPr>
          <w:sz w:val="28"/>
          <w:szCs w:val="28"/>
        </w:rPr>
        <w:t>–</w:t>
      </w:r>
      <w:r w:rsidRPr="001573B7">
        <w:rPr>
          <w:sz w:val="28"/>
          <w:szCs w:val="28"/>
        </w:rPr>
        <w:t xml:space="preserve"> для четырех- и пятикомнатных квартир. В остальных комнатах многокомнатных квартир и кухне нормативное значение КЕО при боковом освещении должно </w:t>
      </w:r>
      <w:r w:rsidR="00341DB5" w:rsidRPr="001573B7">
        <w:rPr>
          <w:sz w:val="28"/>
          <w:szCs w:val="28"/>
        </w:rPr>
        <w:t>быть обеспечено</w:t>
      </w:r>
      <w:r w:rsidRPr="001573B7">
        <w:rPr>
          <w:sz w:val="28"/>
          <w:szCs w:val="28"/>
        </w:rPr>
        <w:t xml:space="preserve"> в точке, расположенной в центре помещения на плоскости пола.</w:t>
      </w:r>
    </w:p>
    <w:p w14:paraId="61A1B6C3" w14:textId="77777777" w:rsidR="00C9312F" w:rsidRPr="001573B7" w:rsidRDefault="00C9312F" w:rsidP="00932913">
      <w:pPr>
        <w:pStyle w:val="aff1"/>
        <w:ind w:firstLine="567"/>
        <w:jc w:val="both"/>
        <w:rPr>
          <w:sz w:val="28"/>
          <w:szCs w:val="28"/>
        </w:rPr>
      </w:pPr>
      <w:r w:rsidRPr="001573B7">
        <w:rPr>
          <w:sz w:val="28"/>
          <w:szCs w:val="28"/>
        </w:rPr>
        <w:t>Кухни</w:t>
      </w:r>
      <w:r w:rsidR="002F761D">
        <w:rPr>
          <w:sz w:val="28"/>
          <w:szCs w:val="28"/>
        </w:rPr>
        <w:t xml:space="preserve"> </w:t>
      </w:r>
      <w:r w:rsidRPr="001573B7">
        <w:rPr>
          <w:sz w:val="28"/>
          <w:szCs w:val="28"/>
        </w:rPr>
        <w:t>в апартаментах квартирного типа допускается проектировать с освещением вторым светом или в виде ниш, независимо от числа жилых комнат.</w:t>
      </w:r>
    </w:p>
    <w:p w14:paraId="13ED3075" w14:textId="77777777" w:rsidR="007E514B" w:rsidRPr="001573B7" w:rsidRDefault="002F761D" w:rsidP="00932913">
      <w:pPr>
        <w:pStyle w:val="aff1"/>
        <w:ind w:firstLine="567"/>
        <w:jc w:val="both"/>
        <w:rPr>
          <w:sz w:val="28"/>
          <w:szCs w:val="28"/>
        </w:rPr>
      </w:pPr>
      <w:r>
        <w:rPr>
          <w:sz w:val="28"/>
          <w:szCs w:val="28"/>
        </w:rPr>
        <w:lastRenderedPageBreak/>
        <w:t xml:space="preserve">12.2.4 </w:t>
      </w:r>
      <w:r w:rsidR="007E514B" w:rsidRPr="001573B7">
        <w:rPr>
          <w:sz w:val="28"/>
          <w:szCs w:val="28"/>
        </w:rPr>
        <w:t xml:space="preserve">Все помещения </w:t>
      </w:r>
      <w:r w:rsidR="000754BE" w:rsidRPr="001573B7">
        <w:rPr>
          <w:sz w:val="28"/>
          <w:szCs w:val="28"/>
        </w:rPr>
        <w:t>высотных</w:t>
      </w:r>
      <w:r w:rsidR="007E514B" w:rsidRPr="001573B7">
        <w:rPr>
          <w:sz w:val="28"/>
          <w:szCs w:val="28"/>
        </w:rPr>
        <w:t xml:space="preserve"> зданий должны быть обеспечены общим и местным искусственным освещением.</w:t>
      </w:r>
    </w:p>
    <w:p w14:paraId="0D68B546" w14:textId="77777777" w:rsidR="007E514B" w:rsidRPr="00B14768" w:rsidRDefault="002F761D" w:rsidP="00932913">
      <w:pPr>
        <w:pStyle w:val="aff1"/>
        <w:ind w:firstLine="567"/>
        <w:jc w:val="both"/>
        <w:rPr>
          <w:spacing w:val="6"/>
          <w:sz w:val="28"/>
          <w:szCs w:val="28"/>
        </w:rPr>
      </w:pPr>
      <w:r w:rsidRPr="00B14768">
        <w:rPr>
          <w:spacing w:val="6"/>
          <w:sz w:val="28"/>
          <w:szCs w:val="28"/>
        </w:rPr>
        <w:t xml:space="preserve">12.2.5 </w:t>
      </w:r>
      <w:r w:rsidR="00346C07" w:rsidRPr="00B14768">
        <w:rPr>
          <w:spacing w:val="6"/>
          <w:sz w:val="28"/>
          <w:szCs w:val="28"/>
        </w:rPr>
        <w:t xml:space="preserve">Жилые комнаты квартир, </w:t>
      </w:r>
      <w:r w:rsidR="000754BE" w:rsidRPr="00B14768">
        <w:rPr>
          <w:spacing w:val="6"/>
          <w:sz w:val="28"/>
          <w:szCs w:val="28"/>
        </w:rPr>
        <w:t>общежитий квартирного типа, а также</w:t>
      </w:r>
      <w:r w:rsidR="007E514B" w:rsidRPr="00B14768">
        <w:rPr>
          <w:spacing w:val="6"/>
          <w:sz w:val="28"/>
          <w:szCs w:val="28"/>
        </w:rPr>
        <w:t xml:space="preserve"> придомов</w:t>
      </w:r>
      <w:r w:rsidR="00341DB5" w:rsidRPr="00B14768">
        <w:rPr>
          <w:spacing w:val="6"/>
          <w:sz w:val="28"/>
          <w:szCs w:val="28"/>
        </w:rPr>
        <w:t>ую</w:t>
      </w:r>
      <w:r w:rsidR="007E514B" w:rsidRPr="00B14768">
        <w:rPr>
          <w:spacing w:val="6"/>
          <w:sz w:val="28"/>
          <w:szCs w:val="28"/>
        </w:rPr>
        <w:t xml:space="preserve"> территори</w:t>
      </w:r>
      <w:r w:rsidR="00341DB5" w:rsidRPr="00B14768">
        <w:rPr>
          <w:spacing w:val="6"/>
          <w:sz w:val="28"/>
          <w:szCs w:val="28"/>
        </w:rPr>
        <w:t>ю</w:t>
      </w:r>
      <w:r w:rsidR="007E514B" w:rsidRPr="00B14768">
        <w:rPr>
          <w:spacing w:val="6"/>
          <w:sz w:val="28"/>
          <w:szCs w:val="28"/>
        </w:rPr>
        <w:t xml:space="preserve"> </w:t>
      </w:r>
      <w:r w:rsidR="00341DB5" w:rsidRPr="00B14768">
        <w:rPr>
          <w:spacing w:val="6"/>
          <w:sz w:val="28"/>
          <w:szCs w:val="28"/>
        </w:rPr>
        <w:t>следует обеспечивать</w:t>
      </w:r>
      <w:r w:rsidR="007E514B" w:rsidRPr="00B14768">
        <w:rPr>
          <w:spacing w:val="6"/>
          <w:sz w:val="28"/>
          <w:szCs w:val="28"/>
        </w:rPr>
        <w:t xml:space="preserve"> инсоляцией </w:t>
      </w:r>
      <w:r w:rsidR="000754BE" w:rsidRPr="00B14768">
        <w:rPr>
          <w:spacing w:val="6"/>
          <w:sz w:val="28"/>
          <w:szCs w:val="28"/>
        </w:rPr>
        <w:t>в соответствии с</w:t>
      </w:r>
      <w:r w:rsidR="007F3513" w:rsidRPr="00B14768">
        <w:rPr>
          <w:spacing w:val="6"/>
          <w:sz w:val="28"/>
          <w:szCs w:val="28"/>
        </w:rPr>
        <w:t xml:space="preserve"> </w:t>
      </w:r>
      <w:r w:rsidR="000754BE" w:rsidRPr="00B14768">
        <w:rPr>
          <w:spacing w:val="6"/>
          <w:sz w:val="28"/>
          <w:szCs w:val="28"/>
        </w:rPr>
        <w:t xml:space="preserve">СанПиН 2.2.1/2.1.1.1076. Требования к инсоляции и солнцезащите приведены также в </w:t>
      </w:r>
      <w:r w:rsidRPr="00B14768">
        <w:rPr>
          <w:spacing w:val="6"/>
          <w:sz w:val="28"/>
          <w:szCs w:val="28"/>
        </w:rPr>
        <w:t>СП 2.1.2.2844</w:t>
      </w:r>
      <w:r w:rsidR="000754BE" w:rsidRPr="00B14768">
        <w:rPr>
          <w:spacing w:val="6"/>
          <w:sz w:val="28"/>
          <w:szCs w:val="28"/>
        </w:rPr>
        <w:t>. При этом в общежитиях должно инсолироваться не менее 60</w:t>
      </w:r>
      <w:r w:rsidRPr="00B14768">
        <w:rPr>
          <w:spacing w:val="6"/>
          <w:sz w:val="28"/>
          <w:szCs w:val="28"/>
        </w:rPr>
        <w:t xml:space="preserve"> </w:t>
      </w:r>
      <w:r w:rsidR="000754BE" w:rsidRPr="00B14768">
        <w:rPr>
          <w:spacing w:val="6"/>
          <w:sz w:val="28"/>
          <w:szCs w:val="28"/>
        </w:rPr>
        <w:t>% жилых комнат. Время инсоляции гостиничных номеров не регламентируется. Номера, ориентированные на сектор горизонта 180°</w:t>
      </w:r>
      <w:r w:rsidRPr="00B14768">
        <w:rPr>
          <w:spacing w:val="6"/>
          <w:sz w:val="28"/>
          <w:szCs w:val="28"/>
        </w:rPr>
        <w:t>–</w:t>
      </w:r>
      <w:r w:rsidR="000754BE" w:rsidRPr="00B14768">
        <w:rPr>
          <w:spacing w:val="6"/>
          <w:sz w:val="28"/>
          <w:szCs w:val="28"/>
        </w:rPr>
        <w:t xml:space="preserve">270°, должны </w:t>
      </w:r>
      <w:r w:rsidR="00341DB5" w:rsidRPr="00B14768">
        <w:rPr>
          <w:spacing w:val="6"/>
          <w:sz w:val="28"/>
          <w:szCs w:val="28"/>
        </w:rPr>
        <w:t>быть оснащены</w:t>
      </w:r>
      <w:r w:rsidR="000754BE" w:rsidRPr="00B14768">
        <w:rPr>
          <w:spacing w:val="6"/>
          <w:sz w:val="28"/>
          <w:szCs w:val="28"/>
        </w:rPr>
        <w:t xml:space="preserve"> солнцезащитны</w:t>
      </w:r>
      <w:r w:rsidR="00341DB5" w:rsidRPr="00B14768">
        <w:rPr>
          <w:spacing w:val="6"/>
          <w:sz w:val="28"/>
          <w:szCs w:val="28"/>
        </w:rPr>
        <w:t>ми</w:t>
      </w:r>
      <w:r w:rsidR="000754BE" w:rsidRPr="00B14768">
        <w:rPr>
          <w:spacing w:val="6"/>
          <w:sz w:val="28"/>
          <w:szCs w:val="28"/>
        </w:rPr>
        <w:t xml:space="preserve"> устройства</w:t>
      </w:r>
      <w:r w:rsidR="00341DB5" w:rsidRPr="00B14768">
        <w:rPr>
          <w:spacing w:val="6"/>
          <w:sz w:val="28"/>
          <w:szCs w:val="28"/>
        </w:rPr>
        <w:t>ми</w:t>
      </w:r>
      <w:r w:rsidR="000754BE" w:rsidRPr="00B14768">
        <w:rPr>
          <w:spacing w:val="6"/>
          <w:sz w:val="28"/>
          <w:szCs w:val="28"/>
        </w:rPr>
        <w:t>.</w:t>
      </w:r>
    </w:p>
    <w:p w14:paraId="04FEFDD3" w14:textId="77777777" w:rsidR="007E514B" w:rsidRPr="00B14768" w:rsidRDefault="002F761D" w:rsidP="00932913">
      <w:pPr>
        <w:pStyle w:val="aff1"/>
        <w:ind w:firstLine="567"/>
        <w:jc w:val="both"/>
        <w:rPr>
          <w:spacing w:val="6"/>
          <w:sz w:val="28"/>
          <w:szCs w:val="28"/>
        </w:rPr>
      </w:pPr>
      <w:r w:rsidRPr="00B14768">
        <w:rPr>
          <w:spacing w:val="6"/>
          <w:sz w:val="28"/>
          <w:szCs w:val="28"/>
        </w:rPr>
        <w:t xml:space="preserve">12.2.6 </w:t>
      </w:r>
      <w:r w:rsidR="007E514B" w:rsidRPr="00B14768">
        <w:rPr>
          <w:spacing w:val="6"/>
          <w:sz w:val="28"/>
          <w:szCs w:val="28"/>
        </w:rPr>
        <w:t>Требования по ограничению избыточного теплового воздействия инсоляции распространяются на жилые комнаты квартир, общежитий, помещения учебных заведений, учреждений социального обеспечения, имеющих юго-западную и западную ориентации светопроемов.</w:t>
      </w:r>
    </w:p>
    <w:p w14:paraId="455C2E64" w14:textId="77777777" w:rsidR="0067153A" w:rsidRPr="001573B7" w:rsidRDefault="007E514B" w:rsidP="00932913">
      <w:pPr>
        <w:pStyle w:val="aff1"/>
        <w:ind w:firstLine="567"/>
        <w:jc w:val="both"/>
        <w:rPr>
          <w:sz w:val="28"/>
          <w:szCs w:val="28"/>
        </w:rPr>
      </w:pPr>
      <w:r w:rsidRPr="001573B7">
        <w:rPr>
          <w:sz w:val="28"/>
          <w:szCs w:val="28"/>
        </w:rPr>
        <w:t>Ограничение избыточного теплового воздействия инсоляции помещений и территорий в жаркое время года обеспечива</w:t>
      </w:r>
      <w:r w:rsidR="0067153A" w:rsidRPr="001573B7">
        <w:rPr>
          <w:sz w:val="28"/>
          <w:szCs w:val="28"/>
        </w:rPr>
        <w:t>ю</w:t>
      </w:r>
      <w:r w:rsidRPr="001573B7">
        <w:rPr>
          <w:sz w:val="28"/>
          <w:szCs w:val="28"/>
        </w:rPr>
        <w:t>т соответствующей планировкой и ориентацией зданий, конструктивны</w:t>
      </w:r>
      <w:r w:rsidR="00C9312F" w:rsidRPr="001573B7">
        <w:rPr>
          <w:sz w:val="28"/>
          <w:szCs w:val="28"/>
        </w:rPr>
        <w:t>ми</w:t>
      </w:r>
      <w:r w:rsidRPr="001573B7">
        <w:rPr>
          <w:sz w:val="28"/>
          <w:szCs w:val="28"/>
        </w:rPr>
        <w:t xml:space="preserve"> и технически</w:t>
      </w:r>
      <w:r w:rsidR="00C9312F" w:rsidRPr="001573B7">
        <w:rPr>
          <w:sz w:val="28"/>
          <w:szCs w:val="28"/>
        </w:rPr>
        <w:t>ми</w:t>
      </w:r>
      <w:r w:rsidRPr="001573B7">
        <w:rPr>
          <w:sz w:val="28"/>
          <w:szCs w:val="28"/>
        </w:rPr>
        <w:t xml:space="preserve"> средства</w:t>
      </w:r>
      <w:r w:rsidR="00C9312F" w:rsidRPr="001573B7">
        <w:rPr>
          <w:sz w:val="28"/>
          <w:szCs w:val="28"/>
        </w:rPr>
        <w:t>ми</w:t>
      </w:r>
      <w:r w:rsidRPr="001573B7">
        <w:rPr>
          <w:sz w:val="28"/>
          <w:szCs w:val="28"/>
        </w:rPr>
        <w:t xml:space="preserve"> (</w:t>
      </w:r>
      <w:r w:rsidR="00C9312F" w:rsidRPr="001573B7">
        <w:rPr>
          <w:sz w:val="28"/>
          <w:szCs w:val="28"/>
        </w:rPr>
        <w:t xml:space="preserve">установкой регулируемых солнцезащитных устройств на фасадах, </w:t>
      </w:r>
      <w:r w:rsidRPr="001573B7">
        <w:rPr>
          <w:sz w:val="28"/>
          <w:szCs w:val="28"/>
        </w:rPr>
        <w:t>кондиционирование</w:t>
      </w:r>
      <w:r w:rsidR="00C9312F" w:rsidRPr="001573B7">
        <w:rPr>
          <w:sz w:val="28"/>
          <w:szCs w:val="28"/>
        </w:rPr>
        <w:t>м</w:t>
      </w:r>
      <w:r w:rsidRPr="001573B7">
        <w:rPr>
          <w:sz w:val="28"/>
          <w:szCs w:val="28"/>
        </w:rPr>
        <w:t xml:space="preserve"> и </w:t>
      </w:r>
      <w:r w:rsidR="009C6904" w:rsidRPr="001573B7">
        <w:rPr>
          <w:sz w:val="28"/>
          <w:szCs w:val="28"/>
        </w:rPr>
        <w:t>т. п.</w:t>
      </w:r>
      <w:r w:rsidRPr="001573B7">
        <w:rPr>
          <w:sz w:val="28"/>
          <w:szCs w:val="28"/>
        </w:rPr>
        <w:t>). Ограничение теплового воздействия инсоляции территорий обеспечива</w:t>
      </w:r>
      <w:r w:rsidR="0067153A" w:rsidRPr="001573B7">
        <w:rPr>
          <w:sz w:val="28"/>
          <w:szCs w:val="28"/>
        </w:rPr>
        <w:t>ю</w:t>
      </w:r>
      <w:r w:rsidRPr="001573B7">
        <w:rPr>
          <w:sz w:val="28"/>
          <w:szCs w:val="28"/>
        </w:rPr>
        <w:t>т затенением от зданий, специальными затеняющими устройствами и рациональным озеленением.</w:t>
      </w:r>
      <w:r w:rsidR="0067153A" w:rsidRPr="001573B7">
        <w:rPr>
          <w:sz w:val="28"/>
          <w:szCs w:val="28"/>
        </w:rPr>
        <w:t xml:space="preserve"> Для защиты здания от инсоляции следует применять энергоэффективные стекла и пленки с низким значением солнечного фактора при высоком значении коэффициента пропускания видимого света.</w:t>
      </w:r>
    </w:p>
    <w:p w14:paraId="7C6C88A4" w14:textId="77777777" w:rsidR="007E514B" w:rsidRPr="001573B7" w:rsidRDefault="007E514B" w:rsidP="00932913">
      <w:pPr>
        <w:pStyle w:val="aff1"/>
        <w:ind w:firstLine="567"/>
        <w:jc w:val="both"/>
        <w:rPr>
          <w:sz w:val="28"/>
          <w:szCs w:val="28"/>
        </w:rPr>
      </w:pPr>
      <w:r w:rsidRPr="001573B7">
        <w:rPr>
          <w:sz w:val="28"/>
          <w:szCs w:val="28"/>
        </w:rPr>
        <w:t>Меры</w:t>
      </w:r>
      <w:r w:rsidR="0067153A" w:rsidRPr="001573B7">
        <w:rPr>
          <w:sz w:val="28"/>
          <w:szCs w:val="28"/>
        </w:rPr>
        <w:t>,</w:t>
      </w:r>
      <w:r w:rsidRPr="001573B7">
        <w:rPr>
          <w:sz w:val="28"/>
          <w:szCs w:val="28"/>
        </w:rPr>
        <w:t xml:space="preserve"> </w:t>
      </w:r>
      <w:r w:rsidR="0067153A" w:rsidRPr="001573B7">
        <w:rPr>
          <w:sz w:val="28"/>
          <w:szCs w:val="28"/>
        </w:rPr>
        <w:t xml:space="preserve">принимаемые </w:t>
      </w:r>
      <w:r w:rsidRPr="001573B7">
        <w:rPr>
          <w:sz w:val="28"/>
          <w:szCs w:val="28"/>
        </w:rPr>
        <w:t>по ограничению избыточного теплового воздействия инсоляции</w:t>
      </w:r>
      <w:r w:rsidR="0067153A" w:rsidRPr="001573B7">
        <w:rPr>
          <w:sz w:val="28"/>
          <w:szCs w:val="28"/>
        </w:rPr>
        <w:t>,</w:t>
      </w:r>
      <w:r w:rsidRPr="001573B7">
        <w:rPr>
          <w:sz w:val="28"/>
          <w:szCs w:val="28"/>
        </w:rPr>
        <w:t xml:space="preserve"> не должны приводить к нарушению норм естественного освещения помещения.</w:t>
      </w:r>
    </w:p>
    <w:p w14:paraId="023EB6C9" w14:textId="77777777" w:rsidR="009E5D37" w:rsidRPr="002F761D" w:rsidRDefault="002F761D" w:rsidP="00932913">
      <w:pPr>
        <w:ind w:firstLine="567"/>
        <w:jc w:val="both"/>
        <w:rPr>
          <w:b/>
          <w:sz w:val="28"/>
          <w:szCs w:val="28"/>
        </w:rPr>
      </w:pPr>
      <w:bookmarkStart w:id="74" w:name="_Toc460856938"/>
      <w:r w:rsidRPr="002F761D">
        <w:rPr>
          <w:b/>
          <w:sz w:val="28"/>
          <w:szCs w:val="28"/>
        </w:rPr>
        <w:t xml:space="preserve">12.3 </w:t>
      </w:r>
      <w:r w:rsidR="009E5D37" w:rsidRPr="002F761D">
        <w:rPr>
          <w:b/>
          <w:sz w:val="28"/>
          <w:szCs w:val="28"/>
        </w:rPr>
        <w:t>Защита от шума</w:t>
      </w:r>
      <w:bookmarkEnd w:id="74"/>
    </w:p>
    <w:p w14:paraId="3AF6EA5A" w14:textId="77777777" w:rsidR="00413931" w:rsidRPr="002F761D" w:rsidRDefault="002F761D" w:rsidP="00932913">
      <w:pPr>
        <w:ind w:firstLine="567"/>
        <w:jc w:val="both"/>
        <w:rPr>
          <w:sz w:val="28"/>
          <w:szCs w:val="28"/>
        </w:rPr>
      </w:pPr>
      <w:r>
        <w:rPr>
          <w:sz w:val="28"/>
          <w:szCs w:val="28"/>
        </w:rPr>
        <w:t xml:space="preserve">12.3.1 </w:t>
      </w:r>
      <w:r w:rsidR="00413931" w:rsidRPr="002F761D">
        <w:rPr>
          <w:sz w:val="28"/>
          <w:szCs w:val="28"/>
        </w:rPr>
        <w:t>При проектировании высотных зданий и комплексов необходимо обеспечивать защиту от источников внешнего шума жилых и общественных помещений и прилегающей территории. Требуемое значение снижения шума, выбор мероприятий и средств шумозащиты определяют с учетом характеристики источников внешнего шума. Допустимые</w:t>
      </w:r>
      <w:r w:rsidR="009F614A">
        <w:rPr>
          <w:sz w:val="28"/>
          <w:szCs w:val="28"/>
        </w:rPr>
        <w:t xml:space="preserve"> </w:t>
      </w:r>
      <w:r w:rsidR="00413931" w:rsidRPr="002F761D">
        <w:rPr>
          <w:sz w:val="28"/>
          <w:szCs w:val="28"/>
        </w:rPr>
        <w:t>уровни шума для жилых и общественных помещений следует принимать в соответствии с</w:t>
      </w:r>
      <w:r w:rsidR="009F614A">
        <w:rPr>
          <w:sz w:val="28"/>
          <w:szCs w:val="28"/>
        </w:rPr>
        <w:t xml:space="preserve"> </w:t>
      </w:r>
      <w:r w:rsidR="00413931" w:rsidRPr="002F761D">
        <w:rPr>
          <w:sz w:val="28"/>
          <w:szCs w:val="28"/>
        </w:rPr>
        <w:t>ГОСТ 12.1.036,</w:t>
      </w:r>
      <w:r w:rsidR="009F614A">
        <w:rPr>
          <w:sz w:val="28"/>
          <w:szCs w:val="28"/>
        </w:rPr>
        <w:t xml:space="preserve"> </w:t>
      </w:r>
      <w:r w:rsidR="00413931" w:rsidRPr="002F761D">
        <w:rPr>
          <w:sz w:val="28"/>
          <w:szCs w:val="28"/>
        </w:rPr>
        <w:t xml:space="preserve">СанПиН 2.1.2.2645. Требования к уровню шума приведены также в </w:t>
      </w:r>
      <w:r w:rsidR="009F614A">
        <w:rPr>
          <w:sz w:val="28"/>
          <w:szCs w:val="28"/>
        </w:rPr>
        <w:t>СН 2.2.4/2.1.8.562</w:t>
      </w:r>
      <w:r w:rsidR="00413931" w:rsidRPr="002F761D">
        <w:rPr>
          <w:sz w:val="28"/>
          <w:szCs w:val="28"/>
        </w:rPr>
        <w:t>.</w:t>
      </w:r>
    </w:p>
    <w:p w14:paraId="2D89546B" w14:textId="77777777" w:rsidR="000E3CDA" w:rsidRPr="002F761D" w:rsidRDefault="000E3CDA" w:rsidP="00932913">
      <w:pPr>
        <w:ind w:firstLine="567"/>
        <w:jc w:val="both"/>
        <w:rPr>
          <w:sz w:val="28"/>
          <w:szCs w:val="28"/>
        </w:rPr>
      </w:pPr>
      <w:r w:rsidRPr="002F761D">
        <w:rPr>
          <w:sz w:val="28"/>
          <w:szCs w:val="28"/>
        </w:rPr>
        <w:t>Шумовые характеристики источников внешнего шума, уровни проникающего в жилые помещения звука и уровни шума на территориях застройки, требуем</w:t>
      </w:r>
      <w:r w:rsidR="009F614A">
        <w:rPr>
          <w:sz w:val="28"/>
          <w:szCs w:val="28"/>
        </w:rPr>
        <w:t>ое</w:t>
      </w:r>
      <w:r w:rsidRPr="002F761D">
        <w:rPr>
          <w:sz w:val="28"/>
          <w:szCs w:val="28"/>
        </w:rPr>
        <w:t xml:space="preserve"> </w:t>
      </w:r>
      <w:r w:rsidR="009F614A">
        <w:rPr>
          <w:sz w:val="28"/>
          <w:szCs w:val="28"/>
        </w:rPr>
        <w:t>значение</w:t>
      </w:r>
      <w:r w:rsidRPr="002F761D">
        <w:rPr>
          <w:sz w:val="28"/>
          <w:szCs w:val="28"/>
        </w:rPr>
        <w:t xml:space="preserve"> их снижения, выбор мероприятий и средств шумозащиты следует определять согласно СП 51.13330.</w:t>
      </w:r>
    </w:p>
    <w:p w14:paraId="08784F90" w14:textId="77777777" w:rsidR="00413931" w:rsidRPr="002F761D" w:rsidRDefault="009F614A" w:rsidP="00932913">
      <w:pPr>
        <w:ind w:firstLine="567"/>
        <w:jc w:val="both"/>
        <w:rPr>
          <w:sz w:val="28"/>
          <w:szCs w:val="28"/>
        </w:rPr>
      </w:pPr>
      <w:r>
        <w:rPr>
          <w:sz w:val="28"/>
          <w:szCs w:val="28"/>
        </w:rPr>
        <w:lastRenderedPageBreak/>
        <w:t xml:space="preserve">12.3.2 </w:t>
      </w:r>
      <w:r w:rsidR="00413931" w:rsidRPr="002F761D">
        <w:rPr>
          <w:sz w:val="28"/>
          <w:szCs w:val="28"/>
        </w:rPr>
        <w:t>Технические помещения, в которых размещается оборудование, являющееся источником шума и вибраций (вентиляционные камеры, шахты и машинные отделения лифтов, насосные, машинные отделения холодильных установок, тепловые пункты и др</w:t>
      </w:r>
      <w:r>
        <w:rPr>
          <w:sz w:val="28"/>
          <w:szCs w:val="28"/>
        </w:rPr>
        <w:t>.</w:t>
      </w:r>
      <w:r w:rsidR="00413931" w:rsidRPr="002F761D">
        <w:rPr>
          <w:sz w:val="28"/>
          <w:szCs w:val="28"/>
        </w:rPr>
        <w:t>), не следует располагать смежно, над и под жилыми помещениями, а также общественными (зрительными и репетиционными залами, сценами, читальными залами, палатами, кабинетами врачей, помещениями с пребыванием детей, учебными помещениями, административными с постоянным пребыванием людей).</w:t>
      </w:r>
    </w:p>
    <w:p w14:paraId="0A90EDC1" w14:textId="77777777" w:rsidR="000E3CDA" w:rsidRPr="002F761D" w:rsidRDefault="009F614A" w:rsidP="00932913">
      <w:pPr>
        <w:ind w:firstLine="567"/>
        <w:jc w:val="both"/>
        <w:rPr>
          <w:sz w:val="28"/>
          <w:szCs w:val="28"/>
        </w:rPr>
      </w:pPr>
      <w:r>
        <w:rPr>
          <w:sz w:val="28"/>
          <w:szCs w:val="28"/>
        </w:rPr>
        <w:t xml:space="preserve">12.3.3 </w:t>
      </w:r>
      <w:r w:rsidR="000E3CDA" w:rsidRPr="002F761D">
        <w:rPr>
          <w:sz w:val="28"/>
          <w:szCs w:val="28"/>
        </w:rPr>
        <w:t xml:space="preserve">Параметры вибрации в жилых и общественных помещениях регламентируются </w:t>
      </w:r>
      <w:r w:rsidRPr="009F614A">
        <w:rPr>
          <w:sz w:val="28"/>
          <w:szCs w:val="28"/>
        </w:rPr>
        <w:t xml:space="preserve">[7] </w:t>
      </w:r>
      <w:r>
        <w:rPr>
          <w:sz w:val="28"/>
          <w:szCs w:val="28"/>
        </w:rPr>
        <w:t xml:space="preserve">и </w:t>
      </w:r>
      <w:r w:rsidR="000E3CDA" w:rsidRPr="002F761D">
        <w:rPr>
          <w:sz w:val="28"/>
          <w:szCs w:val="28"/>
        </w:rPr>
        <w:t>СанПиН 2.2.4/2.1.8.566</w:t>
      </w:r>
      <w:r>
        <w:rPr>
          <w:sz w:val="28"/>
          <w:szCs w:val="28"/>
        </w:rPr>
        <w:t>.</w:t>
      </w:r>
    </w:p>
    <w:p w14:paraId="74FDBF8E" w14:textId="77777777" w:rsidR="00A87B06" w:rsidRPr="002F761D" w:rsidRDefault="009F614A" w:rsidP="00932913">
      <w:pPr>
        <w:ind w:firstLine="567"/>
        <w:jc w:val="both"/>
        <w:rPr>
          <w:sz w:val="28"/>
          <w:szCs w:val="28"/>
        </w:rPr>
      </w:pPr>
      <w:r>
        <w:rPr>
          <w:sz w:val="28"/>
          <w:szCs w:val="28"/>
        </w:rPr>
        <w:t xml:space="preserve">12.3.4 </w:t>
      </w:r>
      <w:r w:rsidR="00A87B06" w:rsidRPr="002F761D">
        <w:rPr>
          <w:sz w:val="28"/>
          <w:szCs w:val="28"/>
        </w:rPr>
        <w:t xml:space="preserve">Проектирование ограждающих конструкций высотных зданий, обеспечивающих нормативную звукоизоляцию междуэтажных перекрытий, внутренних стен и перегородок и т. </w:t>
      </w:r>
      <w:r w:rsidR="00357CDC" w:rsidRPr="002F761D">
        <w:rPr>
          <w:sz w:val="28"/>
          <w:szCs w:val="28"/>
        </w:rPr>
        <w:t>п</w:t>
      </w:r>
      <w:r w:rsidR="00A87B06" w:rsidRPr="002F761D">
        <w:rPr>
          <w:sz w:val="28"/>
          <w:szCs w:val="28"/>
        </w:rPr>
        <w:t>.</w:t>
      </w:r>
      <w:r w:rsidR="00B83CD4">
        <w:rPr>
          <w:sz w:val="28"/>
          <w:szCs w:val="28"/>
        </w:rPr>
        <w:t>,</w:t>
      </w:r>
      <w:r w:rsidR="00A87B06" w:rsidRPr="002F761D">
        <w:rPr>
          <w:sz w:val="28"/>
          <w:szCs w:val="28"/>
        </w:rPr>
        <w:t xml:space="preserve"> необходимо </w:t>
      </w:r>
      <w:r w:rsidR="00357CDC" w:rsidRPr="002F761D">
        <w:rPr>
          <w:sz w:val="28"/>
          <w:szCs w:val="28"/>
        </w:rPr>
        <w:t>выполнять</w:t>
      </w:r>
      <w:r w:rsidR="00A87B06" w:rsidRPr="002F761D">
        <w:rPr>
          <w:sz w:val="28"/>
          <w:szCs w:val="28"/>
        </w:rPr>
        <w:t xml:space="preserve"> в соответствии с </w:t>
      </w:r>
      <w:r w:rsidR="00357CDC" w:rsidRPr="002F761D">
        <w:rPr>
          <w:sz w:val="28"/>
          <w:szCs w:val="28"/>
        </w:rPr>
        <w:t>СП</w:t>
      </w:r>
      <w:r w:rsidR="00B83CD4">
        <w:rPr>
          <w:sz w:val="28"/>
          <w:szCs w:val="28"/>
        </w:rPr>
        <w:t xml:space="preserve"> </w:t>
      </w:r>
      <w:r w:rsidR="00357CDC" w:rsidRPr="002F761D">
        <w:rPr>
          <w:sz w:val="28"/>
          <w:szCs w:val="28"/>
        </w:rPr>
        <w:t>51.13330</w:t>
      </w:r>
      <w:r w:rsidR="00A87B06" w:rsidRPr="002F761D">
        <w:rPr>
          <w:sz w:val="28"/>
          <w:szCs w:val="28"/>
        </w:rPr>
        <w:t>.</w:t>
      </w:r>
    </w:p>
    <w:p w14:paraId="3D8F6E57" w14:textId="77777777" w:rsidR="009E5D37" w:rsidRPr="00B83CD4" w:rsidRDefault="00B83CD4" w:rsidP="00932913">
      <w:pPr>
        <w:ind w:firstLine="567"/>
        <w:jc w:val="both"/>
        <w:rPr>
          <w:b/>
          <w:sz w:val="28"/>
          <w:szCs w:val="28"/>
        </w:rPr>
      </w:pPr>
      <w:bookmarkStart w:id="75" w:name="_Toc460856939"/>
      <w:r w:rsidRPr="00B83CD4">
        <w:rPr>
          <w:b/>
          <w:sz w:val="28"/>
          <w:szCs w:val="28"/>
        </w:rPr>
        <w:t xml:space="preserve">12.4 </w:t>
      </w:r>
      <w:r w:rsidR="009E5D37" w:rsidRPr="00B83CD4">
        <w:rPr>
          <w:b/>
          <w:sz w:val="28"/>
          <w:szCs w:val="28"/>
        </w:rPr>
        <w:t>Противорадоновая защита</w:t>
      </w:r>
      <w:bookmarkEnd w:id="75"/>
    </w:p>
    <w:p w14:paraId="4288D147" w14:textId="77777777" w:rsidR="00D76373" w:rsidRPr="002F761D" w:rsidRDefault="00B83CD4" w:rsidP="00932913">
      <w:pPr>
        <w:ind w:firstLine="567"/>
        <w:jc w:val="both"/>
        <w:rPr>
          <w:sz w:val="28"/>
          <w:szCs w:val="28"/>
        </w:rPr>
      </w:pPr>
      <w:r>
        <w:rPr>
          <w:sz w:val="28"/>
          <w:szCs w:val="28"/>
        </w:rPr>
        <w:t xml:space="preserve">12.4.1 </w:t>
      </w:r>
      <w:r w:rsidR="00D76373" w:rsidRPr="002F761D">
        <w:rPr>
          <w:sz w:val="28"/>
          <w:szCs w:val="28"/>
        </w:rPr>
        <w:t xml:space="preserve">При разработке задания на проектирование высотного здания с жилыми функциями на выделенном участке необходимо осуществлять оценку состояния гамма-фона, радоновой обстановки, радиационных характеристик грунтов в соответствии с требованиями, изложенными в СанПиН 2.6.1.2523, СанПиН 2.1.7.1287, </w:t>
      </w:r>
      <w:r>
        <w:rPr>
          <w:sz w:val="28"/>
          <w:szCs w:val="28"/>
        </w:rPr>
        <w:t>СП 2.6.1.2612</w:t>
      </w:r>
      <w:r w:rsidR="00D76373" w:rsidRPr="002F761D">
        <w:rPr>
          <w:sz w:val="28"/>
          <w:szCs w:val="28"/>
        </w:rPr>
        <w:t>, СП 47.13330.</w:t>
      </w:r>
    </w:p>
    <w:p w14:paraId="15D16A2F" w14:textId="510EC791" w:rsidR="00D76373" w:rsidRPr="002F761D" w:rsidRDefault="00834DF0" w:rsidP="00932913">
      <w:pPr>
        <w:ind w:firstLine="567"/>
        <w:jc w:val="both"/>
        <w:rPr>
          <w:sz w:val="28"/>
          <w:szCs w:val="28"/>
        </w:rPr>
      </w:pPr>
      <w:r w:rsidRPr="001F2135">
        <w:rPr>
          <w:bCs/>
          <w:kern w:val="36"/>
          <w:sz w:val="28"/>
          <w:szCs w:val="28"/>
        </w:rPr>
        <w:t>12.4.2 При выборе технических решений противорадоновой защиты следует учитывать следующие факторы и обстоятельства:</w:t>
      </w:r>
    </w:p>
    <w:p w14:paraId="1DE35B4D" w14:textId="77777777" w:rsidR="00D76373" w:rsidRPr="002F761D" w:rsidRDefault="00D76373" w:rsidP="00932913">
      <w:pPr>
        <w:ind w:firstLine="567"/>
        <w:jc w:val="both"/>
        <w:rPr>
          <w:sz w:val="28"/>
          <w:szCs w:val="28"/>
        </w:rPr>
      </w:pPr>
      <w:r w:rsidRPr="002F761D">
        <w:rPr>
          <w:sz w:val="28"/>
          <w:szCs w:val="28"/>
        </w:rPr>
        <w:t>- интенсивность выделений радона на участке строительства;</w:t>
      </w:r>
    </w:p>
    <w:p w14:paraId="363264BA" w14:textId="77777777" w:rsidR="00D76373" w:rsidRPr="002F761D" w:rsidRDefault="00D76373" w:rsidP="00932913">
      <w:pPr>
        <w:ind w:firstLine="567"/>
        <w:jc w:val="both"/>
        <w:rPr>
          <w:sz w:val="28"/>
          <w:szCs w:val="28"/>
        </w:rPr>
      </w:pPr>
      <w:r w:rsidRPr="002F761D">
        <w:rPr>
          <w:sz w:val="28"/>
          <w:szCs w:val="28"/>
        </w:rPr>
        <w:t>- заглубленность здания;</w:t>
      </w:r>
    </w:p>
    <w:p w14:paraId="464EFF8C" w14:textId="77777777" w:rsidR="00D76373" w:rsidRPr="002F761D" w:rsidRDefault="00D76373" w:rsidP="00932913">
      <w:pPr>
        <w:ind w:firstLine="567"/>
        <w:jc w:val="both"/>
        <w:rPr>
          <w:sz w:val="28"/>
          <w:szCs w:val="28"/>
        </w:rPr>
      </w:pPr>
      <w:r w:rsidRPr="002F761D">
        <w:rPr>
          <w:sz w:val="28"/>
          <w:szCs w:val="28"/>
        </w:rPr>
        <w:t>- характеристики геологического разреза;</w:t>
      </w:r>
    </w:p>
    <w:p w14:paraId="5FAE7EBD" w14:textId="77777777" w:rsidR="00D76373" w:rsidRPr="002F761D" w:rsidRDefault="00D76373" w:rsidP="00932913">
      <w:pPr>
        <w:ind w:firstLine="567"/>
        <w:jc w:val="both"/>
        <w:rPr>
          <w:sz w:val="28"/>
          <w:szCs w:val="28"/>
        </w:rPr>
      </w:pPr>
      <w:r w:rsidRPr="002F761D">
        <w:rPr>
          <w:sz w:val="28"/>
          <w:szCs w:val="28"/>
        </w:rPr>
        <w:t>- уровень грунтовых вод;</w:t>
      </w:r>
    </w:p>
    <w:p w14:paraId="4441138B" w14:textId="77777777" w:rsidR="00D76373" w:rsidRPr="002F761D" w:rsidRDefault="00D76373" w:rsidP="00932913">
      <w:pPr>
        <w:ind w:firstLine="567"/>
        <w:jc w:val="both"/>
        <w:rPr>
          <w:sz w:val="28"/>
          <w:szCs w:val="28"/>
        </w:rPr>
      </w:pPr>
      <w:r w:rsidRPr="002F761D">
        <w:rPr>
          <w:sz w:val="28"/>
          <w:szCs w:val="28"/>
        </w:rPr>
        <w:t>- назначение помещений подвального этажа и характеристики системы его вентиляции;</w:t>
      </w:r>
    </w:p>
    <w:p w14:paraId="0F979124" w14:textId="77777777" w:rsidR="00D76373" w:rsidRPr="002F761D" w:rsidRDefault="00D76373" w:rsidP="00932913">
      <w:pPr>
        <w:ind w:firstLine="567"/>
        <w:jc w:val="both"/>
        <w:rPr>
          <w:sz w:val="28"/>
          <w:szCs w:val="28"/>
        </w:rPr>
      </w:pPr>
      <w:r w:rsidRPr="002F761D">
        <w:rPr>
          <w:sz w:val="28"/>
          <w:szCs w:val="28"/>
        </w:rPr>
        <w:t>- схему расположения проемов для ввода-вывода инженерных коммуникаций в подземных ограждающих конструкциях здания.</w:t>
      </w:r>
    </w:p>
    <w:p w14:paraId="1587B9D5" w14:textId="77777777" w:rsidR="00834DF0" w:rsidRPr="00E04F66" w:rsidRDefault="00834DF0" w:rsidP="00834DF0">
      <w:pPr>
        <w:pStyle w:val="aff1"/>
        <w:ind w:firstLine="567"/>
        <w:jc w:val="both"/>
        <w:rPr>
          <w:b/>
          <w:sz w:val="28"/>
          <w:szCs w:val="28"/>
        </w:rPr>
      </w:pPr>
      <w:r w:rsidRPr="00E04F66">
        <w:rPr>
          <w:b/>
          <w:sz w:val="28"/>
          <w:szCs w:val="28"/>
        </w:rPr>
        <w:t>(Измененная редакция, Изм. № 1).</w:t>
      </w:r>
    </w:p>
    <w:p w14:paraId="44A7DD28" w14:textId="77813516" w:rsidR="00D76373" w:rsidRPr="002F761D" w:rsidRDefault="00834DF0" w:rsidP="00932913">
      <w:pPr>
        <w:ind w:firstLine="567"/>
        <w:jc w:val="both"/>
        <w:rPr>
          <w:sz w:val="28"/>
          <w:szCs w:val="28"/>
        </w:rPr>
      </w:pPr>
      <w:r w:rsidRPr="001F2135">
        <w:rPr>
          <w:bCs/>
          <w:kern w:val="36"/>
          <w:sz w:val="28"/>
          <w:szCs w:val="28"/>
        </w:rPr>
        <w:t>12.4.3 Пониженное содержание радона во внутреннем воздухе помещений следует обеспечивать за счет:</w:t>
      </w:r>
    </w:p>
    <w:p w14:paraId="76DC2184" w14:textId="77777777" w:rsidR="00D76373" w:rsidRPr="002F761D" w:rsidRDefault="00D76373" w:rsidP="00932913">
      <w:pPr>
        <w:ind w:firstLine="567"/>
        <w:jc w:val="both"/>
        <w:rPr>
          <w:sz w:val="28"/>
          <w:szCs w:val="28"/>
        </w:rPr>
      </w:pPr>
      <w:r w:rsidRPr="002F761D">
        <w:rPr>
          <w:sz w:val="28"/>
          <w:szCs w:val="28"/>
        </w:rPr>
        <w:t>- выбора для строительства участка с низкими выделениями радона из грунтов;</w:t>
      </w:r>
    </w:p>
    <w:p w14:paraId="75FECAEC" w14:textId="77777777" w:rsidR="00D76373" w:rsidRPr="002F761D" w:rsidRDefault="00D76373" w:rsidP="00932913">
      <w:pPr>
        <w:ind w:firstLine="567"/>
        <w:jc w:val="both"/>
        <w:rPr>
          <w:sz w:val="28"/>
          <w:szCs w:val="28"/>
        </w:rPr>
      </w:pPr>
      <w:r w:rsidRPr="002F761D">
        <w:rPr>
          <w:sz w:val="28"/>
          <w:szCs w:val="28"/>
        </w:rPr>
        <w:t>- применения ограждающих конструкций, эффективно препятствующих проникновению радона из грунтов в здание.</w:t>
      </w:r>
    </w:p>
    <w:p w14:paraId="2CF9F0D0" w14:textId="77777777" w:rsidR="00834DF0" w:rsidRPr="00E04F66" w:rsidRDefault="00834DF0" w:rsidP="00834DF0">
      <w:pPr>
        <w:pStyle w:val="aff1"/>
        <w:ind w:firstLine="567"/>
        <w:jc w:val="both"/>
        <w:rPr>
          <w:b/>
          <w:sz w:val="28"/>
          <w:szCs w:val="28"/>
        </w:rPr>
      </w:pPr>
      <w:r w:rsidRPr="00E04F66">
        <w:rPr>
          <w:b/>
          <w:sz w:val="28"/>
          <w:szCs w:val="28"/>
        </w:rPr>
        <w:t>(Измененная редакция, Изм. № 1).</w:t>
      </w:r>
    </w:p>
    <w:p w14:paraId="4ABBB73F" w14:textId="77777777" w:rsidR="00D76373" w:rsidRPr="002F761D" w:rsidRDefault="00B83CD4" w:rsidP="00932913">
      <w:pPr>
        <w:ind w:firstLine="567"/>
        <w:jc w:val="both"/>
        <w:rPr>
          <w:sz w:val="28"/>
          <w:szCs w:val="28"/>
        </w:rPr>
      </w:pPr>
      <w:r>
        <w:rPr>
          <w:sz w:val="28"/>
          <w:szCs w:val="28"/>
        </w:rPr>
        <w:t xml:space="preserve">12.4.4 </w:t>
      </w:r>
      <w:r w:rsidR="00D76373" w:rsidRPr="002F761D">
        <w:rPr>
          <w:sz w:val="28"/>
          <w:szCs w:val="28"/>
        </w:rPr>
        <w:t>Основной принцип противорадоновой защиты здания заключается в предотвращении поступлений радона в помещения.</w:t>
      </w:r>
    </w:p>
    <w:p w14:paraId="1E71BAF0" w14:textId="77777777" w:rsidR="00D76373" w:rsidRPr="002F761D" w:rsidRDefault="00D76373" w:rsidP="00932913">
      <w:pPr>
        <w:ind w:firstLine="567"/>
        <w:jc w:val="both"/>
        <w:rPr>
          <w:sz w:val="28"/>
          <w:szCs w:val="28"/>
        </w:rPr>
      </w:pPr>
      <w:r w:rsidRPr="002F761D">
        <w:rPr>
          <w:sz w:val="28"/>
          <w:szCs w:val="28"/>
        </w:rPr>
        <w:lastRenderedPageBreak/>
        <w:t>Противорадонов</w:t>
      </w:r>
      <w:r w:rsidR="00357CDC" w:rsidRPr="002F761D">
        <w:rPr>
          <w:sz w:val="28"/>
          <w:szCs w:val="28"/>
        </w:rPr>
        <w:t xml:space="preserve">ую </w:t>
      </w:r>
      <w:r w:rsidRPr="002F761D">
        <w:rPr>
          <w:sz w:val="28"/>
          <w:szCs w:val="28"/>
        </w:rPr>
        <w:t>защит</w:t>
      </w:r>
      <w:r w:rsidR="00357CDC" w:rsidRPr="002F761D">
        <w:rPr>
          <w:sz w:val="28"/>
          <w:szCs w:val="28"/>
        </w:rPr>
        <w:t>у</w:t>
      </w:r>
      <w:r w:rsidRPr="002F761D">
        <w:rPr>
          <w:sz w:val="28"/>
          <w:szCs w:val="28"/>
        </w:rPr>
        <w:t xml:space="preserve"> здания осуществля</w:t>
      </w:r>
      <w:r w:rsidR="00357CDC" w:rsidRPr="002F761D">
        <w:rPr>
          <w:sz w:val="28"/>
          <w:szCs w:val="28"/>
        </w:rPr>
        <w:t>ю</w:t>
      </w:r>
      <w:r w:rsidRPr="002F761D">
        <w:rPr>
          <w:sz w:val="28"/>
          <w:szCs w:val="28"/>
        </w:rPr>
        <w:t xml:space="preserve">т </w:t>
      </w:r>
      <w:r w:rsidR="00357CDC" w:rsidRPr="002F761D">
        <w:rPr>
          <w:sz w:val="28"/>
          <w:szCs w:val="28"/>
        </w:rPr>
        <w:t>путем выполнения</w:t>
      </w:r>
      <w:r w:rsidRPr="002F761D">
        <w:rPr>
          <w:sz w:val="28"/>
          <w:szCs w:val="28"/>
        </w:rPr>
        <w:t xml:space="preserve"> систем</w:t>
      </w:r>
      <w:r w:rsidR="00357CDC" w:rsidRPr="002F761D">
        <w:rPr>
          <w:sz w:val="28"/>
          <w:szCs w:val="28"/>
        </w:rPr>
        <w:t>ы</w:t>
      </w:r>
      <w:r w:rsidRPr="002F761D">
        <w:rPr>
          <w:sz w:val="28"/>
          <w:szCs w:val="28"/>
        </w:rPr>
        <w:t xml:space="preserve"> логически связанных технических решений, реализуемых в рамках принятой концепции проекта, при разработке его всех основных частей (объемно-планировочном решении, проектировании ограждающих конструкций и </w:t>
      </w:r>
      <w:r w:rsidR="009C6904" w:rsidRPr="002F761D">
        <w:rPr>
          <w:sz w:val="28"/>
          <w:szCs w:val="28"/>
        </w:rPr>
        <w:t>т. п.</w:t>
      </w:r>
      <w:r w:rsidRPr="002F761D">
        <w:rPr>
          <w:sz w:val="28"/>
          <w:szCs w:val="28"/>
        </w:rPr>
        <w:t>).</w:t>
      </w:r>
    </w:p>
    <w:p w14:paraId="0C1D54DE" w14:textId="4DC01905" w:rsidR="00D76373" w:rsidRPr="002F761D" w:rsidRDefault="00834DF0" w:rsidP="00932913">
      <w:pPr>
        <w:ind w:firstLine="567"/>
        <w:jc w:val="both"/>
        <w:rPr>
          <w:sz w:val="28"/>
          <w:szCs w:val="28"/>
        </w:rPr>
      </w:pPr>
      <w:r w:rsidRPr="001F2135">
        <w:rPr>
          <w:bCs/>
          <w:kern w:val="36"/>
          <w:sz w:val="28"/>
          <w:szCs w:val="28"/>
        </w:rPr>
        <w:t>12.4.5 При обнаружении в почвах радона по результатам инженерно-экологических изысканий для исключения или ограничения поступления радона в помещения из технического подполья, подвала или цокольного этажа здания при проектировании следует применять специальные противорадоновые мероприятия, к которым относятся:</w:t>
      </w:r>
    </w:p>
    <w:p w14:paraId="5C4D8DA8" w14:textId="77777777" w:rsidR="00D76373" w:rsidRPr="002F761D" w:rsidRDefault="00D76373" w:rsidP="00932913">
      <w:pPr>
        <w:ind w:firstLine="567"/>
        <w:jc w:val="both"/>
        <w:rPr>
          <w:sz w:val="28"/>
          <w:szCs w:val="28"/>
        </w:rPr>
      </w:pPr>
      <w:r w:rsidRPr="002F761D">
        <w:rPr>
          <w:sz w:val="28"/>
          <w:szCs w:val="28"/>
        </w:rPr>
        <w:t>- вентилирование помещений подвала;</w:t>
      </w:r>
    </w:p>
    <w:p w14:paraId="26404B09" w14:textId="77777777" w:rsidR="00D76373" w:rsidRPr="002F761D" w:rsidRDefault="00D76373" w:rsidP="00932913">
      <w:pPr>
        <w:ind w:firstLine="567"/>
        <w:jc w:val="both"/>
        <w:rPr>
          <w:sz w:val="28"/>
          <w:szCs w:val="28"/>
        </w:rPr>
      </w:pPr>
      <w:r w:rsidRPr="002F761D">
        <w:rPr>
          <w:sz w:val="28"/>
          <w:szCs w:val="28"/>
        </w:rPr>
        <w:t>- экранирование подвала с использованием специальных материалов (пропитка, покрытие);</w:t>
      </w:r>
    </w:p>
    <w:p w14:paraId="0B8B6C6B" w14:textId="77777777" w:rsidR="00D76373" w:rsidRPr="002F761D" w:rsidRDefault="00D76373" w:rsidP="00932913">
      <w:pPr>
        <w:ind w:firstLine="567"/>
        <w:jc w:val="both"/>
        <w:rPr>
          <w:sz w:val="28"/>
          <w:szCs w:val="28"/>
        </w:rPr>
      </w:pPr>
      <w:r w:rsidRPr="002F761D">
        <w:rPr>
          <w:sz w:val="28"/>
          <w:szCs w:val="28"/>
        </w:rPr>
        <w:t>- применение радоноизолирующих мембран и противорадоновых барьеров;</w:t>
      </w:r>
    </w:p>
    <w:p w14:paraId="7ECAF7AB" w14:textId="77777777" w:rsidR="00D76373" w:rsidRPr="002F761D" w:rsidRDefault="00D76373" w:rsidP="00932913">
      <w:pPr>
        <w:ind w:firstLine="567"/>
        <w:jc w:val="both"/>
        <w:rPr>
          <w:sz w:val="28"/>
          <w:szCs w:val="28"/>
        </w:rPr>
      </w:pPr>
      <w:r w:rsidRPr="002F761D">
        <w:rPr>
          <w:sz w:val="28"/>
          <w:szCs w:val="28"/>
        </w:rPr>
        <w:t>- организация коллекторов радона;</w:t>
      </w:r>
    </w:p>
    <w:p w14:paraId="4B8C612B" w14:textId="77777777" w:rsidR="00D76373" w:rsidRPr="002F761D" w:rsidRDefault="00D76373" w:rsidP="00932913">
      <w:pPr>
        <w:ind w:firstLine="567"/>
        <w:jc w:val="both"/>
        <w:rPr>
          <w:sz w:val="28"/>
          <w:szCs w:val="28"/>
        </w:rPr>
      </w:pPr>
      <w:r w:rsidRPr="002F761D">
        <w:rPr>
          <w:sz w:val="28"/>
          <w:szCs w:val="28"/>
        </w:rPr>
        <w:t>- создание зоны пониженного давления (депрессии) грунтового основания подвального пола;</w:t>
      </w:r>
    </w:p>
    <w:p w14:paraId="637886CF" w14:textId="77777777" w:rsidR="00D76373" w:rsidRPr="002F761D" w:rsidRDefault="00D76373" w:rsidP="00932913">
      <w:pPr>
        <w:ind w:firstLine="567"/>
        <w:jc w:val="both"/>
        <w:rPr>
          <w:sz w:val="28"/>
          <w:szCs w:val="28"/>
        </w:rPr>
      </w:pPr>
      <w:r w:rsidRPr="002F761D">
        <w:rPr>
          <w:sz w:val="28"/>
          <w:szCs w:val="28"/>
        </w:rPr>
        <w:t>- уплотнение швов, стыков и проемов;</w:t>
      </w:r>
    </w:p>
    <w:p w14:paraId="21D8AB63" w14:textId="77777777" w:rsidR="00D76373" w:rsidRPr="002F761D" w:rsidRDefault="00D76373" w:rsidP="00932913">
      <w:pPr>
        <w:ind w:firstLine="567"/>
        <w:jc w:val="both"/>
        <w:rPr>
          <w:sz w:val="28"/>
          <w:szCs w:val="28"/>
        </w:rPr>
      </w:pPr>
      <w:r w:rsidRPr="002F761D">
        <w:rPr>
          <w:sz w:val="28"/>
          <w:szCs w:val="28"/>
        </w:rPr>
        <w:t>- применение установок радоноподавления;</w:t>
      </w:r>
    </w:p>
    <w:p w14:paraId="1033B5EE" w14:textId="77777777" w:rsidR="00D76373" w:rsidRPr="002F761D" w:rsidRDefault="00D76373" w:rsidP="00932913">
      <w:pPr>
        <w:ind w:firstLine="567"/>
        <w:jc w:val="both"/>
        <w:rPr>
          <w:sz w:val="28"/>
          <w:szCs w:val="28"/>
        </w:rPr>
      </w:pPr>
      <w:r w:rsidRPr="002F761D">
        <w:rPr>
          <w:sz w:val="28"/>
          <w:szCs w:val="28"/>
        </w:rPr>
        <w:t xml:space="preserve">- герметизация трещин, щелей, коммуникационных проемов плит пола первого этажа с использованием самоклеящихся, пластичных, упругих, вспенивающихся и </w:t>
      </w:r>
      <w:r w:rsidR="00B83CD4">
        <w:rPr>
          <w:sz w:val="28"/>
          <w:szCs w:val="28"/>
        </w:rPr>
        <w:t>подобных</w:t>
      </w:r>
      <w:r w:rsidRPr="002F761D">
        <w:rPr>
          <w:sz w:val="28"/>
          <w:szCs w:val="28"/>
        </w:rPr>
        <w:t xml:space="preserve"> материалов;</w:t>
      </w:r>
    </w:p>
    <w:p w14:paraId="2AD73172" w14:textId="77777777" w:rsidR="00D76373" w:rsidRPr="002F761D" w:rsidRDefault="00D76373" w:rsidP="00932913">
      <w:pPr>
        <w:ind w:firstLine="567"/>
        <w:jc w:val="both"/>
        <w:rPr>
          <w:sz w:val="28"/>
          <w:szCs w:val="28"/>
        </w:rPr>
      </w:pPr>
      <w:r w:rsidRPr="002F761D">
        <w:rPr>
          <w:sz w:val="28"/>
          <w:szCs w:val="28"/>
        </w:rPr>
        <w:t>- устройство специальной пароизоляции перекрытия над подвалом.</w:t>
      </w:r>
    </w:p>
    <w:p w14:paraId="659073B9" w14:textId="77777777" w:rsidR="00834DF0" w:rsidRPr="00E04F66" w:rsidRDefault="00834DF0" w:rsidP="00834DF0">
      <w:pPr>
        <w:pStyle w:val="aff1"/>
        <w:ind w:firstLine="567"/>
        <w:jc w:val="both"/>
        <w:rPr>
          <w:b/>
          <w:sz w:val="28"/>
          <w:szCs w:val="28"/>
        </w:rPr>
      </w:pPr>
      <w:r w:rsidRPr="00E04F66">
        <w:rPr>
          <w:b/>
          <w:sz w:val="28"/>
          <w:szCs w:val="28"/>
        </w:rPr>
        <w:t>(Измененная редакция, Изм. № 1).</w:t>
      </w:r>
    </w:p>
    <w:p w14:paraId="7593324D" w14:textId="77777777" w:rsidR="009E5D37" w:rsidRPr="00B83CD4" w:rsidRDefault="00B83CD4" w:rsidP="00932913">
      <w:pPr>
        <w:ind w:firstLine="567"/>
        <w:jc w:val="both"/>
        <w:rPr>
          <w:b/>
          <w:sz w:val="28"/>
          <w:szCs w:val="28"/>
        </w:rPr>
      </w:pPr>
      <w:bookmarkStart w:id="76" w:name="_Toc460856940"/>
      <w:r w:rsidRPr="00B83CD4">
        <w:rPr>
          <w:b/>
          <w:sz w:val="28"/>
          <w:szCs w:val="28"/>
        </w:rPr>
        <w:t xml:space="preserve">12.5 </w:t>
      </w:r>
      <w:r w:rsidR="009E5D37" w:rsidRPr="00B83CD4">
        <w:rPr>
          <w:b/>
          <w:sz w:val="28"/>
          <w:szCs w:val="28"/>
        </w:rPr>
        <w:t>Охрана окружающей среды</w:t>
      </w:r>
      <w:bookmarkEnd w:id="76"/>
    </w:p>
    <w:p w14:paraId="2AFDB85F" w14:textId="77777777" w:rsidR="001A0A55" w:rsidRPr="002F761D" w:rsidRDefault="00B83CD4" w:rsidP="00932913">
      <w:pPr>
        <w:ind w:firstLine="567"/>
        <w:jc w:val="both"/>
        <w:rPr>
          <w:sz w:val="28"/>
          <w:szCs w:val="28"/>
        </w:rPr>
      </w:pPr>
      <w:r>
        <w:rPr>
          <w:sz w:val="28"/>
          <w:szCs w:val="28"/>
        </w:rPr>
        <w:t xml:space="preserve">12.5.1 </w:t>
      </w:r>
      <w:r w:rsidR="001A0A55" w:rsidRPr="002F761D">
        <w:rPr>
          <w:sz w:val="28"/>
          <w:szCs w:val="28"/>
        </w:rPr>
        <w:t>При проектировании и строительстве высотных зданий следует предусматривать меры, обеспечивающие выполнение санитарно-эпидемиологических и экологических требований по охране здоровья людей и окружающей природной среды</w:t>
      </w:r>
      <w:r>
        <w:rPr>
          <w:sz w:val="28"/>
          <w:szCs w:val="28"/>
        </w:rPr>
        <w:t>,</w:t>
      </w:r>
      <w:r w:rsidR="001A0A55" w:rsidRPr="002F761D">
        <w:rPr>
          <w:sz w:val="28"/>
          <w:szCs w:val="28"/>
        </w:rPr>
        <w:t xml:space="preserve"> в соответствии с [</w:t>
      </w:r>
      <w:r>
        <w:rPr>
          <w:sz w:val="28"/>
          <w:szCs w:val="28"/>
        </w:rPr>
        <w:t>6</w:t>
      </w:r>
      <w:r w:rsidR="001A0A55" w:rsidRPr="002F761D">
        <w:rPr>
          <w:sz w:val="28"/>
          <w:szCs w:val="28"/>
        </w:rPr>
        <w:t>], [</w:t>
      </w:r>
      <w:r>
        <w:rPr>
          <w:sz w:val="28"/>
          <w:szCs w:val="28"/>
        </w:rPr>
        <w:t>8</w:t>
      </w:r>
      <w:r w:rsidR="001A0A55" w:rsidRPr="002F761D">
        <w:rPr>
          <w:sz w:val="28"/>
          <w:szCs w:val="28"/>
        </w:rPr>
        <w:t>], [</w:t>
      </w:r>
      <w:r>
        <w:rPr>
          <w:sz w:val="28"/>
          <w:szCs w:val="28"/>
        </w:rPr>
        <w:t>9</w:t>
      </w:r>
      <w:r w:rsidR="001A0A55" w:rsidRPr="002F761D">
        <w:rPr>
          <w:sz w:val="28"/>
          <w:szCs w:val="28"/>
        </w:rPr>
        <w:t>]</w:t>
      </w:r>
      <w:r w:rsidR="00011797" w:rsidRPr="002F761D">
        <w:rPr>
          <w:sz w:val="28"/>
          <w:szCs w:val="28"/>
        </w:rPr>
        <w:t xml:space="preserve">, </w:t>
      </w:r>
      <w:r w:rsidR="00011797" w:rsidRPr="002F761D">
        <w:rPr>
          <w:rFonts w:eastAsia="Arial,Bold"/>
          <w:sz w:val="28"/>
          <w:szCs w:val="28"/>
        </w:rPr>
        <w:t>ГОСТ Р 56163</w:t>
      </w:r>
      <w:r w:rsidR="00E978A7" w:rsidRPr="002F761D">
        <w:rPr>
          <w:rFonts w:eastAsia="Arial,Bold"/>
          <w:sz w:val="28"/>
          <w:szCs w:val="28"/>
        </w:rPr>
        <w:t>,</w:t>
      </w:r>
      <w:r>
        <w:rPr>
          <w:rFonts w:eastAsia="Arial,Bold"/>
          <w:sz w:val="28"/>
          <w:szCs w:val="28"/>
        </w:rPr>
        <w:t xml:space="preserve"> </w:t>
      </w:r>
      <w:r w:rsidR="00E978A7" w:rsidRPr="002F761D">
        <w:rPr>
          <w:sz w:val="28"/>
          <w:szCs w:val="28"/>
        </w:rPr>
        <w:t xml:space="preserve">СанПиН </w:t>
      </w:r>
      <w:r w:rsidR="00FD6F68" w:rsidRPr="002F761D">
        <w:rPr>
          <w:sz w:val="28"/>
          <w:szCs w:val="28"/>
        </w:rPr>
        <w:t>2.1.6.1032</w:t>
      </w:r>
      <w:r w:rsidR="00011797" w:rsidRPr="002F761D">
        <w:rPr>
          <w:sz w:val="28"/>
          <w:szCs w:val="28"/>
        </w:rPr>
        <w:t>.</w:t>
      </w:r>
    </w:p>
    <w:p w14:paraId="6296ECDA" w14:textId="77777777" w:rsidR="00D46679" w:rsidRPr="002F761D" w:rsidRDefault="00B83CD4" w:rsidP="00932913">
      <w:pPr>
        <w:ind w:firstLine="567"/>
        <w:jc w:val="both"/>
        <w:rPr>
          <w:sz w:val="28"/>
          <w:szCs w:val="28"/>
        </w:rPr>
      </w:pPr>
      <w:r>
        <w:rPr>
          <w:sz w:val="28"/>
          <w:szCs w:val="28"/>
        </w:rPr>
        <w:t xml:space="preserve">12.5.2 </w:t>
      </w:r>
      <w:r w:rsidR="00D46679" w:rsidRPr="002F761D">
        <w:rPr>
          <w:sz w:val="28"/>
          <w:szCs w:val="28"/>
        </w:rPr>
        <w:t xml:space="preserve">Расчеты выбросов загрязняющих веществ от стоянок </w:t>
      </w:r>
      <w:r>
        <w:rPr>
          <w:sz w:val="28"/>
          <w:szCs w:val="28"/>
        </w:rPr>
        <w:t xml:space="preserve">автомобилей </w:t>
      </w:r>
      <w:r w:rsidR="00D46679" w:rsidRPr="002F761D">
        <w:rPr>
          <w:sz w:val="28"/>
          <w:szCs w:val="28"/>
        </w:rPr>
        <w:t xml:space="preserve">и </w:t>
      </w:r>
      <w:r w:rsidR="00B9414A">
        <w:rPr>
          <w:sz w:val="28"/>
          <w:szCs w:val="28"/>
        </w:rPr>
        <w:t>АИТ</w:t>
      </w:r>
      <w:r w:rsidR="00D46679" w:rsidRPr="002F761D">
        <w:rPr>
          <w:sz w:val="28"/>
          <w:szCs w:val="28"/>
        </w:rPr>
        <w:t xml:space="preserve"> </w:t>
      </w:r>
      <w:r w:rsidR="000A0594" w:rsidRPr="002F761D">
        <w:rPr>
          <w:sz w:val="28"/>
          <w:szCs w:val="28"/>
        </w:rPr>
        <w:t>следует</w:t>
      </w:r>
      <w:r w:rsidR="00D46679" w:rsidRPr="002F761D">
        <w:rPr>
          <w:sz w:val="28"/>
          <w:szCs w:val="28"/>
        </w:rPr>
        <w:t xml:space="preserve"> осуществлять в соответствии с нормативн</w:t>
      </w:r>
      <w:r w:rsidR="00B9414A">
        <w:rPr>
          <w:sz w:val="28"/>
          <w:szCs w:val="28"/>
        </w:rPr>
        <w:t xml:space="preserve">ыми и </w:t>
      </w:r>
      <w:r w:rsidR="00D46679" w:rsidRPr="002F761D">
        <w:rPr>
          <w:sz w:val="28"/>
          <w:szCs w:val="28"/>
        </w:rPr>
        <w:t>методическ</w:t>
      </w:r>
      <w:r w:rsidR="00B9414A">
        <w:rPr>
          <w:sz w:val="28"/>
          <w:szCs w:val="28"/>
        </w:rPr>
        <w:t>ими</w:t>
      </w:r>
      <w:r w:rsidR="00D46679" w:rsidRPr="002F761D">
        <w:rPr>
          <w:sz w:val="28"/>
          <w:szCs w:val="28"/>
        </w:rPr>
        <w:t xml:space="preserve"> документа</w:t>
      </w:r>
      <w:r w:rsidR="00B9414A">
        <w:rPr>
          <w:sz w:val="28"/>
          <w:szCs w:val="28"/>
        </w:rPr>
        <w:t>ми</w:t>
      </w:r>
      <w:r w:rsidR="00D46679" w:rsidRPr="002F761D">
        <w:rPr>
          <w:sz w:val="28"/>
          <w:szCs w:val="28"/>
        </w:rPr>
        <w:t xml:space="preserve"> и техническими характеристиками оборудования.</w:t>
      </w:r>
    </w:p>
    <w:p w14:paraId="530946F4" w14:textId="77777777" w:rsidR="000A0594" w:rsidRPr="002F761D" w:rsidRDefault="00B9414A" w:rsidP="00932913">
      <w:pPr>
        <w:ind w:firstLine="567"/>
        <w:jc w:val="both"/>
        <w:rPr>
          <w:sz w:val="28"/>
          <w:szCs w:val="28"/>
        </w:rPr>
      </w:pPr>
      <w:r>
        <w:rPr>
          <w:sz w:val="28"/>
          <w:szCs w:val="28"/>
        </w:rPr>
        <w:t xml:space="preserve">12.5.3 </w:t>
      </w:r>
      <w:r w:rsidR="00D46679" w:rsidRPr="002F761D">
        <w:rPr>
          <w:sz w:val="28"/>
          <w:szCs w:val="28"/>
        </w:rPr>
        <w:t xml:space="preserve">При разработке мероприятий по охране воздушного бассейна от загрязнения выбросами вредных веществ следует дать оценку их </w:t>
      </w:r>
      <w:r w:rsidR="000A0594" w:rsidRPr="002F761D">
        <w:rPr>
          <w:sz w:val="28"/>
          <w:szCs w:val="28"/>
        </w:rPr>
        <w:t>воздействия на окружающую среду</w:t>
      </w:r>
      <w:r w:rsidR="00D46679" w:rsidRPr="002F761D">
        <w:rPr>
          <w:sz w:val="28"/>
          <w:szCs w:val="28"/>
        </w:rPr>
        <w:t xml:space="preserve"> </w:t>
      </w:r>
      <w:r w:rsidR="000A0594" w:rsidRPr="002F761D">
        <w:rPr>
          <w:sz w:val="28"/>
          <w:szCs w:val="28"/>
        </w:rPr>
        <w:t xml:space="preserve">для предотвращения недопустимых выбросов загрязняющих веществ от стационарных источников в период строительства путем соблюдения </w:t>
      </w:r>
      <w:r w:rsidR="00D46679" w:rsidRPr="002F761D">
        <w:rPr>
          <w:sz w:val="28"/>
          <w:szCs w:val="28"/>
        </w:rPr>
        <w:t xml:space="preserve">критериев качества атмосферного воздуха, регламентирующих </w:t>
      </w:r>
      <w:r>
        <w:rPr>
          <w:sz w:val="28"/>
          <w:szCs w:val="28"/>
        </w:rPr>
        <w:t>ПДК</w:t>
      </w:r>
      <w:r w:rsidR="00D46679" w:rsidRPr="002F761D">
        <w:rPr>
          <w:sz w:val="28"/>
          <w:szCs w:val="28"/>
        </w:rPr>
        <w:t xml:space="preserve"> вредных (загрязняющих) веществ для здоровья населения и основных сост</w:t>
      </w:r>
      <w:r>
        <w:rPr>
          <w:sz w:val="28"/>
          <w:szCs w:val="28"/>
        </w:rPr>
        <w:t>авляющих экологической системы.</w:t>
      </w:r>
    </w:p>
    <w:p w14:paraId="25F3DDBA" w14:textId="77777777" w:rsidR="004058EA" w:rsidRDefault="00B9414A" w:rsidP="00932913">
      <w:pPr>
        <w:ind w:firstLine="567"/>
        <w:jc w:val="both"/>
        <w:rPr>
          <w:sz w:val="28"/>
          <w:szCs w:val="28"/>
        </w:rPr>
      </w:pPr>
      <w:r>
        <w:rPr>
          <w:sz w:val="28"/>
          <w:szCs w:val="28"/>
        </w:rPr>
        <w:lastRenderedPageBreak/>
        <w:t>П</w:t>
      </w:r>
      <w:r w:rsidR="00D46679" w:rsidRPr="002F761D">
        <w:rPr>
          <w:sz w:val="28"/>
          <w:szCs w:val="28"/>
        </w:rPr>
        <w:t>рименяемые д</w:t>
      </w:r>
      <w:r w:rsidR="00B14768">
        <w:rPr>
          <w:sz w:val="28"/>
          <w:szCs w:val="28"/>
        </w:rPr>
        <w:t>ля внутренней отделки материалы</w:t>
      </w:r>
      <w:r w:rsidR="00D46679" w:rsidRPr="002F761D">
        <w:rPr>
          <w:sz w:val="28"/>
          <w:szCs w:val="28"/>
        </w:rPr>
        <w:t xml:space="preserve"> </w:t>
      </w:r>
      <w:r>
        <w:rPr>
          <w:sz w:val="28"/>
          <w:szCs w:val="28"/>
        </w:rPr>
        <w:t>должны быть включены</w:t>
      </w:r>
      <w:r w:rsidR="00D46679" w:rsidRPr="002F761D">
        <w:rPr>
          <w:sz w:val="28"/>
          <w:szCs w:val="28"/>
        </w:rPr>
        <w:t xml:space="preserve"> в списки материалов, разрешенных для применения в строительстве Минздравом России</w:t>
      </w:r>
      <w:r w:rsidR="004058EA">
        <w:rPr>
          <w:sz w:val="28"/>
          <w:szCs w:val="28"/>
        </w:rPr>
        <w:t>.</w:t>
      </w:r>
    </w:p>
    <w:p w14:paraId="178DEF4E" w14:textId="77777777" w:rsidR="00D46679" w:rsidRPr="002F761D" w:rsidRDefault="004058EA" w:rsidP="00932913">
      <w:pPr>
        <w:ind w:firstLine="567"/>
        <w:jc w:val="both"/>
        <w:rPr>
          <w:sz w:val="28"/>
          <w:szCs w:val="28"/>
        </w:rPr>
      </w:pPr>
      <w:r>
        <w:rPr>
          <w:sz w:val="28"/>
          <w:szCs w:val="28"/>
        </w:rPr>
        <w:t xml:space="preserve">12.5.4 </w:t>
      </w:r>
      <w:r w:rsidR="00F76C81" w:rsidRPr="002F761D">
        <w:rPr>
          <w:sz w:val="28"/>
          <w:szCs w:val="28"/>
        </w:rPr>
        <w:t>Следует</w:t>
      </w:r>
      <w:r w:rsidR="00D46679" w:rsidRPr="002F761D">
        <w:rPr>
          <w:sz w:val="28"/>
          <w:szCs w:val="28"/>
        </w:rPr>
        <w:t xml:space="preserve"> осуществлять оценку результатов на основе требований СанПиН 2.1.7.1287 по микробиологическим исследованиям грунтов на выделенном для строительства участке, а также их проверку на загрязненность нефтепродуктами, тяжелыми металлами, бензапиреном</w:t>
      </w:r>
      <w:r w:rsidR="00F76C81" w:rsidRPr="002F761D">
        <w:rPr>
          <w:sz w:val="28"/>
          <w:szCs w:val="28"/>
        </w:rPr>
        <w:t xml:space="preserve"> и применять меры по недопущению нарушения требований</w:t>
      </w:r>
      <w:r w:rsidR="00D57068">
        <w:rPr>
          <w:sz w:val="28"/>
          <w:szCs w:val="28"/>
        </w:rPr>
        <w:t xml:space="preserve"> СанПиН 2.1.7.1287</w:t>
      </w:r>
      <w:r w:rsidR="00D46679" w:rsidRPr="002F761D">
        <w:rPr>
          <w:sz w:val="28"/>
          <w:szCs w:val="28"/>
        </w:rPr>
        <w:t>.</w:t>
      </w:r>
    </w:p>
    <w:p w14:paraId="3B2248CC" w14:textId="77777777" w:rsidR="00492D1A" w:rsidRPr="002F761D" w:rsidRDefault="00D57068" w:rsidP="00932913">
      <w:pPr>
        <w:ind w:firstLine="567"/>
        <w:jc w:val="both"/>
        <w:rPr>
          <w:sz w:val="28"/>
          <w:szCs w:val="28"/>
        </w:rPr>
      </w:pPr>
      <w:r>
        <w:rPr>
          <w:sz w:val="28"/>
          <w:szCs w:val="28"/>
        </w:rPr>
        <w:t xml:space="preserve">12.5.5 </w:t>
      </w:r>
      <w:r w:rsidR="00492D1A" w:rsidRPr="002F761D">
        <w:rPr>
          <w:sz w:val="28"/>
          <w:szCs w:val="28"/>
        </w:rPr>
        <w:t>В процессе строительства сле</w:t>
      </w:r>
      <w:r>
        <w:rPr>
          <w:sz w:val="28"/>
          <w:szCs w:val="28"/>
        </w:rPr>
        <w:t xml:space="preserve">дует предусматривать защиту от </w:t>
      </w:r>
      <w:r w:rsidR="00492D1A" w:rsidRPr="002F761D">
        <w:rPr>
          <w:sz w:val="28"/>
          <w:szCs w:val="28"/>
        </w:rPr>
        <w:t>биоповреждений конструкций, подвергающихся воздействию грибов и бактерий (</w:t>
      </w:r>
      <w:r w:rsidR="00D96AC3" w:rsidRPr="002F761D">
        <w:rPr>
          <w:sz w:val="28"/>
          <w:szCs w:val="28"/>
        </w:rPr>
        <w:t>в т. ч.</w:t>
      </w:r>
      <w:r w:rsidR="00492D1A" w:rsidRPr="002F761D">
        <w:rPr>
          <w:sz w:val="28"/>
          <w:szCs w:val="28"/>
        </w:rPr>
        <w:t xml:space="preserve"> патогенных).</w:t>
      </w:r>
    </w:p>
    <w:p w14:paraId="2D4F7C33" w14:textId="77777777" w:rsidR="00D46679" w:rsidRPr="002F761D" w:rsidRDefault="00D57068" w:rsidP="00932913">
      <w:pPr>
        <w:ind w:firstLine="567"/>
        <w:jc w:val="both"/>
        <w:rPr>
          <w:sz w:val="28"/>
          <w:szCs w:val="28"/>
        </w:rPr>
      </w:pPr>
      <w:r>
        <w:rPr>
          <w:sz w:val="28"/>
          <w:szCs w:val="28"/>
        </w:rPr>
        <w:t xml:space="preserve">12.5.6 </w:t>
      </w:r>
      <w:r w:rsidR="00D46679" w:rsidRPr="002F761D">
        <w:rPr>
          <w:sz w:val="28"/>
          <w:szCs w:val="28"/>
        </w:rPr>
        <w:t xml:space="preserve">Учитывая высокую концентрацию людей в высотном здании и значительную антропогенную нагрузку на окружающую среду в разделе проекта </w:t>
      </w:r>
      <w:r>
        <w:rPr>
          <w:sz w:val="28"/>
          <w:szCs w:val="28"/>
        </w:rPr>
        <w:t>«Перечень мероприятий по</w:t>
      </w:r>
      <w:r w:rsidR="00D46679" w:rsidRPr="002F761D">
        <w:rPr>
          <w:sz w:val="28"/>
          <w:szCs w:val="28"/>
        </w:rPr>
        <w:t xml:space="preserve"> охране окружающей среды</w:t>
      </w:r>
      <w:r>
        <w:rPr>
          <w:sz w:val="28"/>
          <w:szCs w:val="28"/>
        </w:rPr>
        <w:t>» («Охрана окружающей среды»)</w:t>
      </w:r>
      <w:r w:rsidR="00D46679" w:rsidRPr="002F761D">
        <w:rPr>
          <w:sz w:val="28"/>
          <w:szCs w:val="28"/>
        </w:rPr>
        <w:t xml:space="preserve"> следует рассмотреть </w:t>
      </w:r>
      <w:r w:rsidR="00F76C81" w:rsidRPr="002F761D">
        <w:rPr>
          <w:sz w:val="28"/>
          <w:szCs w:val="28"/>
        </w:rPr>
        <w:t xml:space="preserve">и осуществить </w:t>
      </w:r>
      <w:r w:rsidR="00D46679" w:rsidRPr="002F761D">
        <w:rPr>
          <w:sz w:val="28"/>
          <w:szCs w:val="28"/>
        </w:rPr>
        <w:t xml:space="preserve">комплекс технических решений и мероприятий, обеспечивающих выполнение положений </w:t>
      </w:r>
      <w:r w:rsidRPr="00D57068">
        <w:rPr>
          <w:sz w:val="28"/>
          <w:szCs w:val="28"/>
        </w:rPr>
        <w:t>[6]</w:t>
      </w:r>
      <w:r w:rsidR="00D46679" w:rsidRPr="002F761D">
        <w:rPr>
          <w:sz w:val="28"/>
          <w:szCs w:val="28"/>
        </w:rPr>
        <w:t xml:space="preserve">, </w:t>
      </w:r>
      <w:r w:rsidR="00D96AC3" w:rsidRPr="002F761D">
        <w:rPr>
          <w:sz w:val="28"/>
          <w:szCs w:val="28"/>
        </w:rPr>
        <w:t>в т. ч.</w:t>
      </w:r>
      <w:r w:rsidR="00D46679" w:rsidRPr="002F761D">
        <w:rPr>
          <w:sz w:val="28"/>
          <w:szCs w:val="28"/>
        </w:rPr>
        <w:t xml:space="preserve"> обеспечение благоприятных условий жизнедеятельности человека, возмещение вреда окружающей среде, оценку воздействия строительства и эксплуатации высотного здания на окружающую среду.</w:t>
      </w:r>
    </w:p>
    <w:p w14:paraId="5D5C6BF2" w14:textId="77777777" w:rsidR="00D57068" w:rsidRDefault="00D57068" w:rsidP="00932913">
      <w:pPr>
        <w:ind w:firstLine="567"/>
        <w:jc w:val="both"/>
        <w:rPr>
          <w:sz w:val="28"/>
          <w:szCs w:val="28"/>
        </w:rPr>
      </w:pPr>
      <w:bookmarkStart w:id="77" w:name="_Toc460856941"/>
    </w:p>
    <w:p w14:paraId="3DA5FE54" w14:textId="77777777" w:rsidR="0038100C" w:rsidRPr="00D57068" w:rsidRDefault="00D57068" w:rsidP="00834DF0">
      <w:pPr>
        <w:ind w:left="567"/>
        <w:jc w:val="both"/>
        <w:rPr>
          <w:b/>
          <w:sz w:val="28"/>
          <w:szCs w:val="28"/>
        </w:rPr>
      </w:pPr>
      <w:r w:rsidRPr="00D57068">
        <w:rPr>
          <w:b/>
          <w:sz w:val="28"/>
          <w:szCs w:val="28"/>
        </w:rPr>
        <w:t xml:space="preserve">13 </w:t>
      </w:r>
      <w:r w:rsidR="0038100C" w:rsidRPr="00D57068">
        <w:rPr>
          <w:b/>
          <w:sz w:val="28"/>
          <w:szCs w:val="28"/>
        </w:rPr>
        <w:t>Мероприятия по научно-техническому сопровождению строительства и эксплуатации высотных</w:t>
      </w:r>
      <w:r w:rsidR="00091EC1" w:rsidRPr="00D57068">
        <w:rPr>
          <w:b/>
          <w:sz w:val="28"/>
          <w:szCs w:val="28"/>
        </w:rPr>
        <w:t xml:space="preserve"> зданий и</w:t>
      </w:r>
      <w:r w:rsidR="0038100C" w:rsidRPr="00D57068">
        <w:rPr>
          <w:b/>
          <w:sz w:val="28"/>
          <w:szCs w:val="28"/>
        </w:rPr>
        <w:t xml:space="preserve"> комплексов</w:t>
      </w:r>
      <w:bookmarkEnd w:id="77"/>
    </w:p>
    <w:p w14:paraId="241AA712" w14:textId="77777777" w:rsidR="00091EC1" w:rsidRPr="00D57068" w:rsidRDefault="00D57068" w:rsidP="00932913">
      <w:pPr>
        <w:ind w:firstLine="567"/>
        <w:jc w:val="both"/>
        <w:rPr>
          <w:b/>
          <w:sz w:val="28"/>
          <w:szCs w:val="28"/>
        </w:rPr>
      </w:pPr>
      <w:bookmarkStart w:id="78" w:name="_Toc460856942"/>
      <w:r w:rsidRPr="00D57068">
        <w:rPr>
          <w:b/>
          <w:sz w:val="28"/>
          <w:szCs w:val="28"/>
        </w:rPr>
        <w:t xml:space="preserve">13.1 </w:t>
      </w:r>
      <w:r w:rsidR="00091EC1" w:rsidRPr="00D57068">
        <w:rPr>
          <w:b/>
          <w:sz w:val="28"/>
          <w:szCs w:val="28"/>
        </w:rPr>
        <w:t>Научно-техническое сопровождение строительства и эксплуатации высотных зданий в части несущих конструкций</w:t>
      </w:r>
      <w:bookmarkEnd w:id="78"/>
    </w:p>
    <w:p w14:paraId="2D882D1D" w14:textId="77777777" w:rsidR="005537AF" w:rsidRPr="002F761D" w:rsidRDefault="00D57068" w:rsidP="00932913">
      <w:pPr>
        <w:ind w:firstLine="567"/>
        <w:jc w:val="both"/>
        <w:rPr>
          <w:sz w:val="28"/>
          <w:szCs w:val="28"/>
        </w:rPr>
      </w:pPr>
      <w:r>
        <w:rPr>
          <w:sz w:val="28"/>
          <w:szCs w:val="28"/>
        </w:rPr>
        <w:t xml:space="preserve">13.1.1 </w:t>
      </w:r>
      <w:r w:rsidR="005537AF" w:rsidRPr="002F761D">
        <w:rPr>
          <w:sz w:val="28"/>
          <w:szCs w:val="28"/>
        </w:rPr>
        <w:t>Для высотных зданий класса КС-3 по ГОСТ 27751</w:t>
      </w:r>
      <w:r>
        <w:rPr>
          <w:sz w:val="28"/>
          <w:szCs w:val="28"/>
        </w:rPr>
        <w:t>–</w:t>
      </w:r>
      <w:r w:rsidR="005537AF" w:rsidRPr="002F761D">
        <w:rPr>
          <w:sz w:val="28"/>
          <w:szCs w:val="28"/>
        </w:rPr>
        <w:t xml:space="preserve">2014, имеющих повышенный уровень ответственности, следует предусматривать </w:t>
      </w:r>
      <w:r w:rsidR="002F70EC">
        <w:rPr>
          <w:sz w:val="28"/>
          <w:szCs w:val="28"/>
        </w:rPr>
        <w:t>НТС</w:t>
      </w:r>
      <w:r w:rsidR="005537AF" w:rsidRPr="002F761D">
        <w:rPr>
          <w:sz w:val="28"/>
          <w:szCs w:val="28"/>
        </w:rPr>
        <w:t xml:space="preserve"> при проектировании</w:t>
      </w:r>
      <w:r>
        <w:rPr>
          <w:sz w:val="28"/>
          <w:szCs w:val="28"/>
        </w:rPr>
        <w:t>,</w:t>
      </w:r>
      <w:r w:rsidR="005537AF" w:rsidRPr="002F761D">
        <w:rPr>
          <w:sz w:val="28"/>
          <w:szCs w:val="28"/>
        </w:rPr>
        <w:t xml:space="preserve"> строительстве (изготовлении и монтаже конструкций)</w:t>
      </w:r>
      <w:r w:rsidR="004018DB" w:rsidRPr="002F761D">
        <w:rPr>
          <w:sz w:val="28"/>
          <w:szCs w:val="28"/>
        </w:rPr>
        <w:t xml:space="preserve"> </w:t>
      </w:r>
      <w:r w:rsidR="005537AF" w:rsidRPr="002F761D">
        <w:rPr>
          <w:sz w:val="28"/>
          <w:szCs w:val="28"/>
        </w:rPr>
        <w:t>и эксплуатации</w:t>
      </w:r>
      <w:r w:rsidR="006F0B80" w:rsidRPr="002F761D">
        <w:rPr>
          <w:sz w:val="28"/>
          <w:szCs w:val="28"/>
        </w:rPr>
        <w:t xml:space="preserve"> с учетом требований ГОСТ 32019 и настоящего </w:t>
      </w:r>
      <w:r>
        <w:rPr>
          <w:sz w:val="28"/>
          <w:szCs w:val="28"/>
        </w:rPr>
        <w:t>с</w:t>
      </w:r>
      <w:r w:rsidR="006F0B80" w:rsidRPr="002F761D">
        <w:rPr>
          <w:sz w:val="28"/>
          <w:szCs w:val="28"/>
        </w:rPr>
        <w:t>вода правил</w:t>
      </w:r>
      <w:r>
        <w:rPr>
          <w:sz w:val="28"/>
          <w:szCs w:val="28"/>
        </w:rPr>
        <w:t>.</w:t>
      </w:r>
    </w:p>
    <w:p w14:paraId="5C3787A0" w14:textId="77777777" w:rsidR="00361D69" w:rsidRPr="002F761D" w:rsidRDefault="003C64C0" w:rsidP="00932913">
      <w:pPr>
        <w:ind w:firstLine="567"/>
        <w:jc w:val="both"/>
        <w:rPr>
          <w:sz w:val="28"/>
          <w:szCs w:val="28"/>
        </w:rPr>
      </w:pPr>
      <w:r w:rsidRPr="002F761D">
        <w:rPr>
          <w:sz w:val="28"/>
          <w:szCs w:val="28"/>
        </w:rPr>
        <w:t xml:space="preserve">Необходимость проведения </w:t>
      </w:r>
      <w:r w:rsidR="002F70EC">
        <w:rPr>
          <w:sz w:val="28"/>
          <w:szCs w:val="28"/>
        </w:rPr>
        <w:t>НТС</w:t>
      </w:r>
      <w:r w:rsidRPr="002F761D">
        <w:rPr>
          <w:sz w:val="28"/>
          <w:szCs w:val="28"/>
        </w:rPr>
        <w:t xml:space="preserve"> проектирования и строительства</w:t>
      </w:r>
      <w:r w:rsidR="00800CA9" w:rsidRPr="002F761D">
        <w:rPr>
          <w:sz w:val="28"/>
          <w:szCs w:val="28"/>
        </w:rPr>
        <w:t xml:space="preserve"> высотного</w:t>
      </w:r>
      <w:r w:rsidRPr="002F761D">
        <w:rPr>
          <w:sz w:val="28"/>
          <w:szCs w:val="28"/>
        </w:rPr>
        <w:t xml:space="preserve"> здания нормального уровня ответственности (класса КС-2</w:t>
      </w:r>
      <w:r w:rsidR="00D57068">
        <w:rPr>
          <w:sz w:val="28"/>
          <w:szCs w:val="28"/>
        </w:rPr>
        <w:t xml:space="preserve"> </w:t>
      </w:r>
      <w:r w:rsidR="00D57068" w:rsidRPr="002F761D">
        <w:rPr>
          <w:sz w:val="28"/>
          <w:szCs w:val="28"/>
        </w:rPr>
        <w:t>по ГОСТ 27751</w:t>
      </w:r>
      <w:r w:rsidR="00D57068">
        <w:rPr>
          <w:sz w:val="28"/>
          <w:szCs w:val="28"/>
        </w:rPr>
        <w:t>–</w:t>
      </w:r>
      <w:r w:rsidR="00D57068" w:rsidRPr="002F761D">
        <w:rPr>
          <w:sz w:val="28"/>
          <w:szCs w:val="28"/>
        </w:rPr>
        <w:t>2014</w:t>
      </w:r>
      <w:r w:rsidRPr="002F761D">
        <w:rPr>
          <w:sz w:val="28"/>
          <w:szCs w:val="28"/>
        </w:rPr>
        <w:t xml:space="preserve">) определяется генеральным проектировщиком по согласованию с заказчиком. </w:t>
      </w:r>
    </w:p>
    <w:p w14:paraId="595AFA03" w14:textId="77777777" w:rsidR="00361D69" w:rsidRPr="002F761D" w:rsidRDefault="002F70EC" w:rsidP="00932913">
      <w:pPr>
        <w:ind w:firstLine="567"/>
        <w:jc w:val="both"/>
        <w:rPr>
          <w:sz w:val="28"/>
          <w:szCs w:val="28"/>
        </w:rPr>
      </w:pPr>
      <w:r>
        <w:rPr>
          <w:sz w:val="28"/>
          <w:szCs w:val="28"/>
        </w:rPr>
        <w:t xml:space="preserve">В состав НТС на стадии проектирования, </w:t>
      </w:r>
      <w:r w:rsidR="00361D69" w:rsidRPr="002F761D">
        <w:rPr>
          <w:sz w:val="28"/>
          <w:szCs w:val="28"/>
        </w:rPr>
        <w:t>при необходимости</w:t>
      </w:r>
      <w:r>
        <w:rPr>
          <w:sz w:val="28"/>
          <w:szCs w:val="28"/>
        </w:rPr>
        <w:t>,</w:t>
      </w:r>
      <w:r w:rsidRPr="002F70EC">
        <w:rPr>
          <w:sz w:val="28"/>
          <w:szCs w:val="28"/>
        </w:rPr>
        <w:t xml:space="preserve"> </w:t>
      </w:r>
      <w:r>
        <w:rPr>
          <w:sz w:val="28"/>
          <w:szCs w:val="28"/>
        </w:rPr>
        <w:t>входят</w:t>
      </w:r>
      <w:r w:rsidRPr="002F761D">
        <w:rPr>
          <w:sz w:val="28"/>
          <w:szCs w:val="28"/>
        </w:rPr>
        <w:t xml:space="preserve"> исследования</w:t>
      </w:r>
      <w:r w:rsidR="00361D69" w:rsidRPr="002F761D">
        <w:rPr>
          <w:sz w:val="28"/>
          <w:szCs w:val="28"/>
        </w:rPr>
        <w:t xml:space="preserve">, геотехнический мониторинг, мониторинг </w:t>
      </w:r>
      <w:r w:rsidR="00800CA9" w:rsidRPr="002F761D">
        <w:rPr>
          <w:sz w:val="28"/>
          <w:szCs w:val="28"/>
        </w:rPr>
        <w:t xml:space="preserve">технического состояния </w:t>
      </w:r>
      <w:r w:rsidR="00361D69" w:rsidRPr="002F761D">
        <w:rPr>
          <w:sz w:val="28"/>
          <w:szCs w:val="28"/>
        </w:rPr>
        <w:t>несущих конструкций здания выше н</w:t>
      </w:r>
      <w:r w:rsidR="00F54BB8" w:rsidRPr="002F761D">
        <w:rPr>
          <w:sz w:val="28"/>
          <w:szCs w:val="28"/>
        </w:rPr>
        <w:t>у</w:t>
      </w:r>
      <w:r w:rsidR="00361D69" w:rsidRPr="002F761D">
        <w:rPr>
          <w:sz w:val="28"/>
          <w:szCs w:val="28"/>
        </w:rPr>
        <w:t>ля при возведении и эксплуатации, контроль качества строительно-монтажных работ.</w:t>
      </w:r>
    </w:p>
    <w:p w14:paraId="12362CB8" w14:textId="77777777" w:rsidR="005537AF" w:rsidRPr="002F761D" w:rsidRDefault="00AC7160" w:rsidP="00932913">
      <w:pPr>
        <w:ind w:firstLine="567"/>
        <w:jc w:val="both"/>
        <w:rPr>
          <w:sz w:val="28"/>
          <w:szCs w:val="28"/>
        </w:rPr>
      </w:pPr>
      <w:r>
        <w:rPr>
          <w:sz w:val="28"/>
          <w:szCs w:val="28"/>
        </w:rPr>
        <w:t xml:space="preserve">13.1.2 </w:t>
      </w:r>
      <w:r w:rsidR="002F70EC">
        <w:rPr>
          <w:sz w:val="28"/>
          <w:szCs w:val="28"/>
        </w:rPr>
        <w:t>НТС</w:t>
      </w:r>
      <w:r w:rsidR="005537AF" w:rsidRPr="002F761D">
        <w:rPr>
          <w:sz w:val="28"/>
          <w:szCs w:val="28"/>
        </w:rPr>
        <w:t xml:space="preserve"> осуществляется специализированной организацией на основании специально разработанной программы, утвержденной заказчиком. Программа работ составляется до начала строительно-монтажных работ на стадии проектной документации. На стадии разработки рабочей документации </w:t>
      </w:r>
      <w:r w:rsidR="005537AF" w:rsidRPr="002F761D">
        <w:rPr>
          <w:sz w:val="28"/>
          <w:szCs w:val="28"/>
        </w:rPr>
        <w:lastRenderedPageBreak/>
        <w:t xml:space="preserve">и в процессе строительства программа может уточняться и дополняться по согласованию с заказчиком. </w:t>
      </w:r>
    </w:p>
    <w:p w14:paraId="435E4A56" w14:textId="15C4F282" w:rsidR="005537AF" w:rsidRPr="002F761D" w:rsidRDefault="00834DF0" w:rsidP="00932913">
      <w:pPr>
        <w:ind w:firstLine="567"/>
        <w:jc w:val="both"/>
        <w:rPr>
          <w:sz w:val="28"/>
          <w:szCs w:val="28"/>
        </w:rPr>
      </w:pPr>
      <w:r w:rsidRPr="001F2135">
        <w:rPr>
          <w:bCs/>
          <w:kern w:val="36"/>
          <w:sz w:val="28"/>
          <w:szCs w:val="28"/>
        </w:rPr>
        <w:t>13.1.3 В рамках НТС при проектировании конструкций выше нулевой отметки осуществляют контроль качества проектирования в соответствии с требованиями ГОСТ 27751–2014 (раздел 12), включающий в себя:</w:t>
      </w:r>
    </w:p>
    <w:p w14:paraId="1356A7A0" w14:textId="77777777" w:rsidR="005537AF" w:rsidRPr="002F761D" w:rsidRDefault="00B14768" w:rsidP="00932913">
      <w:pPr>
        <w:ind w:firstLine="567"/>
        <w:jc w:val="both"/>
        <w:rPr>
          <w:sz w:val="28"/>
          <w:szCs w:val="28"/>
        </w:rPr>
      </w:pPr>
      <w:r>
        <w:rPr>
          <w:sz w:val="28"/>
          <w:szCs w:val="28"/>
        </w:rPr>
        <w:t>1)</w:t>
      </w:r>
      <w:r w:rsidR="00AC7160">
        <w:rPr>
          <w:sz w:val="28"/>
          <w:szCs w:val="28"/>
        </w:rPr>
        <w:t xml:space="preserve"> </w:t>
      </w:r>
      <w:r w:rsidR="005537AF" w:rsidRPr="002F761D">
        <w:rPr>
          <w:sz w:val="28"/>
          <w:szCs w:val="28"/>
        </w:rPr>
        <w:t>определение соответствия принятых конструктивных решений требованиям действующ</w:t>
      </w:r>
      <w:r w:rsidR="00AC7160">
        <w:rPr>
          <w:sz w:val="28"/>
          <w:szCs w:val="28"/>
        </w:rPr>
        <w:t>их норм и правил проектирования</w:t>
      </w:r>
      <w:r w:rsidR="005537AF" w:rsidRPr="002F761D">
        <w:rPr>
          <w:sz w:val="28"/>
          <w:szCs w:val="28"/>
        </w:rPr>
        <w:t>;</w:t>
      </w:r>
    </w:p>
    <w:p w14:paraId="7E696B8E" w14:textId="77777777" w:rsidR="005537AF" w:rsidRPr="002F761D" w:rsidRDefault="00B14768" w:rsidP="00932913">
      <w:pPr>
        <w:ind w:firstLine="567"/>
        <w:jc w:val="both"/>
        <w:rPr>
          <w:sz w:val="28"/>
          <w:szCs w:val="28"/>
        </w:rPr>
      </w:pPr>
      <w:r>
        <w:rPr>
          <w:sz w:val="28"/>
          <w:szCs w:val="28"/>
        </w:rPr>
        <w:t>2)</w:t>
      </w:r>
      <w:r w:rsidR="00AC7160">
        <w:rPr>
          <w:sz w:val="28"/>
          <w:szCs w:val="28"/>
        </w:rPr>
        <w:t xml:space="preserve"> </w:t>
      </w:r>
      <w:r w:rsidR="005537AF" w:rsidRPr="002F761D">
        <w:rPr>
          <w:sz w:val="28"/>
          <w:szCs w:val="28"/>
        </w:rPr>
        <w:t xml:space="preserve">определение правильности расчетных моделей, использованных при проектировании (проведение двух независимых расчетов с использованием независимо разработанных программных средств; в рамках </w:t>
      </w:r>
      <w:r w:rsidR="00F314AB">
        <w:rPr>
          <w:sz w:val="28"/>
          <w:szCs w:val="28"/>
        </w:rPr>
        <w:t>НТС</w:t>
      </w:r>
      <w:r w:rsidR="005537AF" w:rsidRPr="002F761D">
        <w:rPr>
          <w:sz w:val="28"/>
          <w:szCs w:val="28"/>
        </w:rPr>
        <w:t xml:space="preserve"> выполняется сравнительный анализ расчетных схем и результатов расчетов; для зданий повышенного уровня ответственности (класс КС-3</w:t>
      </w:r>
      <w:r w:rsidR="00AC7160">
        <w:rPr>
          <w:sz w:val="28"/>
          <w:szCs w:val="28"/>
        </w:rPr>
        <w:t xml:space="preserve"> </w:t>
      </w:r>
      <w:r w:rsidR="00AC7160" w:rsidRPr="002F761D">
        <w:rPr>
          <w:sz w:val="28"/>
          <w:szCs w:val="28"/>
        </w:rPr>
        <w:t>по ГОСТ 27751</w:t>
      </w:r>
      <w:r w:rsidR="00AC7160">
        <w:rPr>
          <w:sz w:val="28"/>
          <w:szCs w:val="28"/>
        </w:rPr>
        <w:t>–</w:t>
      </w:r>
      <w:r w:rsidR="00AC7160" w:rsidRPr="002F761D">
        <w:rPr>
          <w:sz w:val="28"/>
          <w:szCs w:val="28"/>
        </w:rPr>
        <w:t>2014</w:t>
      </w:r>
      <w:r w:rsidR="005537AF" w:rsidRPr="002F761D">
        <w:rPr>
          <w:sz w:val="28"/>
          <w:szCs w:val="28"/>
        </w:rPr>
        <w:t xml:space="preserve">) первый расчет выполняется генеральным проектировщиком, второй – организацией, выполняющей </w:t>
      </w:r>
      <w:r w:rsidR="00F314AB">
        <w:rPr>
          <w:sz w:val="28"/>
          <w:szCs w:val="28"/>
        </w:rPr>
        <w:t>НТС</w:t>
      </w:r>
      <w:r w:rsidR="005537AF" w:rsidRPr="002F761D">
        <w:rPr>
          <w:sz w:val="28"/>
          <w:szCs w:val="28"/>
        </w:rPr>
        <w:t>);</w:t>
      </w:r>
    </w:p>
    <w:p w14:paraId="2D501CE6" w14:textId="77777777" w:rsidR="005537AF" w:rsidRPr="002F761D" w:rsidRDefault="00B14768" w:rsidP="00932913">
      <w:pPr>
        <w:ind w:firstLine="567"/>
        <w:jc w:val="both"/>
        <w:rPr>
          <w:sz w:val="28"/>
          <w:szCs w:val="28"/>
        </w:rPr>
      </w:pPr>
      <w:r>
        <w:rPr>
          <w:sz w:val="28"/>
          <w:szCs w:val="28"/>
        </w:rPr>
        <w:t>3)</w:t>
      </w:r>
      <w:r w:rsidR="00AC7160">
        <w:rPr>
          <w:sz w:val="28"/>
          <w:szCs w:val="28"/>
        </w:rPr>
        <w:t xml:space="preserve"> </w:t>
      </w:r>
      <w:r w:rsidR="005537AF" w:rsidRPr="002F761D">
        <w:rPr>
          <w:sz w:val="28"/>
          <w:szCs w:val="28"/>
        </w:rPr>
        <w:t>установление соответствия текстовых и графических частей проектной документации требованиям действующих норм</w:t>
      </w:r>
      <w:r w:rsidR="00AC7160">
        <w:rPr>
          <w:sz w:val="28"/>
          <w:szCs w:val="28"/>
        </w:rPr>
        <w:t xml:space="preserve"> и</w:t>
      </w:r>
      <w:r w:rsidR="005537AF" w:rsidRPr="002F761D">
        <w:rPr>
          <w:sz w:val="28"/>
          <w:szCs w:val="28"/>
        </w:rPr>
        <w:t xml:space="preserve"> результатам расчетов;</w:t>
      </w:r>
    </w:p>
    <w:p w14:paraId="75717633" w14:textId="77777777" w:rsidR="005537AF" w:rsidRPr="002F761D" w:rsidRDefault="00B14768" w:rsidP="00932913">
      <w:pPr>
        <w:ind w:firstLine="567"/>
        <w:jc w:val="both"/>
        <w:rPr>
          <w:sz w:val="28"/>
          <w:szCs w:val="28"/>
        </w:rPr>
      </w:pPr>
      <w:r>
        <w:rPr>
          <w:sz w:val="28"/>
          <w:szCs w:val="28"/>
        </w:rPr>
        <w:t>4)</w:t>
      </w:r>
      <w:r w:rsidR="00AC7160">
        <w:rPr>
          <w:sz w:val="28"/>
          <w:szCs w:val="28"/>
        </w:rPr>
        <w:t xml:space="preserve"> </w:t>
      </w:r>
      <w:r w:rsidR="005537AF" w:rsidRPr="002F761D">
        <w:rPr>
          <w:sz w:val="28"/>
          <w:szCs w:val="28"/>
        </w:rPr>
        <w:t>проверку обоснованности принятых проектных решений, не регламентированных нормативными документами;</w:t>
      </w:r>
    </w:p>
    <w:p w14:paraId="1CD069C8" w14:textId="77777777" w:rsidR="005537AF" w:rsidRPr="002F761D" w:rsidRDefault="00B14768" w:rsidP="00932913">
      <w:pPr>
        <w:ind w:firstLine="567"/>
        <w:jc w:val="both"/>
        <w:rPr>
          <w:sz w:val="28"/>
          <w:szCs w:val="28"/>
        </w:rPr>
      </w:pPr>
      <w:r>
        <w:rPr>
          <w:sz w:val="28"/>
          <w:szCs w:val="28"/>
        </w:rPr>
        <w:t>5)</w:t>
      </w:r>
      <w:r w:rsidR="00AC7160">
        <w:rPr>
          <w:sz w:val="28"/>
          <w:szCs w:val="28"/>
        </w:rPr>
        <w:t xml:space="preserve"> </w:t>
      </w:r>
      <w:r w:rsidR="005537AF" w:rsidRPr="002F761D">
        <w:rPr>
          <w:sz w:val="28"/>
          <w:szCs w:val="28"/>
        </w:rPr>
        <w:t xml:space="preserve">локальную </w:t>
      </w:r>
      <w:r w:rsidR="00FA5A07" w:rsidRPr="002F761D">
        <w:rPr>
          <w:sz w:val="28"/>
          <w:szCs w:val="28"/>
        </w:rPr>
        <w:t xml:space="preserve">проверку </w:t>
      </w:r>
      <w:r w:rsidR="005537AF" w:rsidRPr="002F761D">
        <w:rPr>
          <w:sz w:val="28"/>
          <w:szCs w:val="28"/>
        </w:rPr>
        <w:t>проектных решений, расчетов наиболее ответственных элементов конструкции здания;</w:t>
      </w:r>
    </w:p>
    <w:p w14:paraId="0276DCD3" w14:textId="77777777" w:rsidR="005537AF" w:rsidRPr="002F761D" w:rsidRDefault="00B14768" w:rsidP="00932913">
      <w:pPr>
        <w:ind w:firstLine="567"/>
        <w:jc w:val="both"/>
        <w:rPr>
          <w:sz w:val="28"/>
          <w:szCs w:val="28"/>
        </w:rPr>
      </w:pPr>
      <w:r>
        <w:rPr>
          <w:sz w:val="28"/>
          <w:szCs w:val="28"/>
        </w:rPr>
        <w:t>6)</w:t>
      </w:r>
      <w:r w:rsidR="00AC7160">
        <w:rPr>
          <w:sz w:val="28"/>
          <w:szCs w:val="28"/>
        </w:rPr>
        <w:t xml:space="preserve"> </w:t>
      </w:r>
      <w:r w:rsidR="005537AF" w:rsidRPr="002F761D">
        <w:rPr>
          <w:sz w:val="28"/>
          <w:szCs w:val="28"/>
        </w:rPr>
        <w:t>выполнение испытаний новых конструкций, узлов и элементов соединений, применяемых при строительстве здания, интер</w:t>
      </w:r>
      <w:r w:rsidR="00AC7160">
        <w:rPr>
          <w:sz w:val="28"/>
          <w:szCs w:val="28"/>
        </w:rPr>
        <w:t>претация результатов испытаний;</w:t>
      </w:r>
    </w:p>
    <w:p w14:paraId="250242DA" w14:textId="77777777" w:rsidR="005537AF" w:rsidRPr="002F761D" w:rsidRDefault="00B14768" w:rsidP="00932913">
      <w:pPr>
        <w:ind w:firstLine="567"/>
        <w:jc w:val="both"/>
        <w:rPr>
          <w:sz w:val="28"/>
          <w:szCs w:val="28"/>
        </w:rPr>
      </w:pPr>
      <w:r>
        <w:rPr>
          <w:sz w:val="28"/>
          <w:szCs w:val="28"/>
        </w:rPr>
        <w:t>7)</w:t>
      </w:r>
      <w:r w:rsidR="00AC7160">
        <w:rPr>
          <w:sz w:val="28"/>
          <w:szCs w:val="28"/>
        </w:rPr>
        <w:t xml:space="preserve"> </w:t>
      </w:r>
      <w:r w:rsidR="005537AF" w:rsidRPr="002F761D">
        <w:rPr>
          <w:sz w:val="28"/>
          <w:szCs w:val="28"/>
        </w:rPr>
        <w:t>выполнение аэродинамических испытаний масштабных моделей зданий для определения нагрузок от ветра, интерпретация результатов испытаний;</w:t>
      </w:r>
    </w:p>
    <w:p w14:paraId="62CB6183" w14:textId="77777777" w:rsidR="005537AF" w:rsidRPr="002F761D" w:rsidRDefault="00B14768" w:rsidP="00932913">
      <w:pPr>
        <w:ind w:firstLine="567"/>
        <w:jc w:val="both"/>
        <w:rPr>
          <w:sz w:val="28"/>
          <w:szCs w:val="28"/>
        </w:rPr>
      </w:pPr>
      <w:r>
        <w:rPr>
          <w:sz w:val="28"/>
          <w:szCs w:val="28"/>
        </w:rPr>
        <w:t>8)</w:t>
      </w:r>
      <w:r w:rsidR="00AC7160">
        <w:rPr>
          <w:sz w:val="28"/>
          <w:szCs w:val="28"/>
        </w:rPr>
        <w:t xml:space="preserve"> </w:t>
      </w:r>
      <w:r w:rsidR="005537AF" w:rsidRPr="002F761D">
        <w:rPr>
          <w:sz w:val="28"/>
          <w:szCs w:val="28"/>
        </w:rPr>
        <w:t>другие мероприятия, предусмотрен</w:t>
      </w:r>
      <w:r w:rsidR="00AC7160">
        <w:rPr>
          <w:sz w:val="28"/>
          <w:szCs w:val="28"/>
        </w:rPr>
        <w:t>н</w:t>
      </w:r>
      <w:r w:rsidR="005537AF" w:rsidRPr="002F761D">
        <w:rPr>
          <w:sz w:val="28"/>
          <w:szCs w:val="28"/>
        </w:rPr>
        <w:t>ы</w:t>
      </w:r>
      <w:r w:rsidR="00AC7160">
        <w:rPr>
          <w:sz w:val="28"/>
          <w:szCs w:val="28"/>
        </w:rPr>
        <w:t>е</w:t>
      </w:r>
      <w:r w:rsidR="005537AF" w:rsidRPr="002F761D">
        <w:rPr>
          <w:sz w:val="28"/>
          <w:szCs w:val="28"/>
        </w:rPr>
        <w:t xml:space="preserve"> программой </w:t>
      </w:r>
      <w:r w:rsidR="00F314AB">
        <w:rPr>
          <w:sz w:val="28"/>
          <w:szCs w:val="28"/>
        </w:rPr>
        <w:t>НТС</w:t>
      </w:r>
      <w:r w:rsidR="00AC7160">
        <w:rPr>
          <w:sz w:val="28"/>
          <w:szCs w:val="28"/>
        </w:rPr>
        <w:t>,</w:t>
      </w:r>
      <w:r w:rsidR="005537AF" w:rsidRPr="002F761D">
        <w:rPr>
          <w:sz w:val="28"/>
          <w:szCs w:val="28"/>
        </w:rPr>
        <w:t xml:space="preserve"> при реализации которых обеспечивается безопасность строи</w:t>
      </w:r>
      <w:r w:rsidR="00AC7160">
        <w:rPr>
          <w:sz w:val="28"/>
          <w:szCs w:val="28"/>
        </w:rPr>
        <w:t>тельства и эксплуатации здания.</w:t>
      </w:r>
    </w:p>
    <w:p w14:paraId="4E4D405F" w14:textId="77777777" w:rsidR="00834DF0" w:rsidRPr="00E04F66" w:rsidRDefault="00834DF0" w:rsidP="00834DF0">
      <w:pPr>
        <w:pStyle w:val="aff1"/>
        <w:ind w:firstLine="567"/>
        <w:jc w:val="both"/>
        <w:rPr>
          <w:b/>
          <w:sz w:val="28"/>
          <w:szCs w:val="28"/>
        </w:rPr>
      </w:pPr>
      <w:r w:rsidRPr="00E04F66">
        <w:rPr>
          <w:b/>
          <w:sz w:val="28"/>
          <w:szCs w:val="28"/>
        </w:rPr>
        <w:t>(Измененная редакция, Изм. № 1).</w:t>
      </w:r>
    </w:p>
    <w:p w14:paraId="2F68D7E6" w14:textId="77777777" w:rsidR="005537AF" w:rsidRPr="002F761D" w:rsidRDefault="00AC7160" w:rsidP="00932913">
      <w:pPr>
        <w:ind w:firstLine="567"/>
        <w:jc w:val="both"/>
        <w:rPr>
          <w:sz w:val="28"/>
          <w:szCs w:val="28"/>
        </w:rPr>
      </w:pPr>
      <w:r>
        <w:rPr>
          <w:sz w:val="28"/>
          <w:szCs w:val="28"/>
        </w:rPr>
        <w:t xml:space="preserve">13.1.4 </w:t>
      </w:r>
      <w:r w:rsidR="005537AF" w:rsidRPr="002F761D">
        <w:rPr>
          <w:sz w:val="28"/>
          <w:szCs w:val="28"/>
        </w:rPr>
        <w:t>Ес</w:t>
      </w:r>
      <w:r>
        <w:rPr>
          <w:sz w:val="28"/>
          <w:szCs w:val="28"/>
        </w:rPr>
        <w:t xml:space="preserve">ли при </w:t>
      </w:r>
      <w:r w:rsidR="005537AF" w:rsidRPr="002F761D">
        <w:rPr>
          <w:sz w:val="28"/>
          <w:szCs w:val="28"/>
        </w:rPr>
        <w:t xml:space="preserve">проектировании использованы не апробированные ранее конструктивные решения или для которых не существует надежных методов расчета, необходимо использовать данные экспериментальных исследований на моделях или натурных конструкциях. Исследования выполняют по специально разработанной программе, составленной генеральным проектировщиком или организацией, осуществляющей </w:t>
      </w:r>
      <w:r w:rsidR="00F314AB">
        <w:rPr>
          <w:sz w:val="28"/>
          <w:szCs w:val="28"/>
        </w:rPr>
        <w:t>НТС</w:t>
      </w:r>
      <w:r>
        <w:rPr>
          <w:sz w:val="28"/>
          <w:szCs w:val="28"/>
        </w:rPr>
        <w:t>, и утвержденной заказчиком.</w:t>
      </w:r>
    </w:p>
    <w:p w14:paraId="642F6F50" w14:textId="77777777" w:rsidR="005537AF" w:rsidRPr="002F761D" w:rsidRDefault="00AC7160" w:rsidP="00932913">
      <w:pPr>
        <w:ind w:firstLine="567"/>
        <w:jc w:val="both"/>
        <w:rPr>
          <w:sz w:val="28"/>
          <w:szCs w:val="28"/>
        </w:rPr>
      </w:pPr>
      <w:r>
        <w:rPr>
          <w:sz w:val="28"/>
          <w:szCs w:val="28"/>
        </w:rPr>
        <w:t xml:space="preserve">13.1.5 </w:t>
      </w:r>
      <w:r w:rsidR="00D904F3" w:rsidRPr="002F761D">
        <w:rPr>
          <w:sz w:val="28"/>
          <w:szCs w:val="28"/>
        </w:rPr>
        <w:t>К</w:t>
      </w:r>
      <w:r w:rsidR="005537AF" w:rsidRPr="002F761D">
        <w:rPr>
          <w:sz w:val="28"/>
          <w:szCs w:val="28"/>
        </w:rPr>
        <w:t>онтроль качества строительно-монтажных работ</w:t>
      </w:r>
      <w:r w:rsidR="00B14768">
        <w:rPr>
          <w:sz w:val="28"/>
          <w:szCs w:val="28"/>
        </w:rPr>
        <w:t>,</w:t>
      </w:r>
      <w:r w:rsidR="005537AF" w:rsidRPr="002F761D">
        <w:rPr>
          <w:sz w:val="28"/>
          <w:szCs w:val="28"/>
        </w:rPr>
        <w:t xml:space="preserve"> </w:t>
      </w:r>
      <w:r w:rsidR="00B14768">
        <w:rPr>
          <w:sz w:val="28"/>
          <w:szCs w:val="28"/>
        </w:rPr>
        <w:t>осуществляемый</w:t>
      </w:r>
      <w:r w:rsidR="00800CA9" w:rsidRPr="002F761D">
        <w:rPr>
          <w:sz w:val="28"/>
          <w:szCs w:val="28"/>
        </w:rPr>
        <w:t xml:space="preserve"> в </w:t>
      </w:r>
      <w:r w:rsidR="005537AF" w:rsidRPr="002F761D">
        <w:rPr>
          <w:sz w:val="28"/>
          <w:szCs w:val="28"/>
        </w:rPr>
        <w:t>соответствии с требованиями ГОСТ 27751</w:t>
      </w:r>
      <w:r>
        <w:rPr>
          <w:sz w:val="28"/>
          <w:szCs w:val="28"/>
        </w:rPr>
        <w:t>–</w:t>
      </w:r>
      <w:r w:rsidR="005537AF" w:rsidRPr="002F761D">
        <w:rPr>
          <w:sz w:val="28"/>
          <w:szCs w:val="28"/>
        </w:rPr>
        <w:t>2014</w:t>
      </w:r>
      <w:r w:rsidR="003C64C0" w:rsidRPr="002F761D">
        <w:rPr>
          <w:sz w:val="28"/>
          <w:szCs w:val="28"/>
        </w:rPr>
        <w:t xml:space="preserve"> (раздел 12)</w:t>
      </w:r>
      <w:r w:rsidR="005537AF" w:rsidRPr="002F761D">
        <w:rPr>
          <w:sz w:val="28"/>
          <w:szCs w:val="28"/>
        </w:rPr>
        <w:t xml:space="preserve">, </w:t>
      </w:r>
      <w:r w:rsidR="00B14768">
        <w:rPr>
          <w:sz w:val="28"/>
          <w:szCs w:val="28"/>
        </w:rPr>
        <w:t>должен включать в себя</w:t>
      </w:r>
      <w:r>
        <w:rPr>
          <w:sz w:val="28"/>
          <w:szCs w:val="28"/>
        </w:rPr>
        <w:t>:</w:t>
      </w:r>
    </w:p>
    <w:p w14:paraId="0ACE4B53" w14:textId="77777777" w:rsidR="005537AF" w:rsidRPr="002F761D" w:rsidRDefault="00AC7160" w:rsidP="00932913">
      <w:pPr>
        <w:ind w:firstLine="567"/>
        <w:jc w:val="both"/>
        <w:rPr>
          <w:sz w:val="28"/>
          <w:szCs w:val="28"/>
        </w:rPr>
      </w:pPr>
      <w:r>
        <w:rPr>
          <w:sz w:val="28"/>
          <w:szCs w:val="28"/>
        </w:rPr>
        <w:t xml:space="preserve">1) </w:t>
      </w:r>
      <w:r w:rsidR="005537AF" w:rsidRPr="002F761D">
        <w:rPr>
          <w:sz w:val="28"/>
          <w:szCs w:val="28"/>
        </w:rPr>
        <w:t xml:space="preserve">рассмотрение и согласование </w:t>
      </w:r>
      <w:r>
        <w:rPr>
          <w:sz w:val="28"/>
          <w:szCs w:val="28"/>
        </w:rPr>
        <w:t>ПОС</w:t>
      </w:r>
      <w:r w:rsidR="005537AF" w:rsidRPr="002F761D">
        <w:rPr>
          <w:sz w:val="28"/>
          <w:szCs w:val="28"/>
        </w:rPr>
        <w:t xml:space="preserve">, проекта </w:t>
      </w:r>
      <w:r w:rsidR="00032766" w:rsidRPr="002F761D">
        <w:rPr>
          <w:sz w:val="28"/>
          <w:szCs w:val="28"/>
        </w:rPr>
        <w:t xml:space="preserve">организации </w:t>
      </w:r>
      <w:r w:rsidR="005537AF" w:rsidRPr="002F761D">
        <w:rPr>
          <w:sz w:val="28"/>
          <w:szCs w:val="28"/>
        </w:rPr>
        <w:t xml:space="preserve">производства сварочных работ, </w:t>
      </w:r>
      <w:r w:rsidR="000054C6">
        <w:rPr>
          <w:sz w:val="28"/>
          <w:szCs w:val="28"/>
        </w:rPr>
        <w:t>ТР</w:t>
      </w:r>
      <w:r w:rsidR="005537AF" w:rsidRPr="002F761D">
        <w:rPr>
          <w:sz w:val="28"/>
          <w:szCs w:val="28"/>
        </w:rPr>
        <w:t xml:space="preserve"> отдельных видов работ (сборки болтовых соединений, </w:t>
      </w:r>
      <w:r w:rsidR="005537AF" w:rsidRPr="002F761D">
        <w:rPr>
          <w:sz w:val="28"/>
          <w:szCs w:val="28"/>
        </w:rPr>
        <w:lastRenderedPageBreak/>
        <w:t xml:space="preserve">арматурных и бетонных работ, неразрушающего контроля </w:t>
      </w:r>
      <w:r w:rsidR="000054C6">
        <w:rPr>
          <w:sz w:val="28"/>
          <w:szCs w:val="28"/>
        </w:rPr>
        <w:t xml:space="preserve">прочности </w:t>
      </w:r>
      <w:r w:rsidR="005537AF" w:rsidRPr="002F761D">
        <w:rPr>
          <w:sz w:val="28"/>
          <w:szCs w:val="28"/>
        </w:rPr>
        <w:t>бетон</w:t>
      </w:r>
      <w:r w:rsidR="000054C6">
        <w:rPr>
          <w:sz w:val="28"/>
          <w:szCs w:val="28"/>
        </w:rPr>
        <w:t>а</w:t>
      </w:r>
      <w:r w:rsidR="005537AF" w:rsidRPr="002F761D">
        <w:rPr>
          <w:sz w:val="28"/>
          <w:szCs w:val="28"/>
        </w:rPr>
        <w:t xml:space="preserve"> и </w:t>
      </w:r>
      <w:r w:rsidR="006E6352" w:rsidRPr="002F761D">
        <w:rPr>
          <w:sz w:val="28"/>
          <w:szCs w:val="28"/>
        </w:rPr>
        <w:t>т. д.</w:t>
      </w:r>
      <w:r w:rsidR="005537AF" w:rsidRPr="002F761D">
        <w:rPr>
          <w:sz w:val="28"/>
          <w:szCs w:val="28"/>
        </w:rPr>
        <w:t>);</w:t>
      </w:r>
    </w:p>
    <w:p w14:paraId="272C5AEA" w14:textId="77777777" w:rsidR="005537AF" w:rsidRPr="002F761D" w:rsidRDefault="00AC7160" w:rsidP="00932913">
      <w:pPr>
        <w:ind w:firstLine="567"/>
        <w:jc w:val="both"/>
        <w:rPr>
          <w:sz w:val="28"/>
          <w:szCs w:val="28"/>
        </w:rPr>
      </w:pPr>
      <w:r>
        <w:rPr>
          <w:sz w:val="28"/>
          <w:szCs w:val="28"/>
        </w:rPr>
        <w:t xml:space="preserve">2) </w:t>
      </w:r>
      <w:r w:rsidR="005537AF" w:rsidRPr="002F761D">
        <w:rPr>
          <w:sz w:val="28"/>
          <w:szCs w:val="28"/>
        </w:rPr>
        <w:t xml:space="preserve">выполнение локальных расчетов конструкций при выявлении отклонений от проектных решений и/или от норм на монтаж и изготовление конструкций (или составление рекомендаций для выполнения таких расчетов); </w:t>
      </w:r>
    </w:p>
    <w:p w14:paraId="6BA8797A" w14:textId="77777777" w:rsidR="005537AF" w:rsidRPr="002F761D" w:rsidRDefault="00AC7160" w:rsidP="00932913">
      <w:pPr>
        <w:ind w:firstLine="567"/>
        <w:jc w:val="both"/>
        <w:rPr>
          <w:sz w:val="28"/>
          <w:szCs w:val="28"/>
        </w:rPr>
      </w:pPr>
      <w:r>
        <w:rPr>
          <w:sz w:val="28"/>
          <w:szCs w:val="28"/>
        </w:rPr>
        <w:t xml:space="preserve">3) </w:t>
      </w:r>
      <w:r w:rsidR="005537AF" w:rsidRPr="002F761D">
        <w:rPr>
          <w:sz w:val="28"/>
          <w:szCs w:val="28"/>
        </w:rPr>
        <w:t>выполнение контрольных испытаний материалов, соединений, крепежных элементов;</w:t>
      </w:r>
    </w:p>
    <w:p w14:paraId="39493F8C" w14:textId="77777777" w:rsidR="005537AF" w:rsidRPr="002F761D" w:rsidRDefault="00AC7160" w:rsidP="00932913">
      <w:pPr>
        <w:ind w:firstLine="567"/>
        <w:jc w:val="both"/>
        <w:rPr>
          <w:sz w:val="28"/>
          <w:szCs w:val="28"/>
        </w:rPr>
      </w:pPr>
      <w:r>
        <w:rPr>
          <w:sz w:val="28"/>
          <w:szCs w:val="28"/>
        </w:rPr>
        <w:t xml:space="preserve">4) </w:t>
      </w:r>
      <w:r w:rsidR="005537AF" w:rsidRPr="002F761D">
        <w:rPr>
          <w:sz w:val="28"/>
          <w:szCs w:val="28"/>
        </w:rPr>
        <w:t>разработка рекомендаций по выборочному контролю качества материалов, соединений, крепежных элементов;</w:t>
      </w:r>
    </w:p>
    <w:p w14:paraId="4A17AC02" w14:textId="77777777" w:rsidR="005537AF" w:rsidRPr="002F761D" w:rsidRDefault="00AC7160" w:rsidP="00932913">
      <w:pPr>
        <w:ind w:firstLine="567"/>
        <w:jc w:val="both"/>
        <w:rPr>
          <w:sz w:val="28"/>
          <w:szCs w:val="28"/>
        </w:rPr>
      </w:pPr>
      <w:r>
        <w:rPr>
          <w:sz w:val="28"/>
          <w:szCs w:val="28"/>
        </w:rPr>
        <w:t xml:space="preserve">5) </w:t>
      </w:r>
      <w:r w:rsidR="005537AF" w:rsidRPr="002F761D">
        <w:rPr>
          <w:sz w:val="28"/>
          <w:szCs w:val="28"/>
        </w:rPr>
        <w:t>разработк</w:t>
      </w:r>
      <w:r w:rsidR="00B14768">
        <w:rPr>
          <w:sz w:val="28"/>
          <w:szCs w:val="28"/>
        </w:rPr>
        <w:t>у</w:t>
      </w:r>
      <w:r w:rsidR="005537AF" w:rsidRPr="002F761D">
        <w:rPr>
          <w:sz w:val="28"/>
          <w:szCs w:val="28"/>
        </w:rPr>
        <w:t xml:space="preserve"> дополнительных требований по приемке смонтированных конструкций при отсутствии соответствующих требований в нормах на монтаж и изготовление конструкций;</w:t>
      </w:r>
    </w:p>
    <w:p w14:paraId="092EB3E1" w14:textId="77777777" w:rsidR="005537AF" w:rsidRPr="002F761D" w:rsidRDefault="00AC7160" w:rsidP="00932913">
      <w:pPr>
        <w:ind w:firstLine="567"/>
        <w:jc w:val="both"/>
        <w:rPr>
          <w:sz w:val="28"/>
          <w:szCs w:val="28"/>
        </w:rPr>
      </w:pPr>
      <w:r>
        <w:rPr>
          <w:sz w:val="28"/>
          <w:szCs w:val="28"/>
        </w:rPr>
        <w:t xml:space="preserve">6) </w:t>
      </w:r>
      <w:r w:rsidR="005537AF" w:rsidRPr="002F761D">
        <w:rPr>
          <w:sz w:val="28"/>
          <w:szCs w:val="28"/>
        </w:rPr>
        <w:t>выборочный входной контроль качества материалов и конструкций на строительной площадке;</w:t>
      </w:r>
    </w:p>
    <w:p w14:paraId="5FB76879" w14:textId="77777777" w:rsidR="005537AF" w:rsidRPr="002F761D" w:rsidRDefault="00AC7160" w:rsidP="00932913">
      <w:pPr>
        <w:ind w:firstLine="567"/>
        <w:jc w:val="both"/>
        <w:rPr>
          <w:sz w:val="28"/>
          <w:szCs w:val="28"/>
        </w:rPr>
      </w:pPr>
      <w:r>
        <w:rPr>
          <w:sz w:val="28"/>
          <w:szCs w:val="28"/>
        </w:rPr>
        <w:t xml:space="preserve">7) </w:t>
      </w:r>
      <w:r w:rsidR="005537AF" w:rsidRPr="002F761D">
        <w:rPr>
          <w:sz w:val="28"/>
          <w:szCs w:val="28"/>
        </w:rPr>
        <w:t xml:space="preserve">контроль качества изготовления конструкций и крепежных элементов на </w:t>
      </w:r>
      <w:r>
        <w:rPr>
          <w:sz w:val="28"/>
          <w:szCs w:val="28"/>
        </w:rPr>
        <w:t>предприятиях</w:t>
      </w:r>
      <w:r w:rsidR="005537AF" w:rsidRPr="002F761D">
        <w:rPr>
          <w:sz w:val="28"/>
          <w:szCs w:val="28"/>
        </w:rPr>
        <w:t>-изготовителях;</w:t>
      </w:r>
    </w:p>
    <w:p w14:paraId="1A2FCA78" w14:textId="77777777" w:rsidR="005537AF" w:rsidRPr="002F761D" w:rsidRDefault="00AC7160" w:rsidP="00932913">
      <w:pPr>
        <w:ind w:firstLine="567"/>
        <w:jc w:val="both"/>
        <w:rPr>
          <w:sz w:val="28"/>
          <w:szCs w:val="28"/>
        </w:rPr>
      </w:pPr>
      <w:r>
        <w:rPr>
          <w:sz w:val="28"/>
          <w:szCs w:val="28"/>
        </w:rPr>
        <w:t xml:space="preserve">8) </w:t>
      </w:r>
      <w:r w:rsidR="005537AF" w:rsidRPr="002F761D">
        <w:rPr>
          <w:sz w:val="28"/>
          <w:szCs w:val="28"/>
        </w:rPr>
        <w:t>другие мероприятия, предусмотрен</w:t>
      </w:r>
      <w:r>
        <w:rPr>
          <w:sz w:val="28"/>
          <w:szCs w:val="28"/>
        </w:rPr>
        <w:t>н</w:t>
      </w:r>
      <w:r w:rsidR="005537AF" w:rsidRPr="002F761D">
        <w:rPr>
          <w:sz w:val="28"/>
          <w:szCs w:val="28"/>
        </w:rPr>
        <w:t>ы</w:t>
      </w:r>
      <w:r>
        <w:rPr>
          <w:sz w:val="28"/>
          <w:szCs w:val="28"/>
        </w:rPr>
        <w:t>е</w:t>
      </w:r>
      <w:r w:rsidR="005537AF" w:rsidRPr="002F761D">
        <w:rPr>
          <w:sz w:val="28"/>
          <w:szCs w:val="28"/>
        </w:rPr>
        <w:t xml:space="preserve"> программой </w:t>
      </w:r>
      <w:r w:rsidR="00B14768">
        <w:rPr>
          <w:sz w:val="28"/>
          <w:szCs w:val="28"/>
        </w:rPr>
        <w:t>НТС</w:t>
      </w:r>
      <w:r>
        <w:rPr>
          <w:sz w:val="28"/>
          <w:szCs w:val="28"/>
        </w:rPr>
        <w:t>,</w:t>
      </w:r>
      <w:r w:rsidR="005537AF" w:rsidRPr="002F761D">
        <w:rPr>
          <w:sz w:val="28"/>
          <w:szCs w:val="28"/>
        </w:rPr>
        <w:t xml:space="preserve"> при реализации которых обеспечивается безопасность строи</w:t>
      </w:r>
      <w:r>
        <w:rPr>
          <w:sz w:val="28"/>
          <w:szCs w:val="28"/>
        </w:rPr>
        <w:t>тельства и эксплуатации здания.</w:t>
      </w:r>
    </w:p>
    <w:p w14:paraId="36770F46" w14:textId="77777777" w:rsidR="00D904F3" w:rsidRPr="002F761D" w:rsidRDefault="00AC7160" w:rsidP="00932913">
      <w:pPr>
        <w:ind w:firstLine="567"/>
        <w:jc w:val="both"/>
        <w:rPr>
          <w:sz w:val="28"/>
          <w:szCs w:val="28"/>
        </w:rPr>
      </w:pPr>
      <w:r>
        <w:rPr>
          <w:sz w:val="28"/>
          <w:szCs w:val="28"/>
        </w:rPr>
        <w:t xml:space="preserve">13.1.6 </w:t>
      </w:r>
      <w:r w:rsidR="00D904F3" w:rsidRPr="002F761D">
        <w:rPr>
          <w:sz w:val="28"/>
          <w:szCs w:val="28"/>
        </w:rPr>
        <w:t xml:space="preserve">Геотехнический мониторинг </w:t>
      </w:r>
      <w:r w:rsidR="007558B0" w:rsidRPr="002F761D">
        <w:rPr>
          <w:sz w:val="28"/>
          <w:szCs w:val="28"/>
        </w:rPr>
        <w:t xml:space="preserve">в процессе строительства </w:t>
      </w:r>
      <w:r w:rsidR="00D904F3" w:rsidRPr="002F761D">
        <w:rPr>
          <w:sz w:val="28"/>
          <w:szCs w:val="28"/>
        </w:rPr>
        <w:t>следует выполнять</w:t>
      </w:r>
      <w:r>
        <w:rPr>
          <w:sz w:val="28"/>
          <w:szCs w:val="28"/>
        </w:rPr>
        <w:t xml:space="preserve"> </w:t>
      </w:r>
      <w:r w:rsidR="007558B0" w:rsidRPr="002F761D">
        <w:rPr>
          <w:sz w:val="28"/>
          <w:szCs w:val="28"/>
        </w:rPr>
        <w:t>в соответствии с 8.1.1.</w:t>
      </w:r>
    </w:p>
    <w:p w14:paraId="1091B451" w14:textId="77777777" w:rsidR="005537AF" w:rsidRPr="002F761D" w:rsidRDefault="005537AF" w:rsidP="00932913">
      <w:pPr>
        <w:ind w:firstLine="567"/>
        <w:jc w:val="both"/>
        <w:rPr>
          <w:sz w:val="28"/>
          <w:szCs w:val="28"/>
        </w:rPr>
      </w:pPr>
      <w:r w:rsidRPr="002F761D">
        <w:rPr>
          <w:sz w:val="28"/>
          <w:szCs w:val="28"/>
        </w:rPr>
        <w:t>Мониторинг технического состояния несущих конструкций (технический мониторинг) при возведении и эксплуатации следует выполнять в соответствии с требованиями ГОСТ 31937</w:t>
      </w:r>
      <w:r w:rsidR="00AC7160">
        <w:rPr>
          <w:sz w:val="28"/>
          <w:szCs w:val="28"/>
        </w:rPr>
        <w:t xml:space="preserve">–2011 </w:t>
      </w:r>
      <w:r w:rsidR="00F51138" w:rsidRPr="002F761D">
        <w:rPr>
          <w:sz w:val="28"/>
          <w:szCs w:val="28"/>
        </w:rPr>
        <w:t>(раздел 6)</w:t>
      </w:r>
      <w:r w:rsidRPr="002F761D">
        <w:rPr>
          <w:sz w:val="28"/>
          <w:szCs w:val="28"/>
        </w:rPr>
        <w:t xml:space="preserve">, как для уникальных зданий и сооружений. Мониторинг выполняется на основании программы мониторинга, составленной до начала строительных работ, организацией, осуществляющей мониторинг, или организацией, осуществляющей </w:t>
      </w:r>
      <w:r w:rsidR="00F314AB">
        <w:rPr>
          <w:sz w:val="28"/>
          <w:szCs w:val="28"/>
        </w:rPr>
        <w:t>НТС</w:t>
      </w:r>
      <w:r w:rsidRPr="002F761D">
        <w:rPr>
          <w:sz w:val="28"/>
          <w:szCs w:val="28"/>
        </w:rPr>
        <w:t>. Программа мониторинга утверждается заказчиком. В программе мониторинга указыва</w:t>
      </w:r>
      <w:r w:rsidR="00DF0B30" w:rsidRPr="002F761D">
        <w:rPr>
          <w:sz w:val="28"/>
          <w:szCs w:val="28"/>
        </w:rPr>
        <w:t>ют</w:t>
      </w:r>
      <w:r w:rsidR="00AC7160">
        <w:rPr>
          <w:sz w:val="28"/>
          <w:szCs w:val="28"/>
        </w:rPr>
        <w:t xml:space="preserve"> следующее:</w:t>
      </w:r>
    </w:p>
    <w:p w14:paraId="40BF50A2" w14:textId="77777777" w:rsidR="005537AF" w:rsidRPr="002F761D" w:rsidRDefault="00AC7160" w:rsidP="00932913">
      <w:pPr>
        <w:ind w:firstLine="567"/>
        <w:jc w:val="both"/>
        <w:rPr>
          <w:sz w:val="28"/>
          <w:szCs w:val="28"/>
        </w:rPr>
      </w:pPr>
      <w:r>
        <w:rPr>
          <w:sz w:val="28"/>
          <w:szCs w:val="28"/>
        </w:rPr>
        <w:t xml:space="preserve">- </w:t>
      </w:r>
      <w:r w:rsidR="005537AF" w:rsidRPr="002F761D">
        <w:rPr>
          <w:sz w:val="28"/>
          <w:szCs w:val="28"/>
        </w:rPr>
        <w:t>наиболее ответственные конструкции, узлы и сое</w:t>
      </w:r>
      <w:r>
        <w:rPr>
          <w:sz w:val="28"/>
          <w:szCs w:val="28"/>
        </w:rPr>
        <w:t>динения, подлежащие мониторингу;</w:t>
      </w:r>
    </w:p>
    <w:p w14:paraId="06851C17" w14:textId="77777777" w:rsidR="005537AF" w:rsidRPr="002F761D" w:rsidRDefault="00AC7160" w:rsidP="00932913">
      <w:pPr>
        <w:ind w:firstLine="567"/>
        <w:jc w:val="both"/>
        <w:rPr>
          <w:sz w:val="28"/>
          <w:szCs w:val="28"/>
        </w:rPr>
      </w:pPr>
      <w:r>
        <w:rPr>
          <w:sz w:val="28"/>
          <w:szCs w:val="28"/>
        </w:rPr>
        <w:t xml:space="preserve">- </w:t>
      </w:r>
      <w:r w:rsidR="005537AF" w:rsidRPr="002F761D">
        <w:rPr>
          <w:sz w:val="28"/>
          <w:szCs w:val="28"/>
        </w:rPr>
        <w:t>параметры, требующие контроля</w:t>
      </w:r>
      <w:r w:rsidR="00B14768">
        <w:rPr>
          <w:sz w:val="28"/>
          <w:szCs w:val="28"/>
        </w:rPr>
        <w:t>,</w:t>
      </w:r>
      <w:r w:rsidR="005537AF" w:rsidRPr="002F761D">
        <w:rPr>
          <w:sz w:val="28"/>
          <w:szCs w:val="28"/>
        </w:rPr>
        <w:t xml:space="preserve"> и их расчетные (контрольные) значения, определяемые на основании нормативных документов</w:t>
      </w:r>
      <w:r>
        <w:rPr>
          <w:sz w:val="28"/>
          <w:szCs w:val="28"/>
        </w:rPr>
        <w:t>, проекта и результатов расчета;</w:t>
      </w:r>
    </w:p>
    <w:p w14:paraId="3B934B8A" w14:textId="77777777" w:rsidR="005537AF" w:rsidRPr="002F761D" w:rsidRDefault="002F2C11" w:rsidP="00932913">
      <w:pPr>
        <w:ind w:firstLine="567"/>
        <w:jc w:val="both"/>
        <w:rPr>
          <w:sz w:val="28"/>
          <w:szCs w:val="28"/>
        </w:rPr>
      </w:pPr>
      <w:r>
        <w:rPr>
          <w:sz w:val="28"/>
          <w:szCs w:val="28"/>
        </w:rPr>
        <w:t xml:space="preserve">- </w:t>
      </w:r>
      <w:r w:rsidR="005537AF" w:rsidRPr="002F761D">
        <w:rPr>
          <w:sz w:val="28"/>
          <w:szCs w:val="28"/>
        </w:rPr>
        <w:t>состав работ и выбор системы наблюдения, методов</w:t>
      </w:r>
      <w:r>
        <w:rPr>
          <w:sz w:val="28"/>
          <w:szCs w:val="28"/>
        </w:rPr>
        <w:t xml:space="preserve"> и объемов контрольных операций;</w:t>
      </w:r>
    </w:p>
    <w:p w14:paraId="1CC5B4EB" w14:textId="77777777" w:rsidR="005537AF" w:rsidRPr="002F761D" w:rsidRDefault="002F2C11" w:rsidP="00932913">
      <w:pPr>
        <w:ind w:firstLine="567"/>
        <w:jc w:val="both"/>
        <w:rPr>
          <w:sz w:val="28"/>
          <w:szCs w:val="28"/>
        </w:rPr>
      </w:pPr>
      <w:r>
        <w:rPr>
          <w:sz w:val="28"/>
          <w:szCs w:val="28"/>
        </w:rPr>
        <w:t xml:space="preserve">- </w:t>
      </w:r>
      <w:r w:rsidR="005537AF" w:rsidRPr="002F761D">
        <w:rPr>
          <w:sz w:val="28"/>
          <w:szCs w:val="28"/>
        </w:rPr>
        <w:t xml:space="preserve">описание параметров строительных конструкций (этапа строительства), при котором снимаются «нулевые» </w:t>
      </w:r>
      <w:r>
        <w:rPr>
          <w:sz w:val="28"/>
          <w:szCs w:val="28"/>
        </w:rPr>
        <w:t>(начальные) отсчеты параметров;</w:t>
      </w:r>
    </w:p>
    <w:p w14:paraId="67BA4F4B" w14:textId="77777777" w:rsidR="005537AF" w:rsidRPr="002F761D" w:rsidRDefault="002F2C11" w:rsidP="00932913">
      <w:pPr>
        <w:ind w:firstLine="567"/>
        <w:jc w:val="both"/>
        <w:rPr>
          <w:sz w:val="28"/>
          <w:szCs w:val="28"/>
        </w:rPr>
      </w:pPr>
      <w:r>
        <w:rPr>
          <w:sz w:val="28"/>
          <w:szCs w:val="28"/>
        </w:rPr>
        <w:t xml:space="preserve">- </w:t>
      </w:r>
      <w:r w:rsidR="005537AF" w:rsidRPr="002F761D">
        <w:rPr>
          <w:sz w:val="28"/>
          <w:szCs w:val="28"/>
        </w:rPr>
        <w:t xml:space="preserve">периодичность наблюдений, этапов снятия </w:t>
      </w:r>
      <w:r>
        <w:rPr>
          <w:sz w:val="28"/>
          <w:szCs w:val="28"/>
        </w:rPr>
        <w:t>отсчетов параметров конструкций;</w:t>
      </w:r>
    </w:p>
    <w:p w14:paraId="7180EBBA" w14:textId="77777777" w:rsidR="005537AF" w:rsidRPr="002F761D" w:rsidRDefault="002F2C11" w:rsidP="00932913">
      <w:pPr>
        <w:ind w:firstLine="567"/>
        <w:jc w:val="both"/>
        <w:rPr>
          <w:sz w:val="28"/>
          <w:szCs w:val="28"/>
        </w:rPr>
      </w:pPr>
      <w:r>
        <w:rPr>
          <w:sz w:val="28"/>
          <w:szCs w:val="28"/>
        </w:rPr>
        <w:lastRenderedPageBreak/>
        <w:t xml:space="preserve">- </w:t>
      </w:r>
      <w:r w:rsidR="005537AF" w:rsidRPr="002F761D">
        <w:rPr>
          <w:sz w:val="28"/>
          <w:szCs w:val="28"/>
        </w:rPr>
        <w:t>состав и описание оборудова</w:t>
      </w:r>
      <w:r>
        <w:rPr>
          <w:sz w:val="28"/>
          <w:szCs w:val="28"/>
        </w:rPr>
        <w:t>ния и программного обеспечения.</w:t>
      </w:r>
    </w:p>
    <w:p w14:paraId="270F2F22" w14:textId="77777777" w:rsidR="00091EC1" w:rsidRPr="002F2C11" w:rsidRDefault="002F2C11" w:rsidP="00932913">
      <w:pPr>
        <w:ind w:firstLine="567"/>
        <w:jc w:val="both"/>
        <w:rPr>
          <w:b/>
          <w:sz w:val="28"/>
          <w:szCs w:val="28"/>
        </w:rPr>
      </w:pPr>
      <w:bookmarkStart w:id="79" w:name="_Toc460856943"/>
      <w:r w:rsidRPr="002F2C11">
        <w:rPr>
          <w:b/>
          <w:sz w:val="28"/>
          <w:szCs w:val="28"/>
        </w:rPr>
        <w:t xml:space="preserve">13.2 </w:t>
      </w:r>
      <w:r w:rsidR="00091EC1" w:rsidRPr="002F2C11">
        <w:rPr>
          <w:b/>
          <w:sz w:val="28"/>
          <w:szCs w:val="28"/>
        </w:rPr>
        <w:t>Мероприятия по организации технологии геодезического обеспечения</w:t>
      </w:r>
      <w:bookmarkEnd w:id="79"/>
    </w:p>
    <w:p w14:paraId="0C8FE905" w14:textId="77777777" w:rsidR="00091EC1" w:rsidRPr="002F2C11" w:rsidRDefault="002F2C11" w:rsidP="00932913">
      <w:pPr>
        <w:ind w:firstLine="567"/>
        <w:jc w:val="both"/>
        <w:rPr>
          <w:b/>
          <w:sz w:val="28"/>
          <w:szCs w:val="28"/>
        </w:rPr>
      </w:pPr>
      <w:bookmarkStart w:id="80" w:name="_Toc460856944"/>
      <w:r w:rsidRPr="002F2C11">
        <w:rPr>
          <w:b/>
          <w:sz w:val="28"/>
          <w:szCs w:val="28"/>
        </w:rPr>
        <w:t xml:space="preserve">13.2.1 </w:t>
      </w:r>
      <w:r w:rsidR="00091EC1" w:rsidRPr="002F2C11">
        <w:rPr>
          <w:b/>
          <w:sz w:val="28"/>
          <w:szCs w:val="28"/>
        </w:rPr>
        <w:t>Создание геодезической разбивочной основы для выноса в натуру основных или главных осей</w:t>
      </w:r>
      <w:bookmarkEnd w:id="80"/>
    </w:p>
    <w:p w14:paraId="07EB2B1A" w14:textId="77777777" w:rsidR="002F2C11" w:rsidRDefault="002F2C11" w:rsidP="00932913">
      <w:pPr>
        <w:ind w:firstLine="567"/>
        <w:jc w:val="both"/>
        <w:rPr>
          <w:sz w:val="28"/>
          <w:szCs w:val="28"/>
        </w:rPr>
      </w:pPr>
      <w:r>
        <w:rPr>
          <w:sz w:val="28"/>
          <w:szCs w:val="28"/>
        </w:rPr>
        <w:t xml:space="preserve">13.2.1.1 </w:t>
      </w:r>
      <w:r w:rsidR="009660F0" w:rsidRPr="002F761D">
        <w:rPr>
          <w:sz w:val="28"/>
          <w:szCs w:val="28"/>
        </w:rPr>
        <w:t>В с</w:t>
      </w:r>
      <w:r w:rsidR="00B9771C" w:rsidRPr="002F761D">
        <w:rPr>
          <w:sz w:val="28"/>
          <w:szCs w:val="28"/>
        </w:rPr>
        <w:t>остав проектной документации строительства высотных зданий и комплексов включа</w:t>
      </w:r>
      <w:r w:rsidR="009660F0" w:rsidRPr="002F761D">
        <w:rPr>
          <w:sz w:val="28"/>
          <w:szCs w:val="28"/>
        </w:rPr>
        <w:t>ю</w:t>
      </w:r>
      <w:r w:rsidR="00B9771C" w:rsidRPr="002F761D">
        <w:rPr>
          <w:sz w:val="28"/>
          <w:szCs w:val="28"/>
        </w:rPr>
        <w:t xml:space="preserve">т раздел ПОС </w:t>
      </w:r>
      <w:r w:rsidR="00961E0A" w:rsidRPr="002F761D">
        <w:rPr>
          <w:sz w:val="28"/>
          <w:szCs w:val="28"/>
        </w:rPr>
        <w:t xml:space="preserve">в составе которого в виде отдельного тома должен разрабатываться </w:t>
      </w:r>
      <w:r w:rsidR="00B9771C" w:rsidRPr="002F761D">
        <w:rPr>
          <w:sz w:val="28"/>
          <w:szCs w:val="28"/>
        </w:rPr>
        <w:t>ПОГР</w:t>
      </w:r>
      <w:r w:rsidR="00032766" w:rsidRPr="002F761D">
        <w:rPr>
          <w:sz w:val="28"/>
          <w:szCs w:val="28"/>
        </w:rPr>
        <w:t xml:space="preserve">, </w:t>
      </w:r>
      <w:r>
        <w:rPr>
          <w:sz w:val="28"/>
          <w:szCs w:val="28"/>
        </w:rPr>
        <w:t>который</w:t>
      </w:r>
      <w:r w:rsidR="00032766" w:rsidRPr="002F761D">
        <w:rPr>
          <w:sz w:val="28"/>
          <w:szCs w:val="28"/>
        </w:rPr>
        <w:t xml:space="preserve"> </w:t>
      </w:r>
      <w:r w:rsidR="00961E0A" w:rsidRPr="002F761D">
        <w:rPr>
          <w:sz w:val="28"/>
          <w:szCs w:val="28"/>
        </w:rPr>
        <w:t>выполня</w:t>
      </w:r>
      <w:r>
        <w:rPr>
          <w:sz w:val="28"/>
          <w:szCs w:val="28"/>
        </w:rPr>
        <w:t>е</w:t>
      </w:r>
      <w:r w:rsidR="00961E0A" w:rsidRPr="002F761D">
        <w:rPr>
          <w:sz w:val="28"/>
          <w:szCs w:val="28"/>
        </w:rPr>
        <w:t xml:space="preserve">тся в соответствии с </w:t>
      </w:r>
      <w:r w:rsidRPr="002F2C11">
        <w:rPr>
          <w:sz w:val="28"/>
          <w:szCs w:val="28"/>
        </w:rPr>
        <w:t>[</w:t>
      </w:r>
      <w:r>
        <w:rPr>
          <w:sz w:val="28"/>
          <w:szCs w:val="28"/>
        </w:rPr>
        <w:t>12</w:t>
      </w:r>
      <w:r w:rsidRPr="002F2C11">
        <w:rPr>
          <w:sz w:val="28"/>
          <w:szCs w:val="28"/>
        </w:rPr>
        <w:t>]</w:t>
      </w:r>
      <w:r>
        <w:rPr>
          <w:sz w:val="28"/>
          <w:szCs w:val="28"/>
        </w:rPr>
        <w:t xml:space="preserve">, </w:t>
      </w:r>
      <w:r w:rsidR="00961E0A" w:rsidRPr="002F761D">
        <w:rPr>
          <w:sz w:val="28"/>
          <w:szCs w:val="28"/>
        </w:rPr>
        <w:t xml:space="preserve">ГОСТ Р 53611 </w:t>
      </w:r>
      <w:r>
        <w:rPr>
          <w:sz w:val="28"/>
          <w:szCs w:val="28"/>
        </w:rPr>
        <w:t>и СП 126.13330.</w:t>
      </w:r>
    </w:p>
    <w:p w14:paraId="63E14675" w14:textId="77777777" w:rsidR="00B9771C" w:rsidRPr="002F761D" w:rsidRDefault="004277BA" w:rsidP="00932913">
      <w:pPr>
        <w:ind w:firstLine="567"/>
        <w:jc w:val="both"/>
        <w:rPr>
          <w:sz w:val="28"/>
          <w:szCs w:val="28"/>
        </w:rPr>
      </w:pPr>
      <w:r w:rsidRPr="002F761D">
        <w:rPr>
          <w:sz w:val="28"/>
          <w:szCs w:val="28"/>
        </w:rPr>
        <w:t xml:space="preserve">В ПОГР включают </w:t>
      </w:r>
      <w:r w:rsidR="00B9771C" w:rsidRPr="002F761D">
        <w:rPr>
          <w:sz w:val="28"/>
          <w:szCs w:val="28"/>
        </w:rPr>
        <w:t xml:space="preserve">указания о размещении (местоположении) знаков геодезической плановой и высотной основы на исходном и монтажных горизонтах, включая створные линии по направлениям осей возводимых зданий и комплексов, по их внешним и иным контурам, </w:t>
      </w:r>
      <w:r w:rsidR="002F2C11">
        <w:rPr>
          <w:sz w:val="28"/>
          <w:szCs w:val="28"/>
        </w:rPr>
        <w:t xml:space="preserve">направлениям </w:t>
      </w:r>
      <w:r w:rsidR="00B9771C" w:rsidRPr="002F761D">
        <w:rPr>
          <w:sz w:val="28"/>
          <w:szCs w:val="28"/>
        </w:rPr>
        <w:t>центральных осей (при необходимости), мест размещения высотных реперов или их кустов, организации и технологии ведения работ, рекомендованный перечень измерительных приборов и инструмент</w:t>
      </w:r>
      <w:r w:rsidR="002F2C11">
        <w:rPr>
          <w:sz w:val="28"/>
          <w:szCs w:val="28"/>
        </w:rPr>
        <w:t>а</w:t>
      </w:r>
      <w:r w:rsidR="00B9771C" w:rsidRPr="002F761D">
        <w:rPr>
          <w:sz w:val="28"/>
          <w:szCs w:val="28"/>
        </w:rPr>
        <w:t xml:space="preserve"> необходимой точности</w:t>
      </w:r>
      <w:r w:rsidR="001C1605" w:rsidRPr="002F761D">
        <w:rPr>
          <w:sz w:val="28"/>
          <w:szCs w:val="28"/>
        </w:rPr>
        <w:t xml:space="preserve">, приведенный в </w:t>
      </w:r>
      <w:r w:rsidR="002F2C11">
        <w:rPr>
          <w:sz w:val="28"/>
          <w:szCs w:val="28"/>
        </w:rPr>
        <w:t>п</w:t>
      </w:r>
      <w:r w:rsidR="009F67B9" w:rsidRPr="002F761D">
        <w:rPr>
          <w:sz w:val="28"/>
          <w:szCs w:val="28"/>
        </w:rPr>
        <w:t>риложени</w:t>
      </w:r>
      <w:r w:rsidR="001C1605" w:rsidRPr="002F761D">
        <w:rPr>
          <w:sz w:val="28"/>
          <w:szCs w:val="28"/>
        </w:rPr>
        <w:t>и</w:t>
      </w:r>
      <w:r w:rsidR="009F67B9" w:rsidRPr="002F761D">
        <w:rPr>
          <w:sz w:val="28"/>
          <w:szCs w:val="28"/>
        </w:rPr>
        <w:t xml:space="preserve"> </w:t>
      </w:r>
      <w:r w:rsidR="00EA4DFA" w:rsidRPr="002F761D">
        <w:rPr>
          <w:sz w:val="28"/>
          <w:szCs w:val="28"/>
        </w:rPr>
        <w:t>И</w:t>
      </w:r>
      <w:r w:rsidR="00B9771C" w:rsidRPr="002F761D">
        <w:rPr>
          <w:sz w:val="28"/>
          <w:szCs w:val="28"/>
        </w:rPr>
        <w:t>.</w:t>
      </w:r>
    </w:p>
    <w:p w14:paraId="5458D151" w14:textId="77777777" w:rsidR="00B9771C" w:rsidRPr="002F761D" w:rsidRDefault="004277BA" w:rsidP="00932913">
      <w:pPr>
        <w:ind w:firstLine="567"/>
        <w:jc w:val="both"/>
        <w:rPr>
          <w:sz w:val="28"/>
          <w:szCs w:val="28"/>
        </w:rPr>
      </w:pPr>
      <w:r w:rsidRPr="002F761D">
        <w:rPr>
          <w:sz w:val="28"/>
          <w:szCs w:val="28"/>
        </w:rPr>
        <w:t xml:space="preserve">В ПОГР </w:t>
      </w:r>
      <w:r w:rsidR="002F2C11">
        <w:rPr>
          <w:sz w:val="28"/>
          <w:szCs w:val="28"/>
        </w:rPr>
        <w:t>следует</w:t>
      </w:r>
      <w:r w:rsidRPr="002F761D">
        <w:rPr>
          <w:sz w:val="28"/>
          <w:szCs w:val="28"/>
        </w:rPr>
        <w:t xml:space="preserve"> указывать </w:t>
      </w:r>
      <w:r w:rsidR="002F2C11">
        <w:rPr>
          <w:sz w:val="28"/>
          <w:szCs w:val="28"/>
        </w:rPr>
        <w:t>число</w:t>
      </w:r>
      <w:r w:rsidRPr="002F761D">
        <w:rPr>
          <w:sz w:val="28"/>
          <w:szCs w:val="28"/>
        </w:rPr>
        <w:t xml:space="preserve"> створных знаков</w:t>
      </w:r>
      <w:r w:rsidR="002F2C11">
        <w:rPr>
          <w:sz w:val="28"/>
          <w:szCs w:val="28"/>
        </w:rPr>
        <w:t>,</w:t>
      </w:r>
      <w:r w:rsidRPr="002F761D">
        <w:rPr>
          <w:sz w:val="28"/>
          <w:szCs w:val="28"/>
        </w:rPr>
        <w:t xml:space="preserve"> размещаемых с каждой стороны возводимых высотных зданий и комплексов</w:t>
      </w:r>
      <w:r w:rsidR="002F2C11">
        <w:rPr>
          <w:sz w:val="28"/>
          <w:szCs w:val="28"/>
        </w:rPr>
        <w:t>,</w:t>
      </w:r>
      <w:r w:rsidRPr="002F761D">
        <w:rPr>
          <w:sz w:val="28"/>
          <w:szCs w:val="28"/>
        </w:rPr>
        <w:t xml:space="preserve"> </w:t>
      </w:r>
      <w:r w:rsidR="00B9771C" w:rsidRPr="002F761D">
        <w:rPr>
          <w:sz w:val="28"/>
          <w:szCs w:val="28"/>
        </w:rPr>
        <w:t xml:space="preserve">но во всех случаях должно быть не менее </w:t>
      </w:r>
      <w:r w:rsidR="002F2C11">
        <w:rPr>
          <w:sz w:val="28"/>
          <w:szCs w:val="28"/>
        </w:rPr>
        <w:t>трех</w:t>
      </w:r>
      <w:r w:rsidRPr="002F761D">
        <w:rPr>
          <w:sz w:val="28"/>
          <w:szCs w:val="28"/>
        </w:rPr>
        <w:t xml:space="preserve"> в каждом створе</w:t>
      </w:r>
      <w:r w:rsidR="00B9771C" w:rsidRPr="002F761D">
        <w:rPr>
          <w:sz w:val="28"/>
          <w:szCs w:val="28"/>
        </w:rPr>
        <w:t>.</w:t>
      </w:r>
    </w:p>
    <w:p w14:paraId="6E62EFF5" w14:textId="5E8A7D1B" w:rsidR="004277BA" w:rsidRPr="002F761D" w:rsidRDefault="00B9771C" w:rsidP="00932913">
      <w:pPr>
        <w:ind w:firstLine="567"/>
        <w:jc w:val="both"/>
        <w:rPr>
          <w:sz w:val="28"/>
          <w:szCs w:val="28"/>
        </w:rPr>
      </w:pPr>
      <w:r w:rsidRPr="002F761D">
        <w:rPr>
          <w:sz w:val="28"/>
          <w:szCs w:val="28"/>
        </w:rPr>
        <w:t>Указания о размещении знаков для наблюдения за возможными осадками и кренам</w:t>
      </w:r>
      <w:r w:rsidR="002F2C11">
        <w:rPr>
          <w:sz w:val="28"/>
          <w:szCs w:val="28"/>
        </w:rPr>
        <w:t xml:space="preserve">и высотных зданий и комплексов </w:t>
      </w:r>
      <w:r w:rsidRPr="002F761D">
        <w:rPr>
          <w:sz w:val="28"/>
          <w:szCs w:val="28"/>
        </w:rPr>
        <w:t>в процессе производства строительных работ и периодичность наблюдения за возможными осадками отд</w:t>
      </w:r>
      <w:r w:rsidR="004277BA" w:rsidRPr="002F761D">
        <w:rPr>
          <w:sz w:val="28"/>
          <w:szCs w:val="28"/>
        </w:rPr>
        <w:t xml:space="preserve">ельных конструктивных элементов </w:t>
      </w:r>
      <w:r w:rsidR="00834DF0" w:rsidRPr="00E9776B">
        <w:rPr>
          <w:sz w:val="28"/>
          <w:szCs w:val="28"/>
        </w:rPr>
        <w:t>приведены в [27]</w:t>
      </w:r>
      <w:r w:rsidR="004277BA" w:rsidRPr="002F761D">
        <w:rPr>
          <w:sz w:val="28"/>
          <w:szCs w:val="28"/>
        </w:rPr>
        <w:t>.</w:t>
      </w:r>
    </w:p>
    <w:p w14:paraId="0CFD3D42" w14:textId="77777777" w:rsidR="00834DF0" w:rsidRPr="00E04F66" w:rsidRDefault="00834DF0" w:rsidP="00834DF0">
      <w:pPr>
        <w:pStyle w:val="aff1"/>
        <w:ind w:firstLine="567"/>
        <w:jc w:val="both"/>
        <w:rPr>
          <w:b/>
          <w:sz w:val="28"/>
          <w:szCs w:val="28"/>
        </w:rPr>
      </w:pPr>
      <w:r w:rsidRPr="00E04F66">
        <w:rPr>
          <w:b/>
          <w:sz w:val="28"/>
          <w:szCs w:val="28"/>
        </w:rPr>
        <w:t>(Измененная редакция, Изм. № 1).</w:t>
      </w:r>
    </w:p>
    <w:p w14:paraId="649C7A8B" w14:textId="77777777" w:rsidR="00B9771C" w:rsidRPr="002F761D" w:rsidRDefault="002F2C11" w:rsidP="00932913">
      <w:pPr>
        <w:ind w:firstLine="567"/>
        <w:jc w:val="both"/>
        <w:rPr>
          <w:sz w:val="28"/>
          <w:szCs w:val="28"/>
        </w:rPr>
      </w:pPr>
      <w:r>
        <w:rPr>
          <w:sz w:val="28"/>
          <w:szCs w:val="28"/>
        </w:rPr>
        <w:t xml:space="preserve">13.2.1.2 </w:t>
      </w:r>
      <w:r w:rsidR="00B9771C" w:rsidRPr="002F761D">
        <w:rPr>
          <w:sz w:val="28"/>
          <w:szCs w:val="28"/>
        </w:rPr>
        <w:t xml:space="preserve">Местоположение исходной разбивочной основы </w:t>
      </w:r>
      <w:r w:rsidR="009A28EA" w:rsidRPr="002F761D">
        <w:rPr>
          <w:sz w:val="28"/>
          <w:szCs w:val="28"/>
        </w:rPr>
        <w:t xml:space="preserve">следует </w:t>
      </w:r>
      <w:r w:rsidR="00B9771C" w:rsidRPr="002F761D">
        <w:rPr>
          <w:sz w:val="28"/>
          <w:szCs w:val="28"/>
        </w:rPr>
        <w:t>проектировать с уч</w:t>
      </w:r>
      <w:r w:rsidR="009C6904" w:rsidRPr="002F761D">
        <w:rPr>
          <w:sz w:val="28"/>
          <w:szCs w:val="28"/>
        </w:rPr>
        <w:t>е</w:t>
      </w:r>
      <w:r w:rsidR="00B9771C" w:rsidRPr="002F761D">
        <w:rPr>
          <w:sz w:val="28"/>
          <w:szCs w:val="28"/>
        </w:rPr>
        <w:t xml:space="preserve">том сохранности и устойчивости на весь период строительства. В состав основы </w:t>
      </w:r>
      <w:r w:rsidR="009A28EA" w:rsidRPr="002F761D">
        <w:rPr>
          <w:sz w:val="28"/>
          <w:szCs w:val="28"/>
        </w:rPr>
        <w:t xml:space="preserve">включают </w:t>
      </w:r>
      <w:r w:rsidR="00B9771C" w:rsidRPr="002F761D">
        <w:rPr>
          <w:sz w:val="28"/>
          <w:szCs w:val="28"/>
        </w:rPr>
        <w:t>точки пересечения продольных и поперечных осей здания, ограничивающих внешний контур здания</w:t>
      </w:r>
      <w:r>
        <w:rPr>
          <w:sz w:val="28"/>
          <w:szCs w:val="28"/>
        </w:rPr>
        <w:t>,</w:t>
      </w:r>
      <w:r w:rsidR="00B9771C" w:rsidRPr="002F761D">
        <w:rPr>
          <w:sz w:val="28"/>
          <w:szCs w:val="28"/>
        </w:rPr>
        <w:t xml:space="preserve"> и точки, размещаемые в створах осей, проходящих по </w:t>
      </w:r>
      <w:r>
        <w:rPr>
          <w:sz w:val="28"/>
          <w:szCs w:val="28"/>
        </w:rPr>
        <w:t xml:space="preserve">контуру на расстоянии по длине </w:t>
      </w:r>
      <w:r w:rsidR="00B9771C" w:rsidRPr="002F761D">
        <w:rPr>
          <w:sz w:val="28"/>
          <w:szCs w:val="28"/>
        </w:rPr>
        <w:t>от 50</w:t>
      </w:r>
      <w:r w:rsidR="00B14768">
        <w:rPr>
          <w:sz w:val="28"/>
          <w:szCs w:val="28"/>
        </w:rPr>
        <w:t xml:space="preserve"> до </w:t>
      </w:r>
      <w:r w:rsidR="00B9771C" w:rsidRPr="002F761D">
        <w:rPr>
          <w:sz w:val="28"/>
          <w:szCs w:val="28"/>
        </w:rPr>
        <w:t>150</w:t>
      </w:r>
      <w:r w:rsidR="007F3513" w:rsidRPr="002F761D">
        <w:rPr>
          <w:sz w:val="28"/>
          <w:szCs w:val="28"/>
        </w:rPr>
        <w:t xml:space="preserve"> </w:t>
      </w:r>
      <w:r w:rsidR="00B9771C" w:rsidRPr="002F761D">
        <w:rPr>
          <w:sz w:val="28"/>
          <w:szCs w:val="28"/>
        </w:rPr>
        <w:t>м</w:t>
      </w:r>
      <w:r>
        <w:rPr>
          <w:sz w:val="28"/>
          <w:szCs w:val="28"/>
        </w:rPr>
        <w:t xml:space="preserve"> и </w:t>
      </w:r>
      <w:r w:rsidR="00B9771C" w:rsidRPr="002F761D">
        <w:rPr>
          <w:sz w:val="28"/>
          <w:szCs w:val="28"/>
        </w:rPr>
        <w:t xml:space="preserve">свыше </w:t>
      </w:r>
      <w:smartTag w:uri="urn:schemas-microsoft-com:office:smarttags" w:element="metricconverter">
        <w:smartTagPr>
          <w:attr w:name="ProductID" w:val="3 м"/>
        </w:smartTagPr>
        <w:r w:rsidR="00B9771C" w:rsidRPr="002F761D">
          <w:rPr>
            <w:sz w:val="28"/>
            <w:szCs w:val="28"/>
          </w:rPr>
          <w:t>3</w:t>
        </w:r>
        <w:r w:rsidR="007F3513" w:rsidRPr="002F761D">
          <w:rPr>
            <w:sz w:val="28"/>
            <w:szCs w:val="28"/>
          </w:rPr>
          <w:t xml:space="preserve"> </w:t>
        </w:r>
        <w:r w:rsidR="00B9771C" w:rsidRPr="002F761D">
          <w:rPr>
            <w:sz w:val="28"/>
            <w:szCs w:val="28"/>
          </w:rPr>
          <w:t>м</w:t>
        </w:r>
      </w:smartTag>
      <w:r w:rsidR="00B9771C" w:rsidRPr="002F761D">
        <w:rPr>
          <w:sz w:val="28"/>
          <w:szCs w:val="28"/>
        </w:rPr>
        <w:t xml:space="preserve"> по ширине</w:t>
      </w:r>
      <w:r w:rsidR="00032766" w:rsidRPr="002F761D">
        <w:rPr>
          <w:sz w:val="28"/>
          <w:szCs w:val="28"/>
        </w:rPr>
        <w:t xml:space="preserve"> полосы</w:t>
      </w:r>
      <w:r w:rsidR="00B9771C" w:rsidRPr="002F761D">
        <w:rPr>
          <w:sz w:val="28"/>
          <w:szCs w:val="28"/>
        </w:rPr>
        <w:t xml:space="preserve">, а также не менее </w:t>
      </w:r>
      <w:r>
        <w:rPr>
          <w:sz w:val="28"/>
          <w:szCs w:val="28"/>
        </w:rPr>
        <w:t>трех реперов</w:t>
      </w:r>
      <w:r w:rsidR="00B9771C" w:rsidRPr="002F761D">
        <w:rPr>
          <w:sz w:val="28"/>
          <w:szCs w:val="28"/>
        </w:rPr>
        <w:t xml:space="preserve"> на расстоянии не более </w:t>
      </w:r>
      <w:r w:rsidR="00B14768">
        <w:rPr>
          <w:sz w:val="28"/>
          <w:szCs w:val="28"/>
        </w:rPr>
        <w:t>500</w:t>
      </w:r>
      <w:r w:rsidR="00B9771C" w:rsidRPr="002F761D">
        <w:rPr>
          <w:sz w:val="28"/>
          <w:szCs w:val="28"/>
        </w:rPr>
        <w:t xml:space="preserve"> м от возводимого здания, если иные расстояния не  рекомендуются заключениями геотехнических изысканий по воздействию котлованов, фундаментов и конструкций здания на вспучивания или осадки грунтов на прилегающих территориях.</w:t>
      </w:r>
    </w:p>
    <w:p w14:paraId="6216201A" w14:textId="77777777" w:rsidR="00B9771C" w:rsidRPr="002F761D" w:rsidRDefault="00B9771C" w:rsidP="00932913">
      <w:pPr>
        <w:ind w:firstLine="567"/>
        <w:jc w:val="both"/>
        <w:rPr>
          <w:sz w:val="28"/>
          <w:szCs w:val="28"/>
        </w:rPr>
      </w:pPr>
      <w:r w:rsidRPr="002F761D">
        <w:rPr>
          <w:sz w:val="28"/>
          <w:szCs w:val="28"/>
        </w:rPr>
        <w:t>При размещении высотных зданий и комплексов на застраиваемой территории в ПОГР должны быть указаны объекты окружа</w:t>
      </w:r>
      <w:r w:rsidR="002F2C11">
        <w:rPr>
          <w:sz w:val="28"/>
          <w:szCs w:val="28"/>
        </w:rPr>
        <w:t xml:space="preserve">ющей среды и размещение на них </w:t>
      </w:r>
      <w:r w:rsidR="00B14768">
        <w:rPr>
          <w:sz w:val="28"/>
          <w:szCs w:val="28"/>
        </w:rPr>
        <w:t>знаков мониторинга осадок</w:t>
      </w:r>
      <w:r w:rsidRPr="002F761D">
        <w:rPr>
          <w:sz w:val="28"/>
          <w:szCs w:val="28"/>
        </w:rPr>
        <w:t xml:space="preserve"> и деформаци</w:t>
      </w:r>
      <w:r w:rsidR="002F2C11">
        <w:rPr>
          <w:sz w:val="28"/>
          <w:szCs w:val="28"/>
        </w:rPr>
        <w:t>й</w:t>
      </w:r>
      <w:r w:rsidRPr="002F761D">
        <w:rPr>
          <w:sz w:val="28"/>
          <w:szCs w:val="28"/>
        </w:rPr>
        <w:t>.</w:t>
      </w:r>
    </w:p>
    <w:p w14:paraId="05DA7E15" w14:textId="6847711C" w:rsidR="00B9771C" w:rsidRPr="002F761D" w:rsidRDefault="00834DF0" w:rsidP="00932913">
      <w:pPr>
        <w:ind w:firstLine="567"/>
        <w:jc w:val="both"/>
        <w:rPr>
          <w:sz w:val="28"/>
          <w:szCs w:val="28"/>
        </w:rPr>
      </w:pPr>
      <w:r w:rsidRPr="001F2135">
        <w:rPr>
          <w:bCs/>
          <w:kern w:val="36"/>
          <w:sz w:val="28"/>
          <w:szCs w:val="28"/>
        </w:rPr>
        <w:t>13.2.1.3 Для создания геодезической разбивочной основы следует использовать исходные данные и технологии ГЛОНАСС в соответствии с ГОСТ Р 53611. Знаки разбивочной основы, их типы и конструкции приведены в СП 126.13330.</w:t>
      </w:r>
    </w:p>
    <w:p w14:paraId="39DA5A51" w14:textId="77777777" w:rsidR="00834DF0" w:rsidRPr="00E04F66" w:rsidRDefault="00834DF0" w:rsidP="00834DF0">
      <w:pPr>
        <w:pStyle w:val="aff1"/>
        <w:ind w:firstLine="567"/>
        <w:jc w:val="both"/>
        <w:rPr>
          <w:b/>
          <w:sz w:val="28"/>
          <w:szCs w:val="28"/>
        </w:rPr>
      </w:pPr>
      <w:r w:rsidRPr="00E04F66">
        <w:rPr>
          <w:b/>
          <w:sz w:val="28"/>
          <w:szCs w:val="28"/>
        </w:rPr>
        <w:lastRenderedPageBreak/>
        <w:t>(Измененная редакция, Изм. № 1).</w:t>
      </w:r>
    </w:p>
    <w:p w14:paraId="2A23B00A" w14:textId="77777777" w:rsidR="00B9771C" w:rsidRPr="002F761D" w:rsidRDefault="001F0E55" w:rsidP="00932913">
      <w:pPr>
        <w:ind w:firstLine="567"/>
        <w:jc w:val="both"/>
        <w:rPr>
          <w:sz w:val="28"/>
          <w:szCs w:val="28"/>
        </w:rPr>
      </w:pPr>
      <w:r>
        <w:rPr>
          <w:sz w:val="28"/>
          <w:szCs w:val="28"/>
        </w:rPr>
        <w:t xml:space="preserve">13.2.1.4 </w:t>
      </w:r>
      <w:r w:rsidR="00B9771C" w:rsidRPr="002F761D">
        <w:rPr>
          <w:sz w:val="28"/>
          <w:szCs w:val="28"/>
        </w:rPr>
        <w:t>Проект размещения знаков внешней геодезической основы и реперов</w:t>
      </w:r>
      <w:r>
        <w:rPr>
          <w:sz w:val="28"/>
          <w:szCs w:val="28"/>
        </w:rPr>
        <w:t>,</w:t>
      </w:r>
      <w:r w:rsidR="00B9771C" w:rsidRPr="002F761D">
        <w:rPr>
          <w:sz w:val="28"/>
          <w:szCs w:val="28"/>
        </w:rPr>
        <w:t xml:space="preserve"> разработанный в составе ПОГР, их местоположение </w:t>
      </w:r>
      <w:r w:rsidR="00883194" w:rsidRPr="002F761D">
        <w:rPr>
          <w:sz w:val="28"/>
          <w:szCs w:val="28"/>
        </w:rPr>
        <w:t xml:space="preserve">следует учитывать </w:t>
      </w:r>
      <w:r w:rsidR="00B9771C" w:rsidRPr="002F761D">
        <w:rPr>
          <w:sz w:val="28"/>
          <w:szCs w:val="28"/>
        </w:rPr>
        <w:t xml:space="preserve">при разработке </w:t>
      </w:r>
      <w:r>
        <w:rPr>
          <w:sz w:val="28"/>
          <w:szCs w:val="28"/>
        </w:rPr>
        <w:t>ПОС</w:t>
      </w:r>
      <w:r w:rsidR="00B9771C" w:rsidRPr="002F761D">
        <w:rPr>
          <w:sz w:val="28"/>
          <w:szCs w:val="28"/>
        </w:rPr>
        <w:t>.</w:t>
      </w:r>
    </w:p>
    <w:p w14:paraId="36254341" w14:textId="77777777" w:rsidR="00B9771C" w:rsidRPr="002F761D" w:rsidRDefault="001F0E55" w:rsidP="00932913">
      <w:pPr>
        <w:ind w:firstLine="567"/>
        <w:jc w:val="both"/>
        <w:rPr>
          <w:sz w:val="28"/>
          <w:szCs w:val="28"/>
        </w:rPr>
      </w:pPr>
      <w:r>
        <w:rPr>
          <w:sz w:val="28"/>
          <w:szCs w:val="28"/>
        </w:rPr>
        <w:t xml:space="preserve">13.2.1.5 </w:t>
      </w:r>
      <w:r w:rsidR="00B9771C" w:rsidRPr="002F761D">
        <w:rPr>
          <w:sz w:val="28"/>
          <w:szCs w:val="28"/>
        </w:rPr>
        <w:t xml:space="preserve">Местоположение знаков геодезической основы и реперов </w:t>
      </w:r>
      <w:r w:rsidR="00BE4224" w:rsidRPr="002F761D">
        <w:rPr>
          <w:sz w:val="28"/>
          <w:szCs w:val="28"/>
        </w:rPr>
        <w:t>должно быть установлено таким</w:t>
      </w:r>
      <w:r w:rsidR="00DF3253" w:rsidRPr="002F761D">
        <w:rPr>
          <w:sz w:val="28"/>
          <w:szCs w:val="28"/>
        </w:rPr>
        <w:t xml:space="preserve"> образом</w:t>
      </w:r>
      <w:r w:rsidR="00BE4224" w:rsidRPr="002F761D">
        <w:rPr>
          <w:sz w:val="28"/>
          <w:szCs w:val="28"/>
        </w:rPr>
        <w:t>, чтобы</w:t>
      </w:r>
      <w:r w:rsidR="00B9771C" w:rsidRPr="002F761D">
        <w:rPr>
          <w:sz w:val="28"/>
          <w:szCs w:val="28"/>
        </w:rPr>
        <w:t xml:space="preserve"> на всех этапах строительства</w:t>
      </w:r>
      <w:r w:rsidR="00DF3253" w:rsidRPr="002F761D">
        <w:rPr>
          <w:sz w:val="28"/>
          <w:szCs w:val="28"/>
        </w:rPr>
        <w:t xml:space="preserve"> </w:t>
      </w:r>
      <w:r>
        <w:rPr>
          <w:sz w:val="28"/>
          <w:szCs w:val="28"/>
        </w:rPr>
        <w:t xml:space="preserve">была </w:t>
      </w:r>
      <w:r w:rsidR="00DF3253" w:rsidRPr="002F761D">
        <w:rPr>
          <w:sz w:val="28"/>
          <w:szCs w:val="28"/>
        </w:rPr>
        <w:t>обеспеч</w:t>
      </w:r>
      <w:r>
        <w:rPr>
          <w:sz w:val="28"/>
          <w:szCs w:val="28"/>
        </w:rPr>
        <w:t xml:space="preserve">ена возможность </w:t>
      </w:r>
      <w:r w:rsidR="00B9771C" w:rsidRPr="002F761D">
        <w:rPr>
          <w:sz w:val="28"/>
          <w:szCs w:val="28"/>
        </w:rPr>
        <w:t>наблюдения за деформациями строительных конструкций и их частей.</w:t>
      </w:r>
    </w:p>
    <w:p w14:paraId="4E91E35D" w14:textId="77777777" w:rsidR="00B9771C" w:rsidRPr="002F761D" w:rsidRDefault="001F0E55" w:rsidP="00932913">
      <w:pPr>
        <w:ind w:firstLine="567"/>
        <w:jc w:val="both"/>
        <w:rPr>
          <w:sz w:val="28"/>
          <w:szCs w:val="28"/>
        </w:rPr>
      </w:pPr>
      <w:r>
        <w:rPr>
          <w:sz w:val="28"/>
          <w:szCs w:val="28"/>
        </w:rPr>
        <w:t xml:space="preserve">13.2.1.6 </w:t>
      </w:r>
      <w:r w:rsidR="00B9771C" w:rsidRPr="002F761D">
        <w:rPr>
          <w:sz w:val="28"/>
          <w:szCs w:val="28"/>
        </w:rPr>
        <w:t xml:space="preserve">При проектировании </w:t>
      </w:r>
      <w:r w:rsidR="00B255FE" w:rsidRPr="002F761D">
        <w:rPr>
          <w:sz w:val="28"/>
          <w:szCs w:val="28"/>
        </w:rPr>
        <w:t xml:space="preserve">с </w:t>
      </w:r>
      <w:r w:rsidR="00B9771C" w:rsidRPr="002F761D">
        <w:rPr>
          <w:sz w:val="28"/>
          <w:szCs w:val="28"/>
        </w:rPr>
        <w:t>использовани</w:t>
      </w:r>
      <w:r w:rsidR="00B255FE" w:rsidRPr="002F761D">
        <w:rPr>
          <w:sz w:val="28"/>
          <w:szCs w:val="28"/>
        </w:rPr>
        <w:t>ем</w:t>
      </w:r>
      <w:r w:rsidR="00B9771C" w:rsidRPr="002F761D">
        <w:rPr>
          <w:sz w:val="28"/>
          <w:szCs w:val="28"/>
        </w:rPr>
        <w:t xml:space="preserve"> методов и технологий геодезического обеспечения строительств</w:t>
      </w:r>
      <w:r>
        <w:rPr>
          <w:sz w:val="28"/>
          <w:szCs w:val="28"/>
        </w:rPr>
        <w:t xml:space="preserve">а с приборно-инструментальными </w:t>
      </w:r>
      <w:r w:rsidR="00B9771C" w:rsidRPr="002F761D">
        <w:rPr>
          <w:sz w:val="28"/>
          <w:szCs w:val="28"/>
        </w:rPr>
        <w:t>комплексами ГЛОНАСС/GPS знаки разбивочной основы следует располагать вблизи объекта строительства в местах, где применение спутниковых технологий и методов измерений дает возможность определения взаимного положения центров знаков относительно антенн базовых станций региона строительства в плане 5</w:t>
      </w:r>
      <w:r w:rsidR="007F3513" w:rsidRPr="002F761D">
        <w:rPr>
          <w:sz w:val="28"/>
          <w:szCs w:val="28"/>
        </w:rPr>
        <w:t xml:space="preserve"> </w:t>
      </w:r>
      <w:r w:rsidR="00B9771C" w:rsidRPr="002F761D">
        <w:rPr>
          <w:sz w:val="28"/>
          <w:szCs w:val="28"/>
        </w:rPr>
        <w:t>мм</w:t>
      </w:r>
      <w:r>
        <w:rPr>
          <w:sz w:val="28"/>
          <w:szCs w:val="28"/>
        </w:rPr>
        <w:t xml:space="preserve"> </w:t>
      </w:r>
      <w:r w:rsidR="00B9771C" w:rsidRPr="002F761D">
        <w:rPr>
          <w:sz w:val="28"/>
          <w:szCs w:val="28"/>
        </w:rPr>
        <w:t>+</w:t>
      </w:r>
      <w:r>
        <w:rPr>
          <w:sz w:val="28"/>
          <w:szCs w:val="28"/>
        </w:rPr>
        <w:t xml:space="preserve"> </w:t>
      </w:r>
      <w:r w:rsidR="00B9771C" w:rsidRPr="002F761D">
        <w:rPr>
          <w:sz w:val="28"/>
          <w:szCs w:val="28"/>
        </w:rPr>
        <w:t>0</w:t>
      </w:r>
      <w:r>
        <w:rPr>
          <w:sz w:val="28"/>
          <w:szCs w:val="28"/>
        </w:rPr>
        <w:t>,</w:t>
      </w:r>
      <w:r w:rsidR="00B9771C" w:rsidRPr="002F761D">
        <w:rPr>
          <w:sz w:val="28"/>
          <w:szCs w:val="28"/>
        </w:rPr>
        <w:t>5</w:t>
      </w:r>
      <w:r w:rsidR="007F3513" w:rsidRPr="002F761D">
        <w:rPr>
          <w:sz w:val="28"/>
          <w:szCs w:val="28"/>
        </w:rPr>
        <w:t xml:space="preserve"> </w:t>
      </w:r>
      <w:r w:rsidR="00B9771C" w:rsidRPr="002F761D">
        <w:rPr>
          <w:sz w:val="28"/>
          <w:szCs w:val="28"/>
        </w:rPr>
        <w:t>мм/км, по высоте 10</w:t>
      </w:r>
      <w:r w:rsidR="007F3513" w:rsidRPr="002F761D">
        <w:rPr>
          <w:sz w:val="28"/>
          <w:szCs w:val="28"/>
        </w:rPr>
        <w:t xml:space="preserve"> </w:t>
      </w:r>
      <w:r w:rsidR="00B9771C" w:rsidRPr="002F761D">
        <w:rPr>
          <w:sz w:val="28"/>
          <w:szCs w:val="28"/>
        </w:rPr>
        <w:t>мм</w:t>
      </w:r>
      <w:r>
        <w:rPr>
          <w:sz w:val="28"/>
          <w:szCs w:val="28"/>
        </w:rPr>
        <w:t xml:space="preserve"> </w:t>
      </w:r>
      <w:r w:rsidR="00B9771C" w:rsidRPr="002F761D">
        <w:rPr>
          <w:sz w:val="28"/>
          <w:szCs w:val="28"/>
        </w:rPr>
        <w:t>+</w:t>
      </w:r>
      <w:r>
        <w:rPr>
          <w:sz w:val="28"/>
          <w:szCs w:val="28"/>
        </w:rPr>
        <w:t xml:space="preserve"> </w:t>
      </w:r>
      <w:r w:rsidR="00B9771C" w:rsidRPr="002F761D">
        <w:rPr>
          <w:sz w:val="28"/>
          <w:szCs w:val="28"/>
        </w:rPr>
        <w:t>0</w:t>
      </w:r>
      <w:r>
        <w:rPr>
          <w:sz w:val="28"/>
          <w:szCs w:val="28"/>
        </w:rPr>
        <w:t>,</w:t>
      </w:r>
      <w:r w:rsidR="00B9771C" w:rsidRPr="002F761D">
        <w:rPr>
          <w:sz w:val="28"/>
          <w:szCs w:val="28"/>
        </w:rPr>
        <w:t>5</w:t>
      </w:r>
      <w:r w:rsidR="007F3513" w:rsidRPr="002F761D">
        <w:rPr>
          <w:sz w:val="28"/>
          <w:szCs w:val="28"/>
        </w:rPr>
        <w:t xml:space="preserve"> </w:t>
      </w:r>
      <w:r w:rsidR="00B9771C" w:rsidRPr="002F761D">
        <w:rPr>
          <w:sz w:val="28"/>
          <w:szCs w:val="28"/>
        </w:rPr>
        <w:t>мм/км.</w:t>
      </w:r>
    </w:p>
    <w:p w14:paraId="4DCC3CF4" w14:textId="77777777" w:rsidR="00B9771C" w:rsidRPr="002F761D" w:rsidRDefault="00146714" w:rsidP="00932913">
      <w:pPr>
        <w:ind w:firstLine="567"/>
        <w:jc w:val="both"/>
        <w:rPr>
          <w:sz w:val="28"/>
          <w:szCs w:val="28"/>
        </w:rPr>
      </w:pPr>
      <w:r w:rsidRPr="002F761D">
        <w:rPr>
          <w:sz w:val="28"/>
          <w:szCs w:val="28"/>
        </w:rPr>
        <w:t>Для з</w:t>
      </w:r>
      <w:r w:rsidR="00B9771C" w:rsidRPr="002F761D">
        <w:rPr>
          <w:sz w:val="28"/>
          <w:szCs w:val="28"/>
        </w:rPr>
        <w:t>нак</w:t>
      </w:r>
      <w:r w:rsidRPr="002F761D">
        <w:rPr>
          <w:sz w:val="28"/>
          <w:szCs w:val="28"/>
        </w:rPr>
        <w:t>ов</w:t>
      </w:r>
      <w:r w:rsidR="00B9771C" w:rsidRPr="002F761D">
        <w:rPr>
          <w:sz w:val="28"/>
          <w:szCs w:val="28"/>
        </w:rPr>
        <w:t xml:space="preserve"> разбивочной основы, проектируемы</w:t>
      </w:r>
      <w:r w:rsidRPr="002F761D">
        <w:rPr>
          <w:sz w:val="28"/>
          <w:szCs w:val="28"/>
        </w:rPr>
        <w:t>х</w:t>
      </w:r>
      <w:r w:rsidR="00B9771C" w:rsidRPr="002F761D">
        <w:rPr>
          <w:sz w:val="28"/>
          <w:szCs w:val="28"/>
        </w:rPr>
        <w:t xml:space="preserve"> для возведения высотных зданий и комплексов в местной пространственной системе координат</w:t>
      </w:r>
      <w:r w:rsidR="001F0E55">
        <w:rPr>
          <w:sz w:val="28"/>
          <w:szCs w:val="28"/>
        </w:rPr>
        <w:t>,</w:t>
      </w:r>
      <w:r w:rsidR="00B9771C" w:rsidRPr="002F761D">
        <w:rPr>
          <w:sz w:val="28"/>
          <w:szCs w:val="28"/>
        </w:rPr>
        <w:t xml:space="preserve"> </w:t>
      </w:r>
      <w:r w:rsidRPr="002F761D">
        <w:rPr>
          <w:sz w:val="28"/>
          <w:szCs w:val="28"/>
        </w:rPr>
        <w:t>должна быть предусмотрена</w:t>
      </w:r>
      <w:r w:rsidR="00B9771C" w:rsidRPr="002F761D">
        <w:rPr>
          <w:sz w:val="28"/>
          <w:szCs w:val="28"/>
        </w:rPr>
        <w:t xml:space="preserve"> возможность определ</w:t>
      </w:r>
      <w:r w:rsidR="001F0E55">
        <w:rPr>
          <w:sz w:val="28"/>
          <w:szCs w:val="28"/>
        </w:rPr>
        <w:t>ения</w:t>
      </w:r>
      <w:r w:rsidR="00B9771C" w:rsidRPr="002F761D">
        <w:rPr>
          <w:sz w:val="28"/>
          <w:szCs w:val="28"/>
        </w:rPr>
        <w:t xml:space="preserve"> с предельной погрешностью взаимного положения в системе координат в плане </w:t>
      </w:r>
      <w:smartTag w:uri="urn:schemas-microsoft-com:office:smarttags" w:element="metricconverter">
        <w:smartTagPr>
          <w:attr w:name="ProductID" w:val="10 мм"/>
        </w:smartTagPr>
        <w:r w:rsidR="00B9771C" w:rsidRPr="002F761D">
          <w:rPr>
            <w:sz w:val="28"/>
            <w:szCs w:val="28"/>
          </w:rPr>
          <w:t>10</w:t>
        </w:r>
        <w:r w:rsidR="007F3513" w:rsidRPr="002F761D">
          <w:rPr>
            <w:sz w:val="28"/>
            <w:szCs w:val="28"/>
          </w:rPr>
          <w:t xml:space="preserve"> </w:t>
        </w:r>
        <w:r w:rsidR="00B9771C" w:rsidRPr="002F761D">
          <w:rPr>
            <w:sz w:val="28"/>
            <w:szCs w:val="28"/>
          </w:rPr>
          <w:t>мм</w:t>
        </w:r>
      </w:smartTag>
      <w:r w:rsidR="00B9771C" w:rsidRPr="002F761D">
        <w:rPr>
          <w:sz w:val="28"/>
          <w:szCs w:val="28"/>
        </w:rPr>
        <w:t xml:space="preserve"> и по высоте </w:t>
      </w:r>
      <w:smartTag w:uri="urn:schemas-microsoft-com:office:smarttags" w:element="metricconverter">
        <w:smartTagPr>
          <w:attr w:name="ProductID" w:val="20 мм"/>
        </w:smartTagPr>
        <w:r w:rsidR="00B9771C" w:rsidRPr="002F761D">
          <w:rPr>
            <w:sz w:val="28"/>
            <w:szCs w:val="28"/>
          </w:rPr>
          <w:t>20</w:t>
        </w:r>
        <w:r w:rsidR="007F3513" w:rsidRPr="002F761D">
          <w:rPr>
            <w:sz w:val="28"/>
            <w:szCs w:val="28"/>
          </w:rPr>
          <w:t xml:space="preserve"> </w:t>
        </w:r>
        <w:r w:rsidR="00B9771C" w:rsidRPr="002F761D">
          <w:rPr>
            <w:sz w:val="28"/>
            <w:szCs w:val="28"/>
          </w:rPr>
          <w:t>мм</w:t>
        </w:r>
      </w:smartTag>
      <w:r w:rsidR="00B9771C" w:rsidRPr="002F761D">
        <w:rPr>
          <w:sz w:val="28"/>
          <w:szCs w:val="28"/>
        </w:rPr>
        <w:t>.</w:t>
      </w:r>
    </w:p>
    <w:p w14:paraId="2F4B3223" w14:textId="77777777" w:rsidR="00B9771C" w:rsidRPr="002F761D" w:rsidRDefault="001F0E55" w:rsidP="00932913">
      <w:pPr>
        <w:ind w:firstLine="567"/>
        <w:jc w:val="both"/>
        <w:rPr>
          <w:sz w:val="28"/>
          <w:szCs w:val="28"/>
        </w:rPr>
      </w:pPr>
      <w:r>
        <w:rPr>
          <w:sz w:val="28"/>
          <w:szCs w:val="28"/>
        </w:rPr>
        <w:t xml:space="preserve">13.2.1.7 </w:t>
      </w:r>
      <w:r w:rsidR="00B9771C" w:rsidRPr="002F761D">
        <w:rPr>
          <w:sz w:val="28"/>
          <w:szCs w:val="28"/>
        </w:rPr>
        <w:t xml:space="preserve">Нормативное предельное определение координат с использованием приборно-инструментальных комплексов при развитии, сгущении или восстановлении геодезической основы </w:t>
      </w:r>
      <w:r w:rsidR="00011613" w:rsidRPr="002F761D">
        <w:rPr>
          <w:sz w:val="28"/>
          <w:szCs w:val="28"/>
        </w:rPr>
        <w:t xml:space="preserve">следует предусматривать погрешность нормативного предельного определения координат не более </w:t>
      </w:r>
      <w:smartTag w:uri="urn:schemas-microsoft-com:office:smarttags" w:element="metricconverter">
        <w:smartTagPr>
          <w:attr w:name="ProductID" w:val="20 мм"/>
        </w:smartTagPr>
        <w:r w:rsidR="00B9771C" w:rsidRPr="002F761D">
          <w:rPr>
            <w:sz w:val="28"/>
            <w:szCs w:val="28"/>
          </w:rPr>
          <w:t>20 мм</w:t>
        </w:r>
      </w:smartTag>
      <w:r w:rsidR="00B9771C" w:rsidRPr="002F761D">
        <w:rPr>
          <w:sz w:val="28"/>
          <w:szCs w:val="28"/>
        </w:rPr>
        <w:t xml:space="preserve"> в режиме постобработки.</w:t>
      </w:r>
    </w:p>
    <w:p w14:paraId="0FEC24CB" w14:textId="77777777" w:rsidR="00091EC1" w:rsidRPr="00170BF5" w:rsidRDefault="00170BF5" w:rsidP="00932913">
      <w:pPr>
        <w:ind w:firstLine="567"/>
        <w:jc w:val="both"/>
        <w:rPr>
          <w:b/>
          <w:sz w:val="28"/>
          <w:szCs w:val="28"/>
        </w:rPr>
      </w:pPr>
      <w:bookmarkStart w:id="81" w:name="_Toc460856945"/>
      <w:r w:rsidRPr="00170BF5">
        <w:rPr>
          <w:b/>
          <w:sz w:val="28"/>
          <w:szCs w:val="28"/>
        </w:rPr>
        <w:t xml:space="preserve">13.2.2 </w:t>
      </w:r>
      <w:r w:rsidR="00091EC1" w:rsidRPr="00170BF5">
        <w:rPr>
          <w:b/>
          <w:sz w:val="28"/>
          <w:szCs w:val="28"/>
        </w:rPr>
        <w:t>Внутренняя разбивочная сеть</w:t>
      </w:r>
      <w:bookmarkEnd w:id="81"/>
    </w:p>
    <w:p w14:paraId="714C3850" w14:textId="77777777" w:rsidR="00B9771C" w:rsidRPr="002F761D" w:rsidRDefault="00170BF5" w:rsidP="00932913">
      <w:pPr>
        <w:ind w:firstLine="567"/>
        <w:jc w:val="both"/>
        <w:rPr>
          <w:sz w:val="28"/>
          <w:szCs w:val="28"/>
        </w:rPr>
      </w:pPr>
      <w:r>
        <w:rPr>
          <w:sz w:val="28"/>
          <w:szCs w:val="28"/>
        </w:rPr>
        <w:t xml:space="preserve">13.2.2.1 </w:t>
      </w:r>
      <w:r w:rsidR="00B9771C" w:rsidRPr="002F761D">
        <w:rPr>
          <w:sz w:val="28"/>
          <w:szCs w:val="28"/>
        </w:rPr>
        <w:t>Внутренняя разбивочная сет</w:t>
      </w:r>
      <w:r>
        <w:rPr>
          <w:sz w:val="28"/>
          <w:szCs w:val="28"/>
        </w:rPr>
        <w:t xml:space="preserve">ь высотного здания и комплекса </w:t>
      </w:r>
      <w:r w:rsidR="00B9771C" w:rsidRPr="002F761D">
        <w:rPr>
          <w:sz w:val="28"/>
          <w:szCs w:val="28"/>
        </w:rPr>
        <w:t xml:space="preserve">должна быть запроектирована в виде координат точек пересечения осей здания. Численное значение координат точек пересечения осей в местной системе координат, наряду с графическим изображением на разбивочном чертеже здания, </w:t>
      </w:r>
      <w:r w:rsidR="00FC5300" w:rsidRPr="002F761D">
        <w:rPr>
          <w:sz w:val="28"/>
          <w:szCs w:val="28"/>
        </w:rPr>
        <w:t xml:space="preserve">следует представлять </w:t>
      </w:r>
      <w:r w:rsidR="00B9771C" w:rsidRPr="002F761D">
        <w:rPr>
          <w:sz w:val="28"/>
          <w:szCs w:val="28"/>
        </w:rPr>
        <w:t>в виде таблиц местных систем координат (например</w:t>
      </w:r>
      <w:r>
        <w:rPr>
          <w:sz w:val="28"/>
          <w:szCs w:val="28"/>
        </w:rPr>
        <w:t>,</w:t>
      </w:r>
      <w:r w:rsidR="00B9771C" w:rsidRPr="002F761D">
        <w:rPr>
          <w:sz w:val="28"/>
          <w:szCs w:val="28"/>
        </w:rPr>
        <w:t xml:space="preserve"> широта:</w:t>
      </w:r>
      <w:r w:rsidR="007F3513" w:rsidRPr="002F761D">
        <w:rPr>
          <w:sz w:val="28"/>
          <w:szCs w:val="28"/>
        </w:rPr>
        <w:t xml:space="preserve"> </w:t>
      </w:r>
      <w:r w:rsidR="00B9771C" w:rsidRPr="002F761D">
        <w:rPr>
          <w:sz w:val="28"/>
          <w:szCs w:val="28"/>
        </w:rPr>
        <w:t>55</w:t>
      </w:r>
      <w:r w:rsidR="00AA4D78" w:rsidRPr="002F761D">
        <w:rPr>
          <w:sz w:val="28"/>
          <w:szCs w:val="28"/>
        </w:rPr>
        <w:t>°</w:t>
      </w:r>
      <w:r>
        <w:rPr>
          <w:sz w:val="28"/>
          <w:szCs w:val="28"/>
        </w:rPr>
        <w:t xml:space="preserve"> </w:t>
      </w:r>
      <w:r w:rsidR="00B9771C" w:rsidRPr="002F761D">
        <w:rPr>
          <w:sz w:val="28"/>
          <w:szCs w:val="28"/>
        </w:rPr>
        <w:t>17</w:t>
      </w:r>
      <w:r w:rsidR="00AA4D78" w:rsidRPr="002F761D">
        <w:rPr>
          <w:sz w:val="28"/>
          <w:szCs w:val="28"/>
        </w:rPr>
        <w:t>'</w:t>
      </w:r>
      <w:r>
        <w:rPr>
          <w:sz w:val="28"/>
          <w:szCs w:val="28"/>
        </w:rPr>
        <w:t xml:space="preserve"> </w:t>
      </w:r>
      <w:r w:rsidR="00B9771C" w:rsidRPr="002F761D">
        <w:rPr>
          <w:sz w:val="28"/>
          <w:szCs w:val="28"/>
        </w:rPr>
        <w:t xml:space="preserve">19'' N или </w:t>
      </w:r>
      <w:smartTag w:uri="urn:schemas-microsoft-com:office:smarttags" w:element="metricconverter">
        <w:smartTagPr>
          <w:attr w:name="ProductID" w:val="55,788717 м"/>
        </w:smartTagPr>
        <w:r w:rsidR="00B9771C" w:rsidRPr="002F761D">
          <w:rPr>
            <w:sz w:val="28"/>
            <w:szCs w:val="28"/>
          </w:rPr>
          <w:t>55,788717 м</w:t>
        </w:r>
      </w:smartTag>
      <w:r w:rsidR="00B9771C" w:rsidRPr="002F761D">
        <w:rPr>
          <w:sz w:val="28"/>
          <w:szCs w:val="28"/>
        </w:rPr>
        <w:t>; долгота Е 37</w:t>
      </w:r>
      <w:r w:rsidR="00AA4D78" w:rsidRPr="002F761D">
        <w:rPr>
          <w:sz w:val="28"/>
          <w:szCs w:val="28"/>
        </w:rPr>
        <w:t>°</w:t>
      </w:r>
      <w:r>
        <w:rPr>
          <w:sz w:val="28"/>
          <w:szCs w:val="28"/>
        </w:rPr>
        <w:t xml:space="preserve"> </w:t>
      </w:r>
      <w:r w:rsidR="00B9771C" w:rsidRPr="002F761D">
        <w:rPr>
          <w:sz w:val="28"/>
          <w:szCs w:val="28"/>
        </w:rPr>
        <w:t>44</w:t>
      </w:r>
      <w:r w:rsidR="00AA4D78" w:rsidRPr="002F761D">
        <w:rPr>
          <w:sz w:val="28"/>
          <w:szCs w:val="28"/>
        </w:rPr>
        <w:t>'</w:t>
      </w:r>
      <w:r>
        <w:rPr>
          <w:sz w:val="28"/>
          <w:szCs w:val="28"/>
        </w:rPr>
        <w:t xml:space="preserve"> </w:t>
      </w:r>
      <w:r w:rsidR="00B9771C" w:rsidRPr="002F761D">
        <w:rPr>
          <w:sz w:val="28"/>
          <w:szCs w:val="28"/>
        </w:rPr>
        <w:t>31''</w:t>
      </w:r>
      <w:r w:rsidR="007F3513" w:rsidRPr="002F761D">
        <w:rPr>
          <w:sz w:val="28"/>
          <w:szCs w:val="28"/>
        </w:rPr>
        <w:t xml:space="preserve"> </w:t>
      </w:r>
      <w:r w:rsidR="00B9771C" w:rsidRPr="002F761D">
        <w:rPr>
          <w:sz w:val="28"/>
          <w:szCs w:val="28"/>
        </w:rPr>
        <w:t xml:space="preserve">или </w:t>
      </w:r>
      <w:smartTag w:uri="urn:schemas-microsoft-com:office:smarttags" w:element="metricconverter">
        <w:smartTagPr>
          <w:attr w:name="ProductID" w:val="37,741899 м"/>
        </w:smartTagPr>
        <w:r w:rsidR="00B9771C" w:rsidRPr="002F761D">
          <w:rPr>
            <w:sz w:val="28"/>
            <w:szCs w:val="28"/>
          </w:rPr>
          <w:t>37,741899</w:t>
        </w:r>
        <w:r w:rsidR="00AA4D78" w:rsidRPr="002F761D">
          <w:rPr>
            <w:sz w:val="28"/>
            <w:szCs w:val="28"/>
          </w:rPr>
          <w:t xml:space="preserve"> </w:t>
        </w:r>
        <w:r w:rsidR="00B9771C" w:rsidRPr="002F761D">
          <w:rPr>
            <w:sz w:val="28"/>
            <w:szCs w:val="28"/>
          </w:rPr>
          <w:t>м</w:t>
        </w:r>
      </w:smartTag>
      <w:r w:rsidR="00B9771C" w:rsidRPr="002F761D">
        <w:rPr>
          <w:sz w:val="28"/>
          <w:szCs w:val="28"/>
        </w:rPr>
        <w:t>)</w:t>
      </w:r>
      <w:r>
        <w:rPr>
          <w:sz w:val="28"/>
          <w:szCs w:val="28"/>
        </w:rPr>
        <w:t xml:space="preserve"> или </w:t>
      </w:r>
      <w:r w:rsidR="00FC5300" w:rsidRPr="002F761D">
        <w:rPr>
          <w:sz w:val="28"/>
          <w:szCs w:val="28"/>
        </w:rPr>
        <w:t>координат пересечения осей зданий.</w:t>
      </w:r>
    </w:p>
    <w:p w14:paraId="14195A96" w14:textId="77777777" w:rsidR="00B9771C" w:rsidRPr="002F761D" w:rsidRDefault="00B9771C" w:rsidP="00932913">
      <w:pPr>
        <w:ind w:firstLine="567"/>
        <w:jc w:val="both"/>
        <w:rPr>
          <w:sz w:val="28"/>
          <w:szCs w:val="28"/>
        </w:rPr>
      </w:pPr>
      <w:r w:rsidRPr="002F761D">
        <w:rPr>
          <w:sz w:val="28"/>
          <w:szCs w:val="28"/>
        </w:rPr>
        <w:t>При прямоугольной конфигурации возводимого в</w:t>
      </w:r>
      <w:r w:rsidR="00170BF5">
        <w:rPr>
          <w:sz w:val="28"/>
          <w:szCs w:val="28"/>
        </w:rPr>
        <w:t xml:space="preserve">ысотного здания и комплекса </w:t>
      </w:r>
      <w:r w:rsidRPr="002F761D">
        <w:rPr>
          <w:sz w:val="28"/>
          <w:szCs w:val="28"/>
        </w:rPr>
        <w:t>допускается в качестве исходной точки принимать пересечение продольной и поперечной ос</w:t>
      </w:r>
      <w:r w:rsidR="00170BF5">
        <w:rPr>
          <w:sz w:val="28"/>
          <w:szCs w:val="28"/>
        </w:rPr>
        <w:t>ей</w:t>
      </w:r>
      <w:r w:rsidRPr="002F761D">
        <w:rPr>
          <w:sz w:val="28"/>
          <w:szCs w:val="28"/>
        </w:rPr>
        <w:t>: продольной А (</w:t>
      </w:r>
      <w:r w:rsidR="00170BF5" w:rsidRPr="00170BF5">
        <w:rPr>
          <w:i/>
          <w:sz w:val="28"/>
          <w:szCs w:val="28"/>
          <w:lang w:val="en-US"/>
        </w:rPr>
        <w:t>X</w:t>
      </w:r>
      <w:r w:rsidRPr="002F761D">
        <w:rPr>
          <w:sz w:val="28"/>
          <w:szCs w:val="28"/>
        </w:rPr>
        <w:t>)</w:t>
      </w:r>
      <w:r w:rsidR="00170BF5">
        <w:rPr>
          <w:sz w:val="28"/>
          <w:szCs w:val="28"/>
        </w:rPr>
        <w:t xml:space="preserve"> </w:t>
      </w:r>
      <w:r w:rsidRPr="002F761D">
        <w:rPr>
          <w:sz w:val="28"/>
          <w:szCs w:val="28"/>
        </w:rPr>
        <w:t>=</w:t>
      </w:r>
      <w:r w:rsidR="00170BF5">
        <w:rPr>
          <w:sz w:val="28"/>
          <w:szCs w:val="28"/>
        </w:rPr>
        <w:t xml:space="preserve"> </w:t>
      </w:r>
      <w:r w:rsidRPr="002F761D">
        <w:rPr>
          <w:sz w:val="28"/>
          <w:szCs w:val="28"/>
        </w:rPr>
        <w:t>1000,000</w:t>
      </w:r>
      <w:r w:rsidR="00170BF5">
        <w:rPr>
          <w:sz w:val="28"/>
          <w:szCs w:val="28"/>
        </w:rPr>
        <w:t xml:space="preserve"> </w:t>
      </w:r>
      <w:r w:rsidRPr="002F761D">
        <w:rPr>
          <w:sz w:val="28"/>
          <w:szCs w:val="28"/>
        </w:rPr>
        <w:t>м и поперечной 1</w:t>
      </w:r>
      <w:r w:rsidR="00170BF5">
        <w:rPr>
          <w:sz w:val="28"/>
          <w:szCs w:val="28"/>
        </w:rPr>
        <w:t xml:space="preserve"> </w:t>
      </w:r>
      <w:r w:rsidRPr="002F761D">
        <w:rPr>
          <w:sz w:val="28"/>
          <w:szCs w:val="28"/>
        </w:rPr>
        <w:t>(</w:t>
      </w:r>
      <w:r w:rsidRPr="00170BF5">
        <w:rPr>
          <w:i/>
          <w:sz w:val="28"/>
          <w:szCs w:val="28"/>
        </w:rPr>
        <w:t>Y</w:t>
      </w:r>
      <w:r w:rsidRPr="002F761D">
        <w:rPr>
          <w:sz w:val="28"/>
          <w:szCs w:val="28"/>
        </w:rPr>
        <w:t>)</w:t>
      </w:r>
      <w:r w:rsidR="00170BF5">
        <w:rPr>
          <w:sz w:val="28"/>
          <w:szCs w:val="28"/>
        </w:rPr>
        <w:t xml:space="preserve"> </w:t>
      </w:r>
      <w:r w:rsidRPr="002F761D">
        <w:rPr>
          <w:sz w:val="28"/>
          <w:szCs w:val="28"/>
        </w:rPr>
        <w:t>=</w:t>
      </w:r>
      <w:r w:rsidR="00170BF5">
        <w:rPr>
          <w:sz w:val="28"/>
          <w:szCs w:val="28"/>
        </w:rPr>
        <w:t xml:space="preserve"> </w:t>
      </w:r>
      <w:r w:rsidRPr="002F761D">
        <w:rPr>
          <w:sz w:val="28"/>
          <w:szCs w:val="28"/>
        </w:rPr>
        <w:t>0,000</w:t>
      </w:r>
      <w:r w:rsidR="00170BF5">
        <w:rPr>
          <w:sz w:val="28"/>
          <w:szCs w:val="28"/>
        </w:rPr>
        <w:t xml:space="preserve"> </w:t>
      </w:r>
      <w:r w:rsidRPr="002F761D">
        <w:rPr>
          <w:sz w:val="28"/>
          <w:szCs w:val="28"/>
        </w:rPr>
        <w:t>м.</w:t>
      </w:r>
    </w:p>
    <w:p w14:paraId="2BB4FA58" w14:textId="77777777" w:rsidR="00B9771C" w:rsidRPr="002F761D" w:rsidRDefault="00170BF5" w:rsidP="00932913">
      <w:pPr>
        <w:ind w:firstLine="567"/>
        <w:jc w:val="both"/>
        <w:rPr>
          <w:sz w:val="28"/>
          <w:szCs w:val="28"/>
        </w:rPr>
      </w:pPr>
      <w:r>
        <w:rPr>
          <w:sz w:val="28"/>
          <w:szCs w:val="28"/>
        </w:rPr>
        <w:t xml:space="preserve">13.2.2.2 </w:t>
      </w:r>
      <w:r w:rsidR="00B9771C" w:rsidRPr="002F761D">
        <w:rPr>
          <w:sz w:val="28"/>
          <w:szCs w:val="28"/>
        </w:rPr>
        <w:t>П</w:t>
      </w:r>
      <w:r w:rsidR="00FC5300" w:rsidRPr="002F761D">
        <w:rPr>
          <w:sz w:val="28"/>
          <w:szCs w:val="28"/>
        </w:rPr>
        <w:t>ри п</w:t>
      </w:r>
      <w:r w:rsidR="00B9771C" w:rsidRPr="002F761D">
        <w:rPr>
          <w:sz w:val="28"/>
          <w:szCs w:val="28"/>
        </w:rPr>
        <w:t>роектировани</w:t>
      </w:r>
      <w:r w:rsidR="00FC5300" w:rsidRPr="002F761D">
        <w:rPr>
          <w:sz w:val="28"/>
          <w:szCs w:val="28"/>
        </w:rPr>
        <w:t>и</w:t>
      </w:r>
      <w:r w:rsidR="00B9771C" w:rsidRPr="002F761D">
        <w:rPr>
          <w:sz w:val="28"/>
          <w:szCs w:val="28"/>
        </w:rPr>
        <w:t xml:space="preserve"> разбивочных ра</w:t>
      </w:r>
      <w:r>
        <w:rPr>
          <w:sz w:val="28"/>
          <w:szCs w:val="28"/>
        </w:rPr>
        <w:t xml:space="preserve">бот для процесса строительства </w:t>
      </w:r>
      <w:r w:rsidR="00847825" w:rsidRPr="002F761D">
        <w:rPr>
          <w:sz w:val="28"/>
          <w:szCs w:val="28"/>
        </w:rPr>
        <w:t xml:space="preserve">следует </w:t>
      </w:r>
      <w:r w:rsidR="00B9771C" w:rsidRPr="002F761D">
        <w:rPr>
          <w:sz w:val="28"/>
          <w:szCs w:val="28"/>
        </w:rPr>
        <w:t>обеспечивать вынос в натуру от знаков внешней ге</w:t>
      </w:r>
      <w:r>
        <w:rPr>
          <w:sz w:val="28"/>
          <w:szCs w:val="28"/>
        </w:rPr>
        <w:t xml:space="preserve">одезической разбивочной основы </w:t>
      </w:r>
      <w:r w:rsidR="00B9771C" w:rsidRPr="002F761D">
        <w:rPr>
          <w:sz w:val="28"/>
          <w:szCs w:val="28"/>
        </w:rPr>
        <w:t xml:space="preserve">(осей и отметок реперов), положение в </w:t>
      </w:r>
      <w:r w:rsidR="00B9771C" w:rsidRPr="002F761D">
        <w:rPr>
          <w:sz w:val="28"/>
          <w:szCs w:val="28"/>
        </w:rPr>
        <w:lastRenderedPageBreak/>
        <w:t>плане контур</w:t>
      </w:r>
      <w:r>
        <w:rPr>
          <w:sz w:val="28"/>
          <w:szCs w:val="28"/>
        </w:rPr>
        <w:t xml:space="preserve">а здания и реперов с отметками </w:t>
      </w:r>
      <w:r w:rsidR="00B9771C" w:rsidRPr="002F761D">
        <w:rPr>
          <w:sz w:val="28"/>
          <w:szCs w:val="28"/>
        </w:rPr>
        <w:t>0</w:t>
      </w:r>
      <w:r>
        <w:rPr>
          <w:sz w:val="28"/>
          <w:szCs w:val="28"/>
        </w:rPr>
        <w:t>,</w:t>
      </w:r>
      <w:r w:rsidR="00B9771C" w:rsidRPr="002F761D">
        <w:rPr>
          <w:sz w:val="28"/>
          <w:szCs w:val="28"/>
        </w:rPr>
        <w:t xml:space="preserve">00 (уровень чистого пола </w:t>
      </w:r>
      <w:r>
        <w:rPr>
          <w:sz w:val="28"/>
          <w:szCs w:val="28"/>
        </w:rPr>
        <w:t>перво</w:t>
      </w:r>
      <w:r w:rsidR="00B9771C" w:rsidRPr="002F761D">
        <w:rPr>
          <w:sz w:val="28"/>
          <w:szCs w:val="28"/>
        </w:rPr>
        <w:t>го этажа).</w:t>
      </w:r>
    </w:p>
    <w:p w14:paraId="58F4D13E" w14:textId="77777777" w:rsidR="00847825" w:rsidRPr="002F761D" w:rsidRDefault="00170BF5" w:rsidP="00932913">
      <w:pPr>
        <w:ind w:firstLine="567"/>
        <w:jc w:val="both"/>
        <w:rPr>
          <w:sz w:val="28"/>
          <w:szCs w:val="28"/>
        </w:rPr>
      </w:pPr>
      <w:r>
        <w:rPr>
          <w:sz w:val="28"/>
          <w:szCs w:val="28"/>
        </w:rPr>
        <w:t xml:space="preserve">13.2.2.3 </w:t>
      </w:r>
      <w:r w:rsidR="00847825" w:rsidRPr="002F761D">
        <w:rPr>
          <w:sz w:val="28"/>
          <w:szCs w:val="28"/>
        </w:rPr>
        <w:t>В случае использования приборов и методов линейно-угловых измерений создание внутренней разбивочной сети здания следует осуществлять от знаков закрепления створо</w:t>
      </w:r>
      <w:r>
        <w:rPr>
          <w:sz w:val="28"/>
          <w:szCs w:val="28"/>
        </w:rPr>
        <w:t>в продольных и поперечных осей.</w:t>
      </w:r>
    </w:p>
    <w:p w14:paraId="430C181B" w14:textId="3DB750DE" w:rsidR="00B9771C" w:rsidRPr="002F761D" w:rsidRDefault="00170BF5" w:rsidP="00932913">
      <w:pPr>
        <w:ind w:firstLine="567"/>
        <w:jc w:val="both"/>
        <w:rPr>
          <w:sz w:val="28"/>
          <w:szCs w:val="28"/>
        </w:rPr>
      </w:pPr>
      <w:r>
        <w:rPr>
          <w:sz w:val="28"/>
          <w:szCs w:val="28"/>
        </w:rPr>
        <w:t xml:space="preserve">13.2.2.4 </w:t>
      </w:r>
      <w:r w:rsidR="00B9771C" w:rsidRPr="002F761D">
        <w:rPr>
          <w:sz w:val="28"/>
          <w:szCs w:val="28"/>
        </w:rPr>
        <w:t>Точностные параметры линейно-угловых методов создания разбивочной основы с использованием наклонного, вертикального и координатного перенос</w:t>
      </w:r>
      <w:r>
        <w:rPr>
          <w:sz w:val="28"/>
          <w:szCs w:val="28"/>
        </w:rPr>
        <w:t>ов</w:t>
      </w:r>
      <w:r w:rsidR="00B9771C" w:rsidRPr="002F761D">
        <w:rPr>
          <w:sz w:val="28"/>
          <w:szCs w:val="28"/>
        </w:rPr>
        <w:t xml:space="preserve"> осей с исходного горизонта разбивочных работ на монтажные горизонты регламентированы </w:t>
      </w:r>
      <w:r w:rsidR="00834DF0" w:rsidRPr="001F2135">
        <w:rPr>
          <w:bCs/>
          <w:kern w:val="36"/>
          <w:sz w:val="28"/>
          <w:szCs w:val="28"/>
        </w:rPr>
        <w:t>СП 126.13330.2017 (таблицы 7.1, 7.2)</w:t>
      </w:r>
      <w:r>
        <w:rPr>
          <w:sz w:val="28"/>
          <w:szCs w:val="28"/>
        </w:rPr>
        <w:t>.</w:t>
      </w:r>
    </w:p>
    <w:p w14:paraId="08C7B87C" w14:textId="77777777" w:rsidR="00834DF0" w:rsidRPr="00E04F66" w:rsidRDefault="00834DF0" w:rsidP="00834DF0">
      <w:pPr>
        <w:pStyle w:val="aff1"/>
        <w:ind w:firstLine="567"/>
        <w:jc w:val="both"/>
        <w:rPr>
          <w:b/>
          <w:sz w:val="28"/>
          <w:szCs w:val="28"/>
        </w:rPr>
      </w:pPr>
      <w:r w:rsidRPr="00E04F66">
        <w:rPr>
          <w:b/>
          <w:sz w:val="28"/>
          <w:szCs w:val="28"/>
        </w:rPr>
        <w:t>(Измененная редакция, Изм. № 1).</w:t>
      </w:r>
    </w:p>
    <w:p w14:paraId="4205A2D1" w14:textId="77777777" w:rsidR="00B9771C" w:rsidRPr="002F761D" w:rsidRDefault="00170BF5" w:rsidP="00932913">
      <w:pPr>
        <w:ind w:firstLine="567"/>
        <w:jc w:val="both"/>
        <w:rPr>
          <w:sz w:val="28"/>
          <w:szCs w:val="28"/>
        </w:rPr>
      </w:pPr>
      <w:r>
        <w:rPr>
          <w:sz w:val="28"/>
          <w:szCs w:val="28"/>
        </w:rPr>
        <w:t xml:space="preserve">13.2.2.5 </w:t>
      </w:r>
      <w:r w:rsidR="00B9771C" w:rsidRPr="002F761D">
        <w:rPr>
          <w:sz w:val="28"/>
          <w:szCs w:val="28"/>
        </w:rPr>
        <w:t>Наклонный перенос створов осей с исходного горизонта на монтажный горизонт тахеометрами</w:t>
      </w:r>
      <w:r>
        <w:rPr>
          <w:sz w:val="28"/>
          <w:szCs w:val="28"/>
        </w:rPr>
        <w:t xml:space="preserve"> и</w:t>
      </w:r>
      <w:r w:rsidR="00B9771C" w:rsidRPr="002F761D">
        <w:rPr>
          <w:sz w:val="28"/>
          <w:szCs w:val="28"/>
        </w:rPr>
        <w:t xml:space="preserve"> угломерными приборами </w:t>
      </w:r>
      <w:r w:rsidR="00847825" w:rsidRPr="002F761D">
        <w:rPr>
          <w:sz w:val="28"/>
          <w:szCs w:val="28"/>
        </w:rPr>
        <w:t>допускается</w:t>
      </w:r>
      <w:r w:rsidR="00B9771C" w:rsidRPr="002F761D">
        <w:rPr>
          <w:sz w:val="28"/>
          <w:szCs w:val="28"/>
        </w:rPr>
        <w:t xml:space="preserve"> только при наличии открытых для визирования створов.</w:t>
      </w:r>
    </w:p>
    <w:p w14:paraId="6D44120D" w14:textId="77777777" w:rsidR="005058BB" w:rsidRPr="002F761D" w:rsidRDefault="00170BF5" w:rsidP="00932913">
      <w:pPr>
        <w:ind w:firstLine="567"/>
        <w:jc w:val="both"/>
        <w:rPr>
          <w:sz w:val="28"/>
          <w:szCs w:val="28"/>
        </w:rPr>
      </w:pPr>
      <w:r>
        <w:rPr>
          <w:sz w:val="28"/>
          <w:szCs w:val="28"/>
        </w:rPr>
        <w:t xml:space="preserve">13.2.2.6 </w:t>
      </w:r>
      <w:r w:rsidR="005058BB" w:rsidRPr="002F761D">
        <w:rPr>
          <w:sz w:val="28"/>
          <w:szCs w:val="28"/>
        </w:rPr>
        <w:t xml:space="preserve">Систему из трех вертикальных каналов следует проектировать для каждой захватки (границы) работ с полностью </w:t>
      </w:r>
      <w:r>
        <w:rPr>
          <w:sz w:val="28"/>
          <w:szCs w:val="28"/>
        </w:rPr>
        <w:t xml:space="preserve">и </w:t>
      </w:r>
      <w:r w:rsidR="005058BB" w:rsidRPr="002F761D">
        <w:rPr>
          <w:sz w:val="28"/>
          <w:szCs w:val="28"/>
        </w:rPr>
        <w:t xml:space="preserve">одномоментно перекрываемыми перекрытиями по рекомендациям ПОГР. Для обеспечения видимости по вертикальным каналам в перекрытиях </w:t>
      </w:r>
      <w:r>
        <w:rPr>
          <w:sz w:val="28"/>
          <w:szCs w:val="28"/>
        </w:rPr>
        <w:t xml:space="preserve">следует устраивать отверстия </w:t>
      </w:r>
      <w:r w:rsidR="005058BB" w:rsidRPr="002F761D">
        <w:rPr>
          <w:sz w:val="28"/>
          <w:szCs w:val="28"/>
        </w:rPr>
        <w:t>диаметром 150</w:t>
      </w:r>
      <w:r>
        <w:rPr>
          <w:sz w:val="28"/>
          <w:szCs w:val="28"/>
        </w:rPr>
        <w:t>–</w:t>
      </w:r>
      <w:smartTag w:uri="urn:schemas-microsoft-com:office:smarttags" w:element="metricconverter">
        <w:smartTagPr>
          <w:attr w:name="ProductID" w:val="200 мм"/>
        </w:smartTagPr>
        <w:r w:rsidR="005058BB" w:rsidRPr="002F761D">
          <w:rPr>
            <w:sz w:val="28"/>
            <w:szCs w:val="28"/>
          </w:rPr>
          <w:t>200 мм</w:t>
        </w:r>
      </w:smartTag>
      <w:r w:rsidR="005058BB" w:rsidRPr="002F761D">
        <w:rPr>
          <w:sz w:val="28"/>
          <w:szCs w:val="28"/>
        </w:rPr>
        <w:t xml:space="preserve"> над точками пересечения осей или точками, привязанными к системе осей здания, на всю высоту здания.</w:t>
      </w:r>
    </w:p>
    <w:p w14:paraId="67756CAA" w14:textId="77777777" w:rsidR="00B9771C" w:rsidRPr="002F761D" w:rsidRDefault="00170BF5" w:rsidP="00932913">
      <w:pPr>
        <w:ind w:firstLine="567"/>
        <w:jc w:val="both"/>
        <w:rPr>
          <w:sz w:val="28"/>
          <w:szCs w:val="28"/>
        </w:rPr>
      </w:pPr>
      <w:r>
        <w:rPr>
          <w:sz w:val="28"/>
          <w:szCs w:val="28"/>
        </w:rPr>
        <w:t xml:space="preserve">13.2.2.7 </w:t>
      </w:r>
      <w:r w:rsidR="00B9771C" w:rsidRPr="002F761D">
        <w:rPr>
          <w:sz w:val="28"/>
          <w:szCs w:val="28"/>
        </w:rPr>
        <w:t xml:space="preserve">При построении разбивочной основы с использованием навигационных спутниковых систем ГЛОНАСС/GPS </w:t>
      </w:r>
      <w:r>
        <w:rPr>
          <w:sz w:val="28"/>
          <w:szCs w:val="28"/>
        </w:rPr>
        <w:t>следует</w:t>
      </w:r>
      <w:r w:rsidR="00B9771C" w:rsidRPr="002F761D">
        <w:rPr>
          <w:sz w:val="28"/>
          <w:szCs w:val="28"/>
        </w:rPr>
        <w:t xml:space="preserve"> использовать координатный метод привязки начальной точки координат пересечения продольной и поперечной осей или иной точки здания</w:t>
      </w:r>
      <w:r>
        <w:rPr>
          <w:sz w:val="28"/>
          <w:szCs w:val="28"/>
        </w:rPr>
        <w:t xml:space="preserve"> к системе местных координат.</w:t>
      </w:r>
    </w:p>
    <w:p w14:paraId="1ED69DFC" w14:textId="77777777" w:rsidR="003F374F" w:rsidRPr="002F761D" w:rsidRDefault="00170BF5" w:rsidP="00932913">
      <w:pPr>
        <w:ind w:firstLine="567"/>
        <w:jc w:val="both"/>
        <w:rPr>
          <w:sz w:val="28"/>
          <w:szCs w:val="28"/>
        </w:rPr>
      </w:pPr>
      <w:r>
        <w:rPr>
          <w:sz w:val="28"/>
          <w:szCs w:val="28"/>
        </w:rPr>
        <w:t xml:space="preserve">13.2.2.8 </w:t>
      </w:r>
      <w:r w:rsidR="003F374F" w:rsidRPr="002F761D">
        <w:rPr>
          <w:sz w:val="28"/>
          <w:szCs w:val="28"/>
        </w:rPr>
        <w:t>Предельная погрешность взаимного местоположения осей на контролируемых монтажных горизонтах должн</w:t>
      </w:r>
      <w:r>
        <w:rPr>
          <w:sz w:val="28"/>
          <w:szCs w:val="28"/>
        </w:rPr>
        <w:t>а</w:t>
      </w:r>
      <w:r w:rsidR="003F374F" w:rsidRPr="002F761D">
        <w:rPr>
          <w:sz w:val="28"/>
          <w:szCs w:val="28"/>
        </w:rPr>
        <w:t xml:space="preserve"> обеспечиваться использованием инструмент</w:t>
      </w:r>
      <w:r>
        <w:rPr>
          <w:sz w:val="28"/>
          <w:szCs w:val="28"/>
        </w:rPr>
        <w:t>а</w:t>
      </w:r>
      <w:r w:rsidR="003F374F" w:rsidRPr="002F761D">
        <w:rPr>
          <w:sz w:val="28"/>
          <w:szCs w:val="28"/>
        </w:rPr>
        <w:t xml:space="preserve">, технологий и методов и не превышать </w:t>
      </w:r>
      <w:r>
        <w:rPr>
          <w:sz w:val="28"/>
          <w:szCs w:val="28"/>
        </w:rPr>
        <w:t>значений,</w:t>
      </w:r>
      <w:r w:rsidR="003F374F" w:rsidRPr="002F761D">
        <w:rPr>
          <w:sz w:val="28"/>
          <w:szCs w:val="28"/>
        </w:rPr>
        <w:t xml:space="preserve"> указанных в таблице 1</w:t>
      </w:r>
      <w:r>
        <w:rPr>
          <w:sz w:val="28"/>
          <w:szCs w:val="28"/>
        </w:rPr>
        <w:t>3</w:t>
      </w:r>
      <w:r w:rsidR="003F374F" w:rsidRPr="002F761D">
        <w:rPr>
          <w:sz w:val="28"/>
          <w:szCs w:val="28"/>
        </w:rPr>
        <w:t>.1.</w:t>
      </w:r>
    </w:p>
    <w:p w14:paraId="2A77996D" w14:textId="77777777" w:rsidR="00E86E61" w:rsidRPr="002F761D" w:rsidRDefault="003F374F" w:rsidP="00932913">
      <w:pPr>
        <w:ind w:firstLine="567"/>
        <w:jc w:val="both"/>
        <w:rPr>
          <w:sz w:val="28"/>
          <w:szCs w:val="28"/>
        </w:rPr>
      </w:pPr>
      <w:r w:rsidRPr="002F761D">
        <w:rPr>
          <w:sz w:val="28"/>
          <w:szCs w:val="28"/>
        </w:rPr>
        <w:t xml:space="preserve">Для зданий высотой свыше </w:t>
      </w:r>
      <w:smartTag w:uri="urn:schemas-microsoft-com:office:smarttags" w:element="metricconverter">
        <w:smartTagPr>
          <w:attr w:name="ProductID" w:val="300 м"/>
        </w:smartTagPr>
        <w:r w:rsidRPr="002F761D">
          <w:rPr>
            <w:sz w:val="28"/>
            <w:szCs w:val="28"/>
          </w:rPr>
          <w:t>300 м</w:t>
        </w:r>
      </w:smartTag>
      <w:r w:rsidRPr="002F761D">
        <w:rPr>
          <w:sz w:val="28"/>
          <w:szCs w:val="28"/>
        </w:rPr>
        <w:t xml:space="preserve"> предельн</w:t>
      </w:r>
      <w:r w:rsidR="00170BF5">
        <w:rPr>
          <w:sz w:val="28"/>
          <w:szCs w:val="28"/>
        </w:rPr>
        <w:t>ую</w:t>
      </w:r>
      <w:r w:rsidRPr="002F761D">
        <w:rPr>
          <w:sz w:val="28"/>
          <w:szCs w:val="28"/>
        </w:rPr>
        <w:t xml:space="preserve"> погрешность </w:t>
      </w:r>
      <w:r w:rsidR="00170BF5">
        <w:rPr>
          <w:sz w:val="28"/>
          <w:szCs w:val="28"/>
        </w:rPr>
        <w:t>следует</w:t>
      </w:r>
      <w:r w:rsidRPr="002F761D">
        <w:rPr>
          <w:sz w:val="28"/>
          <w:szCs w:val="28"/>
        </w:rPr>
        <w:t xml:space="preserve"> определять с учетом технико-точностных параметров выполнения работы </w:t>
      </w:r>
      <w:r w:rsidR="00170BF5">
        <w:rPr>
          <w:sz w:val="28"/>
          <w:szCs w:val="28"/>
        </w:rPr>
        <w:t xml:space="preserve">и </w:t>
      </w:r>
      <w:r w:rsidRPr="002F761D">
        <w:rPr>
          <w:sz w:val="28"/>
          <w:szCs w:val="28"/>
        </w:rPr>
        <w:t>атмосферных факторов (скорости и направления ветра, солнечных нагреваний фасадов, времени выполнения измерений).</w:t>
      </w:r>
    </w:p>
    <w:p w14:paraId="4945AC03" w14:textId="77777777" w:rsidR="003F374F" w:rsidRPr="002F761D" w:rsidRDefault="003F374F" w:rsidP="00932913">
      <w:pPr>
        <w:ind w:firstLine="567"/>
        <w:jc w:val="both"/>
        <w:rPr>
          <w:sz w:val="28"/>
          <w:szCs w:val="28"/>
        </w:rPr>
      </w:pPr>
    </w:p>
    <w:p w14:paraId="10E4B886" w14:textId="77777777" w:rsidR="003F374F" w:rsidRPr="00170BF5" w:rsidRDefault="003F374F" w:rsidP="00834DF0">
      <w:pPr>
        <w:ind w:left="2977" w:hanging="2977"/>
        <w:jc w:val="both"/>
        <w:rPr>
          <w:rFonts w:eastAsia="TimesNewRomanPS-BoldMT"/>
          <w:b/>
          <w:sz w:val="28"/>
          <w:szCs w:val="28"/>
        </w:rPr>
      </w:pPr>
      <w:r w:rsidRPr="002F761D">
        <w:rPr>
          <w:sz w:val="28"/>
          <w:szCs w:val="28"/>
        </w:rPr>
        <w:t>Т</w:t>
      </w:r>
      <w:r w:rsidR="00170BF5">
        <w:rPr>
          <w:sz w:val="28"/>
          <w:szCs w:val="28"/>
        </w:rPr>
        <w:t xml:space="preserve"> </w:t>
      </w:r>
      <w:r w:rsidRPr="002F761D">
        <w:rPr>
          <w:sz w:val="28"/>
          <w:szCs w:val="28"/>
        </w:rPr>
        <w:t>а</w:t>
      </w:r>
      <w:r w:rsidR="00170BF5">
        <w:rPr>
          <w:sz w:val="28"/>
          <w:szCs w:val="28"/>
        </w:rPr>
        <w:t xml:space="preserve"> </w:t>
      </w:r>
      <w:r w:rsidRPr="002F761D">
        <w:rPr>
          <w:sz w:val="28"/>
          <w:szCs w:val="28"/>
        </w:rPr>
        <w:t>б</w:t>
      </w:r>
      <w:r w:rsidR="00170BF5">
        <w:rPr>
          <w:sz w:val="28"/>
          <w:szCs w:val="28"/>
        </w:rPr>
        <w:t xml:space="preserve"> </w:t>
      </w:r>
      <w:r w:rsidRPr="002F761D">
        <w:rPr>
          <w:sz w:val="28"/>
          <w:szCs w:val="28"/>
        </w:rPr>
        <w:t>л</w:t>
      </w:r>
      <w:r w:rsidR="00170BF5">
        <w:rPr>
          <w:sz w:val="28"/>
          <w:szCs w:val="28"/>
        </w:rPr>
        <w:t xml:space="preserve"> </w:t>
      </w:r>
      <w:r w:rsidRPr="002F761D">
        <w:rPr>
          <w:sz w:val="28"/>
          <w:szCs w:val="28"/>
        </w:rPr>
        <w:t>и</w:t>
      </w:r>
      <w:r w:rsidR="00170BF5">
        <w:rPr>
          <w:sz w:val="28"/>
          <w:szCs w:val="28"/>
        </w:rPr>
        <w:t xml:space="preserve"> </w:t>
      </w:r>
      <w:r w:rsidRPr="002F761D">
        <w:rPr>
          <w:sz w:val="28"/>
          <w:szCs w:val="28"/>
        </w:rPr>
        <w:t>ц</w:t>
      </w:r>
      <w:r w:rsidR="00170BF5">
        <w:rPr>
          <w:sz w:val="28"/>
          <w:szCs w:val="28"/>
        </w:rPr>
        <w:t xml:space="preserve"> </w:t>
      </w:r>
      <w:r w:rsidRPr="002F761D">
        <w:rPr>
          <w:sz w:val="28"/>
          <w:szCs w:val="28"/>
        </w:rPr>
        <w:t>а 1</w:t>
      </w:r>
      <w:r w:rsidR="00170BF5">
        <w:rPr>
          <w:sz w:val="28"/>
          <w:szCs w:val="28"/>
        </w:rPr>
        <w:t>3</w:t>
      </w:r>
      <w:r w:rsidRPr="002F761D">
        <w:rPr>
          <w:sz w:val="28"/>
          <w:szCs w:val="28"/>
        </w:rPr>
        <w:t xml:space="preserve">.1 </w:t>
      </w:r>
      <w:r w:rsidR="00170BF5">
        <w:rPr>
          <w:sz w:val="28"/>
          <w:szCs w:val="28"/>
        </w:rPr>
        <w:t xml:space="preserve">– </w:t>
      </w:r>
      <w:r w:rsidRPr="00170BF5">
        <w:rPr>
          <w:rFonts w:eastAsia="TimesNewRomanPS-BoldMT"/>
          <w:b/>
          <w:sz w:val="28"/>
          <w:szCs w:val="28"/>
        </w:rPr>
        <w:t>Предельные погрешности взаимного положения смежных осей, вынесен</w:t>
      </w:r>
      <w:r w:rsidR="00170BF5" w:rsidRPr="00170BF5">
        <w:rPr>
          <w:rFonts w:eastAsia="TimesNewRomanPS-BoldMT"/>
          <w:b/>
          <w:sz w:val="28"/>
          <w:szCs w:val="28"/>
        </w:rPr>
        <w:t>ных в натуру после уравнивания</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407"/>
        <w:gridCol w:w="5802"/>
      </w:tblGrid>
      <w:tr w:rsidR="000A37C8" w:rsidRPr="00170BF5" w14:paraId="59807BD7" w14:textId="77777777" w:rsidTr="00834DF0">
        <w:trPr>
          <w:trHeight w:val="561"/>
          <w:jc w:val="center"/>
        </w:trPr>
        <w:tc>
          <w:tcPr>
            <w:tcW w:w="3407" w:type="dxa"/>
            <w:tcBorders>
              <w:top w:val="single" w:sz="4" w:space="0" w:color="auto"/>
              <w:left w:val="single" w:sz="4" w:space="0" w:color="auto"/>
              <w:bottom w:val="single" w:sz="4" w:space="0" w:color="auto"/>
              <w:right w:val="single" w:sz="4" w:space="0" w:color="auto"/>
            </w:tcBorders>
            <w:vAlign w:val="center"/>
          </w:tcPr>
          <w:p w14:paraId="3187A075" w14:textId="77777777" w:rsidR="000A37C8" w:rsidRPr="00170BF5" w:rsidRDefault="000A37C8" w:rsidP="00932913">
            <w:pPr>
              <w:pStyle w:val="aff1"/>
              <w:jc w:val="center"/>
              <w:rPr>
                <w:rFonts w:eastAsia="TimesNewRomanPS-BoldMT"/>
                <w:sz w:val="24"/>
                <w:szCs w:val="24"/>
              </w:rPr>
            </w:pPr>
            <w:r w:rsidRPr="00170BF5">
              <w:rPr>
                <w:rFonts w:eastAsia="TimesNewRomanPS-BoldMT"/>
                <w:sz w:val="24"/>
                <w:szCs w:val="24"/>
              </w:rPr>
              <w:t>Высота передачи, м</w:t>
            </w:r>
          </w:p>
        </w:tc>
        <w:tc>
          <w:tcPr>
            <w:tcW w:w="5802" w:type="dxa"/>
            <w:tcBorders>
              <w:top w:val="single" w:sz="4" w:space="0" w:color="auto"/>
              <w:left w:val="single" w:sz="4" w:space="0" w:color="auto"/>
              <w:bottom w:val="single" w:sz="4" w:space="0" w:color="auto"/>
              <w:right w:val="single" w:sz="4" w:space="0" w:color="auto"/>
            </w:tcBorders>
            <w:vAlign w:val="center"/>
          </w:tcPr>
          <w:p w14:paraId="3B236FB0" w14:textId="77777777" w:rsidR="000A37C8" w:rsidRPr="00170BF5" w:rsidRDefault="000A37C8" w:rsidP="00932913">
            <w:pPr>
              <w:pStyle w:val="aff1"/>
              <w:jc w:val="center"/>
              <w:rPr>
                <w:rFonts w:eastAsia="TimesNewRomanPS-BoldMT"/>
                <w:sz w:val="24"/>
                <w:szCs w:val="24"/>
              </w:rPr>
            </w:pPr>
            <w:r w:rsidRPr="00170BF5">
              <w:rPr>
                <w:rFonts w:eastAsia="TimesNewRomanPS-BoldMT"/>
                <w:sz w:val="24"/>
                <w:szCs w:val="24"/>
              </w:rPr>
              <w:t>Предельная погрешность взаимного положения осей, мм</w:t>
            </w:r>
          </w:p>
        </w:tc>
      </w:tr>
      <w:tr w:rsidR="000A37C8" w:rsidRPr="00170BF5" w14:paraId="7651A5A9" w14:textId="77777777" w:rsidTr="00834DF0">
        <w:trPr>
          <w:trHeight w:val="406"/>
          <w:jc w:val="center"/>
        </w:trPr>
        <w:tc>
          <w:tcPr>
            <w:tcW w:w="3407" w:type="dxa"/>
            <w:tcBorders>
              <w:top w:val="single" w:sz="4" w:space="0" w:color="auto"/>
              <w:left w:val="single" w:sz="4" w:space="0" w:color="auto"/>
              <w:bottom w:val="single" w:sz="4" w:space="0" w:color="auto"/>
              <w:right w:val="single" w:sz="4" w:space="0" w:color="auto"/>
            </w:tcBorders>
            <w:vAlign w:val="center"/>
          </w:tcPr>
          <w:p w14:paraId="311BDD32" w14:textId="77777777" w:rsidR="000A37C8" w:rsidRPr="00170BF5" w:rsidRDefault="000A37C8" w:rsidP="00932913">
            <w:pPr>
              <w:pStyle w:val="aff1"/>
              <w:jc w:val="center"/>
              <w:rPr>
                <w:rFonts w:eastAsia="TimesNewRomanPS-BoldMT"/>
                <w:sz w:val="24"/>
                <w:szCs w:val="24"/>
              </w:rPr>
            </w:pPr>
            <w:r w:rsidRPr="00170BF5">
              <w:rPr>
                <w:rFonts w:eastAsia="TimesNewRomanPS-BoldMT"/>
                <w:sz w:val="24"/>
                <w:szCs w:val="24"/>
              </w:rPr>
              <w:t>30</w:t>
            </w:r>
          </w:p>
        </w:tc>
        <w:tc>
          <w:tcPr>
            <w:tcW w:w="5802" w:type="dxa"/>
            <w:tcBorders>
              <w:top w:val="single" w:sz="4" w:space="0" w:color="auto"/>
              <w:left w:val="single" w:sz="4" w:space="0" w:color="auto"/>
              <w:bottom w:val="single" w:sz="4" w:space="0" w:color="auto"/>
              <w:right w:val="single" w:sz="4" w:space="0" w:color="auto"/>
            </w:tcBorders>
            <w:vAlign w:val="center"/>
          </w:tcPr>
          <w:p w14:paraId="150184D5" w14:textId="77777777" w:rsidR="000A37C8" w:rsidRPr="00170BF5" w:rsidRDefault="000A37C8" w:rsidP="00932913">
            <w:pPr>
              <w:pStyle w:val="aff1"/>
              <w:jc w:val="center"/>
              <w:rPr>
                <w:rFonts w:eastAsia="TimesNewRomanPS-BoldMT"/>
                <w:sz w:val="24"/>
                <w:szCs w:val="24"/>
              </w:rPr>
            </w:pPr>
            <w:r w:rsidRPr="00170BF5">
              <w:rPr>
                <w:rFonts w:eastAsia="TimesNewRomanPS-BoldMT"/>
                <w:sz w:val="24"/>
                <w:szCs w:val="24"/>
              </w:rPr>
              <w:t>1</w:t>
            </w:r>
            <w:r>
              <w:rPr>
                <w:rFonts w:eastAsia="TimesNewRomanPS-BoldMT"/>
                <w:sz w:val="24"/>
                <w:szCs w:val="24"/>
              </w:rPr>
              <w:t>,</w:t>
            </w:r>
            <w:r w:rsidRPr="00170BF5">
              <w:rPr>
                <w:rFonts w:eastAsia="TimesNewRomanPS-BoldMT"/>
                <w:sz w:val="24"/>
                <w:szCs w:val="24"/>
              </w:rPr>
              <w:t>1</w:t>
            </w:r>
          </w:p>
        </w:tc>
      </w:tr>
      <w:tr w:rsidR="000A37C8" w:rsidRPr="00170BF5" w14:paraId="6AD6B4A4" w14:textId="77777777" w:rsidTr="00834DF0">
        <w:trPr>
          <w:trHeight w:val="374"/>
          <w:jc w:val="center"/>
        </w:trPr>
        <w:tc>
          <w:tcPr>
            <w:tcW w:w="3407" w:type="dxa"/>
            <w:tcBorders>
              <w:top w:val="single" w:sz="4" w:space="0" w:color="auto"/>
              <w:left w:val="single" w:sz="4" w:space="0" w:color="auto"/>
              <w:bottom w:val="single" w:sz="4" w:space="0" w:color="auto"/>
              <w:right w:val="single" w:sz="4" w:space="0" w:color="auto"/>
            </w:tcBorders>
            <w:vAlign w:val="center"/>
          </w:tcPr>
          <w:p w14:paraId="354D2CC5" w14:textId="77777777" w:rsidR="000A37C8" w:rsidRPr="00170BF5" w:rsidRDefault="000A37C8" w:rsidP="00932913">
            <w:pPr>
              <w:pStyle w:val="aff1"/>
              <w:jc w:val="center"/>
              <w:rPr>
                <w:rFonts w:eastAsia="TimesNewRomanPS-BoldMT"/>
                <w:sz w:val="24"/>
                <w:szCs w:val="24"/>
              </w:rPr>
            </w:pPr>
            <w:r w:rsidRPr="00170BF5">
              <w:rPr>
                <w:rFonts w:eastAsia="TimesNewRomanPS-BoldMT"/>
                <w:sz w:val="24"/>
                <w:szCs w:val="24"/>
              </w:rPr>
              <w:t>60</w:t>
            </w:r>
          </w:p>
        </w:tc>
        <w:tc>
          <w:tcPr>
            <w:tcW w:w="5802" w:type="dxa"/>
            <w:tcBorders>
              <w:top w:val="single" w:sz="4" w:space="0" w:color="auto"/>
              <w:left w:val="single" w:sz="4" w:space="0" w:color="auto"/>
              <w:bottom w:val="single" w:sz="4" w:space="0" w:color="auto"/>
              <w:right w:val="single" w:sz="4" w:space="0" w:color="auto"/>
            </w:tcBorders>
            <w:vAlign w:val="center"/>
          </w:tcPr>
          <w:p w14:paraId="6CBB5C74" w14:textId="77777777" w:rsidR="000A37C8" w:rsidRPr="00170BF5" w:rsidRDefault="000A37C8" w:rsidP="00932913">
            <w:pPr>
              <w:pStyle w:val="aff1"/>
              <w:jc w:val="center"/>
              <w:rPr>
                <w:rFonts w:eastAsia="TimesNewRomanPS-BoldMT"/>
                <w:sz w:val="24"/>
                <w:szCs w:val="24"/>
              </w:rPr>
            </w:pPr>
            <w:r w:rsidRPr="00170BF5">
              <w:rPr>
                <w:rFonts w:eastAsia="TimesNewRomanPS-BoldMT"/>
                <w:sz w:val="24"/>
                <w:szCs w:val="24"/>
              </w:rPr>
              <w:t>1</w:t>
            </w:r>
            <w:r>
              <w:rPr>
                <w:rFonts w:eastAsia="TimesNewRomanPS-BoldMT"/>
                <w:sz w:val="24"/>
                <w:szCs w:val="24"/>
              </w:rPr>
              <w:t>,</w:t>
            </w:r>
            <w:r w:rsidRPr="00170BF5">
              <w:rPr>
                <w:rFonts w:eastAsia="TimesNewRomanPS-BoldMT"/>
                <w:sz w:val="24"/>
                <w:szCs w:val="24"/>
              </w:rPr>
              <w:t>5</w:t>
            </w:r>
          </w:p>
        </w:tc>
      </w:tr>
      <w:tr w:rsidR="000A37C8" w:rsidRPr="00170BF5" w14:paraId="04DF6DA5" w14:textId="77777777" w:rsidTr="00834DF0">
        <w:trPr>
          <w:trHeight w:val="318"/>
          <w:jc w:val="center"/>
        </w:trPr>
        <w:tc>
          <w:tcPr>
            <w:tcW w:w="3407" w:type="dxa"/>
            <w:tcBorders>
              <w:top w:val="single" w:sz="4" w:space="0" w:color="auto"/>
              <w:left w:val="single" w:sz="4" w:space="0" w:color="auto"/>
              <w:bottom w:val="single" w:sz="4" w:space="0" w:color="auto"/>
              <w:right w:val="single" w:sz="4" w:space="0" w:color="auto"/>
            </w:tcBorders>
            <w:vAlign w:val="center"/>
          </w:tcPr>
          <w:p w14:paraId="49DCE400" w14:textId="77777777" w:rsidR="000A37C8" w:rsidRPr="00170BF5" w:rsidRDefault="000A37C8" w:rsidP="00932913">
            <w:pPr>
              <w:pStyle w:val="aff1"/>
              <w:jc w:val="center"/>
              <w:rPr>
                <w:rFonts w:eastAsia="TimesNewRomanPS-BoldMT"/>
                <w:sz w:val="24"/>
                <w:szCs w:val="24"/>
              </w:rPr>
            </w:pPr>
            <w:r w:rsidRPr="00170BF5">
              <w:rPr>
                <w:rFonts w:eastAsia="TimesNewRomanPS-BoldMT"/>
                <w:sz w:val="24"/>
                <w:szCs w:val="24"/>
              </w:rPr>
              <w:lastRenderedPageBreak/>
              <w:t>90</w:t>
            </w:r>
          </w:p>
        </w:tc>
        <w:tc>
          <w:tcPr>
            <w:tcW w:w="5802" w:type="dxa"/>
            <w:tcBorders>
              <w:top w:val="single" w:sz="4" w:space="0" w:color="auto"/>
              <w:left w:val="single" w:sz="4" w:space="0" w:color="auto"/>
              <w:bottom w:val="single" w:sz="4" w:space="0" w:color="auto"/>
              <w:right w:val="single" w:sz="4" w:space="0" w:color="auto"/>
            </w:tcBorders>
            <w:vAlign w:val="center"/>
          </w:tcPr>
          <w:p w14:paraId="3A23A78C" w14:textId="77777777" w:rsidR="000A37C8" w:rsidRPr="00170BF5" w:rsidRDefault="000A37C8" w:rsidP="00932913">
            <w:pPr>
              <w:pStyle w:val="aff1"/>
              <w:jc w:val="center"/>
              <w:rPr>
                <w:rFonts w:eastAsia="TimesNewRomanPS-BoldMT"/>
                <w:sz w:val="24"/>
                <w:szCs w:val="24"/>
              </w:rPr>
            </w:pPr>
            <w:r w:rsidRPr="00170BF5">
              <w:rPr>
                <w:rFonts w:eastAsia="TimesNewRomanPS-BoldMT"/>
                <w:sz w:val="24"/>
                <w:szCs w:val="24"/>
              </w:rPr>
              <w:t>1</w:t>
            </w:r>
            <w:r>
              <w:rPr>
                <w:rFonts w:eastAsia="TimesNewRomanPS-BoldMT"/>
                <w:sz w:val="24"/>
                <w:szCs w:val="24"/>
              </w:rPr>
              <w:t>,</w:t>
            </w:r>
            <w:r w:rsidRPr="00170BF5">
              <w:rPr>
                <w:rFonts w:eastAsia="TimesNewRomanPS-BoldMT"/>
                <w:sz w:val="24"/>
                <w:szCs w:val="24"/>
              </w:rPr>
              <w:t>8</w:t>
            </w:r>
          </w:p>
        </w:tc>
      </w:tr>
      <w:tr w:rsidR="000A37C8" w:rsidRPr="00170BF5" w14:paraId="1400113C" w14:textId="77777777" w:rsidTr="00834DF0">
        <w:trPr>
          <w:trHeight w:val="384"/>
          <w:jc w:val="center"/>
        </w:trPr>
        <w:tc>
          <w:tcPr>
            <w:tcW w:w="3407" w:type="dxa"/>
            <w:tcBorders>
              <w:top w:val="single" w:sz="4" w:space="0" w:color="auto"/>
              <w:left w:val="single" w:sz="4" w:space="0" w:color="auto"/>
              <w:bottom w:val="single" w:sz="4" w:space="0" w:color="auto"/>
              <w:right w:val="single" w:sz="4" w:space="0" w:color="auto"/>
            </w:tcBorders>
            <w:vAlign w:val="center"/>
          </w:tcPr>
          <w:p w14:paraId="0A7E06DF" w14:textId="77777777" w:rsidR="000A37C8" w:rsidRPr="00170BF5" w:rsidRDefault="000A37C8" w:rsidP="00932913">
            <w:pPr>
              <w:pStyle w:val="aff1"/>
              <w:jc w:val="center"/>
              <w:rPr>
                <w:rFonts w:eastAsia="TimesNewRomanPS-BoldMT"/>
                <w:sz w:val="24"/>
                <w:szCs w:val="24"/>
              </w:rPr>
            </w:pPr>
            <w:r w:rsidRPr="00170BF5">
              <w:rPr>
                <w:rFonts w:eastAsia="TimesNewRomanPS-BoldMT"/>
                <w:sz w:val="24"/>
                <w:szCs w:val="24"/>
              </w:rPr>
              <w:t>120</w:t>
            </w:r>
          </w:p>
        </w:tc>
        <w:tc>
          <w:tcPr>
            <w:tcW w:w="5802" w:type="dxa"/>
            <w:tcBorders>
              <w:top w:val="single" w:sz="4" w:space="0" w:color="auto"/>
              <w:left w:val="single" w:sz="4" w:space="0" w:color="auto"/>
              <w:bottom w:val="single" w:sz="4" w:space="0" w:color="auto"/>
              <w:right w:val="single" w:sz="4" w:space="0" w:color="auto"/>
            </w:tcBorders>
            <w:vAlign w:val="center"/>
          </w:tcPr>
          <w:p w14:paraId="1FDA47C5" w14:textId="77777777" w:rsidR="000A37C8" w:rsidRPr="00170BF5" w:rsidRDefault="000A37C8" w:rsidP="00932913">
            <w:pPr>
              <w:pStyle w:val="aff1"/>
              <w:jc w:val="center"/>
              <w:rPr>
                <w:rFonts w:eastAsia="TimesNewRomanPS-BoldMT"/>
                <w:sz w:val="24"/>
                <w:szCs w:val="24"/>
              </w:rPr>
            </w:pPr>
            <w:r w:rsidRPr="00170BF5">
              <w:rPr>
                <w:rFonts w:eastAsia="TimesNewRomanPS-BoldMT"/>
                <w:sz w:val="24"/>
                <w:szCs w:val="24"/>
              </w:rPr>
              <w:t>2</w:t>
            </w:r>
            <w:r>
              <w:rPr>
                <w:rFonts w:eastAsia="TimesNewRomanPS-BoldMT"/>
                <w:sz w:val="24"/>
                <w:szCs w:val="24"/>
              </w:rPr>
              <w:t>,</w:t>
            </w:r>
            <w:r w:rsidRPr="00170BF5">
              <w:rPr>
                <w:rFonts w:eastAsia="TimesNewRomanPS-BoldMT"/>
                <w:sz w:val="24"/>
                <w:szCs w:val="24"/>
              </w:rPr>
              <w:t>1</w:t>
            </w:r>
          </w:p>
        </w:tc>
      </w:tr>
      <w:tr w:rsidR="000A37C8" w:rsidRPr="00170BF5" w14:paraId="5ADE0B80" w14:textId="77777777" w:rsidTr="00834DF0">
        <w:trPr>
          <w:trHeight w:val="394"/>
          <w:jc w:val="center"/>
        </w:trPr>
        <w:tc>
          <w:tcPr>
            <w:tcW w:w="3407" w:type="dxa"/>
            <w:tcBorders>
              <w:top w:val="single" w:sz="4" w:space="0" w:color="auto"/>
              <w:left w:val="single" w:sz="4" w:space="0" w:color="auto"/>
              <w:bottom w:val="single" w:sz="4" w:space="0" w:color="auto"/>
              <w:right w:val="single" w:sz="4" w:space="0" w:color="auto"/>
            </w:tcBorders>
            <w:vAlign w:val="center"/>
          </w:tcPr>
          <w:p w14:paraId="61A1D4E8" w14:textId="77777777" w:rsidR="000A37C8" w:rsidRPr="00170BF5" w:rsidRDefault="000A37C8" w:rsidP="00932913">
            <w:pPr>
              <w:pStyle w:val="aff1"/>
              <w:jc w:val="center"/>
              <w:rPr>
                <w:rFonts w:eastAsia="TimesNewRomanPS-BoldMT"/>
                <w:sz w:val="24"/>
                <w:szCs w:val="24"/>
              </w:rPr>
            </w:pPr>
            <w:r w:rsidRPr="00170BF5">
              <w:rPr>
                <w:rFonts w:eastAsia="TimesNewRomanPS-BoldMT"/>
                <w:sz w:val="24"/>
                <w:szCs w:val="24"/>
              </w:rPr>
              <w:t>150</w:t>
            </w:r>
          </w:p>
        </w:tc>
        <w:tc>
          <w:tcPr>
            <w:tcW w:w="5802" w:type="dxa"/>
            <w:tcBorders>
              <w:top w:val="single" w:sz="4" w:space="0" w:color="auto"/>
              <w:left w:val="single" w:sz="4" w:space="0" w:color="auto"/>
              <w:bottom w:val="single" w:sz="4" w:space="0" w:color="auto"/>
              <w:right w:val="single" w:sz="4" w:space="0" w:color="auto"/>
            </w:tcBorders>
            <w:vAlign w:val="center"/>
          </w:tcPr>
          <w:p w14:paraId="1871A545" w14:textId="77777777" w:rsidR="000A37C8" w:rsidRPr="00170BF5" w:rsidRDefault="000A37C8" w:rsidP="00932913">
            <w:pPr>
              <w:pStyle w:val="aff1"/>
              <w:jc w:val="center"/>
              <w:rPr>
                <w:rFonts w:eastAsia="TimesNewRomanPS-BoldMT"/>
                <w:sz w:val="24"/>
                <w:szCs w:val="24"/>
              </w:rPr>
            </w:pPr>
            <w:r w:rsidRPr="00170BF5">
              <w:rPr>
                <w:rFonts w:eastAsia="TimesNewRomanPS-BoldMT"/>
                <w:sz w:val="24"/>
                <w:szCs w:val="24"/>
              </w:rPr>
              <w:t>2</w:t>
            </w:r>
            <w:r>
              <w:rPr>
                <w:rFonts w:eastAsia="TimesNewRomanPS-BoldMT"/>
                <w:sz w:val="24"/>
                <w:szCs w:val="24"/>
              </w:rPr>
              <w:t>,</w:t>
            </w:r>
            <w:r w:rsidRPr="00170BF5">
              <w:rPr>
                <w:rFonts w:eastAsia="TimesNewRomanPS-BoldMT"/>
                <w:sz w:val="24"/>
                <w:szCs w:val="24"/>
              </w:rPr>
              <w:t>3</w:t>
            </w:r>
          </w:p>
        </w:tc>
      </w:tr>
      <w:tr w:rsidR="000A37C8" w:rsidRPr="00170BF5" w14:paraId="1F177882" w14:textId="77777777" w:rsidTr="00834DF0">
        <w:trPr>
          <w:trHeight w:val="384"/>
          <w:jc w:val="center"/>
        </w:trPr>
        <w:tc>
          <w:tcPr>
            <w:tcW w:w="3407" w:type="dxa"/>
            <w:tcBorders>
              <w:top w:val="single" w:sz="4" w:space="0" w:color="auto"/>
              <w:left w:val="single" w:sz="4" w:space="0" w:color="auto"/>
              <w:bottom w:val="single" w:sz="4" w:space="0" w:color="auto"/>
              <w:right w:val="single" w:sz="4" w:space="0" w:color="auto"/>
            </w:tcBorders>
            <w:vAlign w:val="center"/>
          </w:tcPr>
          <w:p w14:paraId="136C19A0" w14:textId="77777777" w:rsidR="000A37C8" w:rsidRPr="00170BF5" w:rsidRDefault="000A37C8" w:rsidP="00932913">
            <w:pPr>
              <w:pStyle w:val="aff1"/>
              <w:jc w:val="center"/>
              <w:rPr>
                <w:rFonts w:eastAsia="TimesNewRomanPS-BoldMT"/>
                <w:sz w:val="24"/>
                <w:szCs w:val="24"/>
              </w:rPr>
            </w:pPr>
            <w:r w:rsidRPr="00170BF5">
              <w:rPr>
                <w:rFonts w:eastAsia="TimesNewRomanPS-BoldMT"/>
                <w:sz w:val="24"/>
                <w:szCs w:val="24"/>
              </w:rPr>
              <w:t>180</w:t>
            </w:r>
          </w:p>
        </w:tc>
        <w:tc>
          <w:tcPr>
            <w:tcW w:w="5802" w:type="dxa"/>
            <w:tcBorders>
              <w:top w:val="single" w:sz="4" w:space="0" w:color="auto"/>
              <w:left w:val="single" w:sz="4" w:space="0" w:color="auto"/>
              <w:bottom w:val="single" w:sz="4" w:space="0" w:color="auto"/>
              <w:right w:val="single" w:sz="4" w:space="0" w:color="auto"/>
            </w:tcBorders>
            <w:vAlign w:val="center"/>
          </w:tcPr>
          <w:p w14:paraId="351FC6B9" w14:textId="77777777" w:rsidR="000A37C8" w:rsidRPr="00170BF5" w:rsidRDefault="000A37C8" w:rsidP="00932913">
            <w:pPr>
              <w:pStyle w:val="aff1"/>
              <w:jc w:val="center"/>
              <w:rPr>
                <w:rFonts w:eastAsia="TimesNewRomanPS-BoldMT"/>
                <w:sz w:val="24"/>
                <w:szCs w:val="24"/>
              </w:rPr>
            </w:pPr>
            <w:r w:rsidRPr="00170BF5">
              <w:rPr>
                <w:rFonts w:eastAsia="TimesNewRomanPS-BoldMT"/>
                <w:sz w:val="24"/>
                <w:szCs w:val="24"/>
              </w:rPr>
              <w:t>2</w:t>
            </w:r>
            <w:r>
              <w:rPr>
                <w:rFonts w:eastAsia="TimesNewRomanPS-BoldMT"/>
                <w:sz w:val="24"/>
                <w:szCs w:val="24"/>
              </w:rPr>
              <w:t>,</w:t>
            </w:r>
            <w:r w:rsidRPr="00170BF5">
              <w:rPr>
                <w:rFonts w:eastAsia="TimesNewRomanPS-BoldMT"/>
                <w:sz w:val="24"/>
                <w:szCs w:val="24"/>
              </w:rPr>
              <w:t>5</w:t>
            </w:r>
          </w:p>
        </w:tc>
      </w:tr>
      <w:tr w:rsidR="000A37C8" w:rsidRPr="00170BF5" w14:paraId="435C69B8" w14:textId="77777777" w:rsidTr="00834DF0">
        <w:trPr>
          <w:trHeight w:val="384"/>
          <w:jc w:val="center"/>
        </w:trPr>
        <w:tc>
          <w:tcPr>
            <w:tcW w:w="3407" w:type="dxa"/>
            <w:tcBorders>
              <w:top w:val="single" w:sz="4" w:space="0" w:color="auto"/>
              <w:left w:val="single" w:sz="4" w:space="0" w:color="auto"/>
              <w:bottom w:val="single" w:sz="4" w:space="0" w:color="auto"/>
              <w:right w:val="single" w:sz="4" w:space="0" w:color="auto"/>
            </w:tcBorders>
            <w:vAlign w:val="center"/>
          </w:tcPr>
          <w:p w14:paraId="6276C9C6" w14:textId="77777777" w:rsidR="000A37C8" w:rsidRPr="00170BF5" w:rsidRDefault="000A37C8" w:rsidP="00932913">
            <w:pPr>
              <w:pStyle w:val="aff1"/>
              <w:jc w:val="center"/>
              <w:rPr>
                <w:rFonts w:eastAsia="TimesNewRomanPS-BoldMT"/>
                <w:sz w:val="24"/>
                <w:szCs w:val="24"/>
              </w:rPr>
            </w:pPr>
            <w:r w:rsidRPr="00170BF5">
              <w:rPr>
                <w:rFonts w:eastAsia="TimesNewRomanPS-BoldMT"/>
                <w:sz w:val="24"/>
                <w:szCs w:val="24"/>
              </w:rPr>
              <w:t>210</w:t>
            </w:r>
          </w:p>
        </w:tc>
        <w:tc>
          <w:tcPr>
            <w:tcW w:w="5802" w:type="dxa"/>
            <w:tcBorders>
              <w:top w:val="single" w:sz="4" w:space="0" w:color="auto"/>
              <w:left w:val="single" w:sz="4" w:space="0" w:color="auto"/>
              <w:bottom w:val="single" w:sz="4" w:space="0" w:color="auto"/>
              <w:right w:val="single" w:sz="4" w:space="0" w:color="auto"/>
            </w:tcBorders>
            <w:vAlign w:val="center"/>
          </w:tcPr>
          <w:p w14:paraId="022793C4" w14:textId="77777777" w:rsidR="000A37C8" w:rsidRPr="00170BF5" w:rsidRDefault="000A37C8" w:rsidP="00932913">
            <w:pPr>
              <w:pStyle w:val="aff1"/>
              <w:jc w:val="center"/>
              <w:rPr>
                <w:rFonts w:eastAsia="TimesNewRomanPS-BoldMT"/>
                <w:sz w:val="24"/>
                <w:szCs w:val="24"/>
              </w:rPr>
            </w:pPr>
            <w:r w:rsidRPr="00170BF5">
              <w:rPr>
                <w:rFonts w:eastAsia="TimesNewRomanPS-BoldMT"/>
                <w:sz w:val="24"/>
                <w:szCs w:val="24"/>
              </w:rPr>
              <w:t>2</w:t>
            </w:r>
            <w:r>
              <w:rPr>
                <w:rFonts w:eastAsia="TimesNewRomanPS-BoldMT"/>
                <w:sz w:val="24"/>
                <w:szCs w:val="24"/>
              </w:rPr>
              <w:t>,</w:t>
            </w:r>
            <w:r w:rsidRPr="00170BF5">
              <w:rPr>
                <w:rFonts w:eastAsia="TimesNewRomanPS-BoldMT"/>
                <w:sz w:val="24"/>
                <w:szCs w:val="24"/>
              </w:rPr>
              <w:t>7</w:t>
            </w:r>
          </w:p>
        </w:tc>
      </w:tr>
      <w:tr w:rsidR="000A37C8" w:rsidRPr="00170BF5" w14:paraId="1D69491C" w14:textId="77777777" w:rsidTr="00834DF0">
        <w:trPr>
          <w:trHeight w:val="384"/>
          <w:jc w:val="center"/>
        </w:trPr>
        <w:tc>
          <w:tcPr>
            <w:tcW w:w="3407" w:type="dxa"/>
            <w:tcBorders>
              <w:top w:val="single" w:sz="4" w:space="0" w:color="auto"/>
              <w:left w:val="single" w:sz="4" w:space="0" w:color="auto"/>
              <w:bottom w:val="single" w:sz="4" w:space="0" w:color="auto"/>
              <w:right w:val="single" w:sz="4" w:space="0" w:color="auto"/>
            </w:tcBorders>
            <w:vAlign w:val="center"/>
          </w:tcPr>
          <w:p w14:paraId="4B50956E" w14:textId="77777777" w:rsidR="000A37C8" w:rsidRPr="00170BF5" w:rsidRDefault="000A37C8" w:rsidP="00932913">
            <w:pPr>
              <w:pStyle w:val="aff1"/>
              <w:jc w:val="center"/>
              <w:rPr>
                <w:rFonts w:eastAsia="TimesNewRomanPS-BoldMT"/>
                <w:sz w:val="24"/>
                <w:szCs w:val="24"/>
              </w:rPr>
            </w:pPr>
            <w:r w:rsidRPr="00170BF5">
              <w:rPr>
                <w:rFonts w:eastAsia="TimesNewRomanPS-BoldMT"/>
                <w:sz w:val="24"/>
                <w:szCs w:val="24"/>
              </w:rPr>
              <w:t>240</w:t>
            </w:r>
          </w:p>
        </w:tc>
        <w:tc>
          <w:tcPr>
            <w:tcW w:w="5802" w:type="dxa"/>
            <w:tcBorders>
              <w:top w:val="single" w:sz="4" w:space="0" w:color="auto"/>
              <w:left w:val="single" w:sz="4" w:space="0" w:color="auto"/>
              <w:bottom w:val="single" w:sz="4" w:space="0" w:color="auto"/>
              <w:right w:val="single" w:sz="4" w:space="0" w:color="auto"/>
            </w:tcBorders>
            <w:vAlign w:val="center"/>
          </w:tcPr>
          <w:p w14:paraId="6D8188C8" w14:textId="77777777" w:rsidR="000A37C8" w:rsidRPr="00170BF5" w:rsidRDefault="000A37C8" w:rsidP="00932913">
            <w:pPr>
              <w:pStyle w:val="aff1"/>
              <w:jc w:val="center"/>
              <w:rPr>
                <w:rFonts w:eastAsia="TimesNewRomanPS-BoldMT"/>
                <w:sz w:val="24"/>
                <w:szCs w:val="24"/>
              </w:rPr>
            </w:pPr>
            <w:r w:rsidRPr="00170BF5">
              <w:rPr>
                <w:rFonts w:eastAsia="TimesNewRomanPS-BoldMT"/>
                <w:sz w:val="24"/>
                <w:szCs w:val="24"/>
              </w:rPr>
              <w:t>2</w:t>
            </w:r>
            <w:r>
              <w:rPr>
                <w:rFonts w:eastAsia="TimesNewRomanPS-BoldMT"/>
                <w:sz w:val="24"/>
                <w:szCs w:val="24"/>
              </w:rPr>
              <w:t>,</w:t>
            </w:r>
            <w:r w:rsidRPr="00170BF5">
              <w:rPr>
                <w:rFonts w:eastAsia="TimesNewRomanPS-BoldMT"/>
                <w:sz w:val="24"/>
                <w:szCs w:val="24"/>
              </w:rPr>
              <w:t>9</w:t>
            </w:r>
          </w:p>
        </w:tc>
      </w:tr>
      <w:tr w:rsidR="000A37C8" w:rsidRPr="00170BF5" w14:paraId="2949838E" w14:textId="77777777" w:rsidTr="00834DF0">
        <w:trPr>
          <w:trHeight w:val="384"/>
          <w:jc w:val="center"/>
        </w:trPr>
        <w:tc>
          <w:tcPr>
            <w:tcW w:w="3407" w:type="dxa"/>
            <w:tcBorders>
              <w:top w:val="single" w:sz="4" w:space="0" w:color="auto"/>
              <w:left w:val="single" w:sz="4" w:space="0" w:color="auto"/>
              <w:bottom w:val="single" w:sz="4" w:space="0" w:color="auto"/>
              <w:right w:val="single" w:sz="4" w:space="0" w:color="auto"/>
            </w:tcBorders>
            <w:vAlign w:val="center"/>
          </w:tcPr>
          <w:p w14:paraId="6B2672BD" w14:textId="77777777" w:rsidR="000A37C8" w:rsidRPr="00170BF5" w:rsidRDefault="000A37C8" w:rsidP="00932913">
            <w:pPr>
              <w:pStyle w:val="aff1"/>
              <w:jc w:val="center"/>
              <w:rPr>
                <w:rFonts w:eastAsia="TimesNewRomanPS-BoldMT"/>
                <w:sz w:val="24"/>
                <w:szCs w:val="24"/>
              </w:rPr>
            </w:pPr>
            <w:r w:rsidRPr="00170BF5">
              <w:rPr>
                <w:rFonts w:eastAsia="TimesNewRomanPS-BoldMT"/>
                <w:sz w:val="24"/>
                <w:szCs w:val="24"/>
              </w:rPr>
              <w:t>270</w:t>
            </w:r>
          </w:p>
        </w:tc>
        <w:tc>
          <w:tcPr>
            <w:tcW w:w="5802" w:type="dxa"/>
            <w:tcBorders>
              <w:top w:val="single" w:sz="4" w:space="0" w:color="auto"/>
              <w:left w:val="single" w:sz="4" w:space="0" w:color="auto"/>
              <w:bottom w:val="single" w:sz="4" w:space="0" w:color="auto"/>
              <w:right w:val="single" w:sz="4" w:space="0" w:color="auto"/>
            </w:tcBorders>
            <w:vAlign w:val="center"/>
          </w:tcPr>
          <w:p w14:paraId="3D0CA603" w14:textId="77777777" w:rsidR="000A37C8" w:rsidRPr="00170BF5" w:rsidRDefault="000A37C8" w:rsidP="00932913">
            <w:pPr>
              <w:pStyle w:val="aff1"/>
              <w:jc w:val="center"/>
              <w:rPr>
                <w:rFonts w:eastAsia="TimesNewRomanPS-BoldMT"/>
                <w:sz w:val="24"/>
                <w:szCs w:val="24"/>
              </w:rPr>
            </w:pPr>
            <w:r w:rsidRPr="00170BF5">
              <w:rPr>
                <w:rFonts w:eastAsia="TimesNewRomanPS-BoldMT"/>
                <w:sz w:val="24"/>
                <w:szCs w:val="24"/>
              </w:rPr>
              <w:t>3</w:t>
            </w:r>
            <w:r>
              <w:rPr>
                <w:rFonts w:eastAsia="TimesNewRomanPS-BoldMT"/>
                <w:sz w:val="24"/>
                <w:szCs w:val="24"/>
              </w:rPr>
              <w:t>,</w:t>
            </w:r>
            <w:r w:rsidRPr="00170BF5">
              <w:rPr>
                <w:rFonts w:eastAsia="TimesNewRomanPS-BoldMT"/>
                <w:sz w:val="24"/>
                <w:szCs w:val="24"/>
              </w:rPr>
              <w:t>0</w:t>
            </w:r>
          </w:p>
        </w:tc>
      </w:tr>
      <w:tr w:rsidR="000A37C8" w:rsidRPr="00170BF5" w14:paraId="7ACF72FB" w14:textId="77777777" w:rsidTr="00834DF0">
        <w:trPr>
          <w:trHeight w:val="384"/>
          <w:jc w:val="center"/>
        </w:trPr>
        <w:tc>
          <w:tcPr>
            <w:tcW w:w="3407" w:type="dxa"/>
            <w:tcBorders>
              <w:top w:val="single" w:sz="4" w:space="0" w:color="auto"/>
              <w:left w:val="single" w:sz="4" w:space="0" w:color="auto"/>
              <w:bottom w:val="single" w:sz="4" w:space="0" w:color="auto"/>
              <w:right w:val="single" w:sz="4" w:space="0" w:color="auto"/>
            </w:tcBorders>
            <w:vAlign w:val="center"/>
          </w:tcPr>
          <w:p w14:paraId="0448967D" w14:textId="77777777" w:rsidR="000A37C8" w:rsidRPr="00170BF5" w:rsidRDefault="000A37C8" w:rsidP="00932913">
            <w:pPr>
              <w:pStyle w:val="aff1"/>
              <w:jc w:val="center"/>
              <w:rPr>
                <w:rFonts w:eastAsia="TimesNewRomanPS-BoldMT"/>
                <w:sz w:val="24"/>
                <w:szCs w:val="24"/>
              </w:rPr>
            </w:pPr>
            <w:r w:rsidRPr="00170BF5">
              <w:rPr>
                <w:rFonts w:eastAsia="TimesNewRomanPS-BoldMT"/>
                <w:sz w:val="24"/>
                <w:szCs w:val="24"/>
              </w:rPr>
              <w:t>300</w:t>
            </w:r>
          </w:p>
        </w:tc>
        <w:tc>
          <w:tcPr>
            <w:tcW w:w="5802" w:type="dxa"/>
            <w:tcBorders>
              <w:top w:val="single" w:sz="4" w:space="0" w:color="auto"/>
              <w:left w:val="single" w:sz="4" w:space="0" w:color="auto"/>
              <w:bottom w:val="single" w:sz="4" w:space="0" w:color="auto"/>
              <w:right w:val="single" w:sz="4" w:space="0" w:color="auto"/>
            </w:tcBorders>
            <w:vAlign w:val="center"/>
          </w:tcPr>
          <w:p w14:paraId="6FC1D9DA" w14:textId="77777777" w:rsidR="000A37C8" w:rsidRPr="00170BF5" w:rsidRDefault="000A37C8" w:rsidP="00932913">
            <w:pPr>
              <w:pStyle w:val="aff1"/>
              <w:jc w:val="center"/>
              <w:rPr>
                <w:rFonts w:eastAsia="TimesNewRomanPS-BoldMT"/>
                <w:sz w:val="24"/>
                <w:szCs w:val="24"/>
              </w:rPr>
            </w:pPr>
            <w:r w:rsidRPr="00170BF5">
              <w:rPr>
                <w:rFonts w:eastAsia="TimesNewRomanPS-BoldMT"/>
                <w:sz w:val="24"/>
                <w:szCs w:val="24"/>
              </w:rPr>
              <w:t>3</w:t>
            </w:r>
            <w:r>
              <w:rPr>
                <w:rFonts w:eastAsia="TimesNewRomanPS-BoldMT"/>
                <w:sz w:val="24"/>
                <w:szCs w:val="24"/>
              </w:rPr>
              <w:t>,</w:t>
            </w:r>
            <w:r w:rsidRPr="00170BF5">
              <w:rPr>
                <w:rFonts w:eastAsia="TimesNewRomanPS-BoldMT"/>
                <w:sz w:val="24"/>
                <w:szCs w:val="24"/>
              </w:rPr>
              <w:t>2</w:t>
            </w:r>
          </w:p>
        </w:tc>
      </w:tr>
    </w:tbl>
    <w:p w14:paraId="037B11E1" w14:textId="77777777" w:rsidR="003F374F" w:rsidRPr="000A37C8" w:rsidRDefault="003F374F" w:rsidP="00932913">
      <w:pPr>
        <w:pStyle w:val="aff1"/>
        <w:ind w:firstLine="567"/>
        <w:jc w:val="both"/>
        <w:rPr>
          <w:sz w:val="28"/>
          <w:szCs w:val="28"/>
        </w:rPr>
      </w:pPr>
    </w:p>
    <w:p w14:paraId="2369A09C" w14:textId="77777777" w:rsidR="003F374F" w:rsidRPr="000A37C8" w:rsidRDefault="000A37C8" w:rsidP="00932913">
      <w:pPr>
        <w:pStyle w:val="aff1"/>
        <w:ind w:firstLine="567"/>
        <w:jc w:val="both"/>
        <w:rPr>
          <w:sz w:val="28"/>
          <w:szCs w:val="28"/>
        </w:rPr>
      </w:pPr>
      <w:r>
        <w:rPr>
          <w:sz w:val="28"/>
          <w:szCs w:val="28"/>
        </w:rPr>
        <w:t xml:space="preserve">13.2.2.9 </w:t>
      </w:r>
      <w:r w:rsidR="003F374F" w:rsidRPr="000A37C8">
        <w:rPr>
          <w:sz w:val="28"/>
          <w:szCs w:val="28"/>
        </w:rPr>
        <w:t xml:space="preserve">Предельную погрешность местоположения осей δ </w:t>
      </w:r>
      <w:r>
        <w:rPr>
          <w:sz w:val="28"/>
          <w:szCs w:val="28"/>
        </w:rPr>
        <w:t>следует</w:t>
      </w:r>
      <w:r w:rsidR="003F374F" w:rsidRPr="000A37C8">
        <w:rPr>
          <w:sz w:val="28"/>
          <w:szCs w:val="28"/>
        </w:rPr>
        <w:t xml:space="preserve"> определять по формуле</w:t>
      </w:r>
    </w:p>
    <w:tbl>
      <w:tblPr>
        <w:tblW w:w="0" w:type="auto"/>
        <w:tblLook w:val="04A0" w:firstRow="1" w:lastRow="0" w:firstColumn="1" w:lastColumn="0" w:noHBand="0" w:noVBand="1"/>
      </w:tblPr>
      <w:tblGrid>
        <w:gridCol w:w="8195"/>
        <w:gridCol w:w="1160"/>
      </w:tblGrid>
      <w:tr w:rsidR="000A37C8" w:rsidRPr="00B071DB" w14:paraId="00E04363" w14:textId="77777777" w:rsidTr="002B02FB">
        <w:tc>
          <w:tcPr>
            <w:tcW w:w="8897" w:type="dxa"/>
            <w:shd w:val="clear" w:color="auto" w:fill="auto"/>
          </w:tcPr>
          <w:p w14:paraId="2643392B" w14:textId="77777777" w:rsidR="000A37C8" w:rsidRPr="00B071DB" w:rsidRDefault="000A37C8" w:rsidP="00932913">
            <w:pPr>
              <w:pStyle w:val="aff1"/>
              <w:jc w:val="center"/>
              <w:rPr>
                <w:sz w:val="28"/>
                <w:szCs w:val="28"/>
              </w:rPr>
            </w:pPr>
            <w:r w:rsidRPr="000A37C8">
              <w:rPr>
                <w:sz w:val="28"/>
                <w:szCs w:val="28"/>
              </w:rPr>
              <w:t xml:space="preserve">δ = </w:t>
            </w:r>
            <w:r w:rsidRPr="000A37C8">
              <w:rPr>
                <w:i/>
                <w:sz w:val="28"/>
                <w:szCs w:val="28"/>
              </w:rPr>
              <w:t>tm</w:t>
            </w:r>
            <w:r w:rsidRPr="00B071DB">
              <w:rPr>
                <w:sz w:val="28"/>
                <w:szCs w:val="28"/>
              </w:rPr>
              <w:t>,</w:t>
            </w:r>
          </w:p>
        </w:tc>
        <w:tc>
          <w:tcPr>
            <w:tcW w:w="1185" w:type="dxa"/>
            <w:shd w:val="clear" w:color="auto" w:fill="auto"/>
          </w:tcPr>
          <w:p w14:paraId="7BF4FECF" w14:textId="77777777" w:rsidR="000A37C8" w:rsidRPr="00B071DB" w:rsidRDefault="000A37C8" w:rsidP="00932913">
            <w:pPr>
              <w:pStyle w:val="aff1"/>
              <w:jc w:val="right"/>
              <w:rPr>
                <w:sz w:val="28"/>
                <w:szCs w:val="28"/>
              </w:rPr>
            </w:pPr>
            <w:r w:rsidRPr="00B071DB">
              <w:rPr>
                <w:sz w:val="28"/>
                <w:szCs w:val="28"/>
              </w:rPr>
              <w:t>(</w:t>
            </w:r>
            <w:r>
              <w:rPr>
                <w:sz w:val="28"/>
                <w:szCs w:val="28"/>
              </w:rPr>
              <w:t>12.1</w:t>
            </w:r>
            <w:r w:rsidRPr="00B071DB">
              <w:rPr>
                <w:sz w:val="28"/>
                <w:szCs w:val="28"/>
              </w:rPr>
              <w:t>)</w:t>
            </w:r>
          </w:p>
        </w:tc>
      </w:tr>
    </w:tbl>
    <w:p w14:paraId="3685EDEE" w14:textId="77777777" w:rsidR="003F374F" w:rsidRPr="000A37C8" w:rsidRDefault="003F374F" w:rsidP="00932913">
      <w:pPr>
        <w:pStyle w:val="aff1"/>
        <w:jc w:val="both"/>
        <w:rPr>
          <w:sz w:val="28"/>
          <w:szCs w:val="28"/>
        </w:rPr>
      </w:pPr>
      <w:r w:rsidRPr="000A37C8">
        <w:rPr>
          <w:sz w:val="28"/>
          <w:szCs w:val="28"/>
        </w:rPr>
        <w:t xml:space="preserve">где </w:t>
      </w:r>
      <w:r w:rsidRPr="000A37C8">
        <w:rPr>
          <w:i/>
          <w:sz w:val="28"/>
          <w:szCs w:val="28"/>
        </w:rPr>
        <w:t>t</w:t>
      </w:r>
      <w:r w:rsidRPr="000A37C8">
        <w:rPr>
          <w:sz w:val="28"/>
          <w:szCs w:val="28"/>
        </w:rPr>
        <w:t xml:space="preserve"> – величин</w:t>
      </w:r>
      <w:r w:rsidR="000A37C8">
        <w:rPr>
          <w:sz w:val="28"/>
          <w:szCs w:val="28"/>
        </w:rPr>
        <w:t>а</w:t>
      </w:r>
      <w:r w:rsidRPr="000A37C8">
        <w:rPr>
          <w:sz w:val="28"/>
          <w:szCs w:val="28"/>
        </w:rPr>
        <w:t>, равн</w:t>
      </w:r>
      <w:r w:rsidR="000A37C8">
        <w:rPr>
          <w:sz w:val="28"/>
          <w:szCs w:val="28"/>
        </w:rPr>
        <w:t>ая</w:t>
      </w:r>
      <w:r w:rsidRPr="000A37C8">
        <w:rPr>
          <w:sz w:val="28"/>
          <w:szCs w:val="28"/>
        </w:rPr>
        <w:t xml:space="preserve"> 2; 2</w:t>
      </w:r>
      <w:r w:rsidR="000A37C8">
        <w:rPr>
          <w:sz w:val="28"/>
          <w:szCs w:val="28"/>
        </w:rPr>
        <w:t>,</w:t>
      </w:r>
      <w:r w:rsidRPr="000A37C8">
        <w:rPr>
          <w:sz w:val="28"/>
          <w:szCs w:val="28"/>
        </w:rPr>
        <w:t>5; 3</w:t>
      </w:r>
      <w:r w:rsidR="000A37C8">
        <w:rPr>
          <w:sz w:val="28"/>
          <w:szCs w:val="28"/>
        </w:rPr>
        <w:t>,</w:t>
      </w:r>
      <w:r w:rsidRPr="000A37C8">
        <w:rPr>
          <w:sz w:val="28"/>
          <w:szCs w:val="28"/>
        </w:rPr>
        <w:t>0</w:t>
      </w:r>
      <w:r w:rsidR="000A37C8">
        <w:rPr>
          <w:sz w:val="28"/>
          <w:szCs w:val="28"/>
        </w:rPr>
        <w:t>;</w:t>
      </w:r>
      <w:r w:rsidRPr="000A37C8">
        <w:rPr>
          <w:sz w:val="28"/>
          <w:szCs w:val="28"/>
        </w:rPr>
        <w:t xml:space="preserve"> устанавлива</w:t>
      </w:r>
      <w:r w:rsidR="000A37C8">
        <w:rPr>
          <w:sz w:val="28"/>
          <w:szCs w:val="28"/>
        </w:rPr>
        <w:t>е</w:t>
      </w:r>
      <w:r w:rsidRPr="000A37C8">
        <w:rPr>
          <w:sz w:val="28"/>
          <w:szCs w:val="28"/>
        </w:rPr>
        <w:t>тся при проектировании производства геодезических работ;</w:t>
      </w:r>
    </w:p>
    <w:p w14:paraId="4B058972" w14:textId="77777777" w:rsidR="003F374F" w:rsidRPr="000A37C8" w:rsidRDefault="003F374F" w:rsidP="00932913">
      <w:pPr>
        <w:pStyle w:val="aff1"/>
        <w:ind w:firstLine="567"/>
        <w:jc w:val="both"/>
        <w:rPr>
          <w:sz w:val="28"/>
          <w:szCs w:val="28"/>
        </w:rPr>
      </w:pPr>
      <w:r w:rsidRPr="000A37C8">
        <w:rPr>
          <w:i/>
          <w:sz w:val="28"/>
          <w:szCs w:val="28"/>
        </w:rPr>
        <w:t>m</w:t>
      </w:r>
      <w:r w:rsidRPr="000A37C8">
        <w:rPr>
          <w:sz w:val="28"/>
          <w:szCs w:val="28"/>
        </w:rPr>
        <w:t xml:space="preserve"> – средн</w:t>
      </w:r>
      <w:r w:rsidR="000A37C8">
        <w:rPr>
          <w:sz w:val="28"/>
          <w:szCs w:val="28"/>
        </w:rPr>
        <w:t>е</w:t>
      </w:r>
      <w:r w:rsidRPr="000A37C8">
        <w:rPr>
          <w:sz w:val="28"/>
          <w:szCs w:val="28"/>
        </w:rPr>
        <w:t>квадратич</w:t>
      </w:r>
      <w:r w:rsidR="000A37C8">
        <w:rPr>
          <w:sz w:val="28"/>
          <w:szCs w:val="28"/>
        </w:rPr>
        <w:t>н</w:t>
      </w:r>
      <w:r w:rsidRPr="000A37C8">
        <w:rPr>
          <w:sz w:val="28"/>
          <w:szCs w:val="28"/>
        </w:rPr>
        <w:t xml:space="preserve">ая погрешность </w:t>
      </w:r>
      <w:r w:rsidR="00046705" w:rsidRPr="000A37C8">
        <w:rPr>
          <w:sz w:val="28"/>
          <w:szCs w:val="28"/>
        </w:rPr>
        <w:t xml:space="preserve">(СКП) </w:t>
      </w:r>
      <w:r w:rsidRPr="000A37C8">
        <w:rPr>
          <w:sz w:val="28"/>
          <w:szCs w:val="28"/>
        </w:rPr>
        <w:t>измерений, гарантируемая применяемым инструмент</w:t>
      </w:r>
      <w:r w:rsidR="000A37C8">
        <w:rPr>
          <w:sz w:val="28"/>
          <w:szCs w:val="28"/>
        </w:rPr>
        <w:t>о</w:t>
      </w:r>
      <w:r w:rsidRPr="000A37C8">
        <w:rPr>
          <w:sz w:val="28"/>
          <w:szCs w:val="28"/>
        </w:rPr>
        <w:t>м.</w:t>
      </w:r>
    </w:p>
    <w:p w14:paraId="2E76B262" w14:textId="77777777" w:rsidR="003F374F" w:rsidRPr="000A37C8" w:rsidRDefault="000A37C8" w:rsidP="00932913">
      <w:pPr>
        <w:pStyle w:val="aff1"/>
        <w:ind w:firstLine="567"/>
        <w:jc w:val="both"/>
        <w:rPr>
          <w:sz w:val="28"/>
          <w:szCs w:val="28"/>
        </w:rPr>
      </w:pPr>
      <w:r>
        <w:rPr>
          <w:sz w:val="28"/>
          <w:szCs w:val="28"/>
        </w:rPr>
        <w:t xml:space="preserve">13.2.2.10 </w:t>
      </w:r>
      <w:r w:rsidR="003F374F" w:rsidRPr="000A37C8">
        <w:rPr>
          <w:sz w:val="28"/>
          <w:szCs w:val="28"/>
        </w:rPr>
        <w:t>Точность определения предельно допустимых СКП при определении местоположении точек пересечения ос</w:t>
      </w:r>
      <w:r>
        <w:rPr>
          <w:sz w:val="28"/>
          <w:szCs w:val="28"/>
        </w:rPr>
        <w:t xml:space="preserve">ей зданий </w:t>
      </w:r>
      <w:r w:rsidR="003F374F" w:rsidRPr="000A37C8">
        <w:rPr>
          <w:sz w:val="28"/>
          <w:szCs w:val="28"/>
        </w:rPr>
        <w:t>или координат иных точек на монтажн</w:t>
      </w:r>
      <w:r>
        <w:rPr>
          <w:sz w:val="28"/>
          <w:szCs w:val="28"/>
        </w:rPr>
        <w:t xml:space="preserve">ых горизонтах с использованием </w:t>
      </w:r>
      <w:r w:rsidR="003F374F" w:rsidRPr="000A37C8">
        <w:rPr>
          <w:sz w:val="28"/>
          <w:szCs w:val="28"/>
        </w:rPr>
        <w:t>ГЛОНАСС/GPS</w:t>
      </w:r>
      <w:r>
        <w:rPr>
          <w:sz w:val="28"/>
          <w:szCs w:val="28"/>
        </w:rPr>
        <w:t>-</w:t>
      </w:r>
      <w:r w:rsidR="003F374F" w:rsidRPr="000A37C8">
        <w:rPr>
          <w:sz w:val="28"/>
          <w:szCs w:val="28"/>
        </w:rPr>
        <w:t>технологий практически не зависит от высоты монтажных горизонтов над исходным и определяется предельно допустимыми СКП методов измерений и технико-точностными параметрами используемых приборов.</w:t>
      </w:r>
    </w:p>
    <w:p w14:paraId="70BAB9A4" w14:textId="77777777" w:rsidR="0027651D" w:rsidRPr="000A37C8" w:rsidRDefault="000A37C8" w:rsidP="00932913">
      <w:pPr>
        <w:pStyle w:val="aff1"/>
        <w:ind w:firstLine="567"/>
        <w:jc w:val="both"/>
        <w:rPr>
          <w:b/>
          <w:sz w:val="28"/>
          <w:szCs w:val="28"/>
        </w:rPr>
      </w:pPr>
      <w:bookmarkStart w:id="82" w:name="_Toc460856946"/>
      <w:r w:rsidRPr="000A37C8">
        <w:rPr>
          <w:b/>
          <w:sz w:val="28"/>
          <w:szCs w:val="28"/>
        </w:rPr>
        <w:t xml:space="preserve">13.2.3 </w:t>
      </w:r>
      <w:r w:rsidR="0027651D" w:rsidRPr="000A37C8">
        <w:rPr>
          <w:b/>
          <w:sz w:val="28"/>
          <w:szCs w:val="28"/>
        </w:rPr>
        <w:t>Передача отметок с горизонта на горизонт</w:t>
      </w:r>
      <w:bookmarkEnd w:id="82"/>
    </w:p>
    <w:p w14:paraId="4670B3CD" w14:textId="77777777" w:rsidR="0027651D" w:rsidRPr="000A37C8" w:rsidRDefault="000A37C8" w:rsidP="00932913">
      <w:pPr>
        <w:pStyle w:val="aff1"/>
        <w:ind w:firstLine="567"/>
        <w:jc w:val="both"/>
        <w:rPr>
          <w:sz w:val="28"/>
          <w:szCs w:val="28"/>
        </w:rPr>
      </w:pPr>
      <w:r>
        <w:rPr>
          <w:sz w:val="28"/>
          <w:szCs w:val="28"/>
        </w:rPr>
        <w:t xml:space="preserve">13.2.3.1 </w:t>
      </w:r>
      <w:r w:rsidR="0027651D" w:rsidRPr="000A37C8">
        <w:rPr>
          <w:sz w:val="28"/>
          <w:szCs w:val="28"/>
        </w:rPr>
        <w:t>Перенос отметок на монтажные горизонты планов высотных зданий следует осуществлять по разработанной в</w:t>
      </w:r>
      <w:r w:rsidR="00046705" w:rsidRPr="000A37C8">
        <w:rPr>
          <w:sz w:val="28"/>
          <w:szCs w:val="28"/>
        </w:rPr>
        <w:t xml:space="preserve"> </w:t>
      </w:r>
      <w:r w:rsidR="0027651D" w:rsidRPr="000A37C8">
        <w:rPr>
          <w:sz w:val="28"/>
          <w:szCs w:val="28"/>
        </w:rPr>
        <w:t>ППГР программе</w:t>
      </w:r>
      <w:r>
        <w:rPr>
          <w:sz w:val="28"/>
          <w:szCs w:val="28"/>
        </w:rPr>
        <w:t>,</w:t>
      </w:r>
      <w:r w:rsidR="0027651D" w:rsidRPr="000A37C8">
        <w:rPr>
          <w:sz w:val="28"/>
          <w:szCs w:val="28"/>
        </w:rPr>
        <w:t xml:space="preserve"> включающей в себя проектирование одним из двух способов: </w:t>
      </w:r>
    </w:p>
    <w:p w14:paraId="6CAE969D" w14:textId="77777777" w:rsidR="0027651D" w:rsidRPr="000A37C8" w:rsidRDefault="0027651D" w:rsidP="00932913">
      <w:pPr>
        <w:pStyle w:val="aff1"/>
        <w:ind w:firstLine="567"/>
        <w:jc w:val="both"/>
        <w:rPr>
          <w:sz w:val="28"/>
          <w:szCs w:val="28"/>
        </w:rPr>
      </w:pPr>
      <w:r w:rsidRPr="000A37C8">
        <w:rPr>
          <w:sz w:val="28"/>
          <w:szCs w:val="28"/>
        </w:rPr>
        <w:t>- геометрическим нивелированием с использованием вертикально подвешенной стальной компарированной рулетк</w:t>
      </w:r>
      <w:r w:rsidR="000A37C8">
        <w:rPr>
          <w:sz w:val="28"/>
          <w:szCs w:val="28"/>
        </w:rPr>
        <w:t>и</w:t>
      </w:r>
      <w:r w:rsidRPr="000A37C8">
        <w:rPr>
          <w:sz w:val="28"/>
          <w:szCs w:val="28"/>
        </w:rPr>
        <w:t>;</w:t>
      </w:r>
    </w:p>
    <w:p w14:paraId="00D4E865" w14:textId="77777777" w:rsidR="0027651D" w:rsidRPr="000A37C8" w:rsidRDefault="0027651D" w:rsidP="00932913">
      <w:pPr>
        <w:pStyle w:val="aff1"/>
        <w:ind w:firstLine="567"/>
        <w:jc w:val="both"/>
        <w:rPr>
          <w:sz w:val="28"/>
          <w:szCs w:val="28"/>
        </w:rPr>
      </w:pPr>
      <w:r w:rsidRPr="000A37C8">
        <w:rPr>
          <w:sz w:val="28"/>
          <w:szCs w:val="28"/>
        </w:rPr>
        <w:t xml:space="preserve">- вертикальным промером расстояний </w:t>
      </w:r>
      <w:r w:rsidR="000A37C8">
        <w:rPr>
          <w:sz w:val="28"/>
          <w:szCs w:val="28"/>
        </w:rPr>
        <w:t>лазерной</w:t>
      </w:r>
      <w:r w:rsidRPr="000A37C8">
        <w:rPr>
          <w:sz w:val="28"/>
          <w:szCs w:val="28"/>
        </w:rPr>
        <w:t xml:space="preserve"> рулеткой</w:t>
      </w:r>
      <w:r w:rsidR="000A37C8">
        <w:rPr>
          <w:sz w:val="28"/>
          <w:szCs w:val="28"/>
        </w:rPr>
        <w:t xml:space="preserve">, </w:t>
      </w:r>
      <w:r w:rsidRPr="000A37C8">
        <w:rPr>
          <w:sz w:val="28"/>
          <w:szCs w:val="28"/>
        </w:rPr>
        <w:t>электронным тахеометром.</w:t>
      </w:r>
    </w:p>
    <w:p w14:paraId="02E418C7" w14:textId="77777777" w:rsidR="0027651D" w:rsidRPr="000A37C8" w:rsidRDefault="0027651D" w:rsidP="00932913">
      <w:pPr>
        <w:pStyle w:val="aff1"/>
        <w:ind w:firstLine="567"/>
        <w:jc w:val="both"/>
        <w:rPr>
          <w:sz w:val="28"/>
          <w:szCs w:val="28"/>
        </w:rPr>
      </w:pPr>
      <w:r w:rsidRPr="000A37C8">
        <w:rPr>
          <w:sz w:val="28"/>
          <w:szCs w:val="28"/>
        </w:rPr>
        <w:t>Способ переноса отметок проектируется в зависимости от предельных погрешностей и устанавливается в ПОГР.</w:t>
      </w:r>
    </w:p>
    <w:p w14:paraId="0397329C" w14:textId="77777777" w:rsidR="0027651D" w:rsidRPr="000A37C8" w:rsidRDefault="0027651D" w:rsidP="00932913">
      <w:pPr>
        <w:pStyle w:val="aff1"/>
        <w:ind w:firstLine="567"/>
        <w:jc w:val="both"/>
        <w:rPr>
          <w:sz w:val="28"/>
          <w:szCs w:val="28"/>
        </w:rPr>
      </w:pPr>
      <w:r w:rsidRPr="000A37C8">
        <w:rPr>
          <w:sz w:val="28"/>
          <w:szCs w:val="28"/>
        </w:rPr>
        <w:t xml:space="preserve">Предельная погрешность измерений рассчитывается по указаниям </w:t>
      </w:r>
      <w:r w:rsidR="000A37C8">
        <w:rPr>
          <w:sz w:val="28"/>
          <w:szCs w:val="28"/>
        </w:rPr>
        <w:t>13.2.4</w:t>
      </w:r>
      <w:r w:rsidRPr="000A37C8">
        <w:rPr>
          <w:sz w:val="28"/>
          <w:szCs w:val="28"/>
        </w:rPr>
        <w:t>.</w:t>
      </w:r>
    </w:p>
    <w:p w14:paraId="5A7D3F01" w14:textId="77777777" w:rsidR="0027651D" w:rsidRPr="000A37C8" w:rsidRDefault="000A37C8" w:rsidP="00932913">
      <w:pPr>
        <w:pStyle w:val="aff1"/>
        <w:ind w:firstLine="567"/>
        <w:jc w:val="both"/>
        <w:rPr>
          <w:sz w:val="28"/>
          <w:szCs w:val="28"/>
        </w:rPr>
      </w:pPr>
      <w:r>
        <w:rPr>
          <w:sz w:val="28"/>
          <w:szCs w:val="28"/>
        </w:rPr>
        <w:t xml:space="preserve">13.2.3.2 </w:t>
      </w:r>
      <w:r w:rsidR="0027651D" w:rsidRPr="000A37C8">
        <w:rPr>
          <w:sz w:val="28"/>
          <w:szCs w:val="28"/>
        </w:rPr>
        <w:t>Выравнивание перекрытий монтажных горизонтов следует разрабатывать на каждом этаже относительно проектной отметки. Контроль (корректировку) передачи высотных отметок с ис</w:t>
      </w:r>
      <w:r>
        <w:rPr>
          <w:sz w:val="28"/>
          <w:szCs w:val="28"/>
        </w:rPr>
        <w:t xml:space="preserve">ходного горизонта на монтажный </w:t>
      </w:r>
      <w:r w:rsidR="0027651D" w:rsidRPr="000A37C8">
        <w:rPr>
          <w:sz w:val="28"/>
          <w:szCs w:val="28"/>
        </w:rPr>
        <w:t>следует выполнять не реже</w:t>
      </w:r>
      <w:r>
        <w:rPr>
          <w:sz w:val="28"/>
          <w:szCs w:val="28"/>
        </w:rPr>
        <w:t>,</w:t>
      </w:r>
      <w:r w:rsidR="0027651D" w:rsidRPr="000A37C8">
        <w:rPr>
          <w:sz w:val="28"/>
          <w:szCs w:val="28"/>
        </w:rPr>
        <w:t xml:space="preserve"> чем через каждые </w:t>
      </w:r>
      <w:r>
        <w:rPr>
          <w:sz w:val="28"/>
          <w:szCs w:val="28"/>
        </w:rPr>
        <w:t>десять</w:t>
      </w:r>
      <w:r w:rsidR="0027651D" w:rsidRPr="000A37C8">
        <w:rPr>
          <w:sz w:val="28"/>
          <w:szCs w:val="28"/>
        </w:rPr>
        <w:t xml:space="preserve"> этажей (</w:t>
      </w:r>
      <w:smartTag w:uri="urn:schemas-microsoft-com:office:smarttags" w:element="metricconverter">
        <w:smartTagPr>
          <w:attr w:name="ProductID" w:val="30 м"/>
        </w:smartTagPr>
        <w:r w:rsidR="0027651D" w:rsidRPr="000A37C8">
          <w:rPr>
            <w:sz w:val="28"/>
            <w:szCs w:val="28"/>
          </w:rPr>
          <w:t>30 м</w:t>
        </w:r>
      </w:smartTag>
      <w:r>
        <w:rPr>
          <w:sz w:val="28"/>
          <w:szCs w:val="28"/>
        </w:rPr>
        <w:t>)</w:t>
      </w:r>
      <w:r w:rsidR="0027651D" w:rsidRPr="000A37C8">
        <w:rPr>
          <w:sz w:val="28"/>
          <w:szCs w:val="28"/>
        </w:rPr>
        <w:t xml:space="preserve">. Передачу отметок с исходного горизонта на монтажный выполняют с использованием стальных, лазерных рулеток или электронных тахеометров. </w:t>
      </w:r>
      <w:r w:rsidR="0027651D" w:rsidRPr="000A37C8">
        <w:rPr>
          <w:sz w:val="28"/>
          <w:szCs w:val="28"/>
        </w:rPr>
        <w:lastRenderedPageBreak/>
        <w:t>Предельные расч</w:t>
      </w:r>
      <w:r w:rsidR="009C6904" w:rsidRPr="000A37C8">
        <w:rPr>
          <w:sz w:val="28"/>
          <w:szCs w:val="28"/>
        </w:rPr>
        <w:t>е</w:t>
      </w:r>
      <w:r w:rsidR="0027651D" w:rsidRPr="000A37C8">
        <w:rPr>
          <w:sz w:val="28"/>
          <w:szCs w:val="28"/>
        </w:rPr>
        <w:t>тные точ</w:t>
      </w:r>
      <w:r>
        <w:rPr>
          <w:sz w:val="28"/>
          <w:szCs w:val="28"/>
        </w:rPr>
        <w:t>н</w:t>
      </w:r>
      <w:r w:rsidR="0027651D" w:rsidRPr="000A37C8">
        <w:rPr>
          <w:sz w:val="28"/>
          <w:szCs w:val="28"/>
        </w:rPr>
        <w:t xml:space="preserve">остные характеристики измерений не должны превышать </w:t>
      </w:r>
      <w:r>
        <w:rPr>
          <w:sz w:val="28"/>
          <w:szCs w:val="28"/>
        </w:rPr>
        <w:t>значений,</w:t>
      </w:r>
      <w:r w:rsidR="0027651D" w:rsidRPr="000A37C8">
        <w:rPr>
          <w:sz w:val="28"/>
          <w:szCs w:val="28"/>
        </w:rPr>
        <w:t xml:space="preserve"> указанных в табл</w:t>
      </w:r>
      <w:r>
        <w:rPr>
          <w:sz w:val="28"/>
          <w:szCs w:val="28"/>
        </w:rPr>
        <w:t>ице</w:t>
      </w:r>
      <w:r w:rsidR="0027651D" w:rsidRPr="000A37C8">
        <w:rPr>
          <w:sz w:val="28"/>
          <w:szCs w:val="28"/>
        </w:rPr>
        <w:t xml:space="preserve"> 1</w:t>
      </w:r>
      <w:r>
        <w:rPr>
          <w:sz w:val="28"/>
          <w:szCs w:val="28"/>
        </w:rPr>
        <w:t>3</w:t>
      </w:r>
      <w:r w:rsidR="0027651D" w:rsidRPr="000A37C8">
        <w:rPr>
          <w:sz w:val="28"/>
          <w:szCs w:val="28"/>
        </w:rPr>
        <w:t>.2. Указанные параметры точности должны обеспечиваться применением приборов (</w:t>
      </w:r>
      <w:r w:rsidR="00171A51" w:rsidRPr="000A37C8">
        <w:rPr>
          <w:sz w:val="28"/>
          <w:szCs w:val="28"/>
        </w:rPr>
        <w:t xml:space="preserve">см. </w:t>
      </w:r>
      <w:r>
        <w:rPr>
          <w:sz w:val="28"/>
          <w:szCs w:val="28"/>
        </w:rPr>
        <w:t>п</w:t>
      </w:r>
      <w:r w:rsidR="0027651D" w:rsidRPr="000A37C8">
        <w:rPr>
          <w:sz w:val="28"/>
          <w:szCs w:val="28"/>
        </w:rPr>
        <w:t xml:space="preserve">риложение </w:t>
      </w:r>
      <w:r w:rsidR="00EA4DFA" w:rsidRPr="000A37C8">
        <w:rPr>
          <w:sz w:val="28"/>
          <w:szCs w:val="28"/>
        </w:rPr>
        <w:t>И</w:t>
      </w:r>
      <w:r w:rsidR="0027651D" w:rsidRPr="000A37C8">
        <w:rPr>
          <w:sz w:val="28"/>
          <w:szCs w:val="28"/>
        </w:rPr>
        <w:t>) и методов измерений.</w:t>
      </w:r>
    </w:p>
    <w:p w14:paraId="11E70100" w14:textId="77777777" w:rsidR="005A1223" w:rsidRPr="000A37C8" w:rsidRDefault="005A1223" w:rsidP="00932913">
      <w:pPr>
        <w:pStyle w:val="aff1"/>
        <w:ind w:firstLine="567"/>
        <w:jc w:val="both"/>
        <w:rPr>
          <w:sz w:val="28"/>
          <w:szCs w:val="28"/>
        </w:rPr>
      </w:pPr>
    </w:p>
    <w:p w14:paraId="661E0C21" w14:textId="77777777" w:rsidR="0027651D" w:rsidRPr="000A37C8" w:rsidRDefault="0027651D" w:rsidP="00F22556">
      <w:pPr>
        <w:pStyle w:val="aff1"/>
        <w:ind w:left="2268" w:hanging="2268"/>
        <w:jc w:val="both"/>
        <w:rPr>
          <w:rFonts w:eastAsia="TimesNewRomanPS-BoldMT"/>
          <w:b/>
          <w:sz w:val="28"/>
          <w:szCs w:val="28"/>
        </w:rPr>
      </w:pPr>
      <w:r w:rsidRPr="000A37C8">
        <w:rPr>
          <w:sz w:val="28"/>
          <w:szCs w:val="28"/>
        </w:rPr>
        <w:t>Т</w:t>
      </w:r>
      <w:r w:rsidR="000A37C8">
        <w:rPr>
          <w:sz w:val="28"/>
          <w:szCs w:val="28"/>
        </w:rPr>
        <w:t xml:space="preserve"> </w:t>
      </w:r>
      <w:r w:rsidRPr="000A37C8">
        <w:rPr>
          <w:sz w:val="28"/>
          <w:szCs w:val="28"/>
        </w:rPr>
        <w:t>а</w:t>
      </w:r>
      <w:r w:rsidR="000A37C8">
        <w:rPr>
          <w:sz w:val="28"/>
          <w:szCs w:val="28"/>
        </w:rPr>
        <w:t xml:space="preserve"> </w:t>
      </w:r>
      <w:r w:rsidRPr="000A37C8">
        <w:rPr>
          <w:sz w:val="28"/>
          <w:szCs w:val="28"/>
        </w:rPr>
        <w:t>б</w:t>
      </w:r>
      <w:r w:rsidR="000A37C8">
        <w:rPr>
          <w:sz w:val="28"/>
          <w:szCs w:val="28"/>
        </w:rPr>
        <w:t xml:space="preserve"> </w:t>
      </w:r>
      <w:r w:rsidRPr="000A37C8">
        <w:rPr>
          <w:sz w:val="28"/>
          <w:szCs w:val="28"/>
        </w:rPr>
        <w:t>л</w:t>
      </w:r>
      <w:r w:rsidR="000A37C8">
        <w:rPr>
          <w:sz w:val="28"/>
          <w:szCs w:val="28"/>
        </w:rPr>
        <w:t xml:space="preserve"> </w:t>
      </w:r>
      <w:r w:rsidRPr="000A37C8">
        <w:rPr>
          <w:sz w:val="28"/>
          <w:szCs w:val="28"/>
        </w:rPr>
        <w:t>и</w:t>
      </w:r>
      <w:r w:rsidR="000A37C8">
        <w:rPr>
          <w:sz w:val="28"/>
          <w:szCs w:val="28"/>
        </w:rPr>
        <w:t xml:space="preserve"> </w:t>
      </w:r>
      <w:r w:rsidRPr="000A37C8">
        <w:rPr>
          <w:sz w:val="28"/>
          <w:szCs w:val="28"/>
        </w:rPr>
        <w:t>ц</w:t>
      </w:r>
      <w:r w:rsidR="000A37C8">
        <w:rPr>
          <w:sz w:val="28"/>
          <w:szCs w:val="28"/>
        </w:rPr>
        <w:t xml:space="preserve"> </w:t>
      </w:r>
      <w:r w:rsidRPr="000A37C8">
        <w:rPr>
          <w:sz w:val="28"/>
          <w:szCs w:val="28"/>
        </w:rPr>
        <w:t>а</w:t>
      </w:r>
      <w:r w:rsidR="000A37C8">
        <w:rPr>
          <w:sz w:val="28"/>
          <w:szCs w:val="28"/>
        </w:rPr>
        <w:t xml:space="preserve">  </w:t>
      </w:r>
      <w:r w:rsidRPr="000A37C8">
        <w:rPr>
          <w:sz w:val="28"/>
          <w:szCs w:val="28"/>
        </w:rPr>
        <w:t xml:space="preserve"> 1</w:t>
      </w:r>
      <w:r w:rsidR="000A37C8">
        <w:rPr>
          <w:sz w:val="28"/>
          <w:szCs w:val="28"/>
        </w:rPr>
        <w:t>3</w:t>
      </w:r>
      <w:r w:rsidRPr="000A37C8">
        <w:rPr>
          <w:sz w:val="28"/>
          <w:szCs w:val="28"/>
        </w:rPr>
        <w:t>.2</w:t>
      </w:r>
      <w:r w:rsidR="000A37C8">
        <w:rPr>
          <w:sz w:val="28"/>
          <w:szCs w:val="28"/>
        </w:rPr>
        <w:t xml:space="preserve"> –</w:t>
      </w:r>
      <w:r w:rsidRPr="000A37C8">
        <w:rPr>
          <w:sz w:val="28"/>
          <w:szCs w:val="28"/>
        </w:rPr>
        <w:t xml:space="preserve"> </w:t>
      </w:r>
      <w:r w:rsidRPr="000A37C8">
        <w:rPr>
          <w:rFonts w:eastAsia="TimesNewRomanPS-BoldMT"/>
          <w:b/>
          <w:sz w:val="28"/>
          <w:szCs w:val="28"/>
        </w:rPr>
        <w:t>Сравнительные расч</w:t>
      </w:r>
      <w:r w:rsidR="009C6904" w:rsidRPr="000A37C8">
        <w:rPr>
          <w:rFonts w:eastAsia="TimesNewRomanPS-BoldMT"/>
          <w:b/>
          <w:sz w:val="28"/>
          <w:szCs w:val="28"/>
        </w:rPr>
        <w:t>е</w:t>
      </w:r>
      <w:r w:rsidRPr="000A37C8">
        <w:rPr>
          <w:rFonts w:eastAsia="TimesNewRomanPS-BoldMT"/>
          <w:b/>
          <w:sz w:val="28"/>
          <w:szCs w:val="28"/>
        </w:rPr>
        <w:t>тные точностн</w:t>
      </w:r>
      <w:r w:rsidR="000A37C8" w:rsidRPr="000A37C8">
        <w:rPr>
          <w:rFonts w:eastAsia="TimesNewRomanPS-BoldMT"/>
          <w:b/>
          <w:sz w:val="28"/>
          <w:szCs w:val="28"/>
        </w:rPr>
        <w:t>ые характеристики двух способов</w:t>
      </w:r>
    </w:p>
    <w:tbl>
      <w:tblPr>
        <w:tblW w:w="935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381"/>
        <w:gridCol w:w="2268"/>
        <w:gridCol w:w="4702"/>
      </w:tblGrid>
      <w:tr w:rsidR="00BC0EE2" w:rsidRPr="002C074D" w14:paraId="5EE6B239" w14:textId="77777777" w:rsidTr="00F22556">
        <w:trPr>
          <w:trHeight w:val="297"/>
          <w:jc w:val="center"/>
        </w:trPr>
        <w:tc>
          <w:tcPr>
            <w:tcW w:w="2381" w:type="dxa"/>
            <w:vMerge w:val="restart"/>
            <w:tcBorders>
              <w:top w:val="single" w:sz="4" w:space="0" w:color="auto"/>
              <w:left w:val="single" w:sz="4" w:space="0" w:color="auto"/>
              <w:right w:val="single" w:sz="4" w:space="0" w:color="auto"/>
            </w:tcBorders>
          </w:tcPr>
          <w:p w14:paraId="29C4317F" w14:textId="77777777" w:rsidR="00BC0EE2" w:rsidRPr="00F22556" w:rsidRDefault="00BC0EE2" w:rsidP="00932913">
            <w:pPr>
              <w:tabs>
                <w:tab w:val="num" w:pos="284"/>
              </w:tabs>
              <w:autoSpaceDE w:val="0"/>
              <w:autoSpaceDN w:val="0"/>
              <w:adjustRightInd w:val="0"/>
              <w:jc w:val="center"/>
              <w:outlineLvl w:val="0"/>
              <w:rPr>
                <w:rFonts w:eastAsia="TimesNewRomanPS-BoldMT"/>
                <w:lang w:eastAsia="en-US"/>
              </w:rPr>
            </w:pPr>
            <w:r w:rsidRPr="00F22556">
              <w:rPr>
                <w:rFonts w:eastAsia="TimesNewRomanPS-BoldMT"/>
                <w:lang w:eastAsia="en-US"/>
              </w:rPr>
              <w:t>Высота передачи, м</w:t>
            </w:r>
          </w:p>
        </w:tc>
        <w:tc>
          <w:tcPr>
            <w:tcW w:w="6970" w:type="dxa"/>
            <w:gridSpan w:val="2"/>
            <w:tcBorders>
              <w:top w:val="single" w:sz="4" w:space="0" w:color="auto"/>
              <w:left w:val="single" w:sz="4" w:space="0" w:color="auto"/>
              <w:bottom w:val="single" w:sz="4" w:space="0" w:color="auto"/>
              <w:right w:val="single" w:sz="4" w:space="0" w:color="auto"/>
            </w:tcBorders>
          </w:tcPr>
          <w:p w14:paraId="66AB9101" w14:textId="77777777" w:rsidR="00BC0EE2" w:rsidRPr="00F22556" w:rsidRDefault="00BC0EE2" w:rsidP="00932913">
            <w:pPr>
              <w:tabs>
                <w:tab w:val="num" w:pos="284"/>
              </w:tabs>
              <w:autoSpaceDE w:val="0"/>
              <w:autoSpaceDN w:val="0"/>
              <w:adjustRightInd w:val="0"/>
              <w:jc w:val="center"/>
              <w:outlineLvl w:val="0"/>
              <w:rPr>
                <w:rFonts w:eastAsia="TimesNewRomanPS-BoldMT"/>
                <w:lang w:eastAsia="en-US"/>
              </w:rPr>
            </w:pPr>
            <w:r w:rsidRPr="00F22556">
              <w:rPr>
                <w:rFonts w:eastAsia="TimesNewRomanPS-BoldMT"/>
                <w:lang w:eastAsia="en-US"/>
              </w:rPr>
              <w:t>Предельные погрешности переноса отметок, мм</w:t>
            </w:r>
          </w:p>
        </w:tc>
      </w:tr>
      <w:tr w:rsidR="00BC0EE2" w:rsidRPr="002C074D" w14:paraId="46EFFFE0" w14:textId="77777777" w:rsidTr="00F22556">
        <w:trPr>
          <w:trHeight w:val="557"/>
          <w:jc w:val="center"/>
        </w:trPr>
        <w:tc>
          <w:tcPr>
            <w:tcW w:w="2381" w:type="dxa"/>
            <w:vMerge/>
            <w:tcBorders>
              <w:left w:val="single" w:sz="4" w:space="0" w:color="auto"/>
              <w:bottom w:val="single" w:sz="4" w:space="0" w:color="auto"/>
              <w:right w:val="single" w:sz="4" w:space="0" w:color="auto"/>
            </w:tcBorders>
          </w:tcPr>
          <w:p w14:paraId="53500CE6" w14:textId="77777777" w:rsidR="00BC0EE2" w:rsidRPr="00F22556" w:rsidRDefault="00BC0EE2" w:rsidP="00932913">
            <w:pPr>
              <w:tabs>
                <w:tab w:val="num" w:pos="284"/>
              </w:tabs>
              <w:autoSpaceDE w:val="0"/>
              <w:autoSpaceDN w:val="0"/>
              <w:adjustRightInd w:val="0"/>
              <w:jc w:val="center"/>
              <w:outlineLvl w:val="0"/>
              <w:rPr>
                <w:rFonts w:eastAsia="TimesNewRomanPS-BoldMT"/>
                <w:lang w:eastAsia="en-US"/>
              </w:rPr>
            </w:pPr>
          </w:p>
        </w:tc>
        <w:tc>
          <w:tcPr>
            <w:tcW w:w="2268" w:type="dxa"/>
            <w:tcBorders>
              <w:top w:val="single" w:sz="4" w:space="0" w:color="auto"/>
              <w:left w:val="single" w:sz="4" w:space="0" w:color="auto"/>
              <w:bottom w:val="single" w:sz="4" w:space="0" w:color="auto"/>
              <w:right w:val="single" w:sz="4" w:space="0" w:color="auto"/>
            </w:tcBorders>
          </w:tcPr>
          <w:p w14:paraId="410BA560" w14:textId="77777777" w:rsidR="00BC0EE2" w:rsidRPr="00F22556" w:rsidRDefault="00BC0EE2" w:rsidP="00932913">
            <w:pPr>
              <w:tabs>
                <w:tab w:val="num" w:pos="284"/>
              </w:tabs>
              <w:autoSpaceDE w:val="0"/>
              <w:autoSpaceDN w:val="0"/>
              <w:adjustRightInd w:val="0"/>
              <w:jc w:val="center"/>
              <w:outlineLvl w:val="0"/>
              <w:rPr>
                <w:rFonts w:eastAsia="TimesNewRomanPS-BoldMT"/>
                <w:lang w:eastAsia="en-US"/>
              </w:rPr>
            </w:pPr>
            <w:r w:rsidRPr="00F22556">
              <w:rPr>
                <w:rFonts w:eastAsia="TimesNewRomanPS-BoldMT"/>
                <w:lang w:eastAsia="en-US"/>
              </w:rPr>
              <w:t>стальной рулеткой</w:t>
            </w:r>
          </w:p>
        </w:tc>
        <w:tc>
          <w:tcPr>
            <w:tcW w:w="4702" w:type="dxa"/>
            <w:tcBorders>
              <w:top w:val="single" w:sz="4" w:space="0" w:color="auto"/>
              <w:left w:val="single" w:sz="4" w:space="0" w:color="auto"/>
              <w:bottom w:val="single" w:sz="4" w:space="0" w:color="auto"/>
              <w:right w:val="single" w:sz="4" w:space="0" w:color="auto"/>
            </w:tcBorders>
          </w:tcPr>
          <w:p w14:paraId="76D43B33" w14:textId="77777777" w:rsidR="00BC0EE2" w:rsidRPr="00F22556" w:rsidRDefault="00BC0EE2" w:rsidP="00932913">
            <w:pPr>
              <w:tabs>
                <w:tab w:val="num" w:pos="284"/>
              </w:tabs>
              <w:autoSpaceDE w:val="0"/>
              <w:autoSpaceDN w:val="0"/>
              <w:adjustRightInd w:val="0"/>
              <w:jc w:val="center"/>
              <w:outlineLvl w:val="0"/>
              <w:rPr>
                <w:rFonts w:eastAsia="TimesNewRomanPS-BoldMT"/>
                <w:lang w:eastAsia="en-US"/>
              </w:rPr>
            </w:pPr>
            <w:r w:rsidRPr="00F22556">
              <w:rPr>
                <w:rFonts w:eastAsia="TimesNewRomanPS-BoldMT"/>
                <w:lang w:eastAsia="en-US"/>
              </w:rPr>
              <w:t xml:space="preserve">лазерной рулеткой или </w:t>
            </w:r>
            <w:r w:rsidRPr="00F22556">
              <w:rPr>
                <w:rFonts w:eastAsia="TimesNewRomanPS-BoldMT"/>
                <w:lang w:val="x-none" w:eastAsia="en-US"/>
              </w:rPr>
              <w:t>электронным тахеометром</w:t>
            </w:r>
          </w:p>
        </w:tc>
      </w:tr>
      <w:tr w:rsidR="00BC0EE2" w:rsidRPr="002C074D" w14:paraId="293E6573" w14:textId="77777777" w:rsidTr="00F22556">
        <w:trPr>
          <w:jc w:val="center"/>
        </w:trPr>
        <w:tc>
          <w:tcPr>
            <w:tcW w:w="2381" w:type="dxa"/>
            <w:tcBorders>
              <w:top w:val="single" w:sz="4" w:space="0" w:color="auto"/>
              <w:left w:val="single" w:sz="4" w:space="0" w:color="auto"/>
              <w:bottom w:val="single" w:sz="4" w:space="0" w:color="auto"/>
              <w:right w:val="single" w:sz="4" w:space="0" w:color="auto"/>
            </w:tcBorders>
            <w:vAlign w:val="center"/>
          </w:tcPr>
          <w:p w14:paraId="00380108" w14:textId="77777777" w:rsidR="00BC0EE2" w:rsidRPr="00F22556" w:rsidRDefault="00B14768" w:rsidP="00932913">
            <w:pPr>
              <w:tabs>
                <w:tab w:val="num" w:pos="284"/>
              </w:tabs>
              <w:autoSpaceDE w:val="0"/>
              <w:autoSpaceDN w:val="0"/>
              <w:adjustRightInd w:val="0"/>
              <w:jc w:val="center"/>
              <w:outlineLvl w:val="0"/>
              <w:rPr>
                <w:rFonts w:eastAsia="TimesNewRomanPS-BoldMT"/>
                <w:lang w:eastAsia="en-US"/>
              </w:rPr>
            </w:pPr>
            <w:r w:rsidRPr="00F22556">
              <w:rPr>
                <w:rFonts w:eastAsia="TimesNewRomanPS-BoldMT"/>
                <w:lang w:eastAsia="en-US"/>
              </w:rPr>
              <w:t>Д</w:t>
            </w:r>
            <w:r w:rsidR="00BC0EE2" w:rsidRPr="00F22556">
              <w:rPr>
                <w:rFonts w:eastAsia="TimesNewRomanPS-BoldMT"/>
                <w:lang w:eastAsia="en-US"/>
              </w:rPr>
              <w:t>о 30</w:t>
            </w:r>
          </w:p>
        </w:tc>
        <w:tc>
          <w:tcPr>
            <w:tcW w:w="2268" w:type="dxa"/>
            <w:tcBorders>
              <w:top w:val="single" w:sz="4" w:space="0" w:color="auto"/>
              <w:left w:val="single" w:sz="4" w:space="0" w:color="auto"/>
              <w:bottom w:val="single" w:sz="4" w:space="0" w:color="auto"/>
              <w:right w:val="single" w:sz="4" w:space="0" w:color="auto"/>
            </w:tcBorders>
            <w:vAlign w:val="center"/>
          </w:tcPr>
          <w:p w14:paraId="7F8C3C69" w14:textId="77777777" w:rsidR="00BC0EE2" w:rsidRPr="00F22556" w:rsidRDefault="00BC0EE2" w:rsidP="00932913">
            <w:pPr>
              <w:tabs>
                <w:tab w:val="num" w:pos="284"/>
              </w:tabs>
              <w:autoSpaceDE w:val="0"/>
              <w:autoSpaceDN w:val="0"/>
              <w:adjustRightInd w:val="0"/>
              <w:jc w:val="center"/>
              <w:outlineLvl w:val="0"/>
              <w:rPr>
                <w:rFonts w:eastAsia="TimesNewRomanPS-BoldMT"/>
                <w:lang w:eastAsia="en-US"/>
              </w:rPr>
            </w:pPr>
            <w:r w:rsidRPr="00F22556">
              <w:rPr>
                <w:rFonts w:eastAsia="TimesNewRomanPS-BoldMT"/>
                <w:lang w:eastAsia="en-US"/>
              </w:rPr>
              <w:t>3,0</w:t>
            </w:r>
          </w:p>
        </w:tc>
        <w:tc>
          <w:tcPr>
            <w:tcW w:w="4702" w:type="dxa"/>
            <w:vMerge w:val="restart"/>
            <w:tcBorders>
              <w:top w:val="single" w:sz="4" w:space="0" w:color="auto"/>
              <w:left w:val="single" w:sz="4" w:space="0" w:color="auto"/>
              <w:right w:val="single" w:sz="4" w:space="0" w:color="auto"/>
            </w:tcBorders>
            <w:vAlign w:val="center"/>
          </w:tcPr>
          <w:p w14:paraId="41F6844D" w14:textId="77777777" w:rsidR="00BC0EE2" w:rsidRPr="00F22556" w:rsidRDefault="00B14768" w:rsidP="00932913">
            <w:pPr>
              <w:tabs>
                <w:tab w:val="num" w:pos="284"/>
              </w:tabs>
              <w:autoSpaceDE w:val="0"/>
              <w:autoSpaceDN w:val="0"/>
              <w:adjustRightInd w:val="0"/>
              <w:jc w:val="center"/>
              <w:outlineLvl w:val="0"/>
              <w:rPr>
                <w:rFonts w:eastAsia="TimesNewRomanPS-BoldMT"/>
                <w:lang w:eastAsia="en-US"/>
              </w:rPr>
            </w:pPr>
            <w:r w:rsidRPr="00F22556">
              <w:rPr>
                <w:rFonts w:eastAsia="TimesNewRomanPS-BoldMT"/>
                <w:lang w:eastAsia="en-US"/>
              </w:rPr>
              <w:t>2,</w:t>
            </w:r>
            <w:r w:rsidR="00BC0EE2" w:rsidRPr="00F22556">
              <w:rPr>
                <w:rFonts w:eastAsia="TimesNewRomanPS-BoldMT"/>
                <w:lang w:eastAsia="en-US"/>
              </w:rPr>
              <w:t>0</w:t>
            </w:r>
          </w:p>
        </w:tc>
      </w:tr>
      <w:tr w:rsidR="00BC0EE2" w:rsidRPr="002C074D" w14:paraId="79E7CCAA" w14:textId="77777777" w:rsidTr="00F22556">
        <w:trPr>
          <w:jc w:val="center"/>
        </w:trPr>
        <w:tc>
          <w:tcPr>
            <w:tcW w:w="2381" w:type="dxa"/>
            <w:tcBorders>
              <w:top w:val="single" w:sz="4" w:space="0" w:color="auto"/>
              <w:left w:val="single" w:sz="4" w:space="0" w:color="auto"/>
              <w:bottom w:val="single" w:sz="4" w:space="0" w:color="auto"/>
              <w:right w:val="single" w:sz="4" w:space="0" w:color="auto"/>
            </w:tcBorders>
            <w:vAlign w:val="center"/>
          </w:tcPr>
          <w:p w14:paraId="59C6C0B2" w14:textId="77777777" w:rsidR="00BC0EE2" w:rsidRPr="00F22556" w:rsidRDefault="00BC0EE2" w:rsidP="00932913">
            <w:pPr>
              <w:tabs>
                <w:tab w:val="num" w:pos="284"/>
              </w:tabs>
              <w:autoSpaceDE w:val="0"/>
              <w:autoSpaceDN w:val="0"/>
              <w:adjustRightInd w:val="0"/>
              <w:jc w:val="center"/>
              <w:outlineLvl w:val="0"/>
              <w:rPr>
                <w:rFonts w:eastAsia="TimesNewRomanPS-BoldMT"/>
                <w:lang w:eastAsia="en-US"/>
              </w:rPr>
            </w:pPr>
            <w:r w:rsidRPr="00F22556">
              <w:rPr>
                <w:rFonts w:eastAsia="TimesNewRomanPS-BoldMT"/>
                <w:lang w:eastAsia="en-US"/>
              </w:rPr>
              <w:t>30</w:t>
            </w:r>
            <w:r w:rsidRPr="00F22556">
              <w:t>–</w:t>
            </w:r>
            <w:r w:rsidRPr="00F22556">
              <w:rPr>
                <w:rFonts w:eastAsia="TimesNewRomanPS-BoldMT"/>
                <w:lang w:eastAsia="en-US"/>
              </w:rPr>
              <w:t>60</w:t>
            </w:r>
          </w:p>
        </w:tc>
        <w:tc>
          <w:tcPr>
            <w:tcW w:w="2268" w:type="dxa"/>
            <w:tcBorders>
              <w:top w:val="single" w:sz="4" w:space="0" w:color="auto"/>
              <w:left w:val="single" w:sz="4" w:space="0" w:color="auto"/>
              <w:bottom w:val="single" w:sz="4" w:space="0" w:color="auto"/>
              <w:right w:val="single" w:sz="4" w:space="0" w:color="auto"/>
            </w:tcBorders>
            <w:vAlign w:val="center"/>
          </w:tcPr>
          <w:p w14:paraId="38DB574A" w14:textId="77777777" w:rsidR="00BC0EE2" w:rsidRPr="00F22556" w:rsidRDefault="00BC0EE2" w:rsidP="00932913">
            <w:pPr>
              <w:tabs>
                <w:tab w:val="num" w:pos="284"/>
              </w:tabs>
              <w:autoSpaceDE w:val="0"/>
              <w:autoSpaceDN w:val="0"/>
              <w:adjustRightInd w:val="0"/>
              <w:jc w:val="center"/>
              <w:outlineLvl w:val="0"/>
              <w:rPr>
                <w:rFonts w:eastAsia="TimesNewRomanPS-BoldMT"/>
                <w:lang w:eastAsia="en-US"/>
              </w:rPr>
            </w:pPr>
            <w:r w:rsidRPr="00F22556">
              <w:rPr>
                <w:rFonts w:eastAsia="TimesNewRomanPS-BoldMT"/>
                <w:lang w:eastAsia="en-US"/>
              </w:rPr>
              <w:t>5,0</w:t>
            </w:r>
          </w:p>
        </w:tc>
        <w:tc>
          <w:tcPr>
            <w:tcW w:w="4702" w:type="dxa"/>
            <w:vMerge/>
            <w:tcBorders>
              <w:left w:val="single" w:sz="4" w:space="0" w:color="auto"/>
              <w:right w:val="single" w:sz="4" w:space="0" w:color="auto"/>
            </w:tcBorders>
            <w:vAlign w:val="center"/>
          </w:tcPr>
          <w:p w14:paraId="51B07791" w14:textId="77777777" w:rsidR="00BC0EE2" w:rsidRPr="00F22556" w:rsidRDefault="00BC0EE2" w:rsidP="00932913">
            <w:pPr>
              <w:tabs>
                <w:tab w:val="num" w:pos="284"/>
              </w:tabs>
              <w:autoSpaceDE w:val="0"/>
              <w:autoSpaceDN w:val="0"/>
              <w:adjustRightInd w:val="0"/>
              <w:jc w:val="center"/>
              <w:outlineLvl w:val="0"/>
              <w:rPr>
                <w:rFonts w:eastAsia="TimesNewRomanPS-BoldMT"/>
                <w:lang w:eastAsia="en-US"/>
              </w:rPr>
            </w:pPr>
          </w:p>
        </w:tc>
      </w:tr>
      <w:tr w:rsidR="00BC0EE2" w:rsidRPr="002C074D" w14:paraId="01B2DD72" w14:textId="77777777" w:rsidTr="00F22556">
        <w:trPr>
          <w:jc w:val="center"/>
        </w:trPr>
        <w:tc>
          <w:tcPr>
            <w:tcW w:w="2381" w:type="dxa"/>
            <w:tcBorders>
              <w:top w:val="single" w:sz="4" w:space="0" w:color="auto"/>
              <w:left w:val="single" w:sz="4" w:space="0" w:color="auto"/>
              <w:bottom w:val="single" w:sz="4" w:space="0" w:color="auto"/>
              <w:right w:val="single" w:sz="4" w:space="0" w:color="auto"/>
            </w:tcBorders>
            <w:vAlign w:val="center"/>
          </w:tcPr>
          <w:p w14:paraId="4CA3918A" w14:textId="77777777" w:rsidR="00BC0EE2" w:rsidRPr="00F22556" w:rsidRDefault="00BC0EE2" w:rsidP="00932913">
            <w:pPr>
              <w:tabs>
                <w:tab w:val="num" w:pos="284"/>
              </w:tabs>
              <w:autoSpaceDE w:val="0"/>
              <w:autoSpaceDN w:val="0"/>
              <w:adjustRightInd w:val="0"/>
              <w:jc w:val="center"/>
              <w:outlineLvl w:val="0"/>
              <w:rPr>
                <w:rFonts w:eastAsia="TimesNewRomanPS-BoldMT"/>
                <w:lang w:eastAsia="en-US"/>
              </w:rPr>
            </w:pPr>
            <w:r w:rsidRPr="00F22556">
              <w:rPr>
                <w:rFonts w:eastAsia="TimesNewRomanPS-BoldMT"/>
                <w:lang w:eastAsia="en-US"/>
              </w:rPr>
              <w:t>60</w:t>
            </w:r>
            <w:r w:rsidRPr="00F22556">
              <w:t>–</w:t>
            </w:r>
            <w:r w:rsidRPr="00F22556">
              <w:rPr>
                <w:rFonts w:eastAsia="TimesNewRomanPS-BoldMT"/>
                <w:lang w:eastAsia="en-US"/>
              </w:rPr>
              <w:t>90</w:t>
            </w:r>
          </w:p>
        </w:tc>
        <w:tc>
          <w:tcPr>
            <w:tcW w:w="2268" w:type="dxa"/>
            <w:tcBorders>
              <w:top w:val="single" w:sz="4" w:space="0" w:color="auto"/>
              <w:left w:val="single" w:sz="4" w:space="0" w:color="auto"/>
              <w:bottom w:val="single" w:sz="4" w:space="0" w:color="auto"/>
              <w:right w:val="single" w:sz="4" w:space="0" w:color="auto"/>
            </w:tcBorders>
            <w:vAlign w:val="center"/>
          </w:tcPr>
          <w:p w14:paraId="3A1337AC" w14:textId="77777777" w:rsidR="00BC0EE2" w:rsidRPr="00F22556" w:rsidRDefault="00BC0EE2" w:rsidP="00932913">
            <w:pPr>
              <w:tabs>
                <w:tab w:val="num" w:pos="284"/>
              </w:tabs>
              <w:autoSpaceDE w:val="0"/>
              <w:autoSpaceDN w:val="0"/>
              <w:adjustRightInd w:val="0"/>
              <w:jc w:val="center"/>
              <w:outlineLvl w:val="0"/>
              <w:rPr>
                <w:rFonts w:eastAsia="TimesNewRomanPS-BoldMT"/>
                <w:lang w:eastAsia="en-US"/>
              </w:rPr>
            </w:pPr>
            <w:r w:rsidRPr="00F22556">
              <w:rPr>
                <w:rFonts w:eastAsia="TimesNewRomanPS-BoldMT"/>
                <w:lang w:eastAsia="en-US"/>
              </w:rPr>
              <w:t>7,0</w:t>
            </w:r>
          </w:p>
        </w:tc>
        <w:tc>
          <w:tcPr>
            <w:tcW w:w="4702" w:type="dxa"/>
            <w:vMerge/>
            <w:tcBorders>
              <w:left w:val="single" w:sz="4" w:space="0" w:color="auto"/>
              <w:bottom w:val="single" w:sz="4" w:space="0" w:color="auto"/>
              <w:right w:val="single" w:sz="4" w:space="0" w:color="auto"/>
            </w:tcBorders>
            <w:vAlign w:val="center"/>
          </w:tcPr>
          <w:p w14:paraId="0E4B817A" w14:textId="77777777" w:rsidR="00BC0EE2" w:rsidRPr="00F22556" w:rsidRDefault="00BC0EE2" w:rsidP="00932913">
            <w:pPr>
              <w:tabs>
                <w:tab w:val="num" w:pos="284"/>
              </w:tabs>
              <w:autoSpaceDE w:val="0"/>
              <w:autoSpaceDN w:val="0"/>
              <w:adjustRightInd w:val="0"/>
              <w:jc w:val="center"/>
              <w:outlineLvl w:val="0"/>
              <w:rPr>
                <w:rFonts w:eastAsia="TimesNewRomanPS-BoldMT"/>
                <w:lang w:eastAsia="en-US"/>
              </w:rPr>
            </w:pPr>
          </w:p>
        </w:tc>
      </w:tr>
      <w:tr w:rsidR="00BC0EE2" w:rsidRPr="002C074D" w14:paraId="3678026C" w14:textId="77777777" w:rsidTr="00F22556">
        <w:trPr>
          <w:jc w:val="center"/>
        </w:trPr>
        <w:tc>
          <w:tcPr>
            <w:tcW w:w="2381" w:type="dxa"/>
            <w:tcBorders>
              <w:top w:val="single" w:sz="4" w:space="0" w:color="auto"/>
              <w:left w:val="single" w:sz="4" w:space="0" w:color="auto"/>
              <w:bottom w:val="single" w:sz="4" w:space="0" w:color="auto"/>
              <w:right w:val="single" w:sz="4" w:space="0" w:color="auto"/>
            </w:tcBorders>
            <w:vAlign w:val="center"/>
          </w:tcPr>
          <w:p w14:paraId="45E613C3" w14:textId="77777777" w:rsidR="00BC0EE2" w:rsidRPr="00F22556" w:rsidRDefault="00BC0EE2" w:rsidP="00932913">
            <w:pPr>
              <w:tabs>
                <w:tab w:val="num" w:pos="284"/>
              </w:tabs>
              <w:autoSpaceDE w:val="0"/>
              <w:autoSpaceDN w:val="0"/>
              <w:adjustRightInd w:val="0"/>
              <w:jc w:val="center"/>
              <w:outlineLvl w:val="0"/>
              <w:rPr>
                <w:rFonts w:eastAsia="TimesNewRomanPS-BoldMT"/>
                <w:lang w:eastAsia="en-US"/>
              </w:rPr>
            </w:pPr>
            <w:r w:rsidRPr="00F22556">
              <w:rPr>
                <w:rFonts w:eastAsia="TimesNewRomanPS-BoldMT"/>
                <w:lang w:eastAsia="en-US"/>
              </w:rPr>
              <w:t>90</w:t>
            </w:r>
            <w:r w:rsidRPr="00F22556">
              <w:t>–</w:t>
            </w:r>
            <w:r w:rsidRPr="00F22556">
              <w:rPr>
                <w:rFonts w:eastAsia="TimesNewRomanPS-BoldMT"/>
                <w:lang w:eastAsia="en-US"/>
              </w:rPr>
              <w:t>120</w:t>
            </w:r>
          </w:p>
        </w:tc>
        <w:tc>
          <w:tcPr>
            <w:tcW w:w="2268" w:type="dxa"/>
            <w:tcBorders>
              <w:top w:val="single" w:sz="4" w:space="0" w:color="auto"/>
              <w:left w:val="single" w:sz="4" w:space="0" w:color="auto"/>
              <w:bottom w:val="single" w:sz="4" w:space="0" w:color="auto"/>
              <w:right w:val="single" w:sz="4" w:space="0" w:color="auto"/>
            </w:tcBorders>
            <w:vAlign w:val="center"/>
          </w:tcPr>
          <w:p w14:paraId="26910645" w14:textId="77777777" w:rsidR="00BC0EE2" w:rsidRPr="00F22556" w:rsidRDefault="00BC0EE2" w:rsidP="00932913">
            <w:pPr>
              <w:tabs>
                <w:tab w:val="num" w:pos="284"/>
              </w:tabs>
              <w:autoSpaceDE w:val="0"/>
              <w:autoSpaceDN w:val="0"/>
              <w:adjustRightInd w:val="0"/>
              <w:jc w:val="center"/>
              <w:outlineLvl w:val="0"/>
              <w:rPr>
                <w:rFonts w:eastAsia="TimesNewRomanPS-BoldMT"/>
                <w:lang w:eastAsia="en-US"/>
              </w:rPr>
            </w:pPr>
            <w:r w:rsidRPr="00F22556">
              <w:rPr>
                <w:rFonts w:eastAsia="TimesNewRomanPS-BoldMT"/>
                <w:lang w:eastAsia="en-US"/>
              </w:rPr>
              <w:t>8,0</w:t>
            </w:r>
          </w:p>
        </w:tc>
        <w:tc>
          <w:tcPr>
            <w:tcW w:w="4702" w:type="dxa"/>
            <w:vMerge w:val="restart"/>
            <w:tcBorders>
              <w:top w:val="single" w:sz="4" w:space="0" w:color="auto"/>
              <w:left w:val="single" w:sz="4" w:space="0" w:color="auto"/>
              <w:right w:val="single" w:sz="4" w:space="0" w:color="auto"/>
            </w:tcBorders>
            <w:vAlign w:val="center"/>
          </w:tcPr>
          <w:p w14:paraId="24AA5B29" w14:textId="22152BD3" w:rsidR="00BC0EE2" w:rsidRPr="00F22556" w:rsidRDefault="00F22556" w:rsidP="00932913">
            <w:pPr>
              <w:tabs>
                <w:tab w:val="num" w:pos="284"/>
              </w:tabs>
              <w:autoSpaceDE w:val="0"/>
              <w:autoSpaceDN w:val="0"/>
              <w:adjustRightInd w:val="0"/>
              <w:jc w:val="center"/>
              <w:outlineLvl w:val="0"/>
              <w:rPr>
                <w:rFonts w:eastAsia="TimesNewRomanPS-BoldMT"/>
                <w:lang w:eastAsia="en-US"/>
              </w:rPr>
            </w:pPr>
            <w:r w:rsidRPr="00F22556">
              <w:rPr>
                <w:bCs/>
                <w:kern w:val="36"/>
              </w:rPr>
              <w:t>3,0</w:t>
            </w:r>
          </w:p>
        </w:tc>
      </w:tr>
      <w:tr w:rsidR="00BC0EE2" w:rsidRPr="002C074D" w14:paraId="327F2077" w14:textId="77777777" w:rsidTr="00F22556">
        <w:trPr>
          <w:jc w:val="center"/>
        </w:trPr>
        <w:tc>
          <w:tcPr>
            <w:tcW w:w="2381" w:type="dxa"/>
            <w:tcBorders>
              <w:top w:val="single" w:sz="4" w:space="0" w:color="auto"/>
              <w:left w:val="single" w:sz="4" w:space="0" w:color="auto"/>
              <w:bottom w:val="single" w:sz="4" w:space="0" w:color="auto"/>
              <w:right w:val="single" w:sz="4" w:space="0" w:color="auto"/>
            </w:tcBorders>
            <w:vAlign w:val="center"/>
          </w:tcPr>
          <w:p w14:paraId="3501AA7F" w14:textId="77777777" w:rsidR="00BC0EE2" w:rsidRPr="00F22556" w:rsidRDefault="00BC0EE2" w:rsidP="00932913">
            <w:pPr>
              <w:tabs>
                <w:tab w:val="num" w:pos="284"/>
              </w:tabs>
              <w:autoSpaceDE w:val="0"/>
              <w:autoSpaceDN w:val="0"/>
              <w:adjustRightInd w:val="0"/>
              <w:jc w:val="center"/>
              <w:outlineLvl w:val="0"/>
              <w:rPr>
                <w:rFonts w:eastAsia="TimesNewRomanPS-BoldMT"/>
                <w:lang w:eastAsia="en-US"/>
              </w:rPr>
            </w:pPr>
            <w:r w:rsidRPr="00F22556">
              <w:rPr>
                <w:rFonts w:eastAsia="TimesNewRomanPS-BoldMT"/>
                <w:lang w:eastAsia="en-US"/>
              </w:rPr>
              <w:t>120</w:t>
            </w:r>
            <w:r w:rsidRPr="00F22556">
              <w:t>–</w:t>
            </w:r>
            <w:r w:rsidRPr="00F22556">
              <w:rPr>
                <w:rFonts w:eastAsia="TimesNewRomanPS-BoldMT"/>
                <w:lang w:eastAsia="en-US"/>
              </w:rPr>
              <w:t>150</w:t>
            </w:r>
          </w:p>
        </w:tc>
        <w:tc>
          <w:tcPr>
            <w:tcW w:w="2268" w:type="dxa"/>
            <w:tcBorders>
              <w:top w:val="single" w:sz="4" w:space="0" w:color="auto"/>
              <w:left w:val="single" w:sz="4" w:space="0" w:color="auto"/>
              <w:bottom w:val="single" w:sz="4" w:space="0" w:color="auto"/>
              <w:right w:val="single" w:sz="4" w:space="0" w:color="auto"/>
            </w:tcBorders>
            <w:vAlign w:val="center"/>
          </w:tcPr>
          <w:p w14:paraId="1BF6ABFF" w14:textId="77777777" w:rsidR="00BC0EE2" w:rsidRPr="00F22556" w:rsidRDefault="00BC0EE2" w:rsidP="00932913">
            <w:pPr>
              <w:tabs>
                <w:tab w:val="num" w:pos="284"/>
              </w:tabs>
              <w:autoSpaceDE w:val="0"/>
              <w:autoSpaceDN w:val="0"/>
              <w:adjustRightInd w:val="0"/>
              <w:jc w:val="center"/>
              <w:outlineLvl w:val="0"/>
              <w:rPr>
                <w:rFonts w:eastAsia="TimesNewRomanPS-BoldMT"/>
                <w:lang w:eastAsia="en-US"/>
              </w:rPr>
            </w:pPr>
            <w:r w:rsidRPr="00F22556">
              <w:rPr>
                <w:rFonts w:eastAsia="TimesNewRomanPS-BoldMT"/>
                <w:lang w:eastAsia="en-US"/>
              </w:rPr>
              <w:t>9,0</w:t>
            </w:r>
          </w:p>
        </w:tc>
        <w:tc>
          <w:tcPr>
            <w:tcW w:w="4702" w:type="dxa"/>
            <w:vMerge/>
            <w:tcBorders>
              <w:left w:val="single" w:sz="4" w:space="0" w:color="auto"/>
              <w:right w:val="single" w:sz="4" w:space="0" w:color="auto"/>
            </w:tcBorders>
            <w:vAlign w:val="center"/>
          </w:tcPr>
          <w:p w14:paraId="613111A7" w14:textId="77777777" w:rsidR="00BC0EE2" w:rsidRPr="00F22556" w:rsidRDefault="00BC0EE2" w:rsidP="00932913">
            <w:pPr>
              <w:tabs>
                <w:tab w:val="num" w:pos="284"/>
              </w:tabs>
              <w:autoSpaceDE w:val="0"/>
              <w:autoSpaceDN w:val="0"/>
              <w:adjustRightInd w:val="0"/>
              <w:jc w:val="center"/>
              <w:outlineLvl w:val="0"/>
              <w:rPr>
                <w:rFonts w:eastAsia="TimesNewRomanPS-BoldMT"/>
                <w:lang w:eastAsia="en-US"/>
              </w:rPr>
            </w:pPr>
          </w:p>
        </w:tc>
      </w:tr>
      <w:tr w:rsidR="00BC0EE2" w:rsidRPr="002C074D" w14:paraId="26B27C30" w14:textId="77777777" w:rsidTr="00F22556">
        <w:trPr>
          <w:jc w:val="center"/>
        </w:trPr>
        <w:tc>
          <w:tcPr>
            <w:tcW w:w="2381" w:type="dxa"/>
            <w:tcBorders>
              <w:top w:val="single" w:sz="4" w:space="0" w:color="auto"/>
              <w:left w:val="single" w:sz="4" w:space="0" w:color="auto"/>
              <w:bottom w:val="single" w:sz="4" w:space="0" w:color="auto"/>
              <w:right w:val="single" w:sz="4" w:space="0" w:color="auto"/>
            </w:tcBorders>
            <w:vAlign w:val="center"/>
          </w:tcPr>
          <w:p w14:paraId="520D452E" w14:textId="77777777" w:rsidR="00BC0EE2" w:rsidRPr="00F22556" w:rsidRDefault="00BC0EE2" w:rsidP="00932913">
            <w:pPr>
              <w:tabs>
                <w:tab w:val="num" w:pos="284"/>
              </w:tabs>
              <w:autoSpaceDE w:val="0"/>
              <w:autoSpaceDN w:val="0"/>
              <w:adjustRightInd w:val="0"/>
              <w:jc w:val="center"/>
              <w:outlineLvl w:val="0"/>
              <w:rPr>
                <w:rFonts w:eastAsia="TimesNewRomanPS-BoldMT"/>
                <w:lang w:eastAsia="en-US"/>
              </w:rPr>
            </w:pPr>
            <w:r w:rsidRPr="00F22556">
              <w:rPr>
                <w:rFonts w:eastAsia="TimesNewRomanPS-BoldMT"/>
                <w:lang w:eastAsia="en-US"/>
              </w:rPr>
              <w:t>150</w:t>
            </w:r>
            <w:r w:rsidRPr="00F22556">
              <w:t>–</w:t>
            </w:r>
            <w:r w:rsidRPr="00F22556">
              <w:rPr>
                <w:rFonts w:eastAsia="TimesNewRomanPS-BoldMT"/>
                <w:lang w:eastAsia="en-US"/>
              </w:rPr>
              <w:t>180</w:t>
            </w:r>
          </w:p>
        </w:tc>
        <w:tc>
          <w:tcPr>
            <w:tcW w:w="2268" w:type="dxa"/>
            <w:tcBorders>
              <w:top w:val="single" w:sz="4" w:space="0" w:color="auto"/>
              <w:left w:val="single" w:sz="4" w:space="0" w:color="auto"/>
              <w:bottom w:val="single" w:sz="4" w:space="0" w:color="auto"/>
              <w:right w:val="single" w:sz="4" w:space="0" w:color="auto"/>
            </w:tcBorders>
            <w:vAlign w:val="center"/>
          </w:tcPr>
          <w:p w14:paraId="6223C848" w14:textId="77777777" w:rsidR="00BC0EE2" w:rsidRPr="00F22556" w:rsidRDefault="00BC0EE2" w:rsidP="00932913">
            <w:pPr>
              <w:tabs>
                <w:tab w:val="num" w:pos="284"/>
              </w:tabs>
              <w:autoSpaceDE w:val="0"/>
              <w:autoSpaceDN w:val="0"/>
              <w:adjustRightInd w:val="0"/>
              <w:jc w:val="center"/>
              <w:outlineLvl w:val="0"/>
              <w:rPr>
                <w:rFonts w:eastAsia="TimesNewRomanPS-BoldMT"/>
                <w:lang w:eastAsia="en-US"/>
              </w:rPr>
            </w:pPr>
            <w:r w:rsidRPr="00F22556">
              <w:rPr>
                <w:rFonts w:eastAsia="TimesNewRomanPS-BoldMT"/>
                <w:lang w:eastAsia="en-US"/>
              </w:rPr>
              <w:t>10,0</w:t>
            </w:r>
          </w:p>
        </w:tc>
        <w:tc>
          <w:tcPr>
            <w:tcW w:w="4702" w:type="dxa"/>
            <w:vMerge/>
            <w:tcBorders>
              <w:left w:val="single" w:sz="4" w:space="0" w:color="auto"/>
              <w:right w:val="single" w:sz="4" w:space="0" w:color="auto"/>
            </w:tcBorders>
            <w:vAlign w:val="center"/>
          </w:tcPr>
          <w:p w14:paraId="11C75271" w14:textId="77777777" w:rsidR="00BC0EE2" w:rsidRPr="00F22556" w:rsidRDefault="00BC0EE2" w:rsidP="00932913">
            <w:pPr>
              <w:tabs>
                <w:tab w:val="num" w:pos="284"/>
              </w:tabs>
              <w:autoSpaceDE w:val="0"/>
              <w:autoSpaceDN w:val="0"/>
              <w:adjustRightInd w:val="0"/>
              <w:jc w:val="center"/>
              <w:outlineLvl w:val="0"/>
              <w:rPr>
                <w:rFonts w:eastAsia="TimesNewRomanPS-BoldMT"/>
                <w:lang w:eastAsia="en-US"/>
              </w:rPr>
            </w:pPr>
          </w:p>
        </w:tc>
      </w:tr>
      <w:tr w:rsidR="00BC0EE2" w:rsidRPr="002C074D" w14:paraId="67590E08" w14:textId="77777777" w:rsidTr="00F22556">
        <w:trPr>
          <w:jc w:val="center"/>
        </w:trPr>
        <w:tc>
          <w:tcPr>
            <w:tcW w:w="2381" w:type="dxa"/>
            <w:tcBorders>
              <w:top w:val="single" w:sz="4" w:space="0" w:color="auto"/>
              <w:left w:val="single" w:sz="4" w:space="0" w:color="auto"/>
              <w:bottom w:val="single" w:sz="4" w:space="0" w:color="auto"/>
              <w:right w:val="single" w:sz="4" w:space="0" w:color="auto"/>
            </w:tcBorders>
            <w:vAlign w:val="center"/>
          </w:tcPr>
          <w:p w14:paraId="28530DB0" w14:textId="77777777" w:rsidR="00BC0EE2" w:rsidRPr="00F22556" w:rsidRDefault="00BC0EE2" w:rsidP="00932913">
            <w:pPr>
              <w:tabs>
                <w:tab w:val="num" w:pos="284"/>
              </w:tabs>
              <w:autoSpaceDE w:val="0"/>
              <w:autoSpaceDN w:val="0"/>
              <w:adjustRightInd w:val="0"/>
              <w:jc w:val="center"/>
              <w:outlineLvl w:val="0"/>
              <w:rPr>
                <w:rFonts w:eastAsia="TimesNewRomanPS-BoldMT"/>
                <w:lang w:eastAsia="en-US"/>
              </w:rPr>
            </w:pPr>
            <w:r w:rsidRPr="00F22556">
              <w:rPr>
                <w:rFonts w:eastAsia="TimesNewRomanPS-BoldMT"/>
                <w:lang w:eastAsia="en-US"/>
              </w:rPr>
              <w:t>180</w:t>
            </w:r>
            <w:r w:rsidRPr="00F22556">
              <w:t>–</w:t>
            </w:r>
            <w:r w:rsidRPr="00F22556">
              <w:rPr>
                <w:rFonts w:eastAsia="TimesNewRomanPS-BoldMT"/>
                <w:lang w:eastAsia="en-US"/>
              </w:rPr>
              <w:t>210</w:t>
            </w:r>
          </w:p>
        </w:tc>
        <w:tc>
          <w:tcPr>
            <w:tcW w:w="2268" w:type="dxa"/>
            <w:tcBorders>
              <w:top w:val="single" w:sz="4" w:space="0" w:color="auto"/>
              <w:left w:val="single" w:sz="4" w:space="0" w:color="auto"/>
              <w:bottom w:val="single" w:sz="4" w:space="0" w:color="auto"/>
              <w:right w:val="single" w:sz="4" w:space="0" w:color="auto"/>
            </w:tcBorders>
            <w:vAlign w:val="center"/>
          </w:tcPr>
          <w:p w14:paraId="1540E105" w14:textId="77777777" w:rsidR="00BC0EE2" w:rsidRPr="00F22556" w:rsidRDefault="00BC0EE2" w:rsidP="00932913">
            <w:pPr>
              <w:tabs>
                <w:tab w:val="num" w:pos="284"/>
              </w:tabs>
              <w:autoSpaceDE w:val="0"/>
              <w:autoSpaceDN w:val="0"/>
              <w:adjustRightInd w:val="0"/>
              <w:jc w:val="center"/>
              <w:outlineLvl w:val="0"/>
              <w:rPr>
                <w:rFonts w:eastAsia="TimesNewRomanPS-BoldMT"/>
                <w:lang w:eastAsia="en-US"/>
              </w:rPr>
            </w:pPr>
            <w:r w:rsidRPr="00F22556">
              <w:rPr>
                <w:rFonts w:eastAsia="TimesNewRomanPS-BoldMT"/>
                <w:lang w:eastAsia="en-US"/>
              </w:rPr>
              <w:t>11,0</w:t>
            </w:r>
          </w:p>
        </w:tc>
        <w:tc>
          <w:tcPr>
            <w:tcW w:w="4702" w:type="dxa"/>
            <w:vMerge/>
            <w:tcBorders>
              <w:left w:val="single" w:sz="4" w:space="0" w:color="auto"/>
              <w:bottom w:val="single" w:sz="4" w:space="0" w:color="auto"/>
              <w:right w:val="single" w:sz="4" w:space="0" w:color="auto"/>
            </w:tcBorders>
            <w:vAlign w:val="center"/>
          </w:tcPr>
          <w:p w14:paraId="75054C9D" w14:textId="77777777" w:rsidR="00BC0EE2" w:rsidRPr="00F22556" w:rsidRDefault="00BC0EE2" w:rsidP="00932913">
            <w:pPr>
              <w:tabs>
                <w:tab w:val="num" w:pos="284"/>
              </w:tabs>
              <w:autoSpaceDE w:val="0"/>
              <w:autoSpaceDN w:val="0"/>
              <w:adjustRightInd w:val="0"/>
              <w:jc w:val="center"/>
              <w:outlineLvl w:val="0"/>
              <w:rPr>
                <w:rFonts w:eastAsia="TimesNewRomanPS-BoldMT"/>
                <w:lang w:eastAsia="en-US"/>
              </w:rPr>
            </w:pPr>
          </w:p>
        </w:tc>
      </w:tr>
      <w:tr w:rsidR="00BC0EE2" w:rsidRPr="002C074D" w14:paraId="47998913" w14:textId="77777777" w:rsidTr="00F22556">
        <w:trPr>
          <w:jc w:val="center"/>
        </w:trPr>
        <w:tc>
          <w:tcPr>
            <w:tcW w:w="2381" w:type="dxa"/>
            <w:tcBorders>
              <w:top w:val="single" w:sz="4" w:space="0" w:color="auto"/>
              <w:left w:val="single" w:sz="4" w:space="0" w:color="auto"/>
              <w:bottom w:val="single" w:sz="4" w:space="0" w:color="auto"/>
              <w:right w:val="single" w:sz="4" w:space="0" w:color="auto"/>
            </w:tcBorders>
            <w:vAlign w:val="center"/>
          </w:tcPr>
          <w:p w14:paraId="5E7C316E" w14:textId="77777777" w:rsidR="00BC0EE2" w:rsidRPr="00F22556" w:rsidRDefault="00BC0EE2" w:rsidP="00932913">
            <w:pPr>
              <w:tabs>
                <w:tab w:val="num" w:pos="284"/>
              </w:tabs>
              <w:autoSpaceDE w:val="0"/>
              <w:autoSpaceDN w:val="0"/>
              <w:adjustRightInd w:val="0"/>
              <w:jc w:val="center"/>
              <w:outlineLvl w:val="0"/>
              <w:rPr>
                <w:rFonts w:eastAsia="TimesNewRomanPS-BoldMT"/>
                <w:lang w:eastAsia="en-US"/>
              </w:rPr>
            </w:pPr>
            <w:r w:rsidRPr="00F22556">
              <w:rPr>
                <w:rFonts w:eastAsia="TimesNewRomanPS-BoldMT"/>
                <w:lang w:eastAsia="en-US"/>
              </w:rPr>
              <w:t>210</w:t>
            </w:r>
            <w:r w:rsidRPr="00F22556">
              <w:t>–</w:t>
            </w:r>
            <w:r w:rsidRPr="00F22556">
              <w:rPr>
                <w:rFonts w:eastAsia="TimesNewRomanPS-BoldMT"/>
                <w:lang w:eastAsia="en-US"/>
              </w:rPr>
              <w:t>240</w:t>
            </w:r>
          </w:p>
        </w:tc>
        <w:tc>
          <w:tcPr>
            <w:tcW w:w="2268" w:type="dxa"/>
            <w:tcBorders>
              <w:top w:val="single" w:sz="4" w:space="0" w:color="auto"/>
              <w:left w:val="single" w:sz="4" w:space="0" w:color="auto"/>
              <w:bottom w:val="single" w:sz="4" w:space="0" w:color="auto"/>
              <w:right w:val="single" w:sz="4" w:space="0" w:color="auto"/>
            </w:tcBorders>
            <w:vAlign w:val="center"/>
          </w:tcPr>
          <w:p w14:paraId="5D8131B6" w14:textId="77777777" w:rsidR="00BC0EE2" w:rsidRPr="00F22556" w:rsidRDefault="00BC0EE2" w:rsidP="00932913">
            <w:pPr>
              <w:tabs>
                <w:tab w:val="num" w:pos="284"/>
              </w:tabs>
              <w:autoSpaceDE w:val="0"/>
              <w:autoSpaceDN w:val="0"/>
              <w:adjustRightInd w:val="0"/>
              <w:jc w:val="center"/>
              <w:outlineLvl w:val="0"/>
              <w:rPr>
                <w:rFonts w:eastAsia="TimesNewRomanPS-BoldMT"/>
                <w:lang w:eastAsia="en-US"/>
              </w:rPr>
            </w:pPr>
            <w:r w:rsidRPr="00F22556">
              <w:rPr>
                <w:rFonts w:eastAsia="TimesNewRomanPS-BoldMT"/>
                <w:lang w:eastAsia="en-US"/>
              </w:rPr>
              <w:t>12,0</w:t>
            </w:r>
          </w:p>
        </w:tc>
        <w:tc>
          <w:tcPr>
            <w:tcW w:w="4702" w:type="dxa"/>
            <w:vMerge w:val="restart"/>
            <w:tcBorders>
              <w:top w:val="single" w:sz="4" w:space="0" w:color="auto"/>
              <w:left w:val="single" w:sz="4" w:space="0" w:color="auto"/>
              <w:right w:val="single" w:sz="4" w:space="0" w:color="auto"/>
            </w:tcBorders>
            <w:vAlign w:val="center"/>
          </w:tcPr>
          <w:p w14:paraId="405CEA69" w14:textId="77777777" w:rsidR="00BC0EE2" w:rsidRPr="00F22556" w:rsidRDefault="00BC0EE2" w:rsidP="00932913">
            <w:pPr>
              <w:tabs>
                <w:tab w:val="num" w:pos="284"/>
              </w:tabs>
              <w:autoSpaceDE w:val="0"/>
              <w:autoSpaceDN w:val="0"/>
              <w:adjustRightInd w:val="0"/>
              <w:jc w:val="center"/>
              <w:outlineLvl w:val="0"/>
              <w:rPr>
                <w:rFonts w:eastAsia="TimesNewRomanPS-BoldMT"/>
                <w:lang w:eastAsia="en-US"/>
              </w:rPr>
            </w:pPr>
            <w:r w:rsidRPr="00F22556">
              <w:rPr>
                <w:rFonts w:eastAsia="TimesNewRomanPS-BoldMT"/>
                <w:lang w:eastAsia="en-US"/>
              </w:rPr>
              <w:t>4,0</w:t>
            </w:r>
          </w:p>
        </w:tc>
      </w:tr>
      <w:tr w:rsidR="00BC0EE2" w:rsidRPr="002C074D" w14:paraId="57585D00" w14:textId="77777777" w:rsidTr="00F22556">
        <w:trPr>
          <w:jc w:val="center"/>
        </w:trPr>
        <w:tc>
          <w:tcPr>
            <w:tcW w:w="2381" w:type="dxa"/>
            <w:tcBorders>
              <w:top w:val="single" w:sz="4" w:space="0" w:color="auto"/>
              <w:left w:val="single" w:sz="4" w:space="0" w:color="auto"/>
              <w:bottom w:val="single" w:sz="4" w:space="0" w:color="auto"/>
              <w:right w:val="single" w:sz="4" w:space="0" w:color="auto"/>
            </w:tcBorders>
          </w:tcPr>
          <w:p w14:paraId="682C69F4" w14:textId="77777777" w:rsidR="00BC0EE2" w:rsidRPr="00F22556" w:rsidRDefault="00BC0EE2" w:rsidP="00932913">
            <w:pPr>
              <w:jc w:val="center"/>
            </w:pPr>
            <w:r w:rsidRPr="00F22556">
              <w:rPr>
                <w:rFonts w:eastAsia="TimesNewRomanPS-BoldMT"/>
                <w:lang w:eastAsia="en-US"/>
              </w:rPr>
              <w:t>240</w:t>
            </w:r>
            <w:r w:rsidRPr="00F22556">
              <w:t>–</w:t>
            </w:r>
            <w:r w:rsidRPr="00F22556">
              <w:rPr>
                <w:rFonts w:eastAsia="TimesNewRomanPS-BoldMT"/>
                <w:lang w:eastAsia="en-US"/>
              </w:rPr>
              <w:t>270</w:t>
            </w:r>
          </w:p>
        </w:tc>
        <w:tc>
          <w:tcPr>
            <w:tcW w:w="2268" w:type="dxa"/>
            <w:tcBorders>
              <w:top w:val="single" w:sz="4" w:space="0" w:color="auto"/>
              <w:left w:val="single" w:sz="4" w:space="0" w:color="auto"/>
              <w:bottom w:val="single" w:sz="4" w:space="0" w:color="auto"/>
              <w:right w:val="single" w:sz="4" w:space="0" w:color="auto"/>
            </w:tcBorders>
            <w:vAlign w:val="center"/>
          </w:tcPr>
          <w:p w14:paraId="0AE99D7F" w14:textId="77777777" w:rsidR="00BC0EE2" w:rsidRPr="00F22556" w:rsidRDefault="00BC0EE2" w:rsidP="00932913">
            <w:pPr>
              <w:tabs>
                <w:tab w:val="num" w:pos="284"/>
              </w:tabs>
              <w:autoSpaceDE w:val="0"/>
              <w:autoSpaceDN w:val="0"/>
              <w:adjustRightInd w:val="0"/>
              <w:jc w:val="center"/>
              <w:outlineLvl w:val="0"/>
              <w:rPr>
                <w:rFonts w:eastAsia="TimesNewRomanPS-BoldMT"/>
                <w:lang w:eastAsia="en-US"/>
              </w:rPr>
            </w:pPr>
            <w:r w:rsidRPr="00F22556">
              <w:rPr>
                <w:rFonts w:eastAsia="TimesNewRomanPS-BoldMT"/>
                <w:lang w:eastAsia="en-US"/>
              </w:rPr>
              <w:t>13,0</w:t>
            </w:r>
          </w:p>
        </w:tc>
        <w:tc>
          <w:tcPr>
            <w:tcW w:w="4702" w:type="dxa"/>
            <w:vMerge/>
            <w:tcBorders>
              <w:left w:val="single" w:sz="4" w:space="0" w:color="auto"/>
              <w:bottom w:val="single" w:sz="4" w:space="0" w:color="auto"/>
              <w:right w:val="single" w:sz="4" w:space="0" w:color="auto"/>
            </w:tcBorders>
            <w:vAlign w:val="center"/>
          </w:tcPr>
          <w:p w14:paraId="3F4BBB2C" w14:textId="77777777" w:rsidR="00BC0EE2" w:rsidRPr="00F22556" w:rsidRDefault="00BC0EE2" w:rsidP="00932913">
            <w:pPr>
              <w:tabs>
                <w:tab w:val="num" w:pos="284"/>
              </w:tabs>
              <w:autoSpaceDE w:val="0"/>
              <w:autoSpaceDN w:val="0"/>
              <w:adjustRightInd w:val="0"/>
              <w:jc w:val="center"/>
              <w:outlineLvl w:val="0"/>
              <w:rPr>
                <w:rFonts w:eastAsia="TimesNewRomanPS-BoldMT"/>
                <w:lang w:eastAsia="en-US"/>
              </w:rPr>
            </w:pPr>
          </w:p>
        </w:tc>
      </w:tr>
      <w:tr w:rsidR="00BC0EE2" w:rsidRPr="002C074D" w14:paraId="784B17E1" w14:textId="77777777" w:rsidTr="00F22556">
        <w:trPr>
          <w:jc w:val="center"/>
        </w:trPr>
        <w:tc>
          <w:tcPr>
            <w:tcW w:w="2381" w:type="dxa"/>
            <w:tcBorders>
              <w:top w:val="single" w:sz="4" w:space="0" w:color="auto"/>
              <w:left w:val="single" w:sz="4" w:space="0" w:color="auto"/>
              <w:bottom w:val="single" w:sz="4" w:space="0" w:color="auto"/>
              <w:right w:val="single" w:sz="4" w:space="0" w:color="auto"/>
            </w:tcBorders>
          </w:tcPr>
          <w:p w14:paraId="73F4B6EB" w14:textId="77777777" w:rsidR="00BC0EE2" w:rsidRPr="00F22556" w:rsidRDefault="00BC0EE2" w:rsidP="00932913">
            <w:pPr>
              <w:jc w:val="center"/>
            </w:pPr>
            <w:r w:rsidRPr="00F22556">
              <w:rPr>
                <w:rFonts w:eastAsia="TimesNewRomanPS-BoldMT"/>
                <w:lang w:eastAsia="en-US"/>
              </w:rPr>
              <w:t>270</w:t>
            </w:r>
            <w:r w:rsidRPr="00F22556">
              <w:t>–</w:t>
            </w:r>
            <w:r w:rsidRPr="00F22556">
              <w:rPr>
                <w:rFonts w:eastAsia="TimesNewRomanPS-BoldMT"/>
                <w:lang w:eastAsia="en-US"/>
              </w:rPr>
              <w:t>300</w:t>
            </w:r>
          </w:p>
        </w:tc>
        <w:tc>
          <w:tcPr>
            <w:tcW w:w="2268" w:type="dxa"/>
            <w:tcBorders>
              <w:top w:val="single" w:sz="4" w:space="0" w:color="auto"/>
              <w:left w:val="single" w:sz="4" w:space="0" w:color="auto"/>
              <w:bottom w:val="single" w:sz="4" w:space="0" w:color="auto"/>
              <w:right w:val="single" w:sz="4" w:space="0" w:color="auto"/>
            </w:tcBorders>
            <w:vAlign w:val="center"/>
          </w:tcPr>
          <w:p w14:paraId="0E1A411F" w14:textId="77777777" w:rsidR="00BC0EE2" w:rsidRPr="00F22556" w:rsidRDefault="00BC0EE2" w:rsidP="00932913">
            <w:pPr>
              <w:tabs>
                <w:tab w:val="num" w:pos="284"/>
              </w:tabs>
              <w:autoSpaceDE w:val="0"/>
              <w:autoSpaceDN w:val="0"/>
              <w:adjustRightInd w:val="0"/>
              <w:jc w:val="center"/>
              <w:outlineLvl w:val="0"/>
              <w:rPr>
                <w:rFonts w:eastAsia="TimesNewRomanPS-BoldMT"/>
                <w:lang w:eastAsia="en-US"/>
              </w:rPr>
            </w:pPr>
            <w:r w:rsidRPr="00F22556">
              <w:rPr>
                <w:rFonts w:eastAsia="TimesNewRomanPS-BoldMT"/>
                <w:lang w:eastAsia="en-US"/>
              </w:rPr>
              <w:t>14,0</w:t>
            </w:r>
          </w:p>
        </w:tc>
        <w:tc>
          <w:tcPr>
            <w:tcW w:w="4702" w:type="dxa"/>
            <w:tcBorders>
              <w:top w:val="single" w:sz="4" w:space="0" w:color="auto"/>
              <w:left w:val="single" w:sz="4" w:space="0" w:color="auto"/>
              <w:bottom w:val="single" w:sz="4" w:space="0" w:color="auto"/>
              <w:right w:val="single" w:sz="4" w:space="0" w:color="auto"/>
            </w:tcBorders>
            <w:vAlign w:val="center"/>
          </w:tcPr>
          <w:p w14:paraId="2040FD88" w14:textId="77777777" w:rsidR="00BC0EE2" w:rsidRPr="00F22556" w:rsidRDefault="00BC0EE2" w:rsidP="00932913">
            <w:pPr>
              <w:tabs>
                <w:tab w:val="num" w:pos="284"/>
              </w:tabs>
              <w:autoSpaceDE w:val="0"/>
              <w:autoSpaceDN w:val="0"/>
              <w:adjustRightInd w:val="0"/>
              <w:jc w:val="center"/>
              <w:outlineLvl w:val="0"/>
              <w:rPr>
                <w:rFonts w:eastAsia="TimesNewRomanPS-BoldMT"/>
                <w:lang w:eastAsia="en-US"/>
              </w:rPr>
            </w:pPr>
            <w:r w:rsidRPr="00F22556">
              <w:rPr>
                <w:rFonts w:eastAsia="TimesNewRomanPS-BoldMT"/>
                <w:lang w:eastAsia="en-US"/>
              </w:rPr>
              <w:t>6,0</w:t>
            </w:r>
          </w:p>
        </w:tc>
      </w:tr>
    </w:tbl>
    <w:p w14:paraId="37AA1615" w14:textId="77777777" w:rsidR="00F22556" w:rsidRPr="00E04F66" w:rsidRDefault="00F22556" w:rsidP="00F22556">
      <w:pPr>
        <w:pStyle w:val="aff1"/>
        <w:ind w:firstLine="567"/>
        <w:jc w:val="both"/>
        <w:rPr>
          <w:b/>
          <w:sz w:val="28"/>
          <w:szCs w:val="28"/>
        </w:rPr>
      </w:pPr>
      <w:bookmarkStart w:id="83" w:name="_Toc460856947"/>
      <w:r w:rsidRPr="00F22556">
        <w:rPr>
          <w:b/>
          <w:kern w:val="36"/>
          <w:sz w:val="28"/>
          <w:szCs w:val="28"/>
        </w:rPr>
        <w:t xml:space="preserve">Таблица 13.2 </w:t>
      </w:r>
      <w:r w:rsidRPr="00F22556">
        <w:rPr>
          <w:b/>
          <w:sz w:val="28"/>
          <w:szCs w:val="28"/>
        </w:rPr>
        <w:t>(</w:t>
      </w:r>
      <w:r w:rsidRPr="00E04F66">
        <w:rPr>
          <w:b/>
          <w:sz w:val="28"/>
          <w:szCs w:val="28"/>
        </w:rPr>
        <w:t>Измененная редакция, Изм. № 1).</w:t>
      </w:r>
    </w:p>
    <w:p w14:paraId="79F6FC15" w14:textId="131DFC59" w:rsidR="00F22556" w:rsidRDefault="00F22556" w:rsidP="00932913">
      <w:pPr>
        <w:pStyle w:val="aff1"/>
        <w:ind w:firstLine="567"/>
        <w:jc w:val="both"/>
        <w:rPr>
          <w:b/>
          <w:sz w:val="28"/>
          <w:szCs w:val="28"/>
        </w:rPr>
      </w:pPr>
    </w:p>
    <w:p w14:paraId="73E00BE5" w14:textId="52F772AB" w:rsidR="00091EC1" w:rsidRPr="00BC0EE2" w:rsidRDefault="00BC0EE2" w:rsidP="00932913">
      <w:pPr>
        <w:pStyle w:val="aff1"/>
        <w:ind w:firstLine="567"/>
        <w:jc w:val="both"/>
        <w:rPr>
          <w:b/>
          <w:sz w:val="28"/>
          <w:szCs w:val="28"/>
        </w:rPr>
      </w:pPr>
      <w:r w:rsidRPr="00BC0EE2">
        <w:rPr>
          <w:b/>
          <w:sz w:val="28"/>
          <w:szCs w:val="28"/>
        </w:rPr>
        <w:t xml:space="preserve">13.2.4 </w:t>
      </w:r>
      <w:r w:rsidR="00091EC1" w:rsidRPr="00BC0EE2">
        <w:rPr>
          <w:b/>
          <w:sz w:val="28"/>
          <w:szCs w:val="28"/>
        </w:rPr>
        <w:t>Мониторинг деформаций в процессе строительства</w:t>
      </w:r>
      <w:bookmarkEnd w:id="83"/>
    </w:p>
    <w:p w14:paraId="75354574" w14:textId="77777777" w:rsidR="00E53A40" w:rsidRPr="00BC0EE2" w:rsidRDefault="00BC0EE2" w:rsidP="00932913">
      <w:pPr>
        <w:pStyle w:val="aff1"/>
        <w:ind w:firstLine="567"/>
        <w:jc w:val="both"/>
        <w:rPr>
          <w:sz w:val="28"/>
          <w:szCs w:val="28"/>
        </w:rPr>
      </w:pPr>
      <w:r>
        <w:rPr>
          <w:sz w:val="28"/>
          <w:szCs w:val="28"/>
        </w:rPr>
        <w:t xml:space="preserve">13.2.4.1 </w:t>
      </w:r>
      <w:r w:rsidR="00E53A40" w:rsidRPr="00BC0EE2">
        <w:rPr>
          <w:sz w:val="28"/>
          <w:szCs w:val="28"/>
        </w:rPr>
        <w:t xml:space="preserve">Выравнивание перекрытий монтажных горизонтов следует выполнять на каждом этаже относительно проектной отметки. Контроль (корректировку) передачи высотных отметок с исходного горизонта </w:t>
      </w:r>
      <w:r>
        <w:rPr>
          <w:sz w:val="28"/>
          <w:szCs w:val="28"/>
        </w:rPr>
        <w:t xml:space="preserve">на монтажный следует выполнять </w:t>
      </w:r>
      <w:r w:rsidR="00E53A40" w:rsidRPr="00BC0EE2">
        <w:rPr>
          <w:sz w:val="28"/>
          <w:szCs w:val="28"/>
        </w:rPr>
        <w:t xml:space="preserve">через </w:t>
      </w:r>
      <w:r>
        <w:rPr>
          <w:sz w:val="28"/>
          <w:szCs w:val="28"/>
        </w:rPr>
        <w:t>десять</w:t>
      </w:r>
      <w:r w:rsidR="00E53A40" w:rsidRPr="00BC0EE2">
        <w:rPr>
          <w:sz w:val="28"/>
          <w:szCs w:val="28"/>
        </w:rPr>
        <w:t xml:space="preserve"> этажей.</w:t>
      </w:r>
    </w:p>
    <w:p w14:paraId="17B65753" w14:textId="77777777" w:rsidR="00B9771C" w:rsidRPr="00BC0EE2" w:rsidRDefault="00BC0EE2" w:rsidP="00932913">
      <w:pPr>
        <w:pStyle w:val="aff1"/>
        <w:ind w:firstLine="567"/>
        <w:jc w:val="both"/>
        <w:rPr>
          <w:sz w:val="28"/>
          <w:szCs w:val="28"/>
        </w:rPr>
      </w:pPr>
      <w:r>
        <w:rPr>
          <w:sz w:val="28"/>
          <w:szCs w:val="28"/>
        </w:rPr>
        <w:t>13.2.4.</w:t>
      </w:r>
      <w:r w:rsidR="002E47AB">
        <w:rPr>
          <w:sz w:val="28"/>
          <w:szCs w:val="28"/>
        </w:rPr>
        <w:t xml:space="preserve">2 </w:t>
      </w:r>
      <w:r w:rsidR="00B9771C" w:rsidRPr="00BC0EE2">
        <w:rPr>
          <w:sz w:val="28"/>
          <w:szCs w:val="28"/>
        </w:rPr>
        <w:t xml:space="preserve">Планово-высотный мониторинг </w:t>
      </w:r>
      <w:r w:rsidR="00E53A40" w:rsidRPr="00BC0EE2">
        <w:rPr>
          <w:sz w:val="28"/>
          <w:szCs w:val="28"/>
        </w:rPr>
        <w:t xml:space="preserve">здания, сооружения в целом и отдельных конструкций следует проводить по разработанной </w:t>
      </w:r>
      <w:r w:rsidR="00B9771C" w:rsidRPr="00BC0EE2">
        <w:rPr>
          <w:sz w:val="28"/>
          <w:szCs w:val="28"/>
        </w:rPr>
        <w:t>проектировщиком программе</w:t>
      </w:r>
      <w:r w:rsidR="002E47AB">
        <w:rPr>
          <w:sz w:val="28"/>
          <w:szCs w:val="28"/>
        </w:rPr>
        <w:t>,</w:t>
      </w:r>
      <w:r w:rsidR="00B9771C" w:rsidRPr="00BC0EE2">
        <w:rPr>
          <w:sz w:val="28"/>
          <w:szCs w:val="28"/>
        </w:rPr>
        <w:t xml:space="preserve"> включающей</w:t>
      </w:r>
      <w:r w:rsidR="002E47AB">
        <w:rPr>
          <w:sz w:val="28"/>
          <w:szCs w:val="28"/>
        </w:rPr>
        <w:t xml:space="preserve"> в себя</w:t>
      </w:r>
      <w:r w:rsidR="00B9771C" w:rsidRPr="00BC0EE2">
        <w:rPr>
          <w:sz w:val="28"/>
          <w:szCs w:val="28"/>
        </w:rPr>
        <w:t>:</w:t>
      </w:r>
    </w:p>
    <w:p w14:paraId="4940B915" w14:textId="77777777" w:rsidR="00B9771C" w:rsidRPr="00BC0EE2" w:rsidRDefault="00B9771C" w:rsidP="00932913">
      <w:pPr>
        <w:pStyle w:val="aff1"/>
        <w:ind w:firstLine="567"/>
        <w:jc w:val="both"/>
        <w:rPr>
          <w:sz w:val="28"/>
          <w:szCs w:val="28"/>
        </w:rPr>
      </w:pPr>
      <w:r w:rsidRPr="00BC0EE2">
        <w:rPr>
          <w:sz w:val="28"/>
          <w:szCs w:val="28"/>
        </w:rPr>
        <w:t>- пер</w:t>
      </w:r>
      <w:r w:rsidR="002E47AB">
        <w:rPr>
          <w:sz w:val="28"/>
          <w:szCs w:val="28"/>
        </w:rPr>
        <w:t>ечень контролируемых параметров;</w:t>
      </w:r>
    </w:p>
    <w:p w14:paraId="530941BB" w14:textId="77777777" w:rsidR="00B9771C" w:rsidRPr="00BC0EE2" w:rsidRDefault="00B9771C" w:rsidP="00932913">
      <w:pPr>
        <w:pStyle w:val="aff1"/>
        <w:ind w:firstLine="567"/>
        <w:jc w:val="both"/>
        <w:rPr>
          <w:sz w:val="28"/>
          <w:szCs w:val="28"/>
        </w:rPr>
      </w:pPr>
      <w:r w:rsidRPr="00BC0EE2">
        <w:rPr>
          <w:sz w:val="28"/>
          <w:szCs w:val="28"/>
        </w:rPr>
        <w:t>- схемы размещения глубинных реперов, базовых станций ГЛОНАСС/GPS, ме</w:t>
      </w:r>
      <w:r w:rsidR="002E47AB">
        <w:rPr>
          <w:sz w:val="28"/>
          <w:szCs w:val="28"/>
        </w:rPr>
        <w:t>тоды закрепления, их координаты;</w:t>
      </w:r>
    </w:p>
    <w:p w14:paraId="252B7A60" w14:textId="77777777" w:rsidR="00B9771C" w:rsidRPr="00BC0EE2" w:rsidRDefault="00B9771C" w:rsidP="00932913">
      <w:pPr>
        <w:pStyle w:val="aff1"/>
        <w:ind w:firstLine="567"/>
        <w:jc w:val="both"/>
        <w:rPr>
          <w:sz w:val="28"/>
          <w:szCs w:val="28"/>
        </w:rPr>
      </w:pPr>
      <w:r w:rsidRPr="00BC0EE2">
        <w:rPr>
          <w:sz w:val="28"/>
          <w:szCs w:val="28"/>
        </w:rPr>
        <w:t>- схемы размещения рабочих (контрольных) пунктов на з</w:t>
      </w:r>
      <w:r w:rsidR="002E47AB">
        <w:rPr>
          <w:sz w:val="28"/>
          <w:szCs w:val="28"/>
        </w:rPr>
        <w:t>дании, выбор метода закрепления;</w:t>
      </w:r>
    </w:p>
    <w:p w14:paraId="10028DBE" w14:textId="77777777" w:rsidR="00B9771C" w:rsidRPr="00BC0EE2" w:rsidRDefault="00B9771C" w:rsidP="00932913">
      <w:pPr>
        <w:pStyle w:val="aff1"/>
        <w:ind w:firstLine="567"/>
        <w:jc w:val="both"/>
        <w:rPr>
          <w:sz w:val="28"/>
          <w:szCs w:val="28"/>
        </w:rPr>
      </w:pPr>
      <w:r w:rsidRPr="00BC0EE2">
        <w:rPr>
          <w:sz w:val="28"/>
          <w:szCs w:val="28"/>
        </w:rPr>
        <w:t>- допустимые отклонения планово-высотного положения контролируемых параметров от проектного положения.</w:t>
      </w:r>
    </w:p>
    <w:p w14:paraId="4D0475D5" w14:textId="77777777" w:rsidR="00032766" w:rsidRPr="00BC0EE2" w:rsidRDefault="002E47AB" w:rsidP="00932913">
      <w:pPr>
        <w:pStyle w:val="aff1"/>
        <w:ind w:firstLine="567"/>
        <w:jc w:val="both"/>
        <w:rPr>
          <w:sz w:val="28"/>
          <w:szCs w:val="28"/>
        </w:rPr>
      </w:pPr>
      <w:r>
        <w:rPr>
          <w:sz w:val="28"/>
          <w:szCs w:val="28"/>
        </w:rPr>
        <w:t xml:space="preserve">13.2.4.3 </w:t>
      </w:r>
      <w:r w:rsidR="00032766" w:rsidRPr="00BC0EE2">
        <w:rPr>
          <w:sz w:val="28"/>
          <w:szCs w:val="28"/>
        </w:rPr>
        <w:t xml:space="preserve">Мероприятия и указания </w:t>
      </w:r>
      <w:r w:rsidR="005A1223" w:rsidRPr="00BC0EE2">
        <w:rPr>
          <w:sz w:val="28"/>
          <w:szCs w:val="28"/>
        </w:rPr>
        <w:t xml:space="preserve">по измерению </w:t>
      </w:r>
      <w:r w:rsidR="00032766" w:rsidRPr="00BC0EE2">
        <w:rPr>
          <w:sz w:val="28"/>
          <w:szCs w:val="28"/>
        </w:rPr>
        <w:t xml:space="preserve">планово-высотного </w:t>
      </w:r>
      <w:r w:rsidR="005A1223" w:rsidRPr="00BC0EE2">
        <w:rPr>
          <w:sz w:val="28"/>
          <w:szCs w:val="28"/>
        </w:rPr>
        <w:t xml:space="preserve">местоположения датчиков, установленных для наблюдения (мониторинга) </w:t>
      </w:r>
      <w:r w:rsidR="00032766" w:rsidRPr="00BC0EE2">
        <w:rPr>
          <w:sz w:val="28"/>
          <w:szCs w:val="28"/>
        </w:rPr>
        <w:t>за несмещаемостью конструкций высотных зданий и комплексов геодезическими методами в процессе строительства</w:t>
      </w:r>
      <w:r>
        <w:rPr>
          <w:sz w:val="28"/>
          <w:szCs w:val="28"/>
        </w:rPr>
        <w:t>,</w:t>
      </w:r>
      <w:r w:rsidR="00032766" w:rsidRPr="00BC0EE2">
        <w:rPr>
          <w:sz w:val="28"/>
          <w:szCs w:val="28"/>
        </w:rPr>
        <w:t xml:space="preserve"> </w:t>
      </w:r>
      <w:r w:rsidR="005A1223" w:rsidRPr="00BC0EE2">
        <w:rPr>
          <w:sz w:val="28"/>
          <w:szCs w:val="28"/>
        </w:rPr>
        <w:t xml:space="preserve">следует </w:t>
      </w:r>
      <w:r w:rsidR="00032766" w:rsidRPr="00BC0EE2">
        <w:rPr>
          <w:sz w:val="28"/>
          <w:szCs w:val="28"/>
        </w:rPr>
        <w:t>разрабатывать в ПОГР. В мероприятиях и указаниях ПОГР следует указывать места размещения датчиков</w:t>
      </w:r>
      <w:r>
        <w:rPr>
          <w:sz w:val="28"/>
          <w:szCs w:val="28"/>
        </w:rPr>
        <w:t xml:space="preserve"> и</w:t>
      </w:r>
      <w:r w:rsidR="00032766" w:rsidRPr="00BC0EE2">
        <w:rPr>
          <w:sz w:val="28"/>
          <w:szCs w:val="28"/>
        </w:rPr>
        <w:t xml:space="preserve"> ориентиров, изменение местоположения которых в </w:t>
      </w:r>
      <w:r w:rsidR="00032766" w:rsidRPr="00BC0EE2">
        <w:rPr>
          <w:sz w:val="28"/>
          <w:szCs w:val="28"/>
        </w:rPr>
        <w:lastRenderedPageBreak/>
        <w:t xml:space="preserve">плане и по высоте необходимо фиксировать в соответствии с </w:t>
      </w:r>
      <w:r w:rsidR="005A1223" w:rsidRPr="00BC0EE2">
        <w:rPr>
          <w:sz w:val="28"/>
          <w:szCs w:val="28"/>
        </w:rPr>
        <w:t>периодичностью</w:t>
      </w:r>
      <w:r>
        <w:rPr>
          <w:sz w:val="28"/>
          <w:szCs w:val="28"/>
        </w:rPr>
        <w:t>,</w:t>
      </w:r>
      <w:r w:rsidR="005A1223" w:rsidRPr="00BC0EE2">
        <w:rPr>
          <w:sz w:val="28"/>
          <w:szCs w:val="28"/>
        </w:rPr>
        <w:t xml:space="preserve"> указанной</w:t>
      </w:r>
      <w:r w:rsidR="00032766" w:rsidRPr="00BC0EE2">
        <w:rPr>
          <w:sz w:val="28"/>
          <w:szCs w:val="28"/>
        </w:rPr>
        <w:t xml:space="preserve"> </w:t>
      </w:r>
      <w:r w:rsidR="005A1223" w:rsidRPr="00BC0EE2">
        <w:rPr>
          <w:sz w:val="28"/>
          <w:szCs w:val="28"/>
        </w:rPr>
        <w:t xml:space="preserve">в </w:t>
      </w:r>
      <w:r w:rsidR="00032766" w:rsidRPr="00BC0EE2">
        <w:rPr>
          <w:sz w:val="28"/>
          <w:szCs w:val="28"/>
        </w:rPr>
        <w:t>таблиц</w:t>
      </w:r>
      <w:r w:rsidR="005A1223" w:rsidRPr="00BC0EE2">
        <w:rPr>
          <w:sz w:val="28"/>
          <w:szCs w:val="28"/>
        </w:rPr>
        <w:t>е</w:t>
      </w:r>
      <w:r w:rsidR="00032766" w:rsidRPr="00BC0EE2">
        <w:rPr>
          <w:sz w:val="28"/>
          <w:szCs w:val="28"/>
        </w:rPr>
        <w:t xml:space="preserve"> </w:t>
      </w:r>
      <w:r w:rsidR="00C41B3D" w:rsidRPr="00BC0EE2">
        <w:rPr>
          <w:sz w:val="28"/>
          <w:szCs w:val="28"/>
        </w:rPr>
        <w:t>1</w:t>
      </w:r>
      <w:r>
        <w:rPr>
          <w:sz w:val="28"/>
          <w:szCs w:val="28"/>
        </w:rPr>
        <w:t>3</w:t>
      </w:r>
      <w:r w:rsidR="00C41B3D" w:rsidRPr="00BC0EE2">
        <w:rPr>
          <w:sz w:val="28"/>
          <w:szCs w:val="28"/>
        </w:rPr>
        <w:t>.</w:t>
      </w:r>
      <w:r w:rsidR="005A1223" w:rsidRPr="00BC0EE2">
        <w:rPr>
          <w:sz w:val="28"/>
          <w:szCs w:val="28"/>
        </w:rPr>
        <w:t>3</w:t>
      </w:r>
      <w:r w:rsidR="00032766" w:rsidRPr="00BC0EE2">
        <w:rPr>
          <w:sz w:val="28"/>
          <w:szCs w:val="28"/>
        </w:rPr>
        <w:t>.</w:t>
      </w:r>
    </w:p>
    <w:p w14:paraId="3F2954FB" w14:textId="77777777" w:rsidR="00E619F2" w:rsidRPr="00BC0EE2" w:rsidRDefault="002E47AB" w:rsidP="00932913">
      <w:pPr>
        <w:pStyle w:val="aff1"/>
        <w:ind w:firstLine="567"/>
        <w:jc w:val="both"/>
        <w:rPr>
          <w:sz w:val="28"/>
          <w:szCs w:val="28"/>
        </w:rPr>
      </w:pPr>
      <w:r>
        <w:rPr>
          <w:sz w:val="28"/>
          <w:szCs w:val="28"/>
        </w:rPr>
        <w:t xml:space="preserve">13.2.4.4 </w:t>
      </w:r>
      <w:r w:rsidR="00B9771C" w:rsidRPr="00BC0EE2">
        <w:rPr>
          <w:sz w:val="28"/>
          <w:szCs w:val="28"/>
        </w:rPr>
        <w:t>Для наблюдения за деформациями и осадками возводимых высотных зданий и комплексов и их конструкций в ПОС должны быть запроектированы деформационные знаки. Их местоположение должно сохранят</w:t>
      </w:r>
      <w:r>
        <w:rPr>
          <w:sz w:val="28"/>
          <w:szCs w:val="28"/>
        </w:rPr>
        <w:t>ь</w:t>
      </w:r>
      <w:r w:rsidR="00B9771C" w:rsidRPr="00BC0EE2">
        <w:rPr>
          <w:sz w:val="28"/>
          <w:szCs w:val="28"/>
        </w:rPr>
        <w:t>ся на весь период строительства и эксплуатации.</w:t>
      </w:r>
    </w:p>
    <w:p w14:paraId="2FADEA8A" w14:textId="77777777" w:rsidR="000459E4" w:rsidRPr="00BC0EE2" w:rsidRDefault="002E47AB" w:rsidP="00932913">
      <w:pPr>
        <w:pStyle w:val="aff1"/>
        <w:ind w:firstLine="567"/>
        <w:jc w:val="both"/>
        <w:rPr>
          <w:sz w:val="28"/>
          <w:szCs w:val="28"/>
        </w:rPr>
      </w:pPr>
      <w:r>
        <w:rPr>
          <w:sz w:val="28"/>
          <w:szCs w:val="28"/>
        </w:rPr>
        <w:t xml:space="preserve">13.2.4.5 </w:t>
      </w:r>
      <w:r w:rsidR="000459E4" w:rsidRPr="00BC0EE2">
        <w:rPr>
          <w:sz w:val="28"/>
          <w:szCs w:val="28"/>
        </w:rPr>
        <w:t>Ч</w:t>
      </w:r>
      <w:r w:rsidR="00B9771C" w:rsidRPr="00BC0EE2">
        <w:rPr>
          <w:sz w:val="28"/>
          <w:szCs w:val="28"/>
        </w:rPr>
        <w:t xml:space="preserve">астота проведения наблюдений за каждым видом деформации указана в таблице </w:t>
      </w:r>
      <w:r w:rsidR="00C41B3D" w:rsidRPr="00BC0EE2">
        <w:rPr>
          <w:sz w:val="28"/>
          <w:szCs w:val="28"/>
        </w:rPr>
        <w:t>1</w:t>
      </w:r>
      <w:r>
        <w:rPr>
          <w:sz w:val="28"/>
          <w:szCs w:val="28"/>
        </w:rPr>
        <w:t>3</w:t>
      </w:r>
      <w:r w:rsidR="00C41B3D" w:rsidRPr="00BC0EE2">
        <w:rPr>
          <w:sz w:val="28"/>
          <w:szCs w:val="28"/>
        </w:rPr>
        <w:t>.</w:t>
      </w:r>
      <w:r w:rsidR="005A1223" w:rsidRPr="00BC0EE2">
        <w:rPr>
          <w:sz w:val="28"/>
          <w:szCs w:val="28"/>
        </w:rPr>
        <w:t>3</w:t>
      </w:r>
      <w:r w:rsidR="00B9771C" w:rsidRPr="00BC0EE2">
        <w:rPr>
          <w:sz w:val="28"/>
          <w:szCs w:val="28"/>
        </w:rPr>
        <w:t xml:space="preserve"> и может быть изменена </w:t>
      </w:r>
      <w:r>
        <w:rPr>
          <w:sz w:val="28"/>
          <w:szCs w:val="28"/>
        </w:rPr>
        <w:t>с учетом местных условий</w:t>
      </w:r>
      <w:r w:rsidR="00032766" w:rsidRPr="00BC0EE2">
        <w:rPr>
          <w:sz w:val="28"/>
          <w:szCs w:val="28"/>
        </w:rPr>
        <w:t xml:space="preserve">. Периодичность проведения наблюдений </w:t>
      </w:r>
      <w:r w:rsidR="000459E4" w:rsidRPr="00BC0EE2">
        <w:rPr>
          <w:sz w:val="28"/>
          <w:szCs w:val="28"/>
        </w:rPr>
        <w:t xml:space="preserve">в </w:t>
      </w:r>
      <w:r>
        <w:rPr>
          <w:sz w:val="28"/>
          <w:szCs w:val="28"/>
        </w:rPr>
        <w:t>графах</w:t>
      </w:r>
      <w:r w:rsidR="000459E4" w:rsidRPr="00BC0EE2">
        <w:rPr>
          <w:sz w:val="28"/>
          <w:szCs w:val="28"/>
        </w:rPr>
        <w:t xml:space="preserve"> </w:t>
      </w:r>
      <w:r>
        <w:rPr>
          <w:sz w:val="28"/>
          <w:szCs w:val="28"/>
        </w:rPr>
        <w:t>6</w:t>
      </w:r>
      <w:r w:rsidR="000459E4" w:rsidRPr="00BC0EE2">
        <w:rPr>
          <w:sz w:val="28"/>
          <w:szCs w:val="28"/>
        </w:rPr>
        <w:t xml:space="preserve"> и </w:t>
      </w:r>
      <w:r>
        <w:rPr>
          <w:sz w:val="28"/>
          <w:szCs w:val="28"/>
        </w:rPr>
        <w:t>7</w:t>
      </w:r>
      <w:r w:rsidR="000459E4" w:rsidRPr="00BC0EE2">
        <w:rPr>
          <w:sz w:val="28"/>
          <w:szCs w:val="28"/>
        </w:rPr>
        <w:t xml:space="preserve"> таблицы 1</w:t>
      </w:r>
      <w:r>
        <w:rPr>
          <w:sz w:val="28"/>
          <w:szCs w:val="28"/>
        </w:rPr>
        <w:t>3</w:t>
      </w:r>
      <w:r w:rsidR="000459E4" w:rsidRPr="00BC0EE2">
        <w:rPr>
          <w:sz w:val="28"/>
          <w:szCs w:val="28"/>
        </w:rPr>
        <w:t>.3</w:t>
      </w:r>
      <w:r w:rsidR="00032766" w:rsidRPr="00BC0EE2">
        <w:rPr>
          <w:sz w:val="28"/>
          <w:szCs w:val="28"/>
        </w:rPr>
        <w:t xml:space="preserve"> приведен</w:t>
      </w:r>
      <w:r>
        <w:rPr>
          <w:sz w:val="28"/>
          <w:szCs w:val="28"/>
        </w:rPr>
        <w:t>а</w:t>
      </w:r>
      <w:r w:rsidR="00032766" w:rsidRPr="00BC0EE2">
        <w:rPr>
          <w:sz w:val="28"/>
          <w:szCs w:val="28"/>
        </w:rPr>
        <w:t xml:space="preserve"> в </w:t>
      </w:r>
      <w:r w:rsidR="00B9771C" w:rsidRPr="00BC0EE2">
        <w:rPr>
          <w:sz w:val="28"/>
          <w:szCs w:val="28"/>
        </w:rPr>
        <w:t>[</w:t>
      </w:r>
      <w:r>
        <w:rPr>
          <w:sz w:val="28"/>
          <w:szCs w:val="28"/>
        </w:rPr>
        <w:t>2</w:t>
      </w:r>
      <w:r w:rsidR="003A1851" w:rsidRPr="00BC0EE2">
        <w:rPr>
          <w:sz w:val="28"/>
          <w:szCs w:val="28"/>
        </w:rPr>
        <w:t>7</w:t>
      </w:r>
      <w:r w:rsidR="00B9771C" w:rsidRPr="00BC0EE2">
        <w:rPr>
          <w:sz w:val="28"/>
          <w:szCs w:val="28"/>
        </w:rPr>
        <w:t>].</w:t>
      </w:r>
      <w:r w:rsidR="000459E4" w:rsidRPr="00BC0EE2">
        <w:rPr>
          <w:sz w:val="28"/>
          <w:szCs w:val="28"/>
        </w:rPr>
        <w:t xml:space="preserve"> Ведение статистических ведомостей изменения местоположения датчиков мониторинга геодезическими методами устанавливается в ПОГР.</w:t>
      </w:r>
    </w:p>
    <w:p w14:paraId="3E0B834E" w14:textId="77777777" w:rsidR="00B9771C" w:rsidRPr="00BC0EE2" w:rsidRDefault="00B9771C" w:rsidP="00932913">
      <w:pPr>
        <w:pStyle w:val="aff1"/>
        <w:ind w:firstLine="567"/>
        <w:jc w:val="both"/>
        <w:rPr>
          <w:sz w:val="28"/>
          <w:szCs w:val="28"/>
        </w:rPr>
      </w:pPr>
    </w:p>
    <w:p w14:paraId="5AB912A3" w14:textId="77777777" w:rsidR="00B9771C" w:rsidRPr="00BC0EE2" w:rsidRDefault="00B9771C" w:rsidP="00932913">
      <w:pPr>
        <w:pStyle w:val="aff1"/>
        <w:jc w:val="both"/>
        <w:rPr>
          <w:sz w:val="28"/>
          <w:szCs w:val="28"/>
        </w:rPr>
      </w:pPr>
      <w:r w:rsidRPr="00BC0EE2">
        <w:rPr>
          <w:sz w:val="28"/>
          <w:szCs w:val="28"/>
        </w:rPr>
        <w:t>Т</w:t>
      </w:r>
      <w:r w:rsidR="002E47AB">
        <w:rPr>
          <w:sz w:val="28"/>
          <w:szCs w:val="28"/>
        </w:rPr>
        <w:t xml:space="preserve"> </w:t>
      </w:r>
      <w:r w:rsidRPr="00BC0EE2">
        <w:rPr>
          <w:sz w:val="28"/>
          <w:szCs w:val="28"/>
        </w:rPr>
        <w:t>а</w:t>
      </w:r>
      <w:r w:rsidR="002E47AB">
        <w:rPr>
          <w:sz w:val="28"/>
          <w:szCs w:val="28"/>
        </w:rPr>
        <w:t xml:space="preserve"> </w:t>
      </w:r>
      <w:r w:rsidRPr="00BC0EE2">
        <w:rPr>
          <w:sz w:val="28"/>
          <w:szCs w:val="28"/>
        </w:rPr>
        <w:t>б</w:t>
      </w:r>
      <w:r w:rsidR="002E47AB">
        <w:rPr>
          <w:sz w:val="28"/>
          <w:szCs w:val="28"/>
        </w:rPr>
        <w:t xml:space="preserve"> </w:t>
      </w:r>
      <w:r w:rsidRPr="00BC0EE2">
        <w:rPr>
          <w:sz w:val="28"/>
          <w:szCs w:val="28"/>
        </w:rPr>
        <w:t>л</w:t>
      </w:r>
      <w:r w:rsidR="002E47AB">
        <w:rPr>
          <w:sz w:val="28"/>
          <w:szCs w:val="28"/>
        </w:rPr>
        <w:t xml:space="preserve"> </w:t>
      </w:r>
      <w:r w:rsidRPr="00BC0EE2">
        <w:rPr>
          <w:sz w:val="28"/>
          <w:szCs w:val="28"/>
        </w:rPr>
        <w:t>и</w:t>
      </w:r>
      <w:r w:rsidR="002E47AB">
        <w:rPr>
          <w:sz w:val="28"/>
          <w:szCs w:val="28"/>
        </w:rPr>
        <w:t xml:space="preserve"> </w:t>
      </w:r>
      <w:r w:rsidRPr="00BC0EE2">
        <w:rPr>
          <w:sz w:val="28"/>
          <w:szCs w:val="28"/>
        </w:rPr>
        <w:t>ц</w:t>
      </w:r>
      <w:r w:rsidR="002E47AB">
        <w:rPr>
          <w:sz w:val="28"/>
          <w:szCs w:val="28"/>
        </w:rPr>
        <w:t xml:space="preserve"> </w:t>
      </w:r>
      <w:r w:rsidRPr="00BC0EE2">
        <w:rPr>
          <w:sz w:val="28"/>
          <w:szCs w:val="28"/>
        </w:rPr>
        <w:t>а</w:t>
      </w:r>
      <w:r w:rsidR="002E47AB">
        <w:rPr>
          <w:sz w:val="28"/>
          <w:szCs w:val="28"/>
        </w:rPr>
        <w:t xml:space="preserve">  </w:t>
      </w:r>
      <w:r w:rsidRPr="00BC0EE2">
        <w:rPr>
          <w:sz w:val="28"/>
          <w:szCs w:val="28"/>
        </w:rPr>
        <w:t xml:space="preserve"> </w:t>
      </w:r>
      <w:r w:rsidR="00C41B3D" w:rsidRPr="00BC0EE2">
        <w:rPr>
          <w:sz w:val="28"/>
          <w:szCs w:val="28"/>
        </w:rPr>
        <w:t>1</w:t>
      </w:r>
      <w:r w:rsidR="002E47AB">
        <w:rPr>
          <w:sz w:val="28"/>
          <w:szCs w:val="28"/>
        </w:rPr>
        <w:t>3</w:t>
      </w:r>
      <w:r w:rsidR="00C41B3D" w:rsidRPr="00BC0EE2">
        <w:rPr>
          <w:sz w:val="28"/>
          <w:szCs w:val="28"/>
        </w:rPr>
        <w:t>.</w:t>
      </w:r>
      <w:r w:rsidR="005A1223" w:rsidRPr="00BC0EE2">
        <w:rPr>
          <w:sz w:val="28"/>
          <w:szCs w:val="28"/>
        </w:rPr>
        <w:t>3</w:t>
      </w:r>
      <w:r w:rsidR="000459E4" w:rsidRPr="00BC0EE2">
        <w:rPr>
          <w:sz w:val="28"/>
          <w:szCs w:val="28"/>
        </w:rPr>
        <w:t xml:space="preserve"> </w:t>
      </w:r>
      <w:r w:rsidR="002E47AB">
        <w:rPr>
          <w:sz w:val="28"/>
          <w:szCs w:val="28"/>
        </w:rPr>
        <w:t xml:space="preserve">– </w:t>
      </w:r>
      <w:r w:rsidR="000459E4" w:rsidRPr="002E47AB">
        <w:rPr>
          <w:b/>
          <w:sz w:val="28"/>
          <w:szCs w:val="28"/>
        </w:rPr>
        <w:t>Частота проведения наблюдений</w:t>
      </w:r>
    </w:p>
    <w:tbl>
      <w:tblPr>
        <w:tblW w:w="5258" w:type="pct"/>
        <w:tblInd w:w="-4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183"/>
        <w:gridCol w:w="1106"/>
        <w:gridCol w:w="1107"/>
        <w:gridCol w:w="1386"/>
        <w:gridCol w:w="1107"/>
        <w:gridCol w:w="831"/>
        <w:gridCol w:w="1107"/>
      </w:tblGrid>
      <w:tr w:rsidR="002E47AB" w:rsidRPr="002C074D" w14:paraId="31F84225" w14:textId="77777777" w:rsidTr="002B02FB">
        <w:tc>
          <w:tcPr>
            <w:tcW w:w="1620" w:type="pct"/>
            <w:vMerge w:val="restart"/>
            <w:tcBorders>
              <w:top w:val="single" w:sz="4" w:space="0" w:color="auto"/>
              <w:left w:val="single" w:sz="4" w:space="0" w:color="auto"/>
              <w:bottom w:val="single" w:sz="4" w:space="0" w:color="auto"/>
              <w:right w:val="single" w:sz="4" w:space="0" w:color="auto"/>
            </w:tcBorders>
          </w:tcPr>
          <w:p w14:paraId="090CE61D" w14:textId="77777777" w:rsidR="002E47AB" w:rsidRPr="002E47AB" w:rsidRDefault="002E47AB" w:rsidP="00932913">
            <w:pPr>
              <w:pStyle w:val="aff1"/>
              <w:jc w:val="center"/>
              <w:rPr>
                <w:sz w:val="24"/>
                <w:szCs w:val="24"/>
              </w:rPr>
            </w:pPr>
            <w:r w:rsidRPr="002E47AB">
              <w:rPr>
                <w:sz w:val="24"/>
                <w:szCs w:val="24"/>
              </w:rPr>
              <w:t>Вид деформации</w:t>
            </w:r>
          </w:p>
        </w:tc>
        <w:tc>
          <w:tcPr>
            <w:tcW w:w="3380" w:type="pct"/>
            <w:gridSpan w:val="6"/>
            <w:tcBorders>
              <w:top w:val="single" w:sz="4" w:space="0" w:color="auto"/>
              <w:left w:val="single" w:sz="4" w:space="0" w:color="auto"/>
              <w:bottom w:val="single" w:sz="4" w:space="0" w:color="auto"/>
              <w:right w:val="single" w:sz="4" w:space="0" w:color="auto"/>
            </w:tcBorders>
          </w:tcPr>
          <w:p w14:paraId="4EE4936B" w14:textId="77777777" w:rsidR="002E47AB" w:rsidRPr="002E47AB" w:rsidRDefault="002E47AB" w:rsidP="00932913">
            <w:pPr>
              <w:pStyle w:val="aff1"/>
              <w:jc w:val="center"/>
              <w:rPr>
                <w:sz w:val="24"/>
                <w:szCs w:val="24"/>
              </w:rPr>
            </w:pPr>
            <w:r w:rsidRPr="002E47AB">
              <w:rPr>
                <w:sz w:val="24"/>
                <w:szCs w:val="24"/>
              </w:rPr>
              <w:t>Цикличность</w:t>
            </w:r>
          </w:p>
        </w:tc>
      </w:tr>
      <w:tr w:rsidR="002B02FB" w:rsidRPr="002C074D" w14:paraId="35B854D1" w14:textId="77777777" w:rsidTr="002B02FB">
        <w:tc>
          <w:tcPr>
            <w:tcW w:w="1620" w:type="pct"/>
            <w:vMerge/>
            <w:tcBorders>
              <w:top w:val="single" w:sz="4" w:space="0" w:color="auto"/>
              <w:left w:val="single" w:sz="4" w:space="0" w:color="auto"/>
              <w:bottom w:val="single" w:sz="4" w:space="0" w:color="auto"/>
              <w:right w:val="single" w:sz="4" w:space="0" w:color="auto"/>
            </w:tcBorders>
            <w:vAlign w:val="center"/>
          </w:tcPr>
          <w:p w14:paraId="1C0E49DA" w14:textId="77777777" w:rsidR="002E47AB" w:rsidRPr="002E47AB" w:rsidRDefault="002E47AB" w:rsidP="00932913">
            <w:pPr>
              <w:pStyle w:val="aff1"/>
              <w:jc w:val="center"/>
              <w:rPr>
                <w:sz w:val="24"/>
                <w:szCs w:val="24"/>
              </w:rPr>
            </w:pPr>
          </w:p>
        </w:tc>
        <w:tc>
          <w:tcPr>
            <w:tcW w:w="1831" w:type="pct"/>
            <w:gridSpan w:val="3"/>
            <w:tcBorders>
              <w:top w:val="single" w:sz="4" w:space="0" w:color="auto"/>
              <w:left w:val="single" w:sz="4" w:space="0" w:color="auto"/>
              <w:bottom w:val="single" w:sz="4" w:space="0" w:color="auto"/>
              <w:right w:val="single" w:sz="4" w:space="0" w:color="auto"/>
            </w:tcBorders>
          </w:tcPr>
          <w:p w14:paraId="6B3403D0" w14:textId="77777777" w:rsidR="002E47AB" w:rsidRPr="002E47AB" w:rsidRDefault="002E47AB" w:rsidP="00932913">
            <w:pPr>
              <w:pStyle w:val="aff1"/>
              <w:jc w:val="center"/>
              <w:rPr>
                <w:sz w:val="24"/>
                <w:szCs w:val="24"/>
              </w:rPr>
            </w:pPr>
            <w:r w:rsidRPr="002E47AB">
              <w:rPr>
                <w:sz w:val="24"/>
                <w:szCs w:val="24"/>
              </w:rPr>
              <w:t>во время строительства</w:t>
            </w:r>
          </w:p>
        </w:tc>
        <w:tc>
          <w:tcPr>
            <w:tcW w:w="563" w:type="pct"/>
            <w:tcBorders>
              <w:top w:val="single" w:sz="4" w:space="0" w:color="auto"/>
              <w:left w:val="single" w:sz="4" w:space="0" w:color="auto"/>
              <w:bottom w:val="single" w:sz="4" w:space="0" w:color="auto"/>
              <w:right w:val="single" w:sz="4" w:space="0" w:color="auto"/>
            </w:tcBorders>
          </w:tcPr>
          <w:p w14:paraId="458337AD" w14:textId="77777777" w:rsidR="002E47AB" w:rsidRPr="002E47AB" w:rsidRDefault="00A16CD1" w:rsidP="00932913">
            <w:pPr>
              <w:pStyle w:val="aff1"/>
              <w:jc w:val="center"/>
              <w:rPr>
                <w:sz w:val="24"/>
                <w:szCs w:val="24"/>
              </w:rPr>
            </w:pPr>
            <w:r>
              <w:rPr>
                <w:sz w:val="24"/>
                <w:szCs w:val="24"/>
              </w:rPr>
              <w:t>2–</w:t>
            </w:r>
            <w:r w:rsidR="002E47AB" w:rsidRPr="002E47AB">
              <w:rPr>
                <w:sz w:val="24"/>
                <w:szCs w:val="24"/>
              </w:rPr>
              <w:t>3 года строи</w:t>
            </w:r>
            <w:r w:rsidR="002B02FB">
              <w:rPr>
                <w:sz w:val="24"/>
                <w:szCs w:val="24"/>
              </w:rPr>
              <w:t>-</w:t>
            </w:r>
            <w:r w:rsidR="002E47AB" w:rsidRPr="002E47AB">
              <w:rPr>
                <w:sz w:val="24"/>
                <w:szCs w:val="24"/>
              </w:rPr>
              <w:t>тельства</w:t>
            </w:r>
          </w:p>
        </w:tc>
        <w:tc>
          <w:tcPr>
            <w:tcW w:w="986" w:type="pct"/>
            <w:gridSpan w:val="2"/>
            <w:tcBorders>
              <w:top w:val="single" w:sz="4" w:space="0" w:color="auto"/>
              <w:left w:val="single" w:sz="4" w:space="0" w:color="auto"/>
              <w:bottom w:val="single" w:sz="4" w:space="0" w:color="auto"/>
              <w:right w:val="single" w:sz="4" w:space="0" w:color="auto"/>
            </w:tcBorders>
          </w:tcPr>
          <w:p w14:paraId="55FBBE17" w14:textId="77777777" w:rsidR="002E47AB" w:rsidRPr="002E47AB" w:rsidRDefault="00A16CD1" w:rsidP="00932913">
            <w:pPr>
              <w:pStyle w:val="aff1"/>
              <w:jc w:val="center"/>
              <w:rPr>
                <w:sz w:val="24"/>
                <w:szCs w:val="24"/>
              </w:rPr>
            </w:pPr>
            <w:r>
              <w:rPr>
                <w:sz w:val="24"/>
                <w:szCs w:val="24"/>
              </w:rPr>
              <w:t>эксплуатации</w:t>
            </w:r>
          </w:p>
        </w:tc>
      </w:tr>
      <w:tr w:rsidR="002B02FB" w:rsidRPr="002C074D" w14:paraId="3C35E9BB" w14:textId="77777777" w:rsidTr="002B02FB">
        <w:trPr>
          <w:trHeight w:val="1029"/>
        </w:trPr>
        <w:tc>
          <w:tcPr>
            <w:tcW w:w="1620" w:type="pct"/>
            <w:vMerge/>
            <w:tcBorders>
              <w:top w:val="single" w:sz="4" w:space="0" w:color="auto"/>
              <w:left w:val="single" w:sz="4" w:space="0" w:color="auto"/>
              <w:bottom w:val="single" w:sz="4" w:space="0" w:color="auto"/>
              <w:right w:val="single" w:sz="4" w:space="0" w:color="auto"/>
            </w:tcBorders>
            <w:vAlign w:val="center"/>
          </w:tcPr>
          <w:p w14:paraId="7B9AB54E" w14:textId="77777777" w:rsidR="002E47AB" w:rsidRPr="002E47AB" w:rsidRDefault="002E47AB" w:rsidP="00932913">
            <w:pPr>
              <w:pStyle w:val="aff1"/>
              <w:jc w:val="center"/>
              <w:rPr>
                <w:sz w:val="24"/>
                <w:szCs w:val="24"/>
              </w:rPr>
            </w:pPr>
          </w:p>
        </w:tc>
        <w:tc>
          <w:tcPr>
            <w:tcW w:w="563" w:type="pct"/>
            <w:tcBorders>
              <w:top w:val="single" w:sz="4" w:space="0" w:color="auto"/>
              <w:left w:val="single" w:sz="4" w:space="0" w:color="auto"/>
              <w:bottom w:val="single" w:sz="4" w:space="0" w:color="auto"/>
              <w:right w:val="single" w:sz="4" w:space="0" w:color="auto"/>
            </w:tcBorders>
          </w:tcPr>
          <w:p w14:paraId="792A7A4D" w14:textId="77777777" w:rsidR="002E47AB" w:rsidRPr="002E47AB" w:rsidRDefault="002B02FB" w:rsidP="00932913">
            <w:pPr>
              <w:pStyle w:val="aff1"/>
              <w:jc w:val="center"/>
              <w:rPr>
                <w:sz w:val="24"/>
                <w:szCs w:val="24"/>
              </w:rPr>
            </w:pPr>
            <w:r>
              <w:rPr>
                <w:sz w:val="24"/>
                <w:szCs w:val="24"/>
              </w:rPr>
              <w:t>в</w:t>
            </w:r>
            <w:r w:rsidR="002E47AB" w:rsidRPr="002E47AB">
              <w:rPr>
                <w:sz w:val="24"/>
                <w:szCs w:val="24"/>
              </w:rPr>
              <w:t>озведе</w:t>
            </w:r>
            <w:r>
              <w:rPr>
                <w:sz w:val="24"/>
                <w:szCs w:val="24"/>
              </w:rPr>
              <w:t>-</w:t>
            </w:r>
            <w:r w:rsidR="002E47AB" w:rsidRPr="002E47AB">
              <w:rPr>
                <w:sz w:val="24"/>
                <w:szCs w:val="24"/>
              </w:rPr>
              <w:t>ние фунда</w:t>
            </w:r>
            <w:r>
              <w:rPr>
                <w:sz w:val="24"/>
                <w:szCs w:val="24"/>
              </w:rPr>
              <w:t>-</w:t>
            </w:r>
            <w:r w:rsidR="002E47AB" w:rsidRPr="002E47AB">
              <w:rPr>
                <w:sz w:val="24"/>
                <w:szCs w:val="24"/>
              </w:rPr>
              <w:t>мента</w:t>
            </w:r>
          </w:p>
        </w:tc>
        <w:tc>
          <w:tcPr>
            <w:tcW w:w="563" w:type="pct"/>
            <w:tcBorders>
              <w:top w:val="single" w:sz="4" w:space="0" w:color="auto"/>
              <w:left w:val="single" w:sz="4" w:space="0" w:color="auto"/>
              <w:bottom w:val="single" w:sz="4" w:space="0" w:color="auto"/>
              <w:right w:val="single" w:sz="4" w:space="0" w:color="auto"/>
            </w:tcBorders>
          </w:tcPr>
          <w:p w14:paraId="6DA2DDAC" w14:textId="77777777" w:rsidR="002E47AB" w:rsidRPr="002E47AB" w:rsidRDefault="002E47AB" w:rsidP="00932913">
            <w:pPr>
              <w:pStyle w:val="aff1"/>
              <w:jc w:val="center"/>
              <w:rPr>
                <w:sz w:val="24"/>
                <w:szCs w:val="24"/>
              </w:rPr>
            </w:pPr>
            <w:r w:rsidRPr="002E47AB">
              <w:rPr>
                <w:sz w:val="24"/>
                <w:szCs w:val="24"/>
              </w:rPr>
              <w:t>через каждые пять этажей</w:t>
            </w:r>
          </w:p>
        </w:tc>
        <w:tc>
          <w:tcPr>
            <w:tcW w:w="705" w:type="pct"/>
            <w:tcBorders>
              <w:top w:val="single" w:sz="4" w:space="0" w:color="auto"/>
              <w:left w:val="single" w:sz="4" w:space="0" w:color="auto"/>
              <w:bottom w:val="single" w:sz="4" w:space="0" w:color="auto"/>
              <w:right w:val="single" w:sz="4" w:space="0" w:color="auto"/>
            </w:tcBorders>
          </w:tcPr>
          <w:p w14:paraId="1C1EF983" w14:textId="77777777" w:rsidR="002E47AB" w:rsidRPr="002E47AB" w:rsidRDefault="002E47AB" w:rsidP="00932913">
            <w:pPr>
              <w:pStyle w:val="aff1"/>
              <w:jc w:val="center"/>
              <w:rPr>
                <w:sz w:val="24"/>
                <w:szCs w:val="24"/>
              </w:rPr>
            </w:pPr>
            <w:r w:rsidRPr="002E47AB">
              <w:rPr>
                <w:sz w:val="24"/>
                <w:szCs w:val="24"/>
              </w:rPr>
              <w:t>окончание строитель</w:t>
            </w:r>
            <w:r w:rsidR="002B02FB">
              <w:rPr>
                <w:sz w:val="24"/>
                <w:szCs w:val="24"/>
              </w:rPr>
              <w:t>-</w:t>
            </w:r>
            <w:r w:rsidRPr="002E47AB">
              <w:rPr>
                <w:sz w:val="24"/>
                <w:szCs w:val="24"/>
              </w:rPr>
              <w:t>ства</w:t>
            </w:r>
          </w:p>
        </w:tc>
        <w:tc>
          <w:tcPr>
            <w:tcW w:w="563" w:type="pct"/>
            <w:tcBorders>
              <w:top w:val="single" w:sz="4" w:space="0" w:color="auto"/>
              <w:left w:val="single" w:sz="4" w:space="0" w:color="auto"/>
              <w:bottom w:val="single" w:sz="4" w:space="0" w:color="auto"/>
              <w:right w:val="single" w:sz="4" w:space="0" w:color="auto"/>
            </w:tcBorders>
          </w:tcPr>
          <w:p w14:paraId="6B56CAF6" w14:textId="77777777" w:rsidR="002E47AB" w:rsidRPr="002E47AB" w:rsidRDefault="002E47AB" w:rsidP="00932913">
            <w:pPr>
              <w:pStyle w:val="aff1"/>
              <w:jc w:val="center"/>
              <w:rPr>
                <w:sz w:val="24"/>
                <w:szCs w:val="24"/>
              </w:rPr>
            </w:pPr>
            <w:r w:rsidRPr="002E47AB">
              <w:rPr>
                <w:sz w:val="24"/>
                <w:szCs w:val="24"/>
              </w:rPr>
              <w:t>один-два раза в квартал</w:t>
            </w:r>
          </w:p>
        </w:tc>
        <w:tc>
          <w:tcPr>
            <w:tcW w:w="423" w:type="pct"/>
            <w:tcBorders>
              <w:top w:val="single" w:sz="4" w:space="0" w:color="auto"/>
              <w:left w:val="single" w:sz="4" w:space="0" w:color="auto"/>
              <w:bottom w:val="single" w:sz="4" w:space="0" w:color="auto"/>
              <w:right w:val="single" w:sz="4" w:space="0" w:color="auto"/>
            </w:tcBorders>
          </w:tcPr>
          <w:p w14:paraId="7BB53E4B" w14:textId="77777777" w:rsidR="002E47AB" w:rsidRPr="002E47AB" w:rsidRDefault="002E47AB" w:rsidP="00932913">
            <w:pPr>
              <w:pStyle w:val="aff1"/>
              <w:jc w:val="center"/>
              <w:rPr>
                <w:sz w:val="24"/>
                <w:szCs w:val="24"/>
              </w:rPr>
            </w:pPr>
            <w:r w:rsidRPr="002E47AB">
              <w:rPr>
                <w:sz w:val="24"/>
                <w:szCs w:val="24"/>
              </w:rPr>
              <w:t>два раза в год</w:t>
            </w:r>
          </w:p>
        </w:tc>
        <w:tc>
          <w:tcPr>
            <w:tcW w:w="563" w:type="pct"/>
            <w:tcBorders>
              <w:top w:val="single" w:sz="4" w:space="0" w:color="auto"/>
              <w:left w:val="single" w:sz="4" w:space="0" w:color="auto"/>
              <w:bottom w:val="single" w:sz="4" w:space="0" w:color="auto"/>
              <w:right w:val="single" w:sz="4" w:space="0" w:color="auto"/>
            </w:tcBorders>
          </w:tcPr>
          <w:p w14:paraId="7323B80E" w14:textId="77777777" w:rsidR="002B02FB" w:rsidRPr="00A16CD1" w:rsidRDefault="002B02FB" w:rsidP="00932913">
            <w:pPr>
              <w:pStyle w:val="aff1"/>
              <w:jc w:val="center"/>
              <w:rPr>
                <w:spacing w:val="-6"/>
                <w:sz w:val="24"/>
                <w:szCs w:val="24"/>
              </w:rPr>
            </w:pPr>
            <w:r w:rsidRPr="00A16CD1">
              <w:rPr>
                <w:spacing w:val="-6"/>
                <w:sz w:val="24"/>
                <w:szCs w:val="24"/>
              </w:rPr>
              <w:t>п</w:t>
            </w:r>
            <w:r w:rsidR="002E47AB" w:rsidRPr="00A16CD1">
              <w:rPr>
                <w:spacing w:val="-6"/>
                <w:sz w:val="24"/>
                <w:szCs w:val="24"/>
              </w:rPr>
              <w:t>остоян</w:t>
            </w:r>
            <w:r w:rsidRPr="00A16CD1">
              <w:rPr>
                <w:spacing w:val="-6"/>
                <w:sz w:val="24"/>
                <w:szCs w:val="24"/>
              </w:rPr>
              <w:t>-</w:t>
            </w:r>
          </w:p>
          <w:p w14:paraId="3C58F82F" w14:textId="77777777" w:rsidR="002E47AB" w:rsidRPr="002E47AB" w:rsidRDefault="002E47AB" w:rsidP="00932913">
            <w:pPr>
              <w:pStyle w:val="aff1"/>
              <w:jc w:val="center"/>
              <w:rPr>
                <w:sz w:val="24"/>
                <w:szCs w:val="24"/>
              </w:rPr>
            </w:pPr>
            <w:r w:rsidRPr="002E47AB">
              <w:rPr>
                <w:sz w:val="24"/>
                <w:szCs w:val="24"/>
              </w:rPr>
              <w:t>но*</w:t>
            </w:r>
          </w:p>
        </w:tc>
      </w:tr>
      <w:tr w:rsidR="00A16CD1" w:rsidRPr="002C074D" w14:paraId="0EDF919F" w14:textId="77777777" w:rsidTr="00A16CD1">
        <w:trPr>
          <w:trHeight w:val="292"/>
        </w:trPr>
        <w:tc>
          <w:tcPr>
            <w:tcW w:w="1620" w:type="pct"/>
            <w:tcBorders>
              <w:top w:val="single" w:sz="4" w:space="0" w:color="auto"/>
              <w:left w:val="single" w:sz="4" w:space="0" w:color="auto"/>
              <w:bottom w:val="single" w:sz="4" w:space="0" w:color="auto"/>
              <w:right w:val="single" w:sz="4" w:space="0" w:color="auto"/>
            </w:tcBorders>
          </w:tcPr>
          <w:p w14:paraId="7B548FC9" w14:textId="77777777" w:rsidR="00A16CD1" w:rsidRPr="002E47AB" w:rsidRDefault="00A16CD1" w:rsidP="00932913">
            <w:pPr>
              <w:pStyle w:val="aff1"/>
              <w:jc w:val="center"/>
              <w:rPr>
                <w:sz w:val="24"/>
                <w:szCs w:val="24"/>
              </w:rPr>
            </w:pPr>
            <w:r>
              <w:rPr>
                <w:sz w:val="24"/>
                <w:szCs w:val="24"/>
              </w:rPr>
              <w:t>1</w:t>
            </w:r>
          </w:p>
        </w:tc>
        <w:tc>
          <w:tcPr>
            <w:tcW w:w="563" w:type="pct"/>
            <w:tcBorders>
              <w:top w:val="single" w:sz="4" w:space="0" w:color="auto"/>
              <w:left w:val="single" w:sz="4" w:space="0" w:color="auto"/>
              <w:bottom w:val="single" w:sz="4" w:space="0" w:color="auto"/>
              <w:right w:val="single" w:sz="4" w:space="0" w:color="auto"/>
            </w:tcBorders>
          </w:tcPr>
          <w:p w14:paraId="761CFE96" w14:textId="77777777" w:rsidR="00A16CD1" w:rsidRDefault="00A16CD1" w:rsidP="00932913">
            <w:pPr>
              <w:pStyle w:val="aff1"/>
              <w:jc w:val="center"/>
              <w:rPr>
                <w:sz w:val="24"/>
                <w:szCs w:val="24"/>
              </w:rPr>
            </w:pPr>
            <w:r>
              <w:rPr>
                <w:sz w:val="24"/>
                <w:szCs w:val="24"/>
              </w:rPr>
              <w:t>2</w:t>
            </w:r>
          </w:p>
        </w:tc>
        <w:tc>
          <w:tcPr>
            <w:tcW w:w="563" w:type="pct"/>
            <w:tcBorders>
              <w:top w:val="single" w:sz="4" w:space="0" w:color="auto"/>
              <w:left w:val="single" w:sz="4" w:space="0" w:color="auto"/>
              <w:bottom w:val="single" w:sz="4" w:space="0" w:color="auto"/>
              <w:right w:val="single" w:sz="4" w:space="0" w:color="auto"/>
            </w:tcBorders>
          </w:tcPr>
          <w:p w14:paraId="515FC856" w14:textId="77777777" w:rsidR="00A16CD1" w:rsidRPr="002E47AB" w:rsidRDefault="00A16CD1" w:rsidP="00932913">
            <w:pPr>
              <w:pStyle w:val="aff1"/>
              <w:jc w:val="center"/>
              <w:rPr>
                <w:sz w:val="24"/>
                <w:szCs w:val="24"/>
              </w:rPr>
            </w:pPr>
            <w:r>
              <w:rPr>
                <w:sz w:val="24"/>
                <w:szCs w:val="24"/>
              </w:rPr>
              <w:t>3</w:t>
            </w:r>
          </w:p>
        </w:tc>
        <w:tc>
          <w:tcPr>
            <w:tcW w:w="705" w:type="pct"/>
            <w:tcBorders>
              <w:top w:val="single" w:sz="4" w:space="0" w:color="auto"/>
              <w:left w:val="single" w:sz="4" w:space="0" w:color="auto"/>
              <w:bottom w:val="single" w:sz="4" w:space="0" w:color="auto"/>
              <w:right w:val="single" w:sz="4" w:space="0" w:color="auto"/>
            </w:tcBorders>
          </w:tcPr>
          <w:p w14:paraId="62957138" w14:textId="77777777" w:rsidR="00A16CD1" w:rsidRPr="002E47AB" w:rsidRDefault="00A16CD1" w:rsidP="00932913">
            <w:pPr>
              <w:pStyle w:val="aff1"/>
              <w:jc w:val="center"/>
              <w:rPr>
                <w:sz w:val="24"/>
                <w:szCs w:val="24"/>
              </w:rPr>
            </w:pPr>
            <w:r>
              <w:rPr>
                <w:sz w:val="24"/>
                <w:szCs w:val="24"/>
              </w:rPr>
              <w:t>4</w:t>
            </w:r>
          </w:p>
        </w:tc>
        <w:tc>
          <w:tcPr>
            <w:tcW w:w="563" w:type="pct"/>
            <w:tcBorders>
              <w:top w:val="single" w:sz="4" w:space="0" w:color="auto"/>
              <w:left w:val="single" w:sz="4" w:space="0" w:color="auto"/>
              <w:bottom w:val="single" w:sz="4" w:space="0" w:color="auto"/>
              <w:right w:val="single" w:sz="4" w:space="0" w:color="auto"/>
            </w:tcBorders>
          </w:tcPr>
          <w:p w14:paraId="1A25535A" w14:textId="77777777" w:rsidR="00A16CD1" w:rsidRPr="002E47AB" w:rsidRDefault="00A16CD1" w:rsidP="00932913">
            <w:pPr>
              <w:pStyle w:val="aff1"/>
              <w:jc w:val="center"/>
              <w:rPr>
                <w:sz w:val="24"/>
                <w:szCs w:val="24"/>
              </w:rPr>
            </w:pPr>
            <w:r>
              <w:rPr>
                <w:sz w:val="24"/>
                <w:szCs w:val="24"/>
              </w:rPr>
              <w:t>5</w:t>
            </w:r>
          </w:p>
        </w:tc>
        <w:tc>
          <w:tcPr>
            <w:tcW w:w="423" w:type="pct"/>
            <w:tcBorders>
              <w:top w:val="single" w:sz="4" w:space="0" w:color="auto"/>
              <w:left w:val="single" w:sz="4" w:space="0" w:color="auto"/>
              <w:bottom w:val="single" w:sz="4" w:space="0" w:color="auto"/>
              <w:right w:val="single" w:sz="4" w:space="0" w:color="auto"/>
            </w:tcBorders>
          </w:tcPr>
          <w:p w14:paraId="24FB6DA7" w14:textId="77777777" w:rsidR="00A16CD1" w:rsidRPr="002E47AB" w:rsidRDefault="00A16CD1" w:rsidP="00932913">
            <w:pPr>
              <w:pStyle w:val="aff1"/>
              <w:jc w:val="center"/>
              <w:rPr>
                <w:sz w:val="24"/>
                <w:szCs w:val="24"/>
              </w:rPr>
            </w:pPr>
            <w:r>
              <w:rPr>
                <w:sz w:val="24"/>
                <w:szCs w:val="24"/>
              </w:rPr>
              <w:t>6</w:t>
            </w:r>
          </w:p>
        </w:tc>
        <w:tc>
          <w:tcPr>
            <w:tcW w:w="563" w:type="pct"/>
            <w:tcBorders>
              <w:top w:val="single" w:sz="4" w:space="0" w:color="auto"/>
              <w:left w:val="single" w:sz="4" w:space="0" w:color="auto"/>
              <w:bottom w:val="single" w:sz="4" w:space="0" w:color="auto"/>
              <w:right w:val="single" w:sz="4" w:space="0" w:color="auto"/>
            </w:tcBorders>
          </w:tcPr>
          <w:p w14:paraId="5CAA5DDB" w14:textId="77777777" w:rsidR="00A16CD1" w:rsidRPr="00A16CD1" w:rsidRDefault="00A16CD1" w:rsidP="00932913">
            <w:pPr>
              <w:pStyle w:val="aff1"/>
              <w:jc w:val="center"/>
              <w:rPr>
                <w:spacing w:val="-6"/>
                <w:sz w:val="24"/>
                <w:szCs w:val="24"/>
              </w:rPr>
            </w:pPr>
            <w:r>
              <w:rPr>
                <w:spacing w:val="-6"/>
                <w:sz w:val="24"/>
                <w:szCs w:val="24"/>
              </w:rPr>
              <w:t>7</w:t>
            </w:r>
          </w:p>
        </w:tc>
      </w:tr>
      <w:tr w:rsidR="002B02FB" w:rsidRPr="002C074D" w14:paraId="45116E01" w14:textId="77777777" w:rsidTr="002B02FB">
        <w:tc>
          <w:tcPr>
            <w:tcW w:w="1620" w:type="pct"/>
            <w:tcBorders>
              <w:top w:val="single" w:sz="4" w:space="0" w:color="auto"/>
              <w:left w:val="single" w:sz="4" w:space="0" w:color="auto"/>
              <w:bottom w:val="single" w:sz="4" w:space="0" w:color="auto"/>
              <w:right w:val="single" w:sz="4" w:space="0" w:color="auto"/>
            </w:tcBorders>
          </w:tcPr>
          <w:p w14:paraId="31E24C4A" w14:textId="77777777" w:rsidR="002E47AB" w:rsidRPr="002E47AB" w:rsidRDefault="002B02FB" w:rsidP="00932913">
            <w:pPr>
              <w:pStyle w:val="aff1"/>
              <w:rPr>
                <w:sz w:val="24"/>
                <w:szCs w:val="24"/>
              </w:rPr>
            </w:pPr>
            <w:r>
              <w:rPr>
                <w:sz w:val="24"/>
                <w:szCs w:val="24"/>
              </w:rPr>
              <w:t xml:space="preserve">1 </w:t>
            </w:r>
            <w:r w:rsidR="002E47AB" w:rsidRPr="002E47AB">
              <w:rPr>
                <w:sz w:val="24"/>
                <w:szCs w:val="24"/>
              </w:rPr>
              <w:t>Абсолютная осадка</w:t>
            </w:r>
          </w:p>
        </w:tc>
        <w:tc>
          <w:tcPr>
            <w:tcW w:w="563" w:type="pct"/>
            <w:tcBorders>
              <w:top w:val="single" w:sz="4" w:space="0" w:color="auto"/>
              <w:left w:val="single" w:sz="4" w:space="0" w:color="auto"/>
              <w:bottom w:val="single" w:sz="4" w:space="0" w:color="auto"/>
              <w:right w:val="single" w:sz="4" w:space="0" w:color="auto"/>
            </w:tcBorders>
          </w:tcPr>
          <w:p w14:paraId="51959051" w14:textId="77777777" w:rsidR="002E47AB" w:rsidRPr="002E47AB" w:rsidRDefault="002E47AB" w:rsidP="00932913">
            <w:pPr>
              <w:pStyle w:val="aff1"/>
              <w:jc w:val="center"/>
              <w:rPr>
                <w:sz w:val="24"/>
                <w:szCs w:val="24"/>
              </w:rPr>
            </w:pPr>
            <w:r w:rsidRPr="002E47AB">
              <w:rPr>
                <w:sz w:val="24"/>
                <w:szCs w:val="24"/>
              </w:rPr>
              <w:t>+</w:t>
            </w:r>
          </w:p>
        </w:tc>
        <w:tc>
          <w:tcPr>
            <w:tcW w:w="563" w:type="pct"/>
            <w:tcBorders>
              <w:top w:val="single" w:sz="4" w:space="0" w:color="auto"/>
              <w:left w:val="single" w:sz="4" w:space="0" w:color="auto"/>
              <w:bottom w:val="single" w:sz="4" w:space="0" w:color="auto"/>
              <w:right w:val="single" w:sz="4" w:space="0" w:color="auto"/>
            </w:tcBorders>
          </w:tcPr>
          <w:p w14:paraId="71CE60AB" w14:textId="77777777" w:rsidR="002E47AB" w:rsidRPr="002E47AB" w:rsidRDefault="002E47AB" w:rsidP="00932913">
            <w:pPr>
              <w:pStyle w:val="aff1"/>
              <w:jc w:val="center"/>
              <w:rPr>
                <w:sz w:val="24"/>
                <w:szCs w:val="24"/>
              </w:rPr>
            </w:pPr>
            <w:r w:rsidRPr="002E47AB">
              <w:rPr>
                <w:sz w:val="24"/>
                <w:szCs w:val="24"/>
              </w:rPr>
              <w:t>+</w:t>
            </w:r>
          </w:p>
        </w:tc>
        <w:tc>
          <w:tcPr>
            <w:tcW w:w="705" w:type="pct"/>
            <w:tcBorders>
              <w:top w:val="single" w:sz="4" w:space="0" w:color="auto"/>
              <w:left w:val="single" w:sz="4" w:space="0" w:color="auto"/>
              <w:bottom w:val="single" w:sz="4" w:space="0" w:color="auto"/>
              <w:right w:val="single" w:sz="4" w:space="0" w:color="auto"/>
            </w:tcBorders>
          </w:tcPr>
          <w:p w14:paraId="155F79E2" w14:textId="77777777" w:rsidR="002E47AB" w:rsidRPr="002E47AB" w:rsidRDefault="002E47AB" w:rsidP="00932913">
            <w:pPr>
              <w:pStyle w:val="aff1"/>
              <w:jc w:val="center"/>
              <w:rPr>
                <w:sz w:val="24"/>
                <w:szCs w:val="24"/>
              </w:rPr>
            </w:pPr>
            <w:r w:rsidRPr="002E47AB">
              <w:rPr>
                <w:sz w:val="24"/>
                <w:szCs w:val="24"/>
              </w:rPr>
              <w:t>+</w:t>
            </w:r>
          </w:p>
        </w:tc>
        <w:tc>
          <w:tcPr>
            <w:tcW w:w="563" w:type="pct"/>
            <w:tcBorders>
              <w:top w:val="single" w:sz="4" w:space="0" w:color="auto"/>
              <w:left w:val="single" w:sz="4" w:space="0" w:color="auto"/>
              <w:bottom w:val="single" w:sz="4" w:space="0" w:color="auto"/>
              <w:right w:val="single" w:sz="4" w:space="0" w:color="auto"/>
            </w:tcBorders>
          </w:tcPr>
          <w:p w14:paraId="0AD38D06" w14:textId="77777777" w:rsidR="002E47AB" w:rsidRPr="002E47AB" w:rsidRDefault="002E47AB" w:rsidP="00932913">
            <w:pPr>
              <w:pStyle w:val="aff1"/>
              <w:jc w:val="center"/>
              <w:rPr>
                <w:sz w:val="24"/>
                <w:szCs w:val="24"/>
              </w:rPr>
            </w:pPr>
            <w:r w:rsidRPr="002E47AB">
              <w:rPr>
                <w:sz w:val="24"/>
                <w:szCs w:val="24"/>
              </w:rPr>
              <w:t>+</w:t>
            </w:r>
          </w:p>
        </w:tc>
        <w:tc>
          <w:tcPr>
            <w:tcW w:w="423" w:type="pct"/>
            <w:tcBorders>
              <w:top w:val="single" w:sz="4" w:space="0" w:color="auto"/>
              <w:left w:val="single" w:sz="4" w:space="0" w:color="auto"/>
              <w:bottom w:val="single" w:sz="4" w:space="0" w:color="auto"/>
              <w:right w:val="single" w:sz="4" w:space="0" w:color="auto"/>
            </w:tcBorders>
          </w:tcPr>
          <w:p w14:paraId="70D5E250" w14:textId="77777777" w:rsidR="002E47AB" w:rsidRPr="002E47AB" w:rsidRDefault="002E47AB" w:rsidP="00932913">
            <w:pPr>
              <w:pStyle w:val="aff1"/>
              <w:jc w:val="center"/>
              <w:rPr>
                <w:sz w:val="24"/>
                <w:szCs w:val="24"/>
              </w:rPr>
            </w:pPr>
            <w:r w:rsidRPr="002E47AB">
              <w:rPr>
                <w:sz w:val="24"/>
                <w:szCs w:val="24"/>
              </w:rPr>
              <w:t>+</w:t>
            </w:r>
          </w:p>
        </w:tc>
        <w:tc>
          <w:tcPr>
            <w:tcW w:w="563" w:type="pct"/>
            <w:tcBorders>
              <w:top w:val="single" w:sz="4" w:space="0" w:color="auto"/>
              <w:left w:val="single" w:sz="4" w:space="0" w:color="auto"/>
              <w:bottom w:val="single" w:sz="4" w:space="0" w:color="auto"/>
              <w:right w:val="single" w:sz="4" w:space="0" w:color="auto"/>
            </w:tcBorders>
          </w:tcPr>
          <w:p w14:paraId="58580DAC" w14:textId="77777777" w:rsidR="002E47AB" w:rsidRPr="002E47AB" w:rsidRDefault="002B02FB" w:rsidP="00932913">
            <w:pPr>
              <w:pStyle w:val="aff1"/>
              <w:jc w:val="center"/>
              <w:rPr>
                <w:sz w:val="24"/>
                <w:szCs w:val="24"/>
              </w:rPr>
            </w:pPr>
            <w:r w:rsidRPr="002E47AB">
              <w:rPr>
                <w:sz w:val="24"/>
                <w:szCs w:val="24"/>
              </w:rPr>
              <w:t>–</w:t>
            </w:r>
          </w:p>
        </w:tc>
      </w:tr>
      <w:tr w:rsidR="002B02FB" w:rsidRPr="002C074D" w14:paraId="6054B9D3" w14:textId="77777777" w:rsidTr="002B02FB">
        <w:tc>
          <w:tcPr>
            <w:tcW w:w="1620" w:type="pct"/>
            <w:tcBorders>
              <w:top w:val="single" w:sz="4" w:space="0" w:color="auto"/>
              <w:left w:val="single" w:sz="4" w:space="0" w:color="auto"/>
              <w:bottom w:val="single" w:sz="4" w:space="0" w:color="auto"/>
              <w:right w:val="single" w:sz="4" w:space="0" w:color="auto"/>
            </w:tcBorders>
          </w:tcPr>
          <w:p w14:paraId="48B5F321" w14:textId="77777777" w:rsidR="002E47AB" w:rsidRPr="002E47AB" w:rsidRDefault="002B02FB" w:rsidP="00932913">
            <w:pPr>
              <w:pStyle w:val="aff1"/>
              <w:rPr>
                <w:sz w:val="24"/>
                <w:szCs w:val="24"/>
              </w:rPr>
            </w:pPr>
            <w:r>
              <w:rPr>
                <w:sz w:val="24"/>
                <w:szCs w:val="24"/>
              </w:rPr>
              <w:t xml:space="preserve">2 </w:t>
            </w:r>
            <w:r w:rsidR="002E47AB" w:rsidRPr="002E47AB">
              <w:rPr>
                <w:sz w:val="24"/>
                <w:szCs w:val="24"/>
              </w:rPr>
              <w:t>Неравномерная осадка</w:t>
            </w:r>
          </w:p>
        </w:tc>
        <w:tc>
          <w:tcPr>
            <w:tcW w:w="563" w:type="pct"/>
            <w:tcBorders>
              <w:top w:val="single" w:sz="4" w:space="0" w:color="auto"/>
              <w:left w:val="single" w:sz="4" w:space="0" w:color="auto"/>
              <w:bottom w:val="single" w:sz="4" w:space="0" w:color="auto"/>
              <w:right w:val="single" w:sz="4" w:space="0" w:color="auto"/>
            </w:tcBorders>
          </w:tcPr>
          <w:p w14:paraId="073D1FDE" w14:textId="77777777" w:rsidR="002E47AB" w:rsidRPr="002E47AB" w:rsidRDefault="002E47AB" w:rsidP="00932913">
            <w:pPr>
              <w:pStyle w:val="aff1"/>
              <w:jc w:val="center"/>
              <w:rPr>
                <w:sz w:val="24"/>
                <w:szCs w:val="24"/>
              </w:rPr>
            </w:pPr>
            <w:r w:rsidRPr="002E47AB">
              <w:rPr>
                <w:sz w:val="24"/>
                <w:szCs w:val="24"/>
              </w:rPr>
              <w:t>+</w:t>
            </w:r>
          </w:p>
        </w:tc>
        <w:tc>
          <w:tcPr>
            <w:tcW w:w="563" w:type="pct"/>
            <w:tcBorders>
              <w:top w:val="single" w:sz="4" w:space="0" w:color="auto"/>
              <w:left w:val="single" w:sz="4" w:space="0" w:color="auto"/>
              <w:bottom w:val="single" w:sz="4" w:space="0" w:color="auto"/>
              <w:right w:val="single" w:sz="4" w:space="0" w:color="auto"/>
            </w:tcBorders>
          </w:tcPr>
          <w:p w14:paraId="4EFC4A2F" w14:textId="77777777" w:rsidR="002E47AB" w:rsidRPr="002E47AB" w:rsidRDefault="002E47AB" w:rsidP="00932913">
            <w:pPr>
              <w:pStyle w:val="aff1"/>
              <w:jc w:val="center"/>
              <w:rPr>
                <w:sz w:val="24"/>
                <w:szCs w:val="24"/>
              </w:rPr>
            </w:pPr>
            <w:r w:rsidRPr="002E47AB">
              <w:rPr>
                <w:sz w:val="24"/>
                <w:szCs w:val="24"/>
              </w:rPr>
              <w:t>+</w:t>
            </w:r>
          </w:p>
        </w:tc>
        <w:tc>
          <w:tcPr>
            <w:tcW w:w="705" w:type="pct"/>
            <w:tcBorders>
              <w:top w:val="single" w:sz="4" w:space="0" w:color="auto"/>
              <w:left w:val="single" w:sz="4" w:space="0" w:color="auto"/>
              <w:bottom w:val="single" w:sz="4" w:space="0" w:color="auto"/>
              <w:right w:val="single" w:sz="4" w:space="0" w:color="auto"/>
            </w:tcBorders>
          </w:tcPr>
          <w:p w14:paraId="3FB6D24D" w14:textId="77777777" w:rsidR="002E47AB" w:rsidRPr="002E47AB" w:rsidRDefault="002E47AB" w:rsidP="00932913">
            <w:pPr>
              <w:pStyle w:val="aff1"/>
              <w:jc w:val="center"/>
              <w:rPr>
                <w:sz w:val="24"/>
                <w:szCs w:val="24"/>
              </w:rPr>
            </w:pPr>
            <w:r w:rsidRPr="002E47AB">
              <w:rPr>
                <w:sz w:val="24"/>
                <w:szCs w:val="24"/>
              </w:rPr>
              <w:t>+</w:t>
            </w:r>
          </w:p>
        </w:tc>
        <w:tc>
          <w:tcPr>
            <w:tcW w:w="563" w:type="pct"/>
            <w:tcBorders>
              <w:top w:val="single" w:sz="4" w:space="0" w:color="auto"/>
              <w:left w:val="single" w:sz="4" w:space="0" w:color="auto"/>
              <w:bottom w:val="single" w:sz="4" w:space="0" w:color="auto"/>
              <w:right w:val="single" w:sz="4" w:space="0" w:color="auto"/>
            </w:tcBorders>
          </w:tcPr>
          <w:p w14:paraId="63AEBD05" w14:textId="77777777" w:rsidR="002E47AB" w:rsidRPr="002E47AB" w:rsidRDefault="002E47AB" w:rsidP="00932913">
            <w:pPr>
              <w:pStyle w:val="aff1"/>
              <w:jc w:val="center"/>
              <w:rPr>
                <w:sz w:val="24"/>
                <w:szCs w:val="24"/>
              </w:rPr>
            </w:pPr>
            <w:r w:rsidRPr="002E47AB">
              <w:rPr>
                <w:sz w:val="24"/>
                <w:szCs w:val="24"/>
              </w:rPr>
              <w:t>+</w:t>
            </w:r>
          </w:p>
        </w:tc>
        <w:tc>
          <w:tcPr>
            <w:tcW w:w="423" w:type="pct"/>
            <w:tcBorders>
              <w:top w:val="single" w:sz="4" w:space="0" w:color="auto"/>
              <w:left w:val="single" w:sz="4" w:space="0" w:color="auto"/>
              <w:bottom w:val="single" w:sz="4" w:space="0" w:color="auto"/>
              <w:right w:val="single" w:sz="4" w:space="0" w:color="auto"/>
            </w:tcBorders>
          </w:tcPr>
          <w:p w14:paraId="41965BFB" w14:textId="77777777" w:rsidR="002E47AB" w:rsidRPr="002E47AB" w:rsidRDefault="002E47AB" w:rsidP="00932913">
            <w:pPr>
              <w:pStyle w:val="aff1"/>
              <w:jc w:val="center"/>
              <w:rPr>
                <w:sz w:val="24"/>
                <w:szCs w:val="24"/>
              </w:rPr>
            </w:pPr>
            <w:r w:rsidRPr="002E47AB">
              <w:rPr>
                <w:sz w:val="24"/>
                <w:szCs w:val="24"/>
              </w:rPr>
              <w:t>+</w:t>
            </w:r>
          </w:p>
        </w:tc>
        <w:tc>
          <w:tcPr>
            <w:tcW w:w="563" w:type="pct"/>
            <w:tcBorders>
              <w:top w:val="single" w:sz="4" w:space="0" w:color="auto"/>
              <w:left w:val="single" w:sz="4" w:space="0" w:color="auto"/>
              <w:bottom w:val="single" w:sz="4" w:space="0" w:color="auto"/>
              <w:right w:val="single" w:sz="4" w:space="0" w:color="auto"/>
            </w:tcBorders>
          </w:tcPr>
          <w:p w14:paraId="40538CFE" w14:textId="77777777" w:rsidR="002E47AB" w:rsidRPr="002E47AB" w:rsidRDefault="002B02FB" w:rsidP="00932913">
            <w:pPr>
              <w:pStyle w:val="aff1"/>
              <w:jc w:val="center"/>
              <w:rPr>
                <w:sz w:val="24"/>
                <w:szCs w:val="24"/>
              </w:rPr>
            </w:pPr>
            <w:r w:rsidRPr="002E47AB">
              <w:rPr>
                <w:sz w:val="24"/>
                <w:szCs w:val="24"/>
              </w:rPr>
              <w:t>–</w:t>
            </w:r>
          </w:p>
        </w:tc>
      </w:tr>
      <w:tr w:rsidR="002B02FB" w:rsidRPr="002C074D" w14:paraId="5567ADC3" w14:textId="77777777" w:rsidTr="002B02FB">
        <w:tc>
          <w:tcPr>
            <w:tcW w:w="1620" w:type="pct"/>
            <w:tcBorders>
              <w:top w:val="single" w:sz="4" w:space="0" w:color="auto"/>
              <w:left w:val="single" w:sz="4" w:space="0" w:color="auto"/>
              <w:bottom w:val="single" w:sz="4" w:space="0" w:color="auto"/>
              <w:right w:val="single" w:sz="4" w:space="0" w:color="auto"/>
            </w:tcBorders>
          </w:tcPr>
          <w:p w14:paraId="2D69AD6B" w14:textId="77777777" w:rsidR="002E47AB" w:rsidRPr="002E47AB" w:rsidRDefault="002B02FB" w:rsidP="00932913">
            <w:pPr>
              <w:pStyle w:val="aff1"/>
              <w:rPr>
                <w:sz w:val="24"/>
                <w:szCs w:val="24"/>
              </w:rPr>
            </w:pPr>
            <w:r>
              <w:rPr>
                <w:sz w:val="24"/>
                <w:szCs w:val="24"/>
              </w:rPr>
              <w:t xml:space="preserve">3 </w:t>
            </w:r>
            <w:r w:rsidR="002E47AB" w:rsidRPr="002E47AB">
              <w:rPr>
                <w:sz w:val="24"/>
                <w:szCs w:val="24"/>
              </w:rPr>
              <w:t>Крен фундаментов</w:t>
            </w:r>
          </w:p>
        </w:tc>
        <w:tc>
          <w:tcPr>
            <w:tcW w:w="563" w:type="pct"/>
            <w:tcBorders>
              <w:top w:val="single" w:sz="4" w:space="0" w:color="auto"/>
              <w:left w:val="single" w:sz="4" w:space="0" w:color="auto"/>
              <w:bottom w:val="single" w:sz="4" w:space="0" w:color="auto"/>
              <w:right w:val="single" w:sz="4" w:space="0" w:color="auto"/>
            </w:tcBorders>
          </w:tcPr>
          <w:p w14:paraId="4A2EAC93" w14:textId="77777777" w:rsidR="002E47AB" w:rsidRPr="002E47AB" w:rsidRDefault="002E47AB" w:rsidP="00932913">
            <w:pPr>
              <w:pStyle w:val="aff1"/>
              <w:jc w:val="center"/>
              <w:rPr>
                <w:sz w:val="24"/>
                <w:szCs w:val="24"/>
              </w:rPr>
            </w:pPr>
            <w:r w:rsidRPr="002E47AB">
              <w:rPr>
                <w:sz w:val="24"/>
                <w:szCs w:val="24"/>
              </w:rPr>
              <w:t>+</w:t>
            </w:r>
          </w:p>
        </w:tc>
        <w:tc>
          <w:tcPr>
            <w:tcW w:w="563" w:type="pct"/>
            <w:tcBorders>
              <w:top w:val="single" w:sz="4" w:space="0" w:color="auto"/>
              <w:left w:val="single" w:sz="4" w:space="0" w:color="auto"/>
              <w:bottom w:val="single" w:sz="4" w:space="0" w:color="auto"/>
              <w:right w:val="single" w:sz="4" w:space="0" w:color="auto"/>
            </w:tcBorders>
          </w:tcPr>
          <w:p w14:paraId="7B9F60E9" w14:textId="77777777" w:rsidR="002E47AB" w:rsidRPr="002E47AB" w:rsidRDefault="002E47AB" w:rsidP="00932913">
            <w:pPr>
              <w:pStyle w:val="aff1"/>
              <w:jc w:val="center"/>
              <w:rPr>
                <w:sz w:val="24"/>
                <w:szCs w:val="24"/>
              </w:rPr>
            </w:pPr>
            <w:r w:rsidRPr="002E47AB">
              <w:rPr>
                <w:sz w:val="24"/>
                <w:szCs w:val="24"/>
              </w:rPr>
              <w:t>+</w:t>
            </w:r>
          </w:p>
        </w:tc>
        <w:tc>
          <w:tcPr>
            <w:tcW w:w="705" w:type="pct"/>
            <w:tcBorders>
              <w:top w:val="single" w:sz="4" w:space="0" w:color="auto"/>
              <w:left w:val="single" w:sz="4" w:space="0" w:color="auto"/>
              <w:bottom w:val="single" w:sz="4" w:space="0" w:color="auto"/>
              <w:right w:val="single" w:sz="4" w:space="0" w:color="auto"/>
            </w:tcBorders>
          </w:tcPr>
          <w:p w14:paraId="2C55BEDC" w14:textId="77777777" w:rsidR="002E47AB" w:rsidRPr="002E47AB" w:rsidRDefault="002E47AB" w:rsidP="00932913">
            <w:pPr>
              <w:pStyle w:val="aff1"/>
              <w:jc w:val="center"/>
              <w:rPr>
                <w:sz w:val="24"/>
                <w:szCs w:val="24"/>
              </w:rPr>
            </w:pPr>
            <w:r w:rsidRPr="002E47AB">
              <w:rPr>
                <w:sz w:val="24"/>
                <w:szCs w:val="24"/>
              </w:rPr>
              <w:t>+</w:t>
            </w:r>
          </w:p>
        </w:tc>
        <w:tc>
          <w:tcPr>
            <w:tcW w:w="563" w:type="pct"/>
            <w:tcBorders>
              <w:top w:val="single" w:sz="4" w:space="0" w:color="auto"/>
              <w:left w:val="single" w:sz="4" w:space="0" w:color="auto"/>
              <w:bottom w:val="single" w:sz="4" w:space="0" w:color="auto"/>
              <w:right w:val="single" w:sz="4" w:space="0" w:color="auto"/>
            </w:tcBorders>
          </w:tcPr>
          <w:p w14:paraId="7087CD45" w14:textId="77777777" w:rsidR="002E47AB" w:rsidRPr="002E47AB" w:rsidRDefault="002E47AB" w:rsidP="00932913">
            <w:pPr>
              <w:pStyle w:val="aff1"/>
              <w:jc w:val="center"/>
              <w:rPr>
                <w:sz w:val="24"/>
                <w:szCs w:val="24"/>
              </w:rPr>
            </w:pPr>
            <w:r w:rsidRPr="002E47AB">
              <w:rPr>
                <w:sz w:val="24"/>
                <w:szCs w:val="24"/>
              </w:rPr>
              <w:t>+</w:t>
            </w:r>
          </w:p>
        </w:tc>
        <w:tc>
          <w:tcPr>
            <w:tcW w:w="423" w:type="pct"/>
            <w:tcBorders>
              <w:top w:val="single" w:sz="4" w:space="0" w:color="auto"/>
              <w:left w:val="single" w:sz="4" w:space="0" w:color="auto"/>
              <w:bottom w:val="single" w:sz="4" w:space="0" w:color="auto"/>
              <w:right w:val="single" w:sz="4" w:space="0" w:color="auto"/>
            </w:tcBorders>
          </w:tcPr>
          <w:p w14:paraId="24DAB79F" w14:textId="77777777" w:rsidR="002E47AB" w:rsidRPr="002E47AB" w:rsidRDefault="002E47AB" w:rsidP="00932913">
            <w:pPr>
              <w:pStyle w:val="aff1"/>
              <w:jc w:val="center"/>
              <w:rPr>
                <w:sz w:val="24"/>
                <w:szCs w:val="24"/>
              </w:rPr>
            </w:pPr>
            <w:r w:rsidRPr="002E47AB">
              <w:rPr>
                <w:sz w:val="24"/>
                <w:szCs w:val="24"/>
              </w:rPr>
              <w:t>+</w:t>
            </w:r>
          </w:p>
        </w:tc>
        <w:tc>
          <w:tcPr>
            <w:tcW w:w="563" w:type="pct"/>
            <w:tcBorders>
              <w:top w:val="single" w:sz="4" w:space="0" w:color="auto"/>
              <w:left w:val="single" w:sz="4" w:space="0" w:color="auto"/>
              <w:bottom w:val="single" w:sz="4" w:space="0" w:color="auto"/>
              <w:right w:val="single" w:sz="4" w:space="0" w:color="auto"/>
            </w:tcBorders>
          </w:tcPr>
          <w:p w14:paraId="75C3036F" w14:textId="77777777" w:rsidR="002E47AB" w:rsidRPr="002E47AB" w:rsidRDefault="002E47AB" w:rsidP="00932913">
            <w:pPr>
              <w:pStyle w:val="aff1"/>
              <w:jc w:val="center"/>
              <w:rPr>
                <w:sz w:val="24"/>
                <w:szCs w:val="24"/>
              </w:rPr>
            </w:pPr>
            <w:r w:rsidRPr="002E47AB">
              <w:rPr>
                <w:sz w:val="24"/>
                <w:szCs w:val="24"/>
              </w:rPr>
              <w:t>+</w:t>
            </w:r>
          </w:p>
        </w:tc>
      </w:tr>
      <w:tr w:rsidR="002B02FB" w:rsidRPr="002C074D" w14:paraId="26E5C5EA" w14:textId="77777777" w:rsidTr="002B02FB">
        <w:tc>
          <w:tcPr>
            <w:tcW w:w="1620" w:type="pct"/>
            <w:tcBorders>
              <w:top w:val="single" w:sz="4" w:space="0" w:color="auto"/>
              <w:left w:val="single" w:sz="4" w:space="0" w:color="auto"/>
              <w:bottom w:val="single" w:sz="4" w:space="0" w:color="auto"/>
              <w:right w:val="single" w:sz="4" w:space="0" w:color="auto"/>
            </w:tcBorders>
          </w:tcPr>
          <w:p w14:paraId="0581F62C" w14:textId="77777777" w:rsidR="002E47AB" w:rsidRPr="002E47AB" w:rsidRDefault="002B02FB" w:rsidP="00932913">
            <w:pPr>
              <w:pStyle w:val="aff1"/>
              <w:rPr>
                <w:sz w:val="24"/>
                <w:szCs w:val="24"/>
              </w:rPr>
            </w:pPr>
            <w:r>
              <w:rPr>
                <w:sz w:val="24"/>
                <w:szCs w:val="24"/>
              </w:rPr>
              <w:t xml:space="preserve">4 </w:t>
            </w:r>
            <w:r w:rsidR="002E47AB" w:rsidRPr="002E47AB">
              <w:rPr>
                <w:sz w:val="24"/>
                <w:szCs w:val="24"/>
              </w:rPr>
              <w:t>Прогиб фундаментов</w:t>
            </w:r>
          </w:p>
        </w:tc>
        <w:tc>
          <w:tcPr>
            <w:tcW w:w="563" w:type="pct"/>
            <w:tcBorders>
              <w:top w:val="single" w:sz="4" w:space="0" w:color="auto"/>
              <w:left w:val="single" w:sz="4" w:space="0" w:color="auto"/>
              <w:bottom w:val="single" w:sz="4" w:space="0" w:color="auto"/>
              <w:right w:val="single" w:sz="4" w:space="0" w:color="auto"/>
            </w:tcBorders>
          </w:tcPr>
          <w:p w14:paraId="65CDB1C6" w14:textId="77777777" w:rsidR="002E47AB" w:rsidRPr="002E47AB" w:rsidRDefault="002E47AB" w:rsidP="00932913">
            <w:pPr>
              <w:pStyle w:val="aff1"/>
              <w:jc w:val="center"/>
              <w:rPr>
                <w:sz w:val="24"/>
                <w:szCs w:val="24"/>
              </w:rPr>
            </w:pPr>
            <w:r w:rsidRPr="002E47AB">
              <w:rPr>
                <w:sz w:val="24"/>
                <w:szCs w:val="24"/>
              </w:rPr>
              <w:t>+</w:t>
            </w:r>
          </w:p>
        </w:tc>
        <w:tc>
          <w:tcPr>
            <w:tcW w:w="563" w:type="pct"/>
            <w:tcBorders>
              <w:top w:val="single" w:sz="4" w:space="0" w:color="auto"/>
              <w:left w:val="single" w:sz="4" w:space="0" w:color="auto"/>
              <w:bottom w:val="single" w:sz="4" w:space="0" w:color="auto"/>
              <w:right w:val="single" w:sz="4" w:space="0" w:color="auto"/>
            </w:tcBorders>
          </w:tcPr>
          <w:p w14:paraId="1F29F730" w14:textId="77777777" w:rsidR="002E47AB" w:rsidRPr="002E47AB" w:rsidRDefault="002E47AB" w:rsidP="00932913">
            <w:pPr>
              <w:pStyle w:val="aff1"/>
              <w:jc w:val="center"/>
              <w:rPr>
                <w:sz w:val="24"/>
                <w:szCs w:val="24"/>
              </w:rPr>
            </w:pPr>
            <w:r w:rsidRPr="002E47AB">
              <w:rPr>
                <w:sz w:val="24"/>
                <w:szCs w:val="24"/>
              </w:rPr>
              <w:t>+</w:t>
            </w:r>
          </w:p>
        </w:tc>
        <w:tc>
          <w:tcPr>
            <w:tcW w:w="705" w:type="pct"/>
            <w:tcBorders>
              <w:top w:val="single" w:sz="4" w:space="0" w:color="auto"/>
              <w:left w:val="single" w:sz="4" w:space="0" w:color="auto"/>
              <w:bottom w:val="single" w:sz="4" w:space="0" w:color="auto"/>
              <w:right w:val="single" w:sz="4" w:space="0" w:color="auto"/>
            </w:tcBorders>
          </w:tcPr>
          <w:p w14:paraId="27FCA263" w14:textId="77777777" w:rsidR="002E47AB" w:rsidRPr="002E47AB" w:rsidRDefault="002E47AB" w:rsidP="00932913">
            <w:pPr>
              <w:pStyle w:val="aff1"/>
              <w:jc w:val="center"/>
              <w:rPr>
                <w:sz w:val="24"/>
                <w:szCs w:val="24"/>
              </w:rPr>
            </w:pPr>
            <w:r w:rsidRPr="002E47AB">
              <w:rPr>
                <w:sz w:val="24"/>
                <w:szCs w:val="24"/>
              </w:rPr>
              <w:t>+</w:t>
            </w:r>
          </w:p>
        </w:tc>
        <w:tc>
          <w:tcPr>
            <w:tcW w:w="563" w:type="pct"/>
            <w:tcBorders>
              <w:top w:val="single" w:sz="4" w:space="0" w:color="auto"/>
              <w:left w:val="single" w:sz="4" w:space="0" w:color="auto"/>
              <w:bottom w:val="single" w:sz="4" w:space="0" w:color="auto"/>
              <w:right w:val="single" w:sz="4" w:space="0" w:color="auto"/>
            </w:tcBorders>
          </w:tcPr>
          <w:p w14:paraId="21EE816A" w14:textId="77777777" w:rsidR="002E47AB" w:rsidRPr="002E47AB" w:rsidRDefault="002E47AB" w:rsidP="00932913">
            <w:pPr>
              <w:pStyle w:val="aff1"/>
              <w:jc w:val="center"/>
              <w:rPr>
                <w:sz w:val="24"/>
                <w:szCs w:val="24"/>
              </w:rPr>
            </w:pPr>
            <w:r w:rsidRPr="002E47AB">
              <w:rPr>
                <w:sz w:val="24"/>
                <w:szCs w:val="24"/>
              </w:rPr>
              <w:t>+</w:t>
            </w:r>
          </w:p>
        </w:tc>
        <w:tc>
          <w:tcPr>
            <w:tcW w:w="423" w:type="pct"/>
            <w:tcBorders>
              <w:top w:val="single" w:sz="4" w:space="0" w:color="auto"/>
              <w:left w:val="single" w:sz="4" w:space="0" w:color="auto"/>
              <w:bottom w:val="single" w:sz="4" w:space="0" w:color="auto"/>
              <w:right w:val="single" w:sz="4" w:space="0" w:color="auto"/>
            </w:tcBorders>
          </w:tcPr>
          <w:p w14:paraId="55E783FE" w14:textId="77777777" w:rsidR="002E47AB" w:rsidRPr="002E47AB" w:rsidRDefault="002E47AB" w:rsidP="00932913">
            <w:pPr>
              <w:pStyle w:val="aff1"/>
              <w:jc w:val="center"/>
              <w:rPr>
                <w:sz w:val="24"/>
                <w:szCs w:val="24"/>
              </w:rPr>
            </w:pPr>
            <w:r w:rsidRPr="002E47AB">
              <w:rPr>
                <w:sz w:val="24"/>
                <w:szCs w:val="24"/>
              </w:rPr>
              <w:t>+</w:t>
            </w:r>
          </w:p>
        </w:tc>
        <w:tc>
          <w:tcPr>
            <w:tcW w:w="563" w:type="pct"/>
            <w:tcBorders>
              <w:top w:val="single" w:sz="4" w:space="0" w:color="auto"/>
              <w:left w:val="single" w:sz="4" w:space="0" w:color="auto"/>
              <w:bottom w:val="single" w:sz="4" w:space="0" w:color="auto"/>
              <w:right w:val="single" w:sz="4" w:space="0" w:color="auto"/>
            </w:tcBorders>
          </w:tcPr>
          <w:p w14:paraId="2DBF81DD" w14:textId="77777777" w:rsidR="002E47AB" w:rsidRPr="002E47AB" w:rsidRDefault="002B02FB" w:rsidP="00932913">
            <w:pPr>
              <w:pStyle w:val="aff1"/>
              <w:jc w:val="center"/>
              <w:rPr>
                <w:sz w:val="24"/>
                <w:szCs w:val="24"/>
              </w:rPr>
            </w:pPr>
            <w:r w:rsidRPr="002E47AB">
              <w:rPr>
                <w:sz w:val="24"/>
                <w:szCs w:val="24"/>
              </w:rPr>
              <w:t>–</w:t>
            </w:r>
          </w:p>
        </w:tc>
      </w:tr>
      <w:tr w:rsidR="002B02FB" w:rsidRPr="002C074D" w14:paraId="76DE9496" w14:textId="77777777" w:rsidTr="002B02FB">
        <w:tc>
          <w:tcPr>
            <w:tcW w:w="1620" w:type="pct"/>
            <w:tcBorders>
              <w:top w:val="single" w:sz="4" w:space="0" w:color="auto"/>
              <w:left w:val="single" w:sz="4" w:space="0" w:color="auto"/>
              <w:bottom w:val="single" w:sz="4" w:space="0" w:color="auto"/>
              <w:right w:val="single" w:sz="4" w:space="0" w:color="auto"/>
            </w:tcBorders>
          </w:tcPr>
          <w:p w14:paraId="57E6788D" w14:textId="77777777" w:rsidR="002E47AB" w:rsidRPr="002E47AB" w:rsidRDefault="002B02FB" w:rsidP="00932913">
            <w:pPr>
              <w:pStyle w:val="aff1"/>
              <w:rPr>
                <w:sz w:val="24"/>
                <w:szCs w:val="24"/>
              </w:rPr>
            </w:pPr>
            <w:r>
              <w:rPr>
                <w:sz w:val="24"/>
                <w:szCs w:val="24"/>
              </w:rPr>
              <w:t xml:space="preserve">5 </w:t>
            </w:r>
            <w:r w:rsidR="002E47AB" w:rsidRPr="002E47AB">
              <w:rPr>
                <w:sz w:val="24"/>
                <w:szCs w:val="24"/>
              </w:rPr>
              <w:t>Отклонение от вертикали (крен)</w:t>
            </w:r>
          </w:p>
        </w:tc>
        <w:tc>
          <w:tcPr>
            <w:tcW w:w="563" w:type="pct"/>
            <w:tcBorders>
              <w:top w:val="single" w:sz="4" w:space="0" w:color="auto"/>
              <w:left w:val="single" w:sz="4" w:space="0" w:color="auto"/>
              <w:bottom w:val="single" w:sz="4" w:space="0" w:color="auto"/>
              <w:right w:val="single" w:sz="4" w:space="0" w:color="auto"/>
            </w:tcBorders>
          </w:tcPr>
          <w:p w14:paraId="3FAB8B32" w14:textId="77777777" w:rsidR="002E47AB" w:rsidRPr="002E47AB" w:rsidRDefault="002E47AB" w:rsidP="00932913">
            <w:pPr>
              <w:pStyle w:val="aff1"/>
              <w:jc w:val="center"/>
              <w:rPr>
                <w:sz w:val="24"/>
                <w:szCs w:val="24"/>
              </w:rPr>
            </w:pPr>
          </w:p>
        </w:tc>
        <w:tc>
          <w:tcPr>
            <w:tcW w:w="563" w:type="pct"/>
            <w:tcBorders>
              <w:top w:val="single" w:sz="4" w:space="0" w:color="auto"/>
              <w:left w:val="single" w:sz="4" w:space="0" w:color="auto"/>
              <w:bottom w:val="single" w:sz="4" w:space="0" w:color="auto"/>
              <w:right w:val="single" w:sz="4" w:space="0" w:color="auto"/>
            </w:tcBorders>
          </w:tcPr>
          <w:p w14:paraId="3307CC11" w14:textId="77777777" w:rsidR="002E47AB" w:rsidRPr="002E47AB" w:rsidRDefault="002E47AB" w:rsidP="00932913">
            <w:pPr>
              <w:pStyle w:val="aff1"/>
              <w:jc w:val="center"/>
              <w:rPr>
                <w:sz w:val="24"/>
                <w:szCs w:val="24"/>
              </w:rPr>
            </w:pPr>
          </w:p>
        </w:tc>
        <w:tc>
          <w:tcPr>
            <w:tcW w:w="705" w:type="pct"/>
            <w:tcBorders>
              <w:top w:val="single" w:sz="4" w:space="0" w:color="auto"/>
              <w:left w:val="single" w:sz="4" w:space="0" w:color="auto"/>
              <w:bottom w:val="single" w:sz="4" w:space="0" w:color="auto"/>
              <w:right w:val="single" w:sz="4" w:space="0" w:color="auto"/>
            </w:tcBorders>
          </w:tcPr>
          <w:p w14:paraId="4D2C65EB" w14:textId="77777777" w:rsidR="002E47AB" w:rsidRPr="002E47AB" w:rsidRDefault="002E47AB" w:rsidP="00932913">
            <w:pPr>
              <w:pStyle w:val="aff1"/>
              <w:jc w:val="center"/>
              <w:rPr>
                <w:sz w:val="24"/>
                <w:szCs w:val="24"/>
              </w:rPr>
            </w:pPr>
          </w:p>
        </w:tc>
        <w:tc>
          <w:tcPr>
            <w:tcW w:w="563" w:type="pct"/>
            <w:tcBorders>
              <w:top w:val="single" w:sz="4" w:space="0" w:color="auto"/>
              <w:left w:val="single" w:sz="4" w:space="0" w:color="auto"/>
              <w:bottom w:val="single" w:sz="4" w:space="0" w:color="auto"/>
              <w:right w:val="single" w:sz="4" w:space="0" w:color="auto"/>
            </w:tcBorders>
          </w:tcPr>
          <w:p w14:paraId="3B4EB59F" w14:textId="77777777" w:rsidR="002E47AB" w:rsidRPr="002E47AB" w:rsidRDefault="002E47AB" w:rsidP="00932913">
            <w:pPr>
              <w:pStyle w:val="aff1"/>
              <w:jc w:val="center"/>
              <w:rPr>
                <w:sz w:val="24"/>
                <w:szCs w:val="24"/>
              </w:rPr>
            </w:pPr>
          </w:p>
        </w:tc>
        <w:tc>
          <w:tcPr>
            <w:tcW w:w="423" w:type="pct"/>
            <w:tcBorders>
              <w:top w:val="single" w:sz="4" w:space="0" w:color="auto"/>
              <w:left w:val="single" w:sz="4" w:space="0" w:color="auto"/>
              <w:bottom w:val="single" w:sz="4" w:space="0" w:color="auto"/>
              <w:right w:val="single" w:sz="4" w:space="0" w:color="auto"/>
            </w:tcBorders>
          </w:tcPr>
          <w:p w14:paraId="559A7904" w14:textId="77777777" w:rsidR="002E47AB" w:rsidRPr="002E47AB" w:rsidRDefault="002E47AB" w:rsidP="00932913">
            <w:pPr>
              <w:pStyle w:val="aff1"/>
              <w:jc w:val="center"/>
              <w:rPr>
                <w:sz w:val="24"/>
                <w:szCs w:val="24"/>
              </w:rPr>
            </w:pPr>
          </w:p>
        </w:tc>
        <w:tc>
          <w:tcPr>
            <w:tcW w:w="563" w:type="pct"/>
            <w:tcBorders>
              <w:top w:val="single" w:sz="4" w:space="0" w:color="auto"/>
              <w:left w:val="single" w:sz="4" w:space="0" w:color="auto"/>
              <w:bottom w:val="single" w:sz="4" w:space="0" w:color="auto"/>
              <w:right w:val="single" w:sz="4" w:space="0" w:color="auto"/>
            </w:tcBorders>
          </w:tcPr>
          <w:p w14:paraId="222169A5" w14:textId="77777777" w:rsidR="002E47AB" w:rsidRPr="002E47AB" w:rsidRDefault="002E47AB" w:rsidP="00932913">
            <w:pPr>
              <w:pStyle w:val="aff1"/>
              <w:jc w:val="center"/>
              <w:rPr>
                <w:sz w:val="24"/>
                <w:szCs w:val="24"/>
              </w:rPr>
            </w:pPr>
          </w:p>
        </w:tc>
      </w:tr>
      <w:tr w:rsidR="002B02FB" w:rsidRPr="002C074D" w14:paraId="155CEA29" w14:textId="77777777" w:rsidTr="002B02FB">
        <w:tc>
          <w:tcPr>
            <w:tcW w:w="1620" w:type="pct"/>
            <w:tcBorders>
              <w:top w:val="single" w:sz="4" w:space="0" w:color="auto"/>
              <w:left w:val="single" w:sz="4" w:space="0" w:color="auto"/>
              <w:bottom w:val="single" w:sz="4" w:space="0" w:color="auto"/>
              <w:right w:val="single" w:sz="4" w:space="0" w:color="auto"/>
            </w:tcBorders>
          </w:tcPr>
          <w:p w14:paraId="53F740CB" w14:textId="77777777" w:rsidR="002E47AB" w:rsidRPr="002E47AB" w:rsidRDefault="002B02FB" w:rsidP="00932913">
            <w:pPr>
              <w:pStyle w:val="aff1"/>
              <w:rPr>
                <w:sz w:val="24"/>
                <w:szCs w:val="24"/>
              </w:rPr>
            </w:pPr>
            <w:r>
              <w:rPr>
                <w:sz w:val="24"/>
                <w:szCs w:val="24"/>
              </w:rPr>
              <w:t>5.1</w:t>
            </w:r>
            <w:r w:rsidR="002E47AB" w:rsidRPr="002E47AB">
              <w:rPr>
                <w:sz w:val="24"/>
                <w:szCs w:val="24"/>
              </w:rPr>
              <w:t xml:space="preserve"> колонн</w:t>
            </w:r>
          </w:p>
        </w:tc>
        <w:tc>
          <w:tcPr>
            <w:tcW w:w="563" w:type="pct"/>
            <w:tcBorders>
              <w:top w:val="single" w:sz="4" w:space="0" w:color="auto"/>
              <w:left w:val="single" w:sz="4" w:space="0" w:color="auto"/>
              <w:bottom w:val="single" w:sz="4" w:space="0" w:color="auto"/>
              <w:right w:val="single" w:sz="4" w:space="0" w:color="auto"/>
            </w:tcBorders>
          </w:tcPr>
          <w:p w14:paraId="4F7D80CA" w14:textId="77777777" w:rsidR="002E47AB" w:rsidRPr="002E47AB" w:rsidRDefault="002B02FB" w:rsidP="00932913">
            <w:pPr>
              <w:pStyle w:val="aff1"/>
              <w:jc w:val="center"/>
              <w:rPr>
                <w:sz w:val="24"/>
                <w:szCs w:val="24"/>
              </w:rPr>
            </w:pPr>
            <w:r w:rsidRPr="002E47AB">
              <w:rPr>
                <w:sz w:val="24"/>
                <w:szCs w:val="24"/>
              </w:rPr>
              <w:t>–</w:t>
            </w:r>
          </w:p>
        </w:tc>
        <w:tc>
          <w:tcPr>
            <w:tcW w:w="563" w:type="pct"/>
            <w:tcBorders>
              <w:top w:val="single" w:sz="4" w:space="0" w:color="auto"/>
              <w:left w:val="single" w:sz="4" w:space="0" w:color="auto"/>
              <w:bottom w:val="single" w:sz="4" w:space="0" w:color="auto"/>
              <w:right w:val="single" w:sz="4" w:space="0" w:color="auto"/>
            </w:tcBorders>
          </w:tcPr>
          <w:p w14:paraId="1CC2A571" w14:textId="77777777" w:rsidR="002E47AB" w:rsidRPr="002E47AB" w:rsidRDefault="002E47AB" w:rsidP="00932913">
            <w:pPr>
              <w:pStyle w:val="aff1"/>
              <w:jc w:val="center"/>
              <w:rPr>
                <w:sz w:val="24"/>
                <w:szCs w:val="24"/>
              </w:rPr>
            </w:pPr>
            <w:r w:rsidRPr="002E47AB">
              <w:rPr>
                <w:sz w:val="24"/>
                <w:szCs w:val="24"/>
              </w:rPr>
              <w:t>+</w:t>
            </w:r>
          </w:p>
        </w:tc>
        <w:tc>
          <w:tcPr>
            <w:tcW w:w="705" w:type="pct"/>
            <w:tcBorders>
              <w:top w:val="single" w:sz="4" w:space="0" w:color="auto"/>
              <w:left w:val="single" w:sz="4" w:space="0" w:color="auto"/>
              <w:bottom w:val="single" w:sz="4" w:space="0" w:color="auto"/>
              <w:right w:val="single" w:sz="4" w:space="0" w:color="auto"/>
            </w:tcBorders>
          </w:tcPr>
          <w:p w14:paraId="7251B4A4" w14:textId="77777777" w:rsidR="002E47AB" w:rsidRPr="002E47AB" w:rsidRDefault="002E47AB" w:rsidP="00932913">
            <w:pPr>
              <w:pStyle w:val="aff1"/>
              <w:jc w:val="center"/>
              <w:rPr>
                <w:sz w:val="24"/>
                <w:szCs w:val="24"/>
              </w:rPr>
            </w:pPr>
            <w:r w:rsidRPr="002E47AB">
              <w:rPr>
                <w:sz w:val="24"/>
                <w:szCs w:val="24"/>
              </w:rPr>
              <w:t>+</w:t>
            </w:r>
          </w:p>
        </w:tc>
        <w:tc>
          <w:tcPr>
            <w:tcW w:w="563" w:type="pct"/>
            <w:tcBorders>
              <w:top w:val="single" w:sz="4" w:space="0" w:color="auto"/>
              <w:left w:val="single" w:sz="4" w:space="0" w:color="auto"/>
              <w:bottom w:val="single" w:sz="4" w:space="0" w:color="auto"/>
              <w:right w:val="single" w:sz="4" w:space="0" w:color="auto"/>
            </w:tcBorders>
          </w:tcPr>
          <w:p w14:paraId="438BFA8E" w14:textId="77777777" w:rsidR="002E47AB" w:rsidRPr="002E47AB" w:rsidRDefault="002B02FB" w:rsidP="00932913">
            <w:pPr>
              <w:pStyle w:val="aff1"/>
              <w:jc w:val="center"/>
              <w:rPr>
                <w:sz w:val="24"/>
                <w:szCs w:val="24"/>
              </w:rPr>
            </w:pPr>
            <w:r w:rsidRPr="002E47AB">
              <w:rPr>
                <w:sz w:val="24"/>
                <w:szCs w:val="24"/>
              </w:rPr>
              <w:t>–</w:t>
            </w:r>
          </w:p>
        </w:tc>
        <w:tc>
          <w:tcPr>
            <w:tcW w:w="423" w:type="pct"/>
            <w:tcBorders>
              <w:top w:val="single" w:sz="4" w:space="0" w:color="auto"/>
              <w:left w:val="single" w:sz="4" w:space="0" w:color="auto"/>
              <w:bottom w:val="single" w:sz="4" w:space="0" w:color="auto"/>
              <w:right w:val="single" w:sz="4" w:space="0" w:color="auto"/>
            </w:tcBorders>
          </w:tcPr>
          <w:p w14:paraId="6C17E08A" w14:textId="77777777" w:rsidR="002E47AB" w:rsidRPr="002E47AB" w:rsidRDefault="002B02FB" w:rsidP="00932913">
            <w:pPr>
              <w:pStyle w:val="aff1"/>
              <w:jc w:val="center"/>
              <w:rPr>
                <w:sz w:val="24"/>
                <w:szCs w:val="24"/>
              </w:rPr>
            </w:pPr>
            <w:r w:rsidRPr="002E47AB">
              <w:rPr>
                <w:sz w:val="24"/>
                <w:szCs w:val="24"/>
              </w:rPr>
              <w:t>–</w:t>
            </w:r>
          </w:p>
        </w:tc>
        <w:tc>
          <w:tcPr>
            <w:tcW w:w="563" w:type="pct"/>
            <w:tcBorders>
              <w:top w:val="single" w:sz="4" w:space="0" w:color="auto"/>
              <w:left w:val="single" w:sz="4" w:space="0" w:color="auto"/>
              <w:bottom w:val="single" w:sz="4" w:space="0" w:color="auto"/>
              <w:right w:val="single" w:sz="4" w:space="0" w:color="auto"/>
            </w:tcBorders>
          </w:tcPr>
          <w:p w14:paraId="6B0E0EDB" w14:textId="77777777" w:rsidR="002E47AB" w:rsidRPr="002E47AB" w:rsidRDefault="002B02FB" w:rsidP="00932913">
            <w:pPr>
              <w:pStyle w:val="aff1"/>
              <w:jc w:val="center"/>
              <w:rPr>
                <w:sz w:val="24"/>
                <w:szCs w:val="24"/>
              </w:rPr>
            </w:pPr>
            <w:r w:rsidRPr="002E47AB">
              <w:rPr>
                <w:sz w:val="24"/>
                <w:szCs w:val="24"/>
              </w:rPr>
              <w:t>–</w:t>
            </w:r>
          </w:p>
        </w:tc>
      </w:tr>
      <w:tr w:rsidR="002B02FB" w:rsidRPr="002C074D" w14:paraId="35C5BE47" w14:textId="77777777" w:rsidTr="002B02FB">
        <w:tc>
          <w:tcPr>
            <w:tcW w:w="1620" w:type="pct"/>
            <w:tcBorders>
              <w:top w:val="single" w:sz="4" w:space="0" w:color="auto"/>
              <w:left w:val="single" w:sz="4" w:space="0" w:color="auto"/>
              <w:bottom w:val="single" w:sz="4" w:space="0" w:color="auto"/>
              <w:right w:val="single" w:sz="4" w:space="0" w:color="auto"/>
            </w:tcBorders>
          </w:tcPr>
          <w:p w14:paraId="288FF173" w14:textId="77777777" w:rsidR="002E47AB" w:rsidRPr="002E47AB" w:rsidRDefault="002B02FB" w:rsidP="00932913">
            <w:pPr>
              <w:pStyle w:val="aff1"/>
              <w:rPr>
                <w:sz w:val="24"/>
                <w:szCs w:val="24"/>
              </w:rPr>
            </w:pPr>
            <w:r>
              <w:rPr>
                <w:sz w:val="24"/>
                <w:szCs w:val="24"/>
              </w:rPr>
              <w:t xml:space="preserve">5.2 </w:t>
            </w:r>
            <w:r w:rsidR="002E47AB" w:rsidRPr="002E47AB">
              <w:rPr>
                <w:sz w:val="24"/>
                <w:szCs w:val="24"/>
              </w:rPr>
              <w:t>лифтовых шахт</w:t>
            </w:r>
          </w:p>
        </w:tc>
        <w:tc>
          <w:tcPr>
            <w:tcW w:w="563" w:type="pct"/>
            <w:tcBorders>
              <w:top w:val="single" w:sz="4" w:space="0" w:color="auto"/>
              <w:left w:val="single" w:sz="4" w:space="0" w:color="auto"/>
              <w:bottom w:val="single" w:sz="4" w:space="0" w:color="auto"/>
              <w:right w:val="single" w:sz="4" w:space="0" w:color="auto"/>
            </w:tcBorders>
          </w:tcPr>
          <w:p w14:paraId="352E985A" w14:textId="77777777" w:rsidR="002E47AB" w:rsidRPr="002E47AB" w:rsidRDefault="002B02FB" w:rsidP="00932913">
            <w:pPr>
              <w:pStyle w:val="aff1"/>
              <w:jc w:val="center"/>
              <w:rPr>
                <w:sz w:val="24"/>
                <w:szCs w:val="24"/>
              </w:rPr>
            </w:pPr>
            <w:r w:rsidRPr="002E47AB">
              <w:rPr>
                <w:sz w:val="24"/>
                <w:szCs w:val="24"/>
              </w:rPr>
              <w:t>–</w:t>
            </w:r>
          </w:p>
        </w:tc>
        <w:tc>
          <w:tcPr>
            <w:tcW w:w="563" w:type="pct"/>
            <w:tcBorders>
              <w:top w:val="single" w:sz="4" w:space="0" w:color="auto"/>
              <w:left w:val="single" w:sz="4" w:space="0" w:color="auto"/>
              <w:bottom w:val="single" w:sz="4" w:space="0" w:color="auto"/>
              <w:right w:val="single" w:sz="4" w:space="0" w:color="auto"/>
            </w:tcBorders>
          </w:tcPr>
          <w:p w14:paraId="57978AC9" w14:textId="77777777" w:rsidR="002E47AB" w:rsidRPr="002E47AB" w:rsidRDefault="002E47AB" w:rsidP="00932913">
            <w:pPr>
              <w:pStyle w:val="aff1"/>
              <w:jc w:val="center"/>
              <w:rPr>
                <w:sz w:val="24"/>
                <w:szCs w:val="24"/>
              </w:rPr>
            </w:pPr>
            <w:r w:rsidRPr="002E47AB">
              <w:rPr>
                <w:sz w:val="24"/>
                <w:szCs w:val="24"/>
              </w:rPr>
              <w:t>+</w:t>
            </w:r>
          </w:p>
        </w:tc>
        <w:tc>
          <w:tcPr>
            <w:tcW w:w="705" w:type="pct"/>
            <w:tcBorders>
              <w:top w:val="single" w:sz="4" w:space="0" w:color="auto"/>
              <w:left w:val="single" w:sz="4" w:space="0" w:color="auto"/>
              <w:bottom w:val="single" w:sz="4" w:space="0" w:color="auto"/>
              <w:right w:val="single" w:sz="4" w:space="0" w:color="auto"/>
            </w:tcBorders>
          </w:tcPr>
          <w:p w14:paraId="6BB435E8" w14:textId="77777777" w:rsidR="002E47AB" w:rsidRPr="002E47AB" w:rsidRDefault="002E47AB" w:rsidP="00932913">
            <w:pPr>
              <w:pStyle w:val="aff1"/>
              <w:jc w:val="center"/>
              <w:rPr>
                <w:sz w:val="24"/>
                <w:szCs w:val="24"/>
              </w:rPr>
            </w:pPr>
            <w:r w:rsidRPr="002E47AB">
              <w:rPr>
                <w:sz w:val="24"/>
                <w:szCs w:val="24"/>
              </w:rPr>
              <w:t>+</w:t>
            </w:r>
          </w:p>
        </w:tc>
        <w:tc>
          <w:tcPr>
            <w:tcW w:w="563" w:type="pct"/>
            <w:tcBorders>
              <w:top w:val="single" w:sz="4" w:space="0" w:color="auto"/>
              <w:left w:val="single" w:sz="4" w:space="0" w:color="auto"/>
              <w:bottom w:val="single" w:sz="4" w:space="0" w:color="auto"/>
              <w:right w:val="single" w:sz="4" w:space="0" w:color="auto"/>
            </w:tcBorders>
          </w:tcPr>
          <w:p w14:paraId="7B84ECE7" w14:textId="77777777" w:rsidR="002E47AB" w:rsidRPr="002E47AB" w:rsidRDefault="002B02FB" w:rsidP="00932913">
            <w:pPr>
              <w:pStyle w:val="aff1"/>
              <w:jc w:val="center"/>
              <w:rPr>
                <w:sz w:val="24"/>
                <w:szCs w:val="24"/>
              </w:rPr>
            </w:pPr>
            <w:r w:rsidRPr="002E47AB">
              <w:rPr>
                <w:sz w:val="24"/>
                <w:szCs w:val="24"/>
              </w:rPr>
              <w:t>–</w:t>
            </w:r>
          </w:p>
        </w:tc>
        <w:tc>
          <w:tcPr>
            <w:tcW w:w="423" w:type="pct"/>
            <w:tcBorders>
              <w:top w:val="single" w:sz="4" w:space="0" w:color="auto"/>
              <w:left w:val="single" w:sz="4" w:space="0" w:color="auto"/>
              <w:bottom w:val="single" w:sz="4" w:space="0" w:color="auto"/>
              <w:right w:val="single" w:sz="4" w:space="0" w:color="auto"/>
            </w:tcBorders>
          </w:tcPr>
          <w:p w14:paraId="35816237" w14:textId="77777777" w:rsidR="002E47AB" w:rsidRPr="002E47AB" w:rsidRDefault="002B02FB" w:rsidP="00932913">
            <w:pPr>
              <w:pStyle w:val="aff1"/>
              <w:jc w:val="center"/>
              <w:rPr>
                <w:sz w:val="24"/>
                <w:szCs w:val="24"/>
              </w:rPr>
            </w:pPr>
            <w:r w:rsidRPr="002E47AB">
              <w:rPr>
                <w:sz w:val="24"/>
                <w:szCs w:val="24"/>
              </w:rPr>
              <w:t>–</w:t>
            </w:r>
          </w:p>
        </w:tc>
        <w:tc>
          <w:tcPr>
            <w:tcW w:w="563" w:type="pct"/>
            <w:tcBorders>
              <w:top w:val="single" w:sz="4" w:space="0" w:color="auto"/>
              <w:left w:val="single" w:sz="4" w:space="0" w:color="auto"/>
              <w:bottom w:val="single" w:sz="4" w:space="0" w:color="auto"/>
              <w:right w:val="single" w:sz="4" w:space="0" w:color="auto"/>
            </w:tcBorders>
          </w:tcPr>
          <w:p w14:paraId="3FA19B0B" w14:textId="77777777" w:rsidR="002E47AB" w:rsidRPr="002E47AB" w:rsidRDefault="002B02FB" w:rsidP="00932913">
            <w:pPr>
              <w:pStyle w:val="aff1"/>
              <w:jc w:val="center"/>
              <w:rPr>
                <w:sz w:val="24"/>
                <w:szCs w:val="24"/>
              </w:rPr>
            </w:pPr>
            <w:r w:rsidRPr="002E47AB">
              <w:rPr>
                <w:sz w:val="24"/>
                <w:szCs w:val="24"/>
              </w:rPr>
              <w:t>–</w:t>
            </w:r>
          </w:p>
        </w:tc>
      </w:tr>
      <w:tr w:rsidR="002B02FB" w:rsidRPr="002C074D" w14:paraId="702A07B0" w14:textId="77777777" w:rsidTr="002B02FB">
        <w:tc>
          <w:tcPr>
            <w:tcW w:w="1620" w:type="pct"/>
            <w:tcBorders>
              <w:top w:val="single" w:sz="4" w:space="0" w:color="auto"/>
              <w:left w:val="single" w:sz="4" w:space="0" w:color="auto"/>
              <w:bottom w:val="single" w:sz="4" w:space="0" w:color="auto"/>
              <w:right w:val="single" w:sz="4" w:space="0" w:color="auto"/>
            </w:tcBorders>
          </w:tcPr>
          <w:p w14:paraId="7E2175FE" w14:textId="77777777" w:rsidR="002E47AB" w:rsidRPr="002E47AB" w:rsidRDefault="002B02FB" w:rsidP="00932913">
            <w:pPr>
              <w:pStyle w:val="aff1"/>
              <w:rPr>
                <w:sz w:val="24"/>
                <w:szCs w:val="24"/>
              </w:rPr>
            </w:pPr>
            <w:r>
              <w:rPr>
                <w:sz w:val="24"/>
                <w:szCs w:val="24"/>
              </w:rPr>
              <w:t xml:space="preserve">5.3 </w:t>
            </w:r>
            <w:r w:rsidR="002E47AB" w:rsidRPr="002E47AB">
              <w:rPr>
                <w:sz w:val="24"/>
                <w:szCs w:val="24"/>
              </w:rPr>
              <w:t>монолитной части</w:t>
            </w:r>
          </w:p>
        </w:tc>
        <w:tc>
          <w:tcPr>
            <w:tcW w:w="563" w:type="pct"/>
            <w:tcBorders>
              <w:top w:val="single" w:sz="4" w:space="0" w:color="auto"/>
              <w:left w:val="single" w:sz="4" w:space="0" w:color="auto"/>
              <w:bottom w:val="single" w:sz="4" w:space="0" w:color="auto"/>
              <w:right w:val="single" w:sz="4" w:space="0" w:color="auto"/>
            </w:tcBorders>
          </w:tcPr>
          <w:p w14:paraId="64B8870F" w14:textId="77777777" w:rsidR="002E47AB" w:rsidRPr="002E47AB" w:rsidRDefault="002B02FB" w:rsidP="00932913">
            <w:pPr>
              <w:pStyle w:val="aff1"/>
              <w:jc w:val="center"/>
              <w:rPr>
                <w:sz w:val="24"/>
                <w:szCs w:val="24"/>
              </w:rPr>
            </w:pPr>
            <w:r w:rsidRPr="002E47AB">
              <w:rPr>
                <w:sz w:val="24"/>
                <w:szCs w:val="24"/>
              </w:rPr>
              <w:t>–</w:t>
            </w:r>
          </w:p>
        </w:tc>
        <w:tc>
          <w:tcPr>
            <w:tcW w:w="563" w:type="pct"/>
            <w:tcBorders>
              <w:top w:val="single" w:sz="4" w:space="0" w:color="auto"/>
              <w:left w:val="single" w:sz="4" w:space="0" w:color="auto"/>
              <w:bottom w:val="single" w:sz="4" w:space="0" w:color="auto"/>
              <w:right w:val="single" w:sz="4" w:space="0" w:color="auto"/>
            </w:tcBorders>
          </w:tcPr>
          <w:p w14:paraId="162238F9" w14:textId="77777777" w:rsidR="002E47AB" w:rsidRPr="002E47AB" w:rsidRDefault="002E47AB" w:rsidP="00932913">
            <w:pPr>
              <w:pStyle w:val="aff1"/>
              <w:jc w:val="center"/>
              <w:rPr>
                <w:sz w:val="24"/>
                <w:szCs w:val="24"/>
              </w:rPr>
            </w:pPr>
            <w:r w:rsidRPr="002E47AB">
              <w:rPr>
                <w:sz w:val="24"/>
                <w:szCs w:val="24"/>
              </w:rPr>
              <w:t>+</w:t>
            </w:r>
          </w:p>
        </w:tc>
        <w:tc>
          <w:tcPr>
            <w:tcW w:w="705" w:type="pct"/>
            <w:tcBorders>
              <w:top w:val="single" w:sz="4" w:space="0" w:color="auto"/>
              <w:left w:val="single" w:sz="4" w:space="0" w:color="auto"/>
              <w:bottom w:val="single" w:sz="4" w:space="0" w:color="auto"/>
              <w:right w:val="single" w:sz="4" w:space="0" w:color="auto"/>
            </w:tcBorders>
          </w:tcPr>
          <w:p w14:paraId="39F058DD" w14:textId="77777777" w:rsidR="002E47AB" w:rsidRPr="002E47AB" w:rsidRDefault="002E47AB" w:rsidP="00932913">
            <w:pPr>
              <w:pStyle w:val="aff1"/>
              <w:jc w:val="center"/>
              <w:rPr>
                <w:sz w:val="24"/>
                <w:szCs w:val="24"/>
              </w:rPr>
            </w:pPr>
            <w:r w:rsidRPr="002E47AB">
              <w:rPr>
                <w:sz w:val="24"/>
                <w:szCs w:val="24"/>
              </w:rPr>
              <w:t>+</w:t>
            </w:r>
          </w:p>
        </w:tc>
        <w:tc>
          <w:tcPr>
            <w:tcW w:w="563" w:type="pct"/>
            <w:tcBorders>
              <w:top w:val="single" w:sz="4" w:space="0" w:color="auto"/>
              <w:left w:val="single" w:sz="4" w:space="0" w:color="auto"/>
              <w:bottom w:val="single" w:sz="4" w:space="0" w:color="auto"/>
              <w:right w:val="single" w:sz="4" w:space="0" w:color="auto"/>
            </w:tcBorders>
          </w:tcPr>
          <w:p w14:paraId="548DD6CC" w14:textId="77777777" w:rsidR="002E47AB" w:rsidRPr="002E47AB" w:rsidRDefault="002B02FB" w:rsidP="00932913">
            <w:pPr>
              <w:pStyle w:val="aff1"/>
              <w:jc w:val="center"/>
              <w:rPr>
                <w:sz w:val="24"/>
                <w:szCs w:val="24"/>
              </w:rPr>
            </w:pPr>
            <w:r w:rsidRPr="002E47AB">
              <w:rPr>
                <w:sz w:val="24"/>
                <w:szCs w:val="24"/>
              </w:rPr>
              <w:t>–</w:t>
            </w:r>
          </w:p>
        </w:tc>
        <w:tc>
          <w:tcPr>
            <w:tcW w:w="423" w:type="pct"/>
            <w:tcBorders>
              <w:top w:val="single" w:sz="4" w:space="0" w:color="auto"/>
              <w:left w:val="single" w:sz="4" w:space="0" w:color="auto"/>
              <w:bottom w:val="single" w:sz="4" w:space="0" w:color="auto"/>
              <w:right w:val="single" w:sz="4" w:space="0" w:color="auto"/>
            </w:tcBorders>
          </w:tcPr>
          <w:p w14:paraId="60763902" w14:textId="77777777" w:rsidR="002E47AB" w:rsidRPr="002E47AB" w:rsidRDefault="002B02FB" w:rsidP="00932913">
            <w:pPr>
              <w:pStyle w:val="aff1"/>
              <w:jc w:val="center"/>
              <w:rPr>
                <w:sz w:val="24"/>
                <w:szCs w:val="24"/>
              </w:rPr>
            </w:pPr>
            <w:r w:rsidRPr="002E47AB">
              <w:rPr>
                <w:sz w:val="24"/>
                <w:szCs w:val="24"/>
              </w:rPr>
              <w:t>–</w:t>
            </w:r>
          </w:p>
        </w:tc>
        <w:tc>
          <w:tcPr>
            <w:tcW w:w="563" w:type="pct"/>
            <w:tcBorders>
              <w:top w:val="single" w:sz="4" w:space="0" w:color="auto"/>
              <w:left w:val="single" w:sz="4" w:space="0" w:color="auto"/>
              <w:bottom w:val="single" w:sz="4" w:space="0" w:color="auto"/>
              <w:right w:val="single" w:sz="4" w:space="0" w:color="auto"/>
            </w:tcBorders>
          </w:tcPr>
          <w:p w14:paraId="3275E6F5" w14:textId="77777777" w:rsidR="002E47AB" w:rsidRPr="002E47AB" w:rsidRDefault="002B02FB" w:rsidP="00932913">
            <w:pPr>
              <w:pStyle w:val="aff1"/>
              <w:jc w:val="center"/>
              <w:rPr>
                <w:sz w:val="24"/>
                <w:szCs w:val="24"/>
              </w:rPr>
            </w:pPr>
            <w:r w:rsidRPr="002E47AB">
              <w:rPr>
                <w:sz w:val="24"/>
                <w:szCs w:val="24"/>
              </w:rPr>
              <w:t>–</w:t>
            </w:r>
          </w:p>
        </w:tc>
      </w:tr>
      <w:tr w:rsidR="002B02FB" w:rsidRPr="002C074D" w14:paraId="783AAD98" w14:textId="77777777" w:rsidTr="002B02FB">
        <w:tc>
          <w:tcPr>
            <w:tcW w:w="1620" w:type="pct"/>
            <w:tcBorders>
              <w:top w:val="single" w:sz="4" w:space="0" w:color="auto"/>
              <w:left w:val="single" w:sz="4" w:space="0" w:color="auto"/>
              <w:bottom w:val="single" w:sz="4" w:space="0" w:color="auto"/>
              <w:right w:val="single" w:sz="4" w:space="0" w:color="auto"/>
            </w:tcBorders>
          </w:tcPr>
          <w:p w14:paraId="1775DE1B" w14:textId="77777777" w:rsidR="002E47AB" w:rsidRPr="002E47AB" w:rsidRDefault="002B02FB" w:rsidP="00932913">
            <w:pPr>
              <w:pStyle w:val="aff1"/>
              <w:rPr>
                <w:sz w:val="24"/>
                <w:szCs w:val="24"/>
              </w:rPr>
            </w:pPr>
            <w:r>
              <w:rPr>
                <w:sz w:val="24"/>
                <w:szCs w:val="24"/>
              </w:rPr>
              <w:t xml:space="preserve">6 </w:t>
            </w:r>
            <w:r w:rsidR="002E47AB" w:rsidRPr="002E47AB">
              <w:rPr>
                <w:sz w:val="24"/>
                <w:szCs w:val="24"/>
              </w:rPr>
              <w:t>Сжатие или усадка колонн</w:t>
            </w:r>
          </w:p>
        </w:tc>
        <w:tc>
          <w:tcPr>
            <w:tcW w:w="563" w:type="pct"/>
            <w:tcBorders>
              <w:top w:val="single" w:sz="4" w:space="0" w:color="auto"/>
              <w:left w:val="single" w:sz="4" w:space="0" w:color="auto"/>
              <w:bottom w:val="single" w:sz="4" w:space="0" w:color="auto"/>
              <w:right w:val="single" w:sz="4" w:space="0" w:color="auto"/>
            </w:tcBorders>
          </w:tcPr>
          <w:p w14:paraId="1FD66C54" w14:textId="77777777" w:rsidR="002E47AB" w:rsidRPr="002E47AB" w:rsidRDefault="002B02FB" w:rsidP="00932913">
            <w:pPr>
              <w:pStyle w:val="aff1"/>
              <w:jc w:val="center"/>
              <w:rPr>
                <w:sz w:val="24"/>
                <w:szCs w:val="24"/>
              </w:rPr>
            </w:pPr>
            <w:r w:rsidRPr="002E47AB">
              <w:rPr>
                <w:sz w:val="24"/>
                <w:szCs w:val="24"/>
              </w:rPr>
              <w:t>–</w:t>
            </w:r>
          </w:p>
        </w:tc>
        <w:tc>
          <w:tcPr>
            <w:tcW w:w="563" w:type="pct"/>
            <w:tcBorders>
              <w:top w:val="single" w:sz="4" w:space="0" w:color="auto"/>
              <w:left w:val="single" w:sz="4" w:space="0" w:color="auto"/>
              <w:bottom w:val="single" w:sz="4" w:space="0" w:color="auto"/>
              <w:right w:val="single" w:sz="4" w:space="0" w:color="auto"/>
            </w:tcBorders>
          </w:tcPr>
          <w:p w14:paraId="0006A70A" w14:textId="77777777" w:rsidR="002E47AB" w:rsidRPr="002E47AB" w:rsidRDefault="002E47AB" w:rsidP="00932913">
            <w:pPr>
              <w:pStyle w:val="aff1"/>
              <w:jc w:val="center"/>
              <w:rPr>
                <w:sz w:val="24"/>
                <w:szCs w:val="24"/>
              </w:rPr>
            </w:pPr>
            <w:r w:rsidRPr="002E47AB">
              <w:rPr>
                <w:sz w:val="24"/>
                <w:szCs w:val="24"/>
              </w:rPr>
              <w:t>+</w:t>
            </w:r>
          </w:p>
        </w:tc>
        <w:tc>
          <w:tcPr>
            <w:tcW w:w="705" w:type="pct"/>
            <w:tcBorders>
              <w:top w:val="single" w:sz="4" w:space="0" w:color="auto"/>
              <w:left w:val="single" w:sz="4" w:space="0" w:color="auto"/>
              <w:bottom w:val="single" w:sz="4" w:space="0" w:color="auto"/>
              <w:right w:val="single" w:sz="4" w:space="0" w:color="auto"/>
            </w:tcBorders>
          </w:tcPr>
          <w:p w14:paraId="1A42D9EA" w14:textId="77777777" w:rsidR="002E47AB" w:rsidRPr="002E47AB" w:rsidRDefault="002E47AB" w:rsidP="00932913">
            <w:pPr>
              <w:pStyle w:val="aff1"/>
              <w:jc w:val="center"/>
              <w:rPr>
                <w:sz w:val="24"/>
                <w:szCs w:val="24"/>
              </w:rPr>
            </w:pPr>
            <w:r w:rsidRPr="002E47AB">
              <w:rPr>
                <w:sz w:val="24"/>
                <w:szCs w:val="24"/>
              </w:rPr>
              <w:t>+</w:t>
            </w:r>
          </w:p>
        </w:tc>
        <w:tc>
          <w:tcPr>
            <w:tcW w:w="563" w:type="pct"/>
            <w:tcBorders>
              <w:top w:val="single" w:sz="4" w:space="0" w:color="auto"/>
              <w:left w:val="single" w:sz="4" w:space="0" w:color="auto"/>
              <w:bottom w:val="single" w:sz="4" w:space="0" w:color="auto"/>
              <w:right w:val="single" w:sz="4" w:space="0" w:color="auto"/>
            </w:tcBorders>
          </w:tcPr>
          <w:p w14:paraId="11AEB117" w14:textId="77777777" w:rsidR="002E47AB" w:rsidRPr="002E47AB" w:rsidRDefault="002B02FB" w:rsidP="00932913">
            <w:pPr>
              <w:pStyle w:val="aff1"/>
              <w:jc w:val="center"/>
              <w:rPr>
                <w:sz w:val="24"/>
                <w:szCs w:val="24"/>
              </w:rPr>
            </w:pPr>
            <w:r w:rsidRPr="002E47AB">
              <w:rPr>
                <w:sz w:val="24"/>
                <w:szCs w:val="24"/>
              </w:rPr>
              <w:t>–</w:t>
            </w:r>
          </w:p>
        </w:tc>
        <w:tc>
          <w:tcPr>
            <w:tcW w:w="423" w:type="pct"/>
            <w:tcBorders>
              <w:top w:val="single" w:sz="4" w:space="0" w:color="auto"/>
              <w:left w:val="single" w:sz="4" w:space="0" w:color="auto"/>
              <w:bottom w:val="single" w:sz="4" w:space="0" w:color="auto"/>
              <w:right w:val="single" w:sz="4" w:space="0" w:color="auto"/>
            </w:tcBorders>
          </w:tcPr>
          <w:p w14:paraId="75CC80A2" w14:textId="77777777" w:rsidR="002E47AB" w:rsidRPr="002E47AB" w:rsidRDefault="002B02FB" w:rsidP="00932913">
            <w:pPr>
              <w:pStyle w:val="aff1"/>
              <w:jc w:val="center"/>
              <w:rPr>
                <w:sz w:val="24"/>
                <w:szCs w:val="24"/>
              </w:rPr>
            </w:pPr>
            <w:r w:rsidRPr="002E47AB">
              <w:rPr>
                <w:sz w:val="24"/>
                <w:szCs w:val="24"/>
              </w:rPr>
              <w:t>–</w:t>
            </w:r>
          </w:p>
        </w:tc>
        <w:tc>
          <w:tcPr>
            <w:tcW w:w="563" w:type="pct"/>
            <w:tcBorders>
              <w:top w:val="single" w:sz="4" w:space="0" w:color="auto"/>
              <w:left w:val="single" w:sz="4" w:space="0" w:color="auto"/>
              <w:bottom w:val="single" w:sz="4" w:space="0" w:color="auto"/>
              <w:right w:val="single" w:sz="4" w:space="0" w:color="auto"/>
            </w:tcBorders>
          </w:tcPr>
          <w:p w14:paraId="416FC739" w14:textId="77777777" w:rsidR="002E47AB" w:rsidRPr="002E47AB" w:rsidRDefault="002B02FB" w:rsidP="00932913">
            <w:pPr>
              <w:pStyle w:val="aff1"/>
              <w:jc w:val="center"/>
              <w:rPr>
                <w:sz w:val="24"/>
                <w:szCs w:val="24"/>
              </w:rPr>
            </w:pPr>
            <w:r w:rsidRPr="002E47AB">
              <w:rPr>
                <w:sz w:val="24"/>
                <w:szCs w:val="24"/>
              </w:rPr>
              <w:t>–</w:t>
            </w:r>
          </w:p>
        </w:tc>
      </w:tr>
      <w:tr w:rsidR="002B02FB" w:rsidRPr="002C074D" w14:paraId="604CD80A" w14:textId="77777777" w:rsidTr="002B02FB">
        <w:tc>
          <w:tcPr>
            <w:tcW w:w="1620" w:type="pct"/>
            <w:tcBorders>
              <w:top w:val="single" w:sz="4" w:space="0" w:color="auto"/>
              <w:left w:val="single" w:sz="4" w:space="0" w:color="auto"/>
              <w:bottom w:val="single" w:sz="4" w:space="0" w:color="auto"/>
              <w:right w:val="single" w:sz="4" w:space="0" w:color="auto"/>
            </w:tcBorders>
          </w:tcPr>
          <w:p w14:paraId="7E22A2E4" w14:textId="77777777" w:rsidR="002E47AB" w:rsidRPr="002E47AB" w:rsidRDefault="002B02FB" w:rsidP="00932913">
            <w:pPr>
              <w:pStyle w:val="aff1"/>
              <w:rPr>
                <w:sz w:val="24"/>
                <w:szCs w:val="24"/>
              </w:rPr>
            </w:pPr>
            <w:r>
              <w:rPr>
                <w:sz w:val="24"/>
                <w:szCs w:val="24"/>
              </w:rPr>
              <w:t xml:space="preserve">7 </w:t>
            </w:r>
            <w:r w:rsidR="002E47AB" w:rsidRPr="002E47AB">
              <w:rPr>
                <w:sz w:val="24"/>
                <w:szCs w:val="24"/>
              </w:rPr>
              <w:t>Крен верхней части строительных конструкций</w:t>
            </w:r>
          </w:p>
        </w:tc>
        <w:tc>
          <w:tcPr>
            <w:tcW w:w="563" w:type="pct"/>
            <w:tcBorders>
              <w:top w:val="single" w:sz="4" w:space="0" w:color="auto"/>
              <w:left w:val="single" w:sz="4" w:space="0" w:color="auto"/>
              <w:bottom w:val="single" w:sz="4" w:space="0" w:color="auto"/>
              <w:right w:val="single" w:sz="4" w:space="0" w:color="auto"/>
            </w:tcBorders>
          </w:tcPr>
          <w:p w14:paraId="11CFFCA4" w14:textId="77777777" w:rsidR="002E47AB" w:rsidRPr="002E47AB" w:rsidRDefault="002B02FB" w:rsidP="00932913">
            <w:pPr>
              <w:pStyle w:val="aff1"/>
              <w:jc w:val="center"/>
              <w:rPr>
                <w:sz w:val="24"/>
                <w:szCs w:val="24"/>
              </w:rPr>
            </w:pPr>
            <w:r w:rsidRPr="002E47AB">
              <w:rPr>
                <w:sz w:val="24"/>
                <w:szCs w:val="24"/>
              </w:rPr>
              <w:t>–</w:t>
            </w:r>
          </w:p>
        </w:tc>
        <w:tc>
          <w:tcPr>
            <w:tcW w:w="563" w:type="pct"/>
            <w:tcBorders>
              <w:top w:val="single" w:sz="4" w:space="0" w:color="auto"/>
              <w:left w:val="single" w:sz="4" w:space="0" w:color="auto"/>
              <w:bottom w:val="single" w:sz="4" w:space="0" w:color="auto"/>
              <w:right w:val="single" w:sz="4" w:space="0" w:color="auto"/>
            </w:tcBorders>
          </w:tcPr>
          <w:p w14:paraId="731BE422" w14:textId="77777777" w:rsidR="002E47AB" w:rsidRPr="002E47AB" w:rsidRDefault="002B02FB" w:rsidP="00932913">
            <w:pPr>
              <w:pStyle w:val="aff1"/>
              <w:jc w:val="center"/>
              <w:rPr>
                <w:sz w:val="24"/>
                <w:szCs w:val="24"/>
              </w:rPr>
            </w:pPr>
            <w:r w:rsidRPr="002E47AB">
              <w:rPr>
                <w:sz w:val="24"/>
                <w:szCs w:val="24"/>
              </w:rPr>
              <w:t>–</w:t>
            </w:r>
          </w:p>
        </w:tc>
        <w:tc>
          <w:tcPr>
            <w:tcW w:w="705" w:type="pct"/>
            <w:tcBorders>
              <w:top w:val="single" w:sz="4" w:space="0" w:color="auto"/>
              <w:left w:val="single" w:sz="4" w:space="0" w:color="auto"/>
              <w:bottom w:val="single" w:sz="4" w:space="0" w:color="auto"/>
              <w:right w:val="single" w:sz="4" w:space="0" w:color="auto"/>
            </w:tcBorders>
          </w:tcPr>
          <w:p w14:paraId="100BF446" w14:textId="77777777" w:rsidR="002E47AB" w:rsidRPr="002E47AB" w:rsidRDefault="002E47AB" w:rsidP="00932913">
            <w:pPr>
              <w:pStyle w:val="aff1"/>
              <w:jc w:val="center"/>
              <w:rPr>
                <w:sz w:val="24"/>
                <w:szCs w:val="24"/>
              </w:rPr>
            </w:pPr>
            <w:r w:rsidRPr="002E47AB">
              <w:rPr>
                <w:sz w:val="24"/>
                <w:szCs w:val="24"/>
              </w:rPr>
              <w:t>+</w:t>
            </w:r>
          </w:p>
        </w:tc>
        <w:tc>
          <w:tcPr>
            <w:tcW w:w="563" w:type="pct"/>
            <w:tcBorders>
              <w:top w:val="single" w:sz="4" w:space="0" w:color="auto"/>
              <w:left w:val="single" w:sz="4" w:space="0" w:color="auto"/>
              <w:bottom w:val="single" w:sz="4" w:space="0" w:color="auto"/>
              <w:right w:val="single" w:sz="4" w:space="0" w:color="auto"/>
            </w:tcBorders>
          </w:tcPr>
          <w:p w14:paraId="35A6E817" w14:textId="77777777" w:rsidR="002E47AB" w:rsidRPr="002E47AB" w:rsidRDefault="002E47AB" w:rsidP="00932913">
            <w:pPr>
              <w:pStyle w:val="aff1"/>
              <w:jc w:val="center"/>
              <w:rPr>
                <w:sz w:val="24"/>
                <w:szCs w:val="24"/>
              </w:rPr>
            </w:pPr>
            <w:r w:rsidRPr="002E47AB">
              <w:rPr>
                <w:sz w:val="24"/>
                <w:szCs w:val="24"/>
              </w:rPr>
              <w:t>+</w:t>
            </w:r>
          </w:p>
        </w:tc>
        <w:tc>
          <w:tcPr>
            <w:tcW w:w="423" w:type="pct"/>
            <w:tcBorders>
              <w:top w:val="single" w:sz="4" w:space="0" w:color="auto"/>
              <w:left w:val="single" w:sz="4" w:space="0" w:color="auto"/>
              <w:bottom w:val="single" w:sz="4" w:space="0" w:color="auto"/>
              <w:right w:val="single" w:sz="4" w:space="0" w:color="auto"/>
            </w:tcBorders>
          </w:tcPr>
          <w:p w14:paraId="5F2278D8" w14:textId="77777777" w:rsidR="002E47AB" w:rsidRPr="002E47AB" w:rsidRDefault="002E47AB" w:rsidP="00932913">
            <w:pPr>
              <w:pStyle w:val="aff1"/>
              <w:jc w:val="center"/>
              <w:rPr>
                <w:sz w:val="24"/>
                <w:szCs w:val="24"/>
              </w:rPr>
            </w:pPr>
            <w:r w:rsidRPr="002E47AB">
              <w:rPr>
                <w:sz w:val="24"/>
                <w:szCs w:val="24"/>
              </w:rPr>
              <w:t>+</w:t>
            </w:r>
          </w:p>
        </w:tc>
        <w:tc>
          <w:tcPr>
            <w:tcW w:w="563" w:type="pct"/>
            <w:tcBorders>
              <w:top w:val="single" w:sz="4" w:space="0" w:color="auto"/>
              <w:left w:val="single" w:sz="4" w:space="0" w:color="auto"/>
              <w:bottom w:val="single" w:sz="4" w:space="0" w:color="auto"/>
              <w:right w:val="single" w:sz="4" w:space="0" w:color="auto"/>
            </w:tcBorders>
          </w:tcPr>
          <w:p w14:paraId="4882E30A" w14:textId="77777777" w:rsidR="002E47AB" w:rsidRPr="002E47AB" w:rsidRDefault="002E47AB" w:rsidP="00932913">
            <w:pPr>
              <w:pStyle w:val="aff1"/>
              <w:jc w:val="center"/>
              <w:rPr>
                <w:sz w:val="24"/>
                <w:szCs w:val="24"/>
              </w:rPr>
            </w:pPr>
            <w:r w:rsidRPr="002E47AB">
              <w:rPr>
                <w:sz w:val="24"/>
                <w:szCs w:val="24"/>
              </w:rPr>
              <w:t>+</w:t>
            </w:r>
          </w:p>
        </w:tc>
      </w:tr>
      <w:tr w:rsidR="002B02FB" w:rsidRPr="002C074D" w14:paraId="111C57D7" w14:textId="77777777" w:rsidTr="002B02FB">
        <w:tc>
          <w:tcPr>
            <w:tcW w:w="5000" w:type="pct"/>
            <w:gridSpan w:val="7"/>
            <w:tcBorders>
              <w:top w:val="single" w:sz="4" w:space="0" w:color="auto"/>
              <w:left w:val="single" w:sz="4" w:space="0" w:color="auto"/>
              <w:bottom w:val="single" w:sz="4" w:space="0" w:color="auto"/>
              <w:right w:val="single" w:sz="4" w:space="0" w:color="auto"/>
            </w:tcBorders>
          </w:tcPr>
          <w:p w14:paraId="7F08D690" w14:textId="77777777" w:rsidR="002B02FB" w:rsidRPr="002B02FB" w:rsidRDefault="002B02FB" w:rsidP="00932913">
            <w:pPr>
              <w:pStyle w:val="aff1"/>
              <w:ind w:firstLine="601"/>
              <w:jc w:val="both"/>
            </w:pPr>
            <w:r>
              <w:t>* Рекомендуется использовать автоматизированные системы.</w:t>
            </w:r>
          </w:p>
        </w:tc>
      </w:tr>
    </w:tbl>
    <w:p w14:paraId="79FD9177" w14:textId="77777777" w:rsidR="0025190F" w:rsidRDefault="0025190F" w:rsidP="00932913">
      <w:pPr>
        <w:pStyle w:val="aff1"/>
        <w:ind w:firstLine="567"/>
        <w:jc w:val="both"/>
        <w:rPr>
          <w:sz w:val="28"/>
          <w:szCs w:val="28"/>
        </w:rPr>
      </w:pPr>
    </w:p>
    <w:p w14:paraId="07627A99" w14:textId="7EF78D88" w:rsidR="000459E4" w:rsidRPr="002B02FB" w:rsidRDefault="002B02FB" w:rsidP="00932913">
      <w:pPr>
        <w:pStyle w:val="aff1"/>
        <w:ind w:firstLine="567"/>
        <w:jc w:val="both"/>
        <w:rPr>
          <w:sz w:val="28"/>
          <w:szCs w:val="28"/>
        </w:rPr>
      </w:pPr>
      <w:r>
        <w:rPr>
          <w:sz w:val="28"/>
          <w:szCs w:val="28"/>
        </w:rPr>
        <w:t xml:space="preserve">13.2.4.6 </w:t>
      </w:r>
      <w:r w:rsidR="000459E4" w:rsidRPr="002B02FB">
        <w:rPr>
          <w:sz w:val="28"/>
          <w:szCs w:val="28"/>
        </w:rPr>
        <w:t>Определение местоположения д</w:t>
      </w:r>
      <w:r w:rsidR="0077765E">
        <w:rPr>
          <w:sz w:val="28"/>
          <w:szCs w:val="28"/>
        </w:rPr>
        <w:t xml:space="preserve">атчиков, ориентиров, изменение </w:t>
      </w:r>
      <w:r w:rsidR="000459E4" w:rsidRPr="002B02FB">
        <w:rPr>
          <w:sz w:val="28"/>
          <w:szCs w:val="28"/>
        </w:rPr>
        <w:t>их местоположения в плане и по высоте должны фиксироваться с точност</w:t>
      </w:r>
      <w:r w:rsidR="00A16CD1">
        <w:rPr>
          <w:sz w:val="28"/>
          <w:szCs w:val="28"/>
        </w:rPr>
        <w:t>ью</w:t>
      </w:r>
      <w:r w:rsidR="0077765E">
        <w:rPr>
          <w:sz w:val="28"/>
          <w:szCs w:val="28"/>
        </w:rPr>
        <w:t>,</w:t>
      </w:r>
      <w:r w:rsidR="00A16CD1">
        <w:rPr>
          <w:sz w:val="28"/>
          <w:szCs w:val="28"/>
        </w:rPr>
        <w:t xml:space="preserve"> указанной</w:t>
      </w:r>
      <w:r w:rsidR="000459E4" w:rsidRPr="002B02FB">
        <w:rPr>
          <w:sz w:val="28"/>
          <w:szCs w:val="28"/>
        </w:rPr>
        <w:t xml:space="preserve"> в таблицах 1</w:t>
      </w:r>
      <w:r w:rsidR="0077765E">
        <w:rPr>
          <w:sz w:val="28"/>
          <w:szCs w:val="28"/>
        </w:rPr>
        <w:t>3</w:t>
      </w:r>
      <w:r w:rsidR="000459E4" w:rsidRPr="002B02FB">
        <w:rPr>
          <w:sz w:val="28"/>
          <w:szCs w:val="28"/>
        </w:rPr>
        <w:t>.1 и 1</w:t>
      </w:r>
      <w:r w:rsidR="0077765E">
        <w:rPr>
          <w:sz w:val="28"/>
          <w:szCs w:val="28"/>
        </w:rPr>
        <w:t>3</w:t>
      </w:r>
      <w:r w:rsidR="000459E4" w:rsidRPr="002B02FB">
        <w:rPr>
          <w:sz w:val="28"/>
          <w:szCs w:val="28"/>
        </w:rPr>
        <w:t>.2.</w:t>
      </w:r>
    </w:p>
    <w:p w14:paraId="6805E87E" w14:textId="77777777" w:rsidR="00B9771C" w:rsidRPr="002B02FB" w:rsidRDefault="00B9771C" w:rsidP="00932913">
      <w:pPr>
        <w:pStyle w:val="aff1"/>
        <w:ind w:firstLine="567"/>
        <w:jc w:val="both"/>
        <w:rPr>
          <w:sz w:val="28"/>
          <w:szCs w:val="28"/>
        </w:rPr>
      </w:pPr>
    </w:p>
    <w:p w14:paraId="45B50A5B" w14:textId="77777777" w:rsidR="0038100C" w:rsidRPr="0077765E" w:rsidRDefault="0077765E" w:rsidP="0025190F">
      <w:pPr>
        <w:pStyle w:val="aff1"/>
        <w:ind w:left="567"/>
        <w:jc w:val="both"/>
        <w:rPr>
          <w:b/>
          <w:sz w:val="28"/>
          <w:szCs w:val="28"/>
        </w:rPr>
      </w:pPr>
      <w:bookmarkStart w:id="84" w:name="_Toc460856948"/>
      <w:r w:rsidRPr="0077765E">
        <w:rPr>
          <w:b/>
          <w:sz w:val="28"/>
          <w:szCs w:val="28"/>
        </w:rPr>
        <w:t xml:space="preserve">14 </w:t>
      </w:r>
      <w:r w:rsidR="0038100C" w:rsidRPr="0077765E">
        <w:rPr>
          <w:b/>
          <w:sz w:val="28"/>
          <w:szCs w:val="28"/>
        </w:rPr>
        <w:t xml:space="preserve">Мероприятия </w:t>
      </w:r>
      <w:r w:rsidR="003811E9" w:rsidRPr="0077765E">
        <w:rPr>
          <w:b/>
          <w:sz w:val="28"/>
          <w:szCs w:val="28"/>
        </w:rPr>
        <w:t>по комплексному обеспечению безопасности и антитеррористической защищенности высотных зданий</w:t>
      </w:r>
      <w:bookmarkEnd w:id="84"/>
      <w:r w:rsidRPr="0077765E">
        <w:rPr>
          <w:b/>
          <w:sz w:val="28"/>
          <w:szCs w:val="28"/>
        </w:rPr>
        <w:t xml:space="preserve"> и комплексов</w:t>
      </w:r>
    </w:p>
    <w:p w14:paraId="4D5B2411" w14:textId="77777777" w:rsidR="00AD623F" w:rsidRPr="002B02FB" w:rsidRDefault="0077765E" w:rsidP="00932913">
      <w:pPr>
        <w:pStyle w:val="aff1"/>
        <w:ind w:firstLine="567"/>
        <w:jc w:val="both"/>
        <w:rPr>
          <w:sz w:val="28"/>
          <w:szCs w:val="28"/>
        </w:rPr>
      </w:pPr>
      <w:r>
        <w:rPr>
          <w:sz w:val="28"/>
          <w:szCs w:val="28"/>
        </w:rPr>
        <w:lastRenderedPageBreak/>
        <w:t xml:space="preserve">14.1 </w:t>
      </w:r>
      <w:r w:rsidR="00AD623F" w:rsidRPr="002B02FB">
        <w:rPr>
          <w:sz w:val="28"/>
          <w:szCs w:val="28"/>
        </w:rPr>
        <w:t xml:space="preserve">Высотные здания </w:t>
      </w:r>
      <w:r>
        <w:rPr>
          <w:sz w:val="28"/>
          <w:szCs w:val="28"/>
        </w:rPr>
        <w:t xml:space="preserve">и </w:t>
      </w:r>
      <w:r w:rsidR="00AD623F" w:rsidRPr="002B02FB">
        <w:rPr>
          <w:sz w:val="28"/>
          <w:szCs w:val="28"/>
        </w:rPr>
        <w:t>комплексы следует защищать от угроз природного, техногенного и антропогенного характера.</w:t>
      </w:r>
    </w:p>
    <w:p w14:paraId="3C83864E" w14:textId="77777777" w:rsidR="00AD623F" w:rsidRPr="002B02FB" w:rsidRDefault="00AD623F" w:rsidP="00932913">
      <w:pPr>
        <w:pStyle w:val="aff1"/>
        <w:ind w:firstLine="567"/>
        <w:jc w:val="both"/>
        <w:rPr>
          <w:sz w:val="28"/>
          <w:szCs w:val="28"/>
        </w:rPr>
      </w:pPr>
      <w:r w:rsidRPr="002B02FB">
        <w:rPr>
          <w:sz w:val="28"/>
          <w:szCs w:val="28"/>
        </w:rPr>
        <w:t>Проектные решения, обеспечивающие защиту от угроз природного</w:t>
      </w:r>
      <w:r w:rsidR="0077765E">
        <w:rPr>
          <w:sz w:val="28"/>
          <w:szCs w:val="28"/>
        </w:rPr>
        <w:t xml:space="preserve"> и</w:t>
      </w:r>
      <w:r w:rsidRPr="002B02FB">
        <w:rPr>
          <w:sz w:val="28"/>
          <w:szCs w:val="28"/>
        </w:rPr>
        <w:t xml:space="preserve"> техногенного характера</w:t>
      </w:r>
      <w:r w:rsidR="0077765E">
        <w:rPr>
          <w:sz w:val="28"/>
          <w:szCs w:val="28"/>
        </w:rPr>
        <w:t>,</w:t>
      </w:r>
      <w:r w:rsidRPr="002B02FB">
        <w:rPr>
          <w:sz w:val="28"/>
          <w:szCs w:val="28"/>
        </w:rPr>
        <w:t xml:space="preserve"> предусматривают в соответствующих разделах проектной документации.</w:t>
      </w:r>
    </w:p>
    <w:p w14:paraId="1CC427EB" w14:textId="77777777" w:rsidR="00AD623F" w:rsidRPr="002B02FB" w:rsidRDefault="0077765E" w:rsidP="00932913">
      <w:pPr>
        <w:pStyle w:val="aff1"/>
        <w:ind w:firstLine="567"/>
        <w:jc w:val="both"/>
        <w:rPr>
          <w:sz w:val="28"/>
          <w:szCs w:val="28"/>
        </w:rPr>
      </w:pPr>
      <w:r>
        <w:rPr>
          <w:sz w:val="28"/>
          <w:szCs w:val="28"/>
        </w:rPr>
        <w:t xml:space="preserve">14.2 </w:t>
      </w:r>
      <w:r w:rsidR="00AD623F" w:rsidRPr="002B02FB">
        <w:rPr>
          <w:sz w:val="28"/>
          <w:szCs w:val="28"/>
        </w:rPr>
        <w:t>В соответствии</w:t>
      </w:r>
      <w:r w:rsidR="00252E8B" w:rsidRPr="002B02FB">
        <w:rPr>
          <w:sz w:val="28"/>
          <w:szCs w:val="28"/>
        </w:rPr>
        <w:t xml:space="preserve"> с [</w:t>
      </w:r>
      <w:r>
        <w:rPr>
          <w:sz w:val="28"/>
          <w:szCs w:val="28"/>
        </w:rPr>
        <w:t>10, статья 5, часть 2, пункт 4</w:t>
      </w:r>
      <w:r w:rsidR="00AD623F" w:rsidRPr="002B02FB">
        <w:rPr>
          <w:sz w:val="28"/>
          <w:szCs w:val="28"/>
        </w:rPr>
        <w:t>] разрабатывают обязательные для выполнения организационные, инженерно-технические и иные мероприятия по антитеррористической защищенности высотных зданий (комплексов).</w:t>
      </w:r>
    </w:p>
    <w:p w14:paraId="2C3C2416" w14:textId="77777777" w:rsidR="00AD623F" w:rsidRPr="002B02FB" w:rsidRDefault="0077765E" w:rsidP="00932913">
      <w:pPr>
        <w:pStyle w:val="aff1"/>
        <w:ind w:firstLine="567"/>
        <w:jc w:val="both"/>
        <w:rPr>
          <w:sz w:val="28"/>
          <w:szCs w:val="28"/>
        </w:rPr>
      </w:pPr>
      <w:r>
        <w:rPr>
          <w:sz w:val="28"/>
          <w:szCs w:val="28"/>
        </w:rPr>
        <w:t xml:space="preserve">14.3 </w:t>
      </w:r>
      <w:r w:rsidR="00AD623F" w:rsidRPr="002B02FB">
        <w:rPr>
          <w:sz w:val="28"/>
          <w:szCs w:val="28"/>
        </w:rPr>
        <w:t>В</w:t>
      </w:r>
      <w:r w:rsidR="00091086" w:rsidRPr="002B02FB">
        <w:rPr>
          <w:sz w:val="28"/>
          <w:szCs w:val="28"/>
        </w:rPr>
        <w:t xml:space="preserve"> </w:t>
      </w:r>
      <w:r w:rsidR="004378C4" w:rsidRPr="002B02FB">
        <w:rPr>
          <w:sz w:val="28"/>
          <w:szCs w:val="28"/>
        </w:rPr>
        <w:t xml:space="preserve">составе </w:t>
      </w:r>
      <w:r w:rsidR="00091086" w:rsidRPr="002B02FB">
        <w:rPr>
          <w:sz w:val="28"/>
          <w:szCs w:val="28"/>
        </w:rPr>
        <w:t>раздел</w:t>
      </w:r>
      <w:r w:rsidR="004378C4" w:rsidRPr="002B02FB">
        <w:rPr>
          <w:sz w:val="28"/>
          <w:szCs w:val="28"/>
        </w:rPr>
        <w:t>а</w:t>
      </w:r>
      <w:r w:rsidR="00091086" w:rsidRPr="002B02FB">
        <w:rPr>
          <w:sz w:val="28"/>
          <w:szCs w:val="28"/>
        </w:rPr>
        <w:t xml:space="preserve"> 12</w:t>
      </w:r>
      <w:r w:rsidR="00AD623F" w:rsidRPr="002B02FB">
        <w:rPr>
          <w:sz w:val="28"/>
          <w:szCs w:val="28"/>
        </w:rPr>
        <w:t xml:space="preserve"> комплект</w:t>
      </w:r>
      <w:r w:rsidR="00091086" w:rsidRPr="002B02FB">
        <w:rPr>
          <w:sz w:val="28"/>
          <w:szCs w:val="28"/>
        </w:rPr>
        <w:t>а</w:t>
      </w:r>
      <w:r w:rsidR="00AD623F" w:rsidRPr="002B02FB">
        <w:rPr>
          <w:sz w:val="28"/>
          <w:szCs w:val="28"/>
        </w:rPr>
        <w:t xml:space="preserve"> проектной документации высотного здания (комплекса) </w:t>
      </w:r>
      <w:r>
        <w:rPr>
          <w:sz w:val="28"/>
          <w:szCs w:val="28"/>
        </w:rPr>
        <w:t xml:space="preserve">«Иная документация, в случаях, предусмотренных федеральными законами» </w:t>
      </w:r>
      <w:r w:rsidRPr="0077765E">
        <w:rPr>
          <w:sz w:val="28"/>
          <w:szCs w:val="28"/>
        </w:rPr>
        <w:t>[</w:t>
      </w:r>
      <w:r>
        <w:rPr>
          <w:sz w:val="28"/>
          <w:szCs w:val="28"/>
        </w:rPr>
        <w:t>12</w:t>
      </w:r>
      <w:r w:rsidRPr="0077765E">
        <w:rPr>
          <w:sz w:val="28"/>
          <w:szCs w:val="28"/>
        </w:rPr>
        <w:t>]</w:t>
      </w:r>
      <w:r>
        <w:rPr>
          <w:sz w:val="28"/>
          <w:szCs w:val="28"/>
        </w:rPr>
        <w:t xml:space="preserve">, </w:t>
      </w:r>
      <w:r w:rsidR="00AD623F" w:rsidRPr="002B02FB">
        <w:rPr>
          <w:sz w:val="28"/>
          <w:szCs w:val="28"/>
        </w:rPr>
        <w:t>включают на обязательной основе самостоятельный подраздел «Комплексное обеспечение безопасности и антитеррористической защищенности».</w:t>
      </w:r>
    </w:p>
    <w:p w14:paraId="27989823" w14:textId="77777777" w:rsidR="0025190F" w:rsidRPr="001F2135" w:rsidRDefault="0025190F" w:rsidP="0025190F">
      <w:pPr>
        <w:pStyle w:val="HEADERTEXT0"/>
        <w:ind w:right="-50" w:firstLine="709"/>
        <w:jc w:val="both"/>
        <w:rPr>
          <w:rFonts w:ascii="Times New Roman" w:hAnsi="Times New Roman"/>
          <w:bCs/>
          <w:color w:val="auto"/>
          <w:kern w:val="36"/>
          <w:sz w:val="28"/>
          <w:szCs w:val="28"/>
        </w:rPr>
      </w:pPr>
      <w:r w:rsidRPr="001F2135">
        <w:rPr>
          <w:rFonts w:ascii="Times New Roman" w:hAnsi="Times New Roman"/>
          <w:bCs/>
          <w:color w:val="auto"/>
          <w:kern w:val="36"/>
          <w:sz w:val="28"/>
          <w:szCs w:val="28"/>
        </w:rPr>
        <w:t>14.4 Требования к решениям по комплексному обеспечению безопасности и антитеррористической защищенности приведены в приложении К.</w:t>
      </w:r>
    </w:p>
    <w:p w14:paraId="4F4C807A" w14:textId="24112C37" w:rsidR="00AD623F" w:rsidRPr="002B02FB" w:rsidRDefault="0025190F" w:rsidP="0025190F">
      <w:pPr>
        <w:pStyle w:val="aff1"/>
        <w:ind w:firstLine="567"/>
        <w:jc w:val="both"/>
        <w:rPr>
          <w:sz w:val="28"/>
          <w:szCs w:val="28"/>
        </w:rPr>
      </w:pPr>
      <w:r w:rsidRPr="001F2135">
        <w:rPr>
          <w:bCs/>
          <w:kern w:val="36"/>
          <w:sz w:val="28"/>
          <w:szCs w:val="28"/>
        </w:rPr>
        <w:t>Дополнительные требования по их детализации определяются заданием на проектирование.</w:t>
      </w:r>
    </w:p>
    <w:p w14:paraId="7784FF59" w14:textId="77777777" w:rsidR="0025190F" w:rsidRPr="00E04F66" w:rsidRDefault="0025190F" w:rsidP="0025190F">
      <w:pPr>
        <w:pStyle w:val="aff1"/>
        <w:ind w:firstLine="567"/>
        <w:jc w:val="both"/>
        <w:rPr>
          <w:b/>
          <w:sz w:val="28"/>
          <w:szCs w:val="28"/>
        </w:rPr>
      </w:pPr>
      <w:r w:rsidRPr="00E04F66">
        <w:rPr>
          <w:b/>
          <w:sz w:val="28"/>
          <w:szCs w:val="28"/>
        </w:rPr>
        <w:t>(Измененная редакция, Изм. № 1).</w:t>
      </w:r>
    </w:p>
    <w:p w14:paraId="44E9B75D" w14:textId="77777777" w:rsidR="00AD623F" w:rsidRPr="002B02FB" w:rsidRDefault="0077765E" w:rsidP="00932913">
      <w:pPr>
        <w:pStyle w:val="aff1"/>
        <w:ind w:firstLine="567"/>
        <w:jc w:val="both"/>
        <w:rPr>
          <w:sz w:val="28"/>
          <w:szCs w:val="28"/>
        </w:rPr>
      </w:pPr>
      <w:r>
        <w:rPr>
          <w:sz w:val="28"/>
          <w:szCs w:val="28"/>
        </w:rPr>
        <w:t xml:space="preserve">14.5 </w:t>
      </w:r>
      <w:r w:rsidR="00AD623F" w:rsidRPr="002B02FB">
        <w:rPr>
          <w:sz w:val="28"/>
          <w:szCs w:val="28"/>
        </w:rPr>
        <w:t>В качестве технических систем по снижению риска и обеспечению безопасности применяют системы, связанные с безопасностью зданий или сооружений. Неполный перечень систем безопасности, применяемых в высотных зданиях (комплексах)</w:t>
      </w:r>
      <w:r>
        <w:rPr>
          <w:sz w:val="28"/>
          <w:szCs w:val="28"/>
        </w:rPr>
        <w:t>,</w:t>
      </w:r>
      <w:r w:rsidR="00AD623F" w:rsidRPr="002B02FB">
        <w:rPr>
          <w:sz w:val="28"/>
          <w:szCs w:val="28"/>
        </w:rPr>
        <w:t xml:space="preserve"> приведен в </w:t>
      </w:r>
      <w:r>
        <w:rPr>
          <w:sz w:val="28"/>
          <w:szCs w:val="28"/>
        </w:rPr>
        <w:t>п</w:t>
      </w:r>
      <w:r w:rsidR="00AD623F" w:rsidRPr="002B02FB">
        <w:rPr>
          <w:sz w:val="28"/>
          <w:szCs w:val="28"/>
        </w:rPr>
        <w:t xml:space="preserve">риложении </w:t>
      </w:r>
      <w:r w:rsidR="00EA4DFA" w:rsidRPr="002B02FB">
        <w:rPr>
          <w:sz w:val="28"/>
          <w:szCs w:val="28"/>
        </w:rPr>
        <w:t>Л</w:t>
      </w:r>
      <w:r>
        <w:rPr>
          <w:sz w:val="28"/>
          <w:szCs w:val="28"/>
        </w:rPr>
        <w:t>.</w:t>
      </w:r>
    </w:p>
    <w:p w14:paraId="552C4BF7" w14:textId="77777777" w:rsidR="00AD623F" w:rsidRPr="002B02FB" w:rsidRDefault="0077765E" w:rsidP="00932913">
      <w:pPr>
        <w:pStyle w:val="aff1"/>
        <w:ind w:firstLine="567"/>
        <w:jc w:val="both"/>
        <w:rPr>
          <w:sz w:val="28"/>
          <w:szCs w:val="28"/>
        </w:rPr>
      </w:pPr>
      <w:r>
        <w:rPr>
          <w:sz w:val="28"/>
          <w:szCs w:val="28"/>
        </w:rPr>
        <w:t xml:space="preserve">14.6 </w:t>
      </w:r>
      <w:r w:rsidR="00AD623F" w:rsidRPr="002B02FB">
        <w:rPr>
          <w:sz w:val="28"/>
          <w:szCs w:val="28"/>
        </w:rPr>
        <w:t xml:space="preserve">Комплексное обеспечение безопасности и антитеррористической защищенности высотного здания (комплекса) достигают путем разработки комплекса организационных, инженерно-технических и специальных мероприятий в целях создания безопасных условий функционирования, предотвращения несанкционированных действий, нейтрализации проектных угроз террористического и криминального характера, способных привести к </w:t>
      </w:r>
      <w:r w:rsidR="00EC05C7">
        <w:rPr>
          <w:sz w:val="28"/>
          <w:szCs w:val="28"/>
        </w:rPr>
        <w:t>ЧС</w:t>
      </w:r>
      <w:r w:rsidR="00AD623F" w:rsidRPr="002B02FB">
        <w:rPr>
          <w:sz w:val="28"/>
          <w:szCs w:val="28"/>
        </w:rPr>
        <w:t>, а</w:t>
      </w:r>
      <w:r w:rsidR="0040635C">
        <w:rPr>
          <w:sz w:val="28"/>
          <w:szCs w:val="28"/>
        </w:rPr>
        <w:t xml:space="preserve"> также минимизации последствий.</w:t>
      </w:r>
    </w:p>
    <w:p w14:paraId="1F6B3320" w14:textId="77777777" w:rsidR="00AD623F" w:rsidRPr="002B02FB" w:rsidRDefault="0040635C" w:rsidP="00932913">
      <w:pPr>
        <w:pStyle w:val="aff1"/>
        <w:ind w:firstLine="567"/>
        <w:jc w:val="both"/>
        <w:rPr>
          <w:sz w:val="28"/>
          <w:szCs w:val="28"/>
        </w:rPr>
      </w:pPr>
      <w:r>
        <w:rPr>
          <w:sz w:val="28"/>
          <w:szCs w:val="28"/>
        </w:rPr>
        <w:t xml:space="preserve">14.7 </w:t>
      </w:r>
      <w:r w:rsidR="00AD623F" w:rsidRPr="002B02FB">
        <w:rPr>
          <w:sz w:val="28"/>
          <w:szCs w:val="28"/>
        </w:rPr>
        <w:t>В высотном здании (комплексе) проектир</w:t>
      </w:r>
      <w:r>
        <w:rPr>
          <w:sz w:val="28"/>
          <w:szCs w:val="28"/>
        </w:rPr>
        <w:t xml:space="preserve">овщиком должны быть определены </w:t>
      </w:r>
      <w:r w:rsidR="00AD623F" w:rsidRPr="002B02FB">
        <w:rPr>
          <w:sz w:val="28"/>
          <w:szCs w:val="28"/>
        </w:rPr>
        <w:t>критические элементы, совершение террористического акта на которых может привести к возникновению ЧС, прекращению нормального функционирования объекта в целом, его повреждению или аварии на нем, а также должны быть определены критически важные точки как в самом высотном здании (комплексе), так и на прилегающей к нему территории, на которых при определенных условиях могут возникнуть ситуации, способствующие реализации угроз террористического или крими</w:t>
      </w:r>
      <w:r>
        <w:rPr>
          <w:sz w:val="28"/>
          <w:szCs w:val="28"/>
        </w:rPr>
        <w:t>нального характера.</w:t>
      </w:r>
    </w:p>
    <w:p w14:paraId="6E9517C8" w14:textId="77777777" w:rsidR="00AD623F" w:rsidRPr="002B02FB" w:rsidRDefault="0040635C" w:rsidP="00932913">
      <w:pPr>
        <w:pStyle w:val="aff1"/>
        <w:ind w:firstLine="567"/>
        <w:jc w:val="both"/>
        <w:rPr>
          <w:sz w:val="28"/>
          <w:szCs w:val="28"/>
        </w:rPr>
      </w:pPr>
      <w:r>
        <w:rPr>
          <w:sz w:val="28"/>
          <w:szCs w:val="28"/>
        </w:rPr>
        <w:t xml:space="preserve">14.8 </w:t>
      </w:r>
      <w:r w:rsidR="00AD623F" w:rsidRPr="002B02FB">
        <w:rPr>
          <w:sz w:val="28"/>
          <w:szCs w:val="28"/>
        </w:rPr>
        <w:t xml:space="preserve">В процессе разработки проектной документации проектировщиком должны быть определены проектные угрозы террористического и </w:t>
      </w:r>
      <w:r w:rsidR="00AD623F" w:rsidRPr="002B02FB">
        <w:rPr>
          <w:sz w:val="28"/>
          <w:szCs w:val="28"/>
        </w:rPr>
        <w:lastRenderedPageBreak/>
        <w:t>криминального характера, на противостояние которым разрабатывают и рассчитывают комплекс мероприятий обеспечения безопасности и антитеррористической защищенност</w:t>
      </w:r>
      <w:r>
        <w:rPr>
          <w:sz w:val="28"/>
          <w:szCs w:val="28"/>
        </w:rPr>
        <w:t>и высотного здания (комплекса).</w:t>
      </w:r>
    </w:p>
    <w:p w14:paraId="68BE4698" w14:textId="77777777" w:rsidR="00AD623F" w:rsidRPr="002B02FB" w:rsidRDefault="0040635C" w:rsidP="00932913">
      <w:pPr>
        <w:pStyle w:val="aff1"/>
        <w:ind w:firstLine="567"/>
        <w:jc w:val="both"/>
        <w:rPr>
          <w:sz w:val="28"/>
          <w:szCs w:val="28"/>
        </w:rPr>
      </w:pPr>
      <w:r>
        <w:rPr>
          <w:sz w:val="28"/>
          <w:szCs w:val="28"/>
        </w:rPr>
        <w:t xml:space="preserve">14.9 </w:t>
      </w:r>
      <w:r w:rsidR="00AD623F" w:rsidRPr="002B02FB">
        <w:rPr>
          <w:sz w:val="28"/>
          <w:szCs w:val="28"/>
        </w:rPr>
        <w:t>Возможные воздействия угроз террористического и криминального характера задают моделью (перечнем) угроз, моделью действий нарушителей с учетом функционального назначения, особенностей, а также возможных режимов работы высотного здания (территории).</w:t>
      </w:r>
    </w:p>
    <w:p w14:paraId="66A727A2" w14:textId="77777777" w:rsidR="00AD623F" w:rsidRPr="002B02FB" w:rsidRDefault="0040635C" w:rsidP="00932913">
      <w:pPr>
        <w:pStyle w:val="aff1"/>
        <w:ind w:firstLine="567"/>
        <w:jc w:val="both"/>
        <w:rPr>
          <w:sz w:val="28"/>
          <w:szCs w:val="28"/>
        </w:rPr>
      </w:pPr>
      <w:r>
        <w:rPr>
          <w:sz w:val="28"/>
          <w:szCs w:val="28"/>
        </w:rPr>
        <w:t xml:space="preserve">14.10 </w:t>
      </w:r>
      <w:r w:rsidR="00AD623F" w:rsidRPr="002B02FB">
        <w:rPr>
          <w:sz w:val="28"/>
          <w:szCs w:val="28"/>
        </w:rPr>
        <w:t>Системы безопасности должны быть построены на базе единого информационного пространства с использованием самостоятельных структурированных кабельных систем, отделенных от инженерных систем и систем связи общего доступа, и принятием мер по обеспечению защиты информации в системах безопасности. Информационное взаимодействие с инженерными системами высотного здания должно осуществляться на уровне центральных пунктов управления.</w:t>
      </w:r>
    </w:p>
    <w:p w14:paraId="35A859B4" w14:textId="77777777" w:rsidR="00857345" w:rsidRPr="002B02FB" w:rsidRDefault="00857345" w:rsidP="00932913">
      <w:pPr>
        <w:pStyle w:val="aff1"/>
        <w:ind w:firstLine="567"/>
        <w:jc w:val="both"/>
        <w:rPr>
          <w:sz w:val="28"/>
          <w:szCs w:val="28"/>
        </w:rPr>
      </w:pPr>
      <w:r w:rsidRPr="002B02FB">
        <w:rPr>
          <w:sz w:val="28"/>
          <w:szCs w:val="28"/>
        </w:rPr>
        <w:t xml:space="preserve">Состав компонентов системы обеспечения безопасности приведен в </w:t>
      </w:r>
      <w:r w:rsidR="0040635C">
        <w:rPr>
          <w:sz w:val="28"/>
          <w:szCs w:val="28"/>
        </w:rPr>
        <w:t>п</w:t>
      </w:r>
      <w:r w:rsidRPr="002B02FB">
        <w:rPr>
          <w:sz w:val="28"/>
          <w:szCs w:val="28"/>
        </w:rPr>
        <w:t xml:space="preserve">риложении </w:t>
      </w:r>
      <w:r w:rsidR="00EA4DFA" w:rsidRPr="002B02FB">
        <w:rPr>
          <w:sz w:val="28"/>
          <w:szCs w:val="28"/>
        </w:rPr>
        <w:t>Л</w:t>
      </w:r>
      <w:r w:rsidRPr="002B02FB">
        <w:rPr>
          <w:sz w:val="28"/>
          <w:szCs w:val="28"/>
        </w:rPr>
        <w:t>.</w:t>
      </w:r>
    </w:p>
    <w:p w14:paraId="16861ECB" w14:textId="77777777" w:rsidR="00AD623F" w:rsidRPr="002B02FB" w:rsidRDefault="0040635C" w:rsidP="00932913">
      <w:pPr>
        <w:pStyle w:val="aff1"/>
        <w:ind w:firstLine="567"/>
        <w:jc w:val="both"/>
        <w:rPr>
          <w:sz w:val="28"/>
          <w:szCs w:val="28"/>
        </w:rPr>
      </w:pPr>
      <w:r>
        <w:rPr>
          <w:sz w:val="28"/>
          <w:szCs w:val="28"/>
        </w:rPr>
        <w:t xml:space="preserve">14.11 </w:t>
      </w:r>
      <w:r w:rsidR="00AD623F" w:rsidRPr="002B02FB">
        <w:rPr>
          <w:sz w:val="28"/>
          <w:szCs w:val="28"/>
        </w:rPr>
        <w:t>Для каждой из разрабатываемых систем безопасности должны быть выполнены требования ГОСТ Р 53195.2, ГОСТ Р 53195.3, ГОСТ Р 53195.4.</w:t>
      </w:r>
    </w:p>
    <w:p w14:paraId="32580167" w14:textId="77777777" w:rsidR="00AD623F" w:rsidRPr="0025190F" w:rsidRDefault="00AD623F" w:rsidP="00932913">
      <w:pPr>
        <w:pStyle w:val="aff1"/>
        <w:ind w:firstLine="567"/>
        <w:jc w:val="both"/>
      </w:pPr>
      <w:r w:rsidRPr="0025190F">
        <w:t>П</w:t>
      </w:r>
      <w:r w:rsidR="0040635C" w:rsidRPr="0025190F">
        <w:t xml:space="preserve"> </w:t>
      </w:r>
      <w:r w:rsidRPr="0025190F">
        <w:t>р</w:t>
      </w:r>
      <w:r w:rsidR="0040635C" w:rsidRPr="0025190F">
        <w:t xml:space="preserve"> </w:t>
      </w:r>
      <w:r w:rsidRPr="0025190F">
        <w:t>и</w:t>
      </w:r>
      <w:r w:rsidR="0040635C" w:rsidRPr="0025190F">
        <w:t xml:space="preserve"> </w:t>
      </w:r>
      <w:r w:rsidRPr="0025190F">
        <w:t>м</w:t>
      </w:r>
      <w:r w:rsidR="0040635C" w:rsidRPr="0025190F">
        <w:t xml:space="preserve"> </w:t>
      </w:r>
      <w:r w:rsidRPr="0025190F">
        <w:t>е</w:t>
      </w:r>
      <w:r w:rsidR="0040635C" w:rsidRPr="0025190F">
        <w:t xml:space="preserve"> </w:t>
      </w:r>
      <w:r w:rsidRPr="0025190F">
        <w:t>ч</w:t>
      </w:r>
      <w:r w:rsidR="0040635C" w:rsidRPr="0025190F">
        <w:t xml:space="preserve"> </w:t>
      </w:r>
      <w:r w:rsidRPr="0025190F">
        <w:t>а</w:t>
      </w:r>
      <w:r w:rsidR="0040635C" w:rsidRPr="0025190F">
        <w:t xml:space="preserve"> </w:t>
      </w:r>
      <w:r w:rsidRPr="0025190F">
        <w:t>н</w:t>
      </w:r>
      <w:r w:rsidR="0040635C" w:rsidRPr="0025190F">
        <w:t xml:space="preserve"> </w:t>
      </w:r>
      <w:r w:rsidRPr="0025190F">
        <w:t>и</w:t>
      </w:r>
      <w:r w:rsidR="0040635C" w:rsidRPr="0025190F">
        <w:t xml:space="preserve"> </w:t>
      </w:r>
      <w:r w:rsidRPr="0025190F">
        <w:t>е – Основные положения в отношении функциональной безопасности систем, связанных с безопасностью зданий и сооружений, изложены в ГОСТ Р 53195.1, а рекомендуемые меры по снижению риска на стадиях жизненного цикла этих систем и методы оце</w:t>
      </w:r>
      <w:r w:rsidR="0040635C" w:rsidRPr="0025190F">
        <w:t>нки приведены в ГОСТ Р 53195.5.</w:t>
      </w:r>
    </w:p>
    <w:p w14:paraId="753A93F9" w14:textId="77777777" w:rsidR="00AD623F" w:rsidRPr="002B02FB" w:rsidRDefault="0040635C" w:rsidP="00932913">
      <w:pPr>
        <w:pStyle w:val="aff1"/>
        <w:ind w:firstLine="567"/>
        <w:jc w:val="both"/>
        <w:rPr>
          <w:sz w:val="28"/>
          <w:szCs w:val="28"/>
        </w:rPr>
      </w:pPr>
      <w:r>
        <w:rPr>
          <w:sz w:val="28"/>
          <w:szCs w:val="28"/>
        </w:rPr>
        <w:t xml:space="preserve">14.12 </w:t>
      </w:r>
      <w:r w:rsidR="00AD623F" w:rsidRPr="002B02FB">
        <w:rPr>
          <w:sz w:val="28"/>
          <w:szCs w:val="28"/>
        </w:rPr>
        <w:t>Территория, прилегающая к высотному зданию (комплексу), должна быть ограничена по периметру физическими барьерами (оградой, малыми архитектурными формами), ландшафтными решениями с перепадом высоты, препятствующими прорыву колесных транспортных сре</w:t>
      </w:r>
      <w:r>
        <w:rPr>
          <w:sz w:val="28"/>
          <w:szCs w:val="28"/>
        </w:rPr>
        <w:t xml:space="preserve">дств непосредственно к зданию. </w:t>
      </w:r>
      <w:r w:rsidR="00AD623F" w:rsidRPr="002B02FB">
        <w:rPr>
          <w:sz w:val="28"/>
          <w:szCs w:val="28"/>
        </w:rPr>
        <w:t>На подъездных путях должны быть установлены противотаранные устройства.</w:t>
      </w:r>
    </w:p>
    <w:p w14:paraId="634BA334" w14:textId="77777777" w:rsidR="00AD623F" w:rsidRPr="002B02FB" w:rsidRDefault="0040635C" w:rsidP="00932913">
      <w:pPr>
        <w:pStyle w:val="aff1"/>
        <w:ind w:firstLine="567"/>
        <w:jc w:val="both"/>
        <w:rPr>
          <w:sz w:val="28"/>
          <w:szCs w:val="28"/>
        </w:rPr>
      </w:pPr>
      <w:r>
        <w:rPr>
          <w:sz w:val="28"/>
          <w:szCs w:val="28"/>
        </w:rPr>
        <w:t xml:space="preserve">14.13 </w:t>
      </w:r>
      <w:r w:rsidR="00AD623F" w:rsidRPr="002B02FB">
        <w:rPr>
          <w:sz w:val="28"/>
          <w:szCs w:val="28"/>
        </w:rPr>
        <w:t xml:space="preserve">На территории необходимо предусматривать проходы, площадки, обеспечивающие беспрепятственное и безопасное рассредоточение эвакуирующихся из высотного здания людей, с учетом прибывающих подразделений быстрого реагирования и их техники в случае </w:t>
      </w:r>
      <w:r>
        <w:rPr>
          <w:sz w:val="28"/>
          <w:szCs w:val="28"/>
        </w:rPr>
        <w:t>ЧС.</w:t>
      </w:r>
    </w:p>
    <w:p w14:paraId="67C0E385" w14:textId="77777777" w:rsidR="00AD623F" w:rsidRPr="002B02FB" w:rsidRDefault="0040635C" w:rsidP="00932913">
      <w:pPr>
        <w:pStyle w:val="aff1"/>
        <w:ind w:firstLine="567"/>
        <w:jc w:val="both"/>
        <w:rPr>
          <w:sz w:val="28"/>
          <w:szCs w:val="28"/>
        </w:rPr>
      </w:pPr>
      <w:r>
        <w:rPr>
          <w:sz w:val="28"/>
          <w:szCs w:val="28"/>
        </w:rPr>
        <w:t xml:space="preserve">14.14 </w:t>
      </w:r>
      <w:r w:rsidR="00AD623F" w:rsidRPr="002B02FB">
        <w:rPr>
          <w:sz w:val="28"/>
          <w:szCs w:val="28"/>
        </w:rPr>
        <w:t>При проектировании в зависимости от назначения функциональных элементов и помещений высотных зданий дол</w:t>
      </w:r>
      <w:r w:rsidR="00EF7FB5">
        <w:rPr>
          <w:sz w:val="28"/>
          <w:szCs w:val="28"/>
        </w:rPr>
        <w:t>жны быть выделены зоны доступа.</w:t>
      </w:r>
    </w:p>
    <w:p w14:paraId="6DE55927" w14:textId="77777777" w:rsidR="00AD623F" w:rsidRPr="002B02FB" w:rsidRDefault="0040635C" w:rsidP="00932913">
      <w:pPr>
        <w:pStyle w:val="aff1"/>
        <w:ind w:firstLine="567"/>
        <w:jc w:val="both"/>
        <w:rPr>
          <w:sz w:val="28"/>
          <w:szCs w:val="28"/>
        </w:rPr>
      </w:pPr>
      <w:r>
        <w:rPr>
          <w:sz w:val="28"/>
          <w:szCs w:val="28"/>
        </w:rPr>
        <w:t xml:space="preserve">14.15 </w:t>
      </w:r>
      <w:r w:rsidR="00AD623F" w:rsidRPr="002B02FB">
        <w:rPr>
          <w:sz w:val="28"/>
          <w:szCs w:val="28"/>
        </w:rPr>
        <w:t xml:space="preserve">На подъездных путях, при входах в здание и зоны доступа требуется организация точек доступа, контрольно-пропускных пунктов или постов службы безопасности. </w:t>
      </w:r>
    </w:p>
    <w:p w14:paraId="129A2655" w14:textId="77777777" w:rsidR="00AD623F" w:rsidRPr="002B02FB" w:rsidRDefault="0040635C" w:rsidP="00932913">
      <w:pPr>
        <w:pStyle w:val="aff1"/>
        <w:ind w:firstLine="567"/>
        <w:jc w:val="both"/>
        <w:rPr>
          <w:sz w:val="28"/>
          <w:szCs w:val="28"/>
        </w:rPr>
      </w:pPr>
      <w:r>
        <w:rPr>
          <w:sz w:val="28"/>
          <w:szCs w:val="28"/>
        </w:rPr>
        <w:t xml:space="preserve">14.16 </w:t>
      </w:r>
      <w:r w:rsidR="00AD623F" w:rsidRPr="002B02FB">
        <w:rPr>
          <w:sz w:val="28"/>
          <w:szCs w:val="28"/>
        </w:rPr>
        <w:t>В проектных решениях инженерных систем и систем обеспечения безопасности должна быть предусмотрена их живучесть при ЧС не менее расчетного времени полной эвакуации людей из здания.</w:t>
      </w:r>
    </w:p>
    <w:p w14:paraId="3EBD336A" w14:textId="77777777" w:rsidR="00AD623F" w:rsidRPr="002B02FB" w:rsidRDefault="0040635C" w:rsidP="00932913">
      <w:pPr>
        <w:pStyle w:val="aff1"/>
        <w:ind w:firstLine="567"/>
        <w:jc w:val="both"/>
        <w:rPr>
          <w:sz w:val="28"/>
          <w:szCs w:val="28"/>
        </w:rPr>
      </w:pPr>
      <w:r>
        <w:rPr>
          <w:sz w:val="28"/>
          <w:szCs w:val="28"/>
        </w:rPr>
        <w:t xml:space="preserve">14.17 </w:t>
      </w:r>
      <w:r w:rsidR="00AD623F" w:rsidRPr="002B02FB">
        <w:rPr>
          <w:sz w:val="28"/>
          <w:szCs w:val="28"/>
        </w:rPr>
        <w:t xml:space="preserve">В подземных этажах высотного здания допускается размещать </w:t>
      </w:r>
      <w:r>
        <w:rPr>
          <w:sz w:val="28"/>
          <w:szCs w:val="28"/>
        </w:rPr>
        <w:t xml:space="preserve">на </w:t>
      </w:r>
      <w:r w:rsidR="00AD623F" w:rsidRPr="002B02FB">
        <w:rPr>
          <w:sz w:val="28"/>
          <w:szCs w:val="28"/>
        </w:rPr>
        <w:t>стоянк</w:t>
      </w:r>
      <w:r>
        <w:rPr>
          <w:sz w:val="28"/>
          <w:szCs w:val="28"/>
        </w:rPr>
        <w:t>ах</w:t>
      </w:r>
      <w:r w:rsidR="00AD623F" w:rsidRPr="002B02FB">
        <w:rPr>
          <w:sz w:val="28"/>
          <w:szCs w:val="28"/>
        </w:rPr>
        <w:t xml:space="preserve"> </w:t>
      </w:r>
      <w:r>
        <w:rPr>
          <w:sz w:val="28"/>
          <w:szCs w:val="28"/>
        </w:rPr>
        <w:t xml:space="preserve">легковых </w:t>
      </w:r>
      <w:r w:rsidR="00AD623F" w:rsidRPr="002B02FB">
        <w:rPr>
          <w:sz w:val="28"/>
          <w:szCs w:val="28"/>
        </w:rPr>
        <w:t xml:space="preserve">автомобилей </w:t>
      </w:r>
      <w:r>
        <w:rPr>
          <w:sz w:val="28"/>
          <w:szCs w:val="28"/>
        </w:rPr>
        <w:t>исключительно легковые автомобили</w:t>
      </w:r>
      <w:r w:rsidR="00AD623F" w:rsidRPr="002B02FB">
        <w:rPr>
          <w:sz w:val="28"/>
          <w:szCs w:val="28"/>
        </w:rPr>
        <w:t xml:space="preserve"> </w:t>
      </w:r>
      <w:r w:rsidR="00585F45">
        <w:rPr>
          <w:sz w:val="28"/>
          <w:szCs w:val="28"/>
        </w:rPr>
        <w:lastRenderedPageBreak/>
        <w:t xml:space="preserve">юридических и физических лиц – резидентов здания </w:t>
      </w:r>
      <w:r w:rsidR="00AD623F" w:rsidRPr="002B02FB">
        <w:rPr>
          <w:sz w:val="28"/>
          <w:szCs w:val="28"/>
        </w:rPr>
        <w:t xml:space="preserve">на законных основаниях (аренда, собственность или трудовые отношения). На стоянке </w:t>
      </w:r>
      <w:r>
        <w:rPr>
          <w:sz w:val="28"/>
          <w:szCs w:val="28"/>
        </w:rPr>
        <w:t xml:space="preserve">автомобилей </w:t>
      </w:r>
      <w:r w:rsidR="00AD623F" w:rsidRPr="002B02FB">
        <w:rPr>
          <w:sz w:val="28"/>
          <w:szCs w:val="28"/>
        </w:rPr>
        <w:t xml:space="preserve">не разрешается размещать автомобили с двигателями, работающими на сжатом природном газе и сжиженном нефтяном газе. При въездах на стоянки </w:t>
      </w:r>
      <w:r>
        <w:rPr>
          <w:sz w:val="28"/>
          <w:szCs w:val="28"/>
        </w:rPr>
        <w:t xml:space="preserve">автомобилей </w:t>
      </w:r>
      <w:r w:rsidR="00AD623F" w:rsidRPr="002B02FB">
        <w:rPr>
          <w:sz w:val="28"/>
          <w:szCs w:val="28"/>
        </w:rPr>
        <w:t>должны быть оборудованы контрольно-пропускные пункты (посты охраны) и досмотровые площадки для исключения несанкционированного провоза запр</w:t>
      </w:r>
      <w:r w:rsidR="00C94F00">
        <w:rPr>
          <w:sz w:val="28"/>
          <w:szCs w:val="28"/>
        </w:rPr>
        <w:t>ещенных предметов и материалов.</w:t>
      </w:r>
    </w:p>
    <w:p w14:paraId="7B6A4D9C" w14:textId="77777777" w:rsidR="00AD623F" w:rsidRPr="002B02FB" w:rsidRDefault="00C94F00" w:rsidP="00932913">
      <w:pPr>
        <w:pStyle w:val="aff1"/>
        <w:ind w:firstLine="567"/>
        <w:jc w:val="both"/>
        <w:rPr>
          <w:sz w:val="28"/>
          <w:szCs w:val="28"/>
        </w:rPr>
      </w:pPr>
      <w:r>
        <w:rPr>
          <w:sz w:val="28"/>
          <w:szCs w:val="28"/>
        </w:rPr>
        <w:t xml:space="preserve">14.18 </w:t>
      </w:r>
      <w:r w:rsidR="00AD623F" w:rsidRPr="002B02FB">
        <w:rPr>
          <w:sz w:val="28"/>
          <w:szCs w:val="28"/>
        </w:rPr>
        <w:t>При проектировании следует предусмотреть мероприятия, обеспечивающие возможность полной или частичной, одновременной или поэтапной беспрепятст</w:t>
      </w:r>
      <w:r>
        <w:rPr>
          <w:sz w:val="28"/>
          <w:szCs w:val="28"/>
        </w:rPr>
        <w:t>венной своевременной эвакуации.</w:t>
      </w:r>
    </w:p>
    <w:p w14:paraId="38304D49" w14:textId="77777777" w:rsidR="00AD623F" w:rsidRPr="002B02FB" w:rsidRDefault="00C94F00" w:rsidP="00932913">
      <w:pPr>
        <w:pStyle w:val="aff1"/>
        <w:ind w:firstLine="567"/>
        <w:jc w:val="both"/>
        <w:rPr>
          <w:sz w:val="28"/>
          <w:szCs w:val="28"/>
        </w:rPr>
      </w:pPr>
      <w:r>
        <w:rPr>
          <w:sz w:val="28"/>
          <w:szCs w:val="28"/>
        </w:rPr>
        <w:t xml:space="preserve">14.19 </w:t>
      </w:r>
      <w:r w:rsidR="00AD623F" w:rsidRPr="002B02FB">
        <w:rPr>
          <w:sz w:val="28"/>
          <w:szCs w:val="28"/>
        </w:rPr>
        <w:t xml:space="preserve">Для обеспечения беспрепятственной </w:t>
      </w:r>
      <w:r w:rsidRPr="002B02FB">
        <w:rPr>
          <w:sz w:val="28"/>
          <w:szCs w:val="28"/>
        </w:rPr>
        <w:t xml:space="preserve">своевременной </w:t>
      </w:r>
      <w:r w:rsidR="00AD623F" w:rsidRPr="002B02FB">
        <w:rPr>
          <w:sz w:val="28"/>
          <w:szCs w:val="28"/>
        </w:rPr>
        <w:t>эвакуации необходимо проводить расчеты вариантов</w:t>
      </w:r>
      <w:r>
        <w:rPr>
          <w:sz w:val="28"/>
          <w:szCs w:val="28"/>
        </w:rPr>
        <w:t xml:space="preserve"> эвакуации из высотного здания.</w:t>
      </w:r>
    </w:p>
    <w:p w14:paraId="3011CDDA" w14:textId="77777777" w:rsidR="00AD623F" w:rsidRPr="002B02FB" w:rsidRDefault="00C94F00" w:rsidP="00932913">
      <w:pPr>
        <w:pStyle w:val="aff1"/>
        <w:ind w:firstLine="567"/>
        <w:jc w:val="both"/>
        <w:rPr>
          <w:sz w:val="28"/>
          <w:szCs w:val="28"/>
        </w:rPr>
      </w:pPr>
      <w:r>
        <w:rPr>
          <w:sz w:val="28"/>
          <w:szCs w:val="28"/>
        </w:rPr>
        <w:t xml:space="preserve">14.20 </w:t>
      </w:r>
      <w:r w:rsidR="00AD623F" w:rsidRPr="002B02FB">
        <w:rPr>
          <w:sz w:val="28"/>
          <w:szCs w:val="28"/>
        </w:rPr>
        <w:t xml:space="preserve">Результаты расчетов вариантов эвакуации следует использовать для назначения живучести инженерных систем и систем обеспечения безопасности в </w:t>
      </w:r>
      <w:r>
        <w:rPr>
          <w:sz w:val="28"/>
          <w:szCs w:val="28"/>
        </w:rPr>
        <w:t>ЧС</w:t>
      </w:r>
      <w:r w:rsidR="00AD623F" w:rsidRPr="002B02FB">
        <w:rPr>
          <w:sz w:val="28"/>
          <w:szCs w:val="28"/>
        </w:rPr>
        <w:t>.</w:t>
      </w:r>
    </w:p>
    <w:p w14:paraId="3612DFFD" w14:textId="77777777" w:rsidR="0090622A" w:rsidRPr="002B02FB" w:rsidRDefault="00C94F00" w:rsidP="00932913">
      <w:pPr>
        <w:pStyle w:val="aff1"/>
        <w:ind w:firstLine="567"/>
        <w:jc w:val="both"/>
        <w:rPr>
          <w:sz w:val="28"/>
          <w:szCs w:val="28"/>
        </w:rPr>
      </w:pPr>
      <w:r>
        <w:rPr>
          <w:sz w:val="28"/>
          <w:szCs w:val="28"/>
        </w:rPr>
        <w:t xml:space="preserve">14.21 </w:t>
      </w:r>
      <w:r w:rsidR="0090622A" w:rsidRPr="002B02FB">
        <w:rPr>
          <w:sz w:val="28"/>
          <w:szCs w:val="28"/>
        </w:rPr>
        <w:t xml:space="preserve">При проектировании следует предусмотреть проектные решения и мероприятия по охране объекта в период строительства с включением в </w:t>
      </w:r>
      <w:r>
        <w:rPr>
          <w:sz w:val="28"/>
          <w:szCs w:val="28"/>
        </w:rPr>
        <w:t>р</w:t>
      </w:r>
      <w:r w:rsidR="0090622A" w:rsidRPr="002B02FB">
        <w:rPr>
          <w:sz w:val="28"/>
          <w:szCs w:val="28"/>
        </w:rPr>
        <w:t xml:space="preserve">аздел 6 </w:t>
      </w:r>
      <w:r>
        <w:rPr>
          <w:sz w:val="28"/>
          <w:szCs w:val="28"/>
        </w:rPr>
        <w:t>комплекта проектной документации «</w:t>
      </w:r>
      <w:r w:rsidR="0090622A" w:rsidRPr="002B02FB">
        <w:rPr>
          <w:sz w:val="28"/>
          <w:szCs w:val="28"/>
        </w:rPr>
        <w:t>Проект организации строительства</w:t>
      </w:r>
      <w:r>
        <w:rPr>
          <w:sz w:val="28"/>
          <w:szCs w:val="28"/>
        </w:rPr>
        <w:t xml:space="preserve">» (см. </w:t>
      </w:r>
      <w:r w:rsidRPr="00C94F00">
        <w:rPr>
          <w:sz w:val="28"/>
          <w:szCs w:val="28"/>
        </w:rPr>
        <w:t>[</w:t>
      </w:r>
      <w:r>
        <w:rPr>
          <w:sz w:val="28"/>
          <w:szCs w:val="28"/>
        </w:rPr>
        <w:t>12</w:t>
      </w:r>
      <w:r w:rsidRPr="00C94F00">
        <w:rPr>
          <w:sz w:val="28"/>
          <w:szCs w:val="28"/>
        </w:rPr>
        <w:t>]</w:t>
      </w:r>
      <w:r>
        <w:rPr>
          <w:sz w:val="28"/>
          <w:szCs w:val="28"/>
        </w:rPr>
        <w:t>)</w:t>
      </w:r>
      <w:r w:rsidR="0090622A" w:rsidRPr="002B02FB">
        <w:rPr>
          <w:sz w:val="28"/>
          <w:szCs w:val="28"/>
        </w:rPr>
        <w:t>.</w:t>
      </w:r>
    </w:p>
    <w:p w14:paraId="0D27C4CE" w14:textId="77777777" w:rsidR="00870C8C" w:rsidRPr="002B02FB" w:rsidRDefault="00870C8C" w:rsidP="00932913">
      <w:pPr>
        <w:pStyle w:val="aff1"/>
        <w:ind w:firstLine="567"/>
        <w:jc w:val="both"/>
        <w:rPr>
          <w:sz w:val="28"/>
          <w:szCs w:val="28"/>
        </w:rPr>
      </w:pPr>
    </w:p>
    <w:p w14:paraId="49B5C8C9" w14:textId="77777777" w:rsidR="00574C3F" w:rsidRPr="00CF37B3" w:rsidRDefault="00A5774F" w:rsidP="00932913">
      <w:pPr>
        <w:pStyle w:val="aff1"/>
        <w:jc w:val="center"/>
        <w:rPr>
          <w:b/>
          <w:sz w:val="28"/>
          <w:szCs w:val="28"/>
        </w:rPr>
      </w:pPr>
      <w:r w:rsidRPr="002C074D">
        <w:br w:type="page"/>
      </w:r>
      <w:bookmarkStart w:id="85" w:name="_Toc460856949"/>
      <w:r w:rsidR="009A41B7" w:rsidRPr="00CF37B3">
        <w:rPr>
          <w:b/>
          <w:sz w:val="28"/>
          <w:szCs w:val="28"/>
        </w:rPr>
        <w:lastRenderedPageBreak/>
        <w:t xml:space="preserve">Приложение </w:t>
      </w:r>
      <w:r w:rsidR="00101DEF" w:rsidRPr="00CF37B3">
        <w:rPr>
          <w:b/>
          <w:sz w:val="28"/>
          <w:szCs w:val="28"/>
        </w:rPr>
        <w:t>А</w:t>
      </w:r>
      <w:bookmarkEnd w:id="85"/>
    </w:p>
    <w:p w14:paraId="5DE49877" w14:textId="59964B79" w:rsidR="00574C3F" w:rsidRPr="00CF37B3" w:rsidRDefault="00574C3F" w:rsidP="00932913">
      <w:pPr>
        <w:pStyle w:val="aff1"/>
        <w:jc w:val="center"/>
        <w:rPr>
          <w:b/>
          <w:sz w:val="28"/>
          <w:szCs w:val="28"/>
        </w:rPr>
      </w:pPr>
    </w:p>
    <w:p w14:paraId="25B9F815" w14:textId="75DA4C54" w:rsidR="009A41B7" w:rsidRDefault="00A905AD" w:rsidP="00932913">
      <w:pPr>
        <w:pStyle w:val="aff1"/>
        <w:jc w:val="center"/>
        <w:rPr>
          <w:b/>
          <w:sz w:val="28"/>
          <w:szCs w:val="28"/>
        </w:rPr>
      </w:pPr>
      <w:bookmarkStart w:id="86" w:name="_Toc460856951"/>
      <w:r w:rsidRPr="00CF37B3">
        <w:rPr>
          <w:b/>
          <w:sz w:val="28"/>
          <w:szCs w:val="28"/>
        </w:rPr>
        <w:t xml:space="preserve">Правила определения площади, строительного объема, площади застройки, этажности, высоты и заглубления </w:t>
      </w:r>
      <w:r w:rsidR="003D1A5C" w:rsidRPr="00CF37B3">
        <w:rPr>
          <w:b/>
          <w:sz w:val="28"/>
          <w:szCs w:val="28"/>
        </w:rPr>
        <w:t xml:space="preserve">высотных </w:t>
      </w:r>
      <w:r w:rsidRPr="00CF37B3">
        <w:rPr>
          <w:b/>
          <w:sz w:val="28"/>
          <w:szCs w:val="28"/>
        </w:rPr>
        <w:t>зданий</w:t>
      </w:r>
      <w:bookmarkEnd w:id="86"/>
    </w:p>
    <w:p w14:paraId="7675D7BA" w14:textId="77777777" w:rsidR="0025190F" w:rsidRPr="00E04F66" w:rsidRDefault="0025190F" w:rsidP="0025190F">
      <w:pPr>
        <w:pStyle w:val="aff1"/>
        <w:jc w:val="center"/>
        <w:rPr>
          <w:b/>
          <w:sz w:val="28"/>
          <w:szCs w:val="28"/>
        </w:rPr>
      </w:pPr>
      <w:r w:rsidRPr="00E04F66">
        <w:rPr>
          <w:b/>
          <w:sz w:val="28"/>
          <w:szCs w:val="28"/>
        </w:rPr>
        <w:t>(Измененная редакция, Изм. № 1).</w:t>
      </w:r>
    </w:p>
    <w:p w14:paraId="6A6EF1DA" w14:textId="77777777" w:rsidR="00CF37B3" w:rsidRDefault="00CF37B3" w:rsidP="00932913">
      <w:pPr>
        <w:pStyle w:val="aff1"/>
        <w:ind w:firstLine="567"/>
        <w:jc w:val="both"/>
        <w:rPr>
          <w:sz w:val="28"/>
          <w:szCs w:val="28"/>
        </w:rPr>
      </w:pPr>
    </w:p>
    <w:p w14:paraId="3D412930" w14:textId="77777777" w:rsidR="00E70BFB" w:rsidRPr="00CF37B3" w:rsidRDefault="0038744B" w:rsidP="00932913">
      <w:pPr>
        <w:pStyle w:val="aff1"/>
        <w:ind w:firstLine="567"/>
        <w:jc w:val="both"/>
        <w:rPr>
          <w:b/>
          <w:sz w:val="28"/>
          <w:szCs w:val="28"/>
        </w:rPr>
      </w:pPr>
      <w:r w:rsidRPr="00CF37B3">
        <w:rPr>
          <w:b/>
          <w:sz w:val="28"/>
          <w:szCs w:val="28"/>
        </w:rPr>
        <w:t>А</w:t>
      </w:r>
      <w:r w:rsidR="007D77BB" w:rsidRPr="00CF37B3">
        <w:rPr>
          <w:b/>
          <w:sz w:val="28"/>
          <w:szCs w:val="28"/>
        </w:rPr>
        <w:t>.</w:t>
      </w:r>
      <w:r w:rsidR="004E3FEE" w:rsidRPr="00CF37B3">
        <w:rPr>
          <w:b/>
          <w:sz w:val="28"/>
          <w:szCs w:val="28"/>
        </w:rPr>
        <w:t>1</w:t>
      </w:r>
      <w:r w:rsidR="00CF37B3" w:rsidRPr="00CF37B3">
        <w:rPr>
          <w:b/>
          <w:sz w:val="28"/>
          <w:szCs w:val="28"/>
        </w:rPr>
        <w:t xml:space="preserve"> </w:t>
      </w:r>
      <w:r w:rsidR="00F43F4C" w:rsidRPr="00CF37B3">
        <w:rPr>
          <w:b/>
          <w:sz w:val="28"/>
          <w:szCs w:val="28"/>
        </w:rPr>
        <w:t>Расчет площадей</w:t>
      </w:r>
      <w:r w:rsidR="00E14D21" w:rsidRPr="00CF37B3">
        <w:rPr>
          <w:b/>
          <w:sz w:val="28"/>
          <w:szCs w:val="28"/>
        </w:rPr>
        <w:t xml:space="preserve"> и строительного объема</w:t>
      </w:r>
    </w:p>
    <w:p w14:paraId="07D5ECFC" w14:textId="115B2E6F" w:rsidR="00F74ECC" w:rsidRPr="00CF37B3" w:rsidRDefault="0025190F" w:rsidP="00932913">
      <w:pPr>
        <w:pStyle w:val="aff1"/>
        <w:ind w:firstLine="567"/>
        <w:jc w:val="both"/>
        <w:rPr>
          <w:sz w:val="28"/>
          <w:szCs w:val="28"/>
        </w:rPr>
      </w:pPr>
      <w:r w:rsidRPr="001F2135">
        <w:rPr>
          <w:bCs/>
          <w:kern w:val="36"/>
          <w:sz w:val="28"/>
          <w:szCs w:val="28"/>
        </w:rPr>
        <w:t>А.1.1 Расчет площадей помещений, общей площади, строительного объема для многофункциональных высотных зданий приведен в СП 160.1325800.</w:t>
      </w:r>
    </w:p>
    <w:p w14:paraId="0B2EB9CA" w14:textId="77777777" w:rsidR="0025190F" w:rsidRPr="00E04F66" w:rsidRDefault="0025190F" w:rsidP="0025190F">
      <w:pPr>
        <w:pStyle w:val="aff1"/>
        <w:ind w:firstLine="567"/>
        <w:jc w:val="both"/>
        <w:rPr>
          <w:b/>
          <w:sz w:val="28"/>
          <w:szCs w:val="28"/>
        </w:rPr>
      </w:pPr>
      <w:r w:rsidRPr="00E04F66">
        <w:rPr>
          <w:b/>
          <w:sz w:val="28"/>
          <w:szCs w:val="28"/>
        </w:rPr>
        <w:t>(Измененная редакция, Изм. № 1).</w:t>
      </w:r>
    </w:p>
    <w:p w14:paraId="34F12B28" w14:textId="77777777" w:rsidR="00E14D21" w:rsidRPr="00CF37B3" w:rsidRDefault="00E14D21" w:rsidP="00932913">
      <w:pPr>
        <w:pStyle w:val="aff1"/>
        <w:ind w:firstLine="567"/>
        <w:jc w:val="both"/>
        <w:rPr>
          <w:sz w:val="28"/>
          <w:szCs w:val="28"/>
        </w:rPr>
      </w:pPr>
      <w:r w:rsidRPr="00CF37B3">
        <w:rPr>
          <w:sz w:val="28"/>
          <w:szCs w:val="28"/>
        </w:rPr>
        <w:t xml:space="preserve">А.1.2 Расчет площадей помещений, общей площади, строительного объема высотных зданий, включающих </w:t>
      </w:r>
      <w:r w:rsidR="00CF37B3">
        <w:rPr>
          <w:sz w:val="28"/>
          <w:szCs w:val="28"/>
        </w:rPr>
        <w:t xml:space="preserve">в себя </w:t>
      </w:r>
      <w:r w:rsidRPr="00CF37B3">
        <w:rPr>
          <w:sz w:val="28"/>
          <w:szCs w:val="28"/>
        </w:rPr>
        <w:t>только общественные или только жилые помещения определяют по СП 118.13330 или СП 54.13330 соответственно.</w:t>
      </w:r>
    </w:p>
    <w:p w14:paraId="23116C6F" w14:textId="77777777" w:rsidR="004F4F66" w:rsidRDefault="0038744B" w:rsidP="00932913">
      <w:pPr>
        <w:pStyle w:val="aff1"/>
        <w:ind w:firstLine="567"/>
        <w:jc w:val="both"/>
        <w:rPr>
          <w:sz w:val="28"/>
          <w:szCs w:val="28"/>
        </w:rPr>
      </w:pPr>
      <w:r w:rsidRPr="00CF37B3">
        <w:rPr>
          <w:sz w:val="28"/>
          <w:szCs w:val="28"/>
        </w:rPr>
        <w:t>А</w:t>
      </w:r>
      <w:r w:rsidR="004F4F66" w:rsidRPr="00CF37B3">
        <w:rPr>
          <w:sz w:val="28"/>
          <w:szCs w:val="28"/>
        </w:rPr>
        <w:t>.1.</w:t>
      </w:r>
      <w:r w:rsidR="00E14D21" w:rsidRPr="00CF37B3">
        <w:rPr>
          <w:sz w:val="28"/>
          <w:szCs w:val="28"/>
        </w:rPr>
        <w:t>3</w:t>
      </w:r>
      <w:r w:rsidR="00CF37B3">
        <w:rPr>
          <w:sz w:val="28"/>
          <w:szCs w:val="28"/>
        </w:rPr>
        <w:t xml:space="preserve"> </w:t>
      </w:r>
      <w:r w:rsidR="004F4F66" w:rsidRPr="00CF37B3">
        <w:rPr>
          <w:sz w:val="28"/>
          <w:szCs w:val="28"/>
        </w:rPr>
        <w:t xml:space="preserve">Площадь застройки </w:t>
      </w:r>
      <w:r w:rsidR="000B3166" w:rsidRPr="00CF37B3">
        <w:rPr>
          <w:sz w:val="28"/>
          <w:szCs w:val="28"/>
        </w:rPr>
        <w:t>высотного</w:t>
      </w:r>
      <w:r w:rsidR="007A3D62" w:rsidRPr="00CF37B3">
        <w:rPr>
          <w:sz w:val="28"/>
          <w:szCs w:val="28"/>
        </w:rPr>
        <w:t xml:space="preserve"> </w:t>
      </w:r>
      <w:r w:rsidR="004F4F66" w:rsidRPr="00CF37B3">
        <w:rPr>
          <w:sz w:val="28"/>
          <w:szCs w:val="28"/>
        </w:rPr>
        <w:t xml:space="preserve">здания </w:t>
      </w:r>
      <w:r w:rsidR="007E18F0" w:rsidRPr="00CF37B3">
        <w:rPr>
          <w:sz w:val="28"/>
          <w:szCs w:val="28"/>
        </w:rPr>
        <w:t>определя</w:t>
      </w:r>
      <w:r w:rsidR="00CD631E" w:rsidRPr="00CF37B3">
        <w:rPr>
          <w:sz w:val="28"/>
          <w:szCs w:val="28"/>
        </w:rPr>
        <w:t>ют</w:t>
      </w:r>
      <w:r w:rsidR="007E18F0" w:rsidRPr="00CF37B3">
        <w:rPr>
          <w:sz w:val="28"/>
          <w:szCs w:val="28"/>
        </w:rPr>
        <w:t xml:space="preserve"> в соответствии с </w:t>
      </w:r>
      <w:r w:rsidR="00040E4E" w:rsidRPr="00CF37B3">
        <w:rPr>
          <w:sz w:val="28"/>
          <w:szCs w:val="28"/>
        </w:rPr>
        <w:t>СП</w:t>
      </w:r>
      <w:r w:rsidR="00CF37B3">
        <w:rPr>
          <w:sz w:val="28"/>
          <w:szCs w:val="28"/>
        </w:rPr>
        <w:t xml:space="preserve"> </w:t>
      </w:r>
      <w:r w:rsidR="007E18F0" w:rsidRPr="00CF37B3">
        <w:rPr>
          <w:sz w:val="28"/>
          <w:szCs w:val="28"/>
        </w:rPr>
        <w:t>54.13330.</w:t>
      </w:r>
    </w:p>
    <w:p w14:paraId="4A65056D" w14:textId="77777777" w:rsidR="00F43F4C" w:rsidRPr="00CF37B3" w:rsidRDefault="0038744B" w:rsidP="00932913">
      <w:pPr>
        <w:pStyle w:val="aff1"/>
        <w:ind w:firstLine="567"/>
        <w:jc w:val="both"/>
        <w:rPr>
          <w:b/>
          <w:sz w:val="28"/>
          <w:szCs w:val="28"/>
        </w:rPr>
      </w:pPr>
      <w:r w:rsidRPr="00CF37B3">
        <w:rPr>
          <w:b/>
          <w:sz w:val="28"/>
          <w:szCs w:val="28"/>
        </w:rPr>
        <w:t>А</w:t>
      </w:r>
      <w:r w:rsidR="00F43F4C" w:rsidRPr="00CF37B3">
        <w:rPr>
          <w:b/>
          <w:sz w:val="28"/>
          <w:szCs w:val="28"/>
        </w:rPr>
        <w:t>.</w:t>
      </w:r>
      <w:r w:rsidR="005A29AF" w:rsidRPr="00CF37B3">
        <w:rPr>
          <w:b/>
          <w:sz w:val="28"/>
          <w:szCs w:val="28"/>
        </w:rPr>
        <w:t>2</w:t>
      </w:r>
      <w:r w:rsidR="00CF37B3" w:rsidRPr="00CF37B3">
        <w:rPr>
          <w:b/>
          <w:sz w:val="28"/>
          <w:szCs w:val="28"/>
        </w:rPr>
        <w:t xml:space="preserve"> </w:t>
      </w:r>
      <w:r w:rsidR="00F43F4C" w:rsidRPr="00CF37B3">
        <w:rPr>
          <w:b/>
          <w:sz w:val="28"/>
          <w:szCs w:val="28"/>
        </w:rPr>
        <w:t>Расчет этажности</w:t>
      </w:r>
      <w:r w:rsidR="007043C2" w:rsidRPr="00CF37B3">
        <w:rPr>
          <w:b/>
          <w:sz w:val="28"/>
          <w:szCs w:val="28"/>
        </w:rPr>
        <w:t>,</w:t>
      </w:r>
      <w:r w:rsidR="00F43F4C" w:rsidRPr="00CF37B3">
        <w:rPr>
          <w:b/>
          <w:sz w:val="28"/>
          <w:szCs w:val="28"/>
        </w:rPr>
        <w:t xml:space="preserve"> высоты</w:t>
      </w:r>
      <w:r w:rsidR="007043C2" w:rsidRPr="00CF37B3">
        <w:rPr>
          <w:b/>
          <w:sz w:val="28"/>
          <w:szCs w:val="28"/>
        </w:rPr>
        <w:t xml:space="preserve"> и заглубления</w:t>
      </w:r>
    </w:p>
    <w:p w14:paraId="208E0AEE" w14:textId="28710A64" w:rsidR="0098464B" w:rsidRPr="00CF37B3" w:rsidRDefault="0038744B" w:rsidP="00932913">
      <w:pPr>
        <w:pStyle w:val="aff1"/>
        <w:ind w:firstLine="567"/>
        <w:jc w:val="both"/>
        <w:rPr>
          <w:sz w:val="28"/>
          <w:szCs w:val="28"/>
        </w:rPr>
      </w:pPr>
      <w:r w:rsidRPr="00CF37B3">
        <w:rPr>
          <w:sz w:val="28"/>
          <w:szCs w:val="28"/>
        </w:rPr>
        <w:t>А</w:t>
      </w:r>
      <w:r w:rsidR="0098464B" w:rsidRPr="00CF37B3">
        <w:rPr>
          <w:sz w:val="28"/>
          <w:szCs w:val="28"/>
        </w:rPr>
        <w:t>.</w:t>
      </w:r>
      <w:r w:rsidR="005A29AF" w:rsidRPr="00CF37B3">
        <w:rPr>
          <w:sz w:val="28"/>
          <w:szCs w:val="28"/>
        </w:rPr>
        <w:t>2</w:t>
      </w:r>
      <w:r w:rsidR="0098464B" w:rsidRPr="00CF37B3">
        <w:rPr>
          <w:sz w:val="28"/>
          <w:szCs w:val="28"/>
        </w:rPr>
        <w:t>.</w:t>
      </w:r>
      <w:r w:rsidR="004E3FEE" w:rsidRPr="00CF37B3">
        <w:rPr>
          <w:sz w:val="28"/>
          <w:szCs w:val="28"/>
        </w:rPr>
        <w:t>1</w:t>
      </w:r>
      <w:r w:rsidR="00CF37B3">
        <w:rPr>
          <w:sz w:val="28"/>
          <w:szCs w:val="28"/>
        </w:rPr>
        <w:t xml:space="preserve"> </w:t>
      </w:r>
      <w:r w:rsidR="0098464B" w:rsidRPr="00CF37B3">
        <w:rPr>
          <w:sz w:val="28"/>
          <w:szCs w:val="28"/>
        </w:rPr>
        <w:t xml:space="preserve">Этажность </w:t>
      </w:r>
      <w:r w:rsidR="000B3166" w:rsidRPr="00CF37B3">
        <w:rPr>
          <w:sz w:val="28"/>
          <w:szCs w:val="28"/>
        </w:rPr>
        <w:t>высотного</w:t>
      </w:r>
      <w:r w:rsidR="0098464B" w:rsidRPr="00CF37B3">
        <w:rPr>
          <w:sz w:val="28"/>
          <w:szCs w:val="28"/>
        </w:rPr>
        <w:t xml:space="preserve"> здания </w:t>
      </w:r>
      <w:r w:rsidR="000B3166" w:rsidRPr="00CF37B3">
        <w:rPr>
          <w:sz w:val="28"/>
          <w:szCs w:val="28"/>
        </w:rPr>
        <w:t xml:space="preserve">определяют в соответствии с </w:t>
      </w:r>
      <w:r w:rsidR="0025190F" w:rsidRPr="001F2135">
        <w:rPr>
          <w:bCs/>
          <w:kern w:val="36"/>
          <w:sz w:val="28"/>
          <w:szCs w:val="28"/>
        </w:rPr>
        <w:t>СП 54.13330</w:t>
      </w:r>
      <w:r w:rsidR="000B3166" w:rsidRPr="00CF37B3">
        <w:rPr>
          <w:sz w:val="28"/>
          <w:szCs w:val="28"/>
        </w:rPr>
        <w:t>.</w:t>
      </w:r>
    </w:p>
    <w:p w14:paraId="60F12BDD" w14:textId="77777777" w:rsidR="0025190F" w:rsidRPr="00E04F66" w:rsidRDefault="0025190F" w:rsidP="0025190F">
      <w:pPr>
        <w:pStyle w:val="aff1"/>
        <w:ind w:firstLine="567"/>
        <w:jc w:val="both"/>
        <w:rPr>
          <w:b/>
          <w:sz w:val="28"/>
          <w:szCs w:val="28"/>
        </w:rPr>
      </w:pPr>
      <w:r w:rsidRPr="00E04F66">
        <w:rPr>
          <w:b/>
          <w:sz w:val="28"/>
          <w:szCs w:val="28"/>
        </w:rPr>
        <w:t>(Измененная редакция, Изм. № 1).</w:t>
      </w:r>
    </w:p>
    <w:p w14:paraId="04460842" w14:textId="77777777" w:rsidR="0099474C" w:rsidRPr="00CF37B3" w:rsidRDefault="00CF37B3" w:rsidP="00932913">
      <w:pPr>
        <w:pStyle w:val="aff1"/>
        <w:ind w:firstLine="567"/>
        <w:jc w:val="both"/>
        <w:rPr>
          <w:sz w:val="28"/>
          <w:szCs w:val="28"/>
        </w:rPr>
      </w:pPr>
      <w:r>
        <w:rPr>
          <w:sz w:val="28"/>
          <w:szCs w:val="28"/>
        </w:rPr>
        <w:t xml:space="preserve">А.2.2 </w:t>
      </w:r>
      <w:r w:rsidR="0099474C" w:rsidRPr="00CF37B3">
        <w:rPr>
          <w:sz w:val="28"/>
          <w:szCs w:val="28"/>
        </w:rPr>
        <w:t>При определении последнего верхнего этажа не учитывают выходы на кровлю, машинные помещения и вент</w:t>
      </w:r>
      <w:r>
        <w:rPr>
          <w:sz w:val="28"/>
          <w:szCs w:val="28"/>
        </w:rPr>
        <w:t xml:space="preserve">иляционной </w:t>
      </w:r>
      <w:r w:rsidR="0099474C" w:rsidRPr="00CF37B3">
        <w:rPr>
          <w:sz w:val="28"/>
          <w:szCs w:val="28"/>
        </w:rPr>
        <w:t>камеры площадью менее 8 м</w:t>
      </w:r>
      <w:r w:rsidRPr="00CF37B3">
        <w:rPr>
          <w:sz w:val="28"/>
          <w:szCs w:val="28"/>
          <w:vertAlign w:val="superscript"/>
        </w:rPr>
        <w:t>2</w:t>
      </w:r>
      <w:r w:rsidR="0099474C" w:rsidRPr="00CF37B3">
        <w:rPr>
          <w:sz w:val="28"/>
          <w:szCs w:val="28"/>
        </w:rPr>
        <w:t xml:space="preserve"> и высотой менее </w:t>
      </w:r>
      <w:smartTag w:uri="urn:schemas-microsoft-com:office:smarttags" w:element="metricconverter">
        <w:smartTagPr>
          <w:attr w:name="ProductID" w:val="2,5 м"/>
        </w:smartTagPr>
        <w:r w:rsidR="0099474C" w:rsidRPr="00CF37B3">
          <w:rPr>
            <w:sz w:val="28"/>
            <w:szCs w:val="28"/>
          </w:rPr>
          <w:t>2,5 м</w:t>
        </w:r>
      </w:smartTag>
      <w:r w:rsidR="0099474C" w:rsidRPr="00CF37B3">
        <w:rPr>
          <w:sz w:val="28"/>
          <w:szCs w:val="28"/>
        </w:rPr>
        <w:t xml:space="preserve"> (в чистоте), крышные котельные контейнерного типа</w:t>
      </w:r>
      <w:r w:rsidR="001D4DF4" w:rsidRPr="00CF37B3">
        <w:rPr>
          <w:sz w:val="28"/>
          <w:szCs w:val="28"/>
        </w:rPr>
        <w:t xml:space="preserve"> и </w:t>
      </w:r>
      <w:r w:rsidR="009C6904" w:rsidRPr="00CF37B3">
        <w:rPr>
          <w:sz w:val="28"/>
          <w:szCs w:val="28"/>
        </w:rPr>
        <w:t>т. п.</w:t>
      </w:r>
    </w:p>
    <w:p w14:paraId="0DB77D82" w14:textId="23E41B7C" w:rsidR="005A29AF" w:rsidRPr="00CF37B3" w:rsidRDefault="005A29AF" w:rsidP="00932913">
      <w:pPr>
        <w:pStyle w:val="aff1"/>
        <w:ind w:firstLine="567"/>
        <w:jc w:val="both"/>
        <w:rPr>
          <w:sz w:val="28"/>
          <w:szCs w:val="28"/>
        </w:rPr>
      </w:pPr>
      <w:r w:rsidRPr="00CF37B3">
        <w:rPr>
          <w:sz w:val="28"/>
          <w:szCs w:val="28"/>
        </w:rPr>
        <w:t>А</w:t>
      </w:r>
      <w:r w:rsidR="001D4DF4" w:rsidRPr="00CF37B3">
        <w:rPr>
          <w:sz w:val="28"/>
          <w:szCs w:val="28"/>
        </w:rPr>
        <w:t>.</w:t>
      </w:r>
      <w:r w:rsidRPr="00CF37B3">
        <w:rPr>
          <w:sz w:val="28"/>
          <w:szCs w:val="28"/>
        </w:rPr>
        <w:t xml:space="preserve">2.3 </w:t>
      </w:r>
      <w:r w:rsidR="00BF679B" w:rsidRPr="00CF37B3">
        <w:rPr>
          <w:sz w:val="28"/>
          <w:szCs w:val="28"/>
        </w:rPr>
        <w:t>О</w:t>
      </w:r>
      <w:r w:rsidRPr="00CF37B3">
        <w:rPr>
          <w:sz w:val="28"/>
          <w:szCs w:val="28"/>
        </w:rPr>
        <w:t>тнесени</w:t>
      </w:r>
      <w:r w:rsidR="00BF679B" w:rsidRPr="00CF37B3">
        <w:rPr>
          <w:sz w:val="28"/>
          <w:szCs w:val="28"/>
        </w:rPr>
        <w:t>е</w:t>
      </w:r>
      <w:r w:rsidRPr="00CF37B3">
        <w:rPr>
          <w:sz w:val="28"/>
          <w:szCs w:val="28"/>
        </w:rPr>
        <w:t xml:space="preserve"> </w:t>
      </w:r>
      <w:r w:rsidR="007A5406" w:rsidRPr="00CF37B3">
        <w:rPr>
          <w:sz w:val="28"/>
          <w:szCs w:val="28"/>
        </w:rPr>
        <w:t xml:space="preserve">высотных зданий </w:t>
      </w:r>
      <w:r w:rsidRPr="00CF37B3">
        <w:rPr>
          <w:sz w:val="28"/>
          <w:szCs w:val="28"/>
        </w:rPr>
        <w:t xml:space="preserve">к уникальным в соответствии с </w:t>
      </w:r>
      <w:r w:rsidR="00CF37B3" w:rsidRPr="00CF37B3">
        <w:rPr>
          <w:sz w:val="28"/>
          <w:szCs w:val="28"/>
        </w:rPr>
        <w:t>[</w:t>
      </w:r>
      <w:r w:rsidR="00CF37B3">
        <w:rPr>
          <w:sz w:val="28"/>
          <w:szCs w:val="28"/>
        </w:rPr>
        <w:t>4</w:t>
      </w:r>
      <w:r w:rsidR="00CF37B3" w:rsidRPr="00CF37B3">
        <w:rPr>
          <w:sz w:val="28"/>
          <w:szCs w:val="28"/>
        </w:rPr>
        <w:t>]</w:t>
      </w:r>
      <w:r w:rsidRPr="00CF37B3">
        <w:rPr>
          <w:sz w:val="28"/>
          <w:szCs w:val="28"/>
        </w:rPr>
        <w:t>, а также назначени</w:t>
      </w:r>
      <w:r w:rsidR="00BF679B" w:rsidRPr="00CF37B3">
        <w:rPr>
          <w:sz w:val="28"/>
          <w:szCs w:val="28"/>
        </w:rPr>
        <w:t>е</w:t>
      </w:r>
      <w:r w:rsidRPr="00CF37B3">
        <w:rPr>
          <w:sz w:val="28"/>
          <w:szCs w:val="28"/>
        </w:rPr>
        <w:t xml:space="preserve"> уровня ответственности и коэффициента надежности</w:t>
      </w:r>
      <w:r w:rsidR="007A5406" w:rsidRPr="00CF37B3">
        <w:rPr>
          <w:sz w:val="28"/>
          <w:szCs w:val="28"/>
        </w:rPr>
        <w:t xml:space="preserve"> </w:t>
      </w:r>
      <w:r w:rsidR="00BF679B" w:rsidRPr="00CF37B3">
        <w:rPr>
          <w:sz w:val="28"/>
          <w:szCs w:val="28"/>
        </w:rPr>
        <w:t>выполняют на основании</w:t>
      </w:r>
      <w:r w:rsidR="007A5406" w:rsidRPr="00CF37B3">
        <w:rPr>
          <w:sz w:val="28"/>
          <w:szCs w:val="28"/>
        </w:rPr>
        <w:t xml:space="preserve"> архитектурно-техническ</w:t>
      </w:r>
      <w:r w:rsidR="00BF679B" w:rsidRPr="00CF37B3">
        <w:rPr>
          <w:sz w:val="28"/>
          <w:szCs w:val="28"/>
        </w:rPr>
        <w:t>ой</w:t>
      </w:r>
      <w:r w:rsidR="007A5406" w:rsidRPr="00CF37B3">
        <w:rPr>
          <w:sz w:val="28"/>
          <w:szCs w:val="28"/>
        </w:rPr>
        <w:t xml:space="preserve"> высот</w:t>
      </w:r>
      <w:r w:rsidR="00BF679B" w:rsidRPr="00CF37B3">
        <w:rPr>
          <w:sz w:val="28"/>
          <w:szCs w:val="28"/>
        </w:rPr>
        <w:t>ы</w:t>
      </w:r>
      <w:r w:rsidRPr="00CF37B3">
        <w:rPr>
          <w:sz w:val="28"/>
          <w:szCs w:val="28"/>
        </w:rPr>
        <w:t xml:space="preserve">. </w:t>
      </w:r>
      <w:r w:rsidR="0025190F" w:rsidRPr="001F2135">
        <w:rPr>
          <w:bCs/>
          <w:kern w:val="36"/>
          <w:sz w:val="28"/>
          <w:szCs w:val="28"/>
        </w:rPr>
        <w:t>Ее определяют от наиболее низкой планировочной отметки земли у наружных стен здания (или стилобатной части при ее наличии) до наиболее высокой отметки верха перекрытия последнего этажа.</w:t>
      </w:r>
    </w:p>
    <w:p w14:paraId="53569A2D" w14:textId="77777777" w:rsidR="005A29AF" w:rsidRPr="00CF37B3" w:rsidRDefault="005A29AF" w:rsidP="00932913">
      <w:pPr>
        <w:pStyle w:val="aff1"/>
        <w:ind w:firstLine="567"/>
        <w:jc w:val="both"/>
        <w:rPr>
          <w:sz w:val="28"/>
          <w:szCs w:val="28"/>
        </w:rPr>
      </w:pPr>
      <w:r w:rsidRPr="00CF37B3">
        <w:rPr>
          <w:sz w:val="28"/>
          <w:szCs w:val="28"/>
        </w:rPr>
        <w:t>При этом не учитывают остекленные световые фонари</w:t>
      </w:r>
      <w:r w:rsidR="0099474C" w:rsidRPr="00CF37B3">
        <w:rPr>
          <w:sz w:val="28"/>
          <w:szCs w:val="28"/>
        </w:rPr>
        <w:t xml:space="preserve">, шатровые, купольные покрытия и </w:t>
      </w:r>
      <w:r w:rsidR="009C6904" w:rsidRPr="00CF37B3">
        <w:rPr>
          <w:sz w:val="28"/>
          <w:szCs w:val="28"/>
        </w:rPr>
        <w:t>т. п.</w:t>
      </w:r>
      <w:r w:rsidR="00CF37B3">
        <w:rPr>
          <w:sz w:val="28"/>
          <w:szCs w:val="28"/>
        </w:rPr>
        <w:t xml:space="preserve"> </w:t>
      </w:r>
      <w:r w:rsidRPr="00CF37B3">
        <w:rPr>
          <w:sz w:val="28"/>
          <w:szCs w:val="28"/>
        </w:rPr>
        <w:t xml:space="preserve">высотой </w:t>
      </w:r>
      <w:r w:rsidR="007043C2" w:rsidRPr="00CF37B3">
        <w:rPr>
          <w:sz w:val="28"/>
          <w:szCs w:val="28"/>
        </w:rPr>
        <w:t xml:space="preserve">до </w:t>
      </w:r>
      <w:smartTag w:uri="urn:schemas-microsoft-com:office:smarttags" w:element="metricconverter">
        <w:smartTagPr>
          <w:attr w:name="ProductID" w:val="2,5 м"/>
        </w:smartTagPr>
        <w:r w:rsidRPr="00CF37B3">
          <w:rPr>
            <w:sz w:val="28"/>
            <w:szCs w:val="28"/>
          </w:rPr>
          <w:t>2,5 м</w:t>
        </w:r>
      </w:smartTag>
      <w:r w:rsidR="001D4DF4" w:rsidRPr="00CF37B3">
        <w:rPr>
          <w:sz w:val="28"/>
          <w:szCs w:val="28"/>
        </w:rPr>
        <w:t xml:space="preserve"> (от верха перекрытия</w:t>
      </w:r>
      <w:r w:rsidR="00CF37B3">
        <w:rPr>
          <w:sz w:val="28"/>
          <w:szCs w:val="28"/>
        </w:rPr>
        <w:t>,</w:t>
      </w:r>
      <w:r w:rsidR="001D4DF4" w:rsidRPr="00CF37B3">
        <w:rPr>
          <w:sz w:val="28"/>
          <w:szCs w:val="28"/>
        </w:rPr>
        <w:t xml:space="preserve"> на котором </w:t>
      </w:r>
      <w:r w:rsidR="00CF37B3">
        <w:rPr>
          <w:sz w:val="28"/>
          <w:szCs w:val="28"/>
        </w:rPr>
        <w:t xml:space="preserve">они </w:t>
      </w:r>
      <w:r w:rsidR="001D4DF4" w:rsidRPr="00CF37B3">
        <w:rPr>
          <w:sz w:val="28"/>
          <w:szCs w:val="28"/>
        </w:rPr>
        <w:t>установлены)</w:t>
      </w:r>
      <w:r w:rsidRPr="00CF37B3">
        <w:rPr>
          <w:sz w:val="28"/>
          <w:szCs w:val="28"/>
        </w:rPr>
        <w:t>, суммарная площадь которых не превышает 25</w:t>
      </w:r>
      <w:r w:rsidR="00CF37B3">
        <w:rPr>
          <w:sz w:val="28"/>
          <w:szCs w:val="28"/>
        </w:rPr>
        <w:t xml:space="preserve"> </w:t>
      </w:r>
      <w:r w:rsidRPr="00CF37B3">
        <w:rPr>
          <w:sz w:val="28"/>
          <w:szCs w:val="28"/>
        </w:rPr>
        <w:t>% площади кровли.</w:t>
      </w:r>
      <w:r w:rsidR="001D4DF4" w:rsidRPr="00CF37B3">
        <w:rPr>
          <w:sz w:val="28"/>
          <w:szCs w:val="28"/>
        </w:rPr>
        <w:t xml:space="preserve"> В противном случае верхн</w:t>
      </w:r>
      <w:r w:rsidR="00640505" w:rsidRPr="00CF37B3">
        <w:rPr>
          <w:sz w:val="28"/>
          <w:szCs w:val="28"/>
        </w:rPr>
        <w:t>юю</w:t>
      </w:r>
      <w:r w:rsidR="001D4DF4" w:rsidRPr="00CF37B3">
        <w:rPr>
          <w:sz w:val="28"/>
          <w:szCs w:val="28"/>
        </w:rPr>
        <w:t xml:space="preserve"> отметк</w:t>
      </w:r>
      <w:r w:rsidR="00640505" w:rsidRPr="00CF37B3">
        <w:rPr>
          <w:sz w:val="28"/>
          <w:szCs w:val="28"/>
        </w:rPr>
        <w:t>у</w:t>
      </w:r>
      <w:r w:rsidR="001D4DF4" w:rsidRPr="00CF37B3">
        <w:rPr>
          <w:sz w:val="28"/>
          <w:szCs w:val="28"/>
        </w:rPr>
        <w:t xml:space="preserve"> принима</w:t>
      </w:r>
      <w:r w:rsidR="00640505" w:rsidRPr="00CF37B3">
        <w:rPr>
          <w:sz w:val="28"/>
          <w:szCs w:val="28"/>
        </w:rPr>
        <w:t>ют</w:t>
      </w:r>
      <w:r w:rsidR="001D4DF4" w:rsidRPr="00CF37B3">
        <w:rPr>
          <w:sz w:val="28"/>
          <w:szCs w:val="28"/>
        </w:rPr>
        <w:t xml:space="preserve"> на уровне наиболее высоко расположенной точки данного фонаря или покрытия.</w:t>
      </w:r>
    </w:p>
    <w:p w14:paraId="22A93973" w14:textId="77777777" w:rsidR="0025190F" w:rsidRPr="00E04F66" w:rsidRDefault="0025190F" w:rsidP="0025190F">
      <w:pPr>
        <w:pStyle w:val="aff1"/>
        <w:ind w:firstLine="567"/>
        <w:jc w:val="both"/>
        <w:rPr>
          <w:b/>
          <w:sz w:val="28"/>
          <w:szCs w:val="28"/>
        </w:rPr>
      </w:pPr>
      <w:r w:rsidRPr="00E04F66">
        <w:rPr>
          <w:b/>
          <w:sz w:val="28"/>
          <w:szCs w:val="28"/>
        </w:rPr>
        <w:t>(Измененная редакция, Изм. № 1).</w:t>
      </w:r>
    </w:p>
    <w:p w14:paraId="3C6581CC" w14:textId="36E2B1A4" w:rsidR="007043C2" w:rsidRPr="00CF37B3" w:rsidRDefault="007043C2" w:rsidP="00932913">
      <w:pPr>
        <w:pStyle w:val="aff1"/>
        <w:ind w:firstLine="567"/>
        <w:jc w:val="both"/>
        <w:rPr>
          <w:sz w:val="28"/>
          <w:szCs w:val="28"/>
        </w:rPr>
      </w:pPr>
      <w:r w:rsidRPr="00CF37B3">
        <w:rPr>
          <w:sz w:val="28"/>
          <w:szCs w:val="28"/>
        </w:rPr>
        <w:t>А</w:t>
      </w:r>
      <w:r w:rsidR="001D4DF4" w:rsidRPr="00CF37B3">
        <w:rPr>
          <w:sz w:val="28"/>
          <w:szCs w:val="28"/>
        </w:rPr>
        <w:t>.</w:t>
      </w:r>
      <w:r w:rsidRPr="00CF37B3">
        <w:rPr>
          <w:sz w:val="28"/>
          <w:szCs w:val="28"/>
        </w:rPr>
        <w:t xml:space="preserve">2.4 Заглубление высотного здания определяют в соответствии с </w:t>
      </w:r>
      <w:r w:rsidR="0025190F" w:rsidRPr="001F2135">
        <w:rPr>
          <w:bCs/>
          <w:kern w:val="36"/>
          <w:sz w:val="28"/>
          <w:szCs w:val="28"/>
        </w:rPr>
        <w:t>СП 54.13330</w:t>
      </w:r>
      <w:r w:rsidRPr="00CF37B3">
        <w:rPr>
          <w:sz w:val="28"/>
          <w:szCs w:val="28"/>
        </w:rPr>
        <w:t>.</w:t>
      </w:r>
    </w:p>
    <w:p w14:paraId="155F3984" w14:textId="77777777" w:rsidR="0025190F" w:rsidRPr="00E04F66" w:rsidRDefault="0025190F" w:rsidP="0025190F">
      <w:pPr>
        <w:pStyle w:val="aff1"/>
        <w:ind w:firstLine="567"/>
        <w:jc w:val="both"/>
        <w:rPr>
          <w:b/>
          <w:sz w:val="28"/>
          <w:szCs w:val="28"/>
        </w:rPr>
      </w:pPr>
      <w:r w:rsidRPr="00E04F66">
        <w:rPr>
          <w:b/>
          <w:sz w:val="28"/>
          <w:szCs w:val="28"/>
        </w:rPr>
        <w:t>(Измененная редакция, Изм. № 1).</w:t>
      </w:r>
    </w:p>
    <w:p w14:paraId="150DABF5" w14:textId="30E833A3" w:rsidR="0025190F" w:rsidRDefault="0025190F" w:rsidP="00932913">
      <w:pPr>
        <w:pStyle w:val="aff1"/>
        <w:ind w:firstLine="567"/>
        <w:jc w:val="both"/>
        <w:rPr>
          <w:sz w:val="28"/>
          <w:szCs w:val="28"/>
        </w:rPr>
      </w:pPr>
      <w:r>
        <w:rPr>
          <w:sz w:val="28"/>
          <w:szCs w:val="28"/>
        </w:rPr>
        <w:br w:type="page"/>
      </w:r>
    </w:p>
    <w:p w14:paraId="488AA341" w14:textId="77777777" w:rsidR="00BA37E1" w:rsidRPr="00CF37B3" w:rsidRDefault="00BA37E1" w:rsidP="00932913">
      <w:pPr>
        <w:pStyle w:val="aff1"/>
        <w:jc w:val="center"/>
        <w:rPr>
          <w:b/>
          <w:sz w:val="28"/>
          <w:szCs w:val="28"/>
        </w:rPr>
      </w:pPr>
      <w:bookmarkStart w:id="87" w:name="_Toc460856952"/>
      <w:r w:rsidRPr="00CF37B3">
        <w:rPr>
          <w:b/>
          <w:sz w:val="28"/>
          <w:szCs w:val="28"/>
        </w:rPr>
        <w:lastRenderedPageBreak/>
        <w:t>Приложение Б</w:t>
      </w:r>
      <w:bookmarkEnd w:id="87"/>
    </w:p>
    <w:p w14:paraId="09A5D8DF" w14:textId="112AE72D" w:rsidR="00BA37E1" w:rsidRPr="00CF37B3" w:rsidRDefault="00BA37E1" w:rsidP="00932913">
      <w:pPr>
        <w:pStyle w:val="aff1"/>
        <w:jc w:val="center"/>
        <w:rPr>
          <w:b/>
          <w:sz w:val="28"/>
          <w:szCs w:val="28"/>
        </w:rPr>
      </w:pPr>
    </w:p>
    <w:p w14:paraId="3A7D97D6" w14:textId="77777777" w:rsidR="00BA37E1" w:rsidRPr="00CF37B3" w:rsidRDefault="00BA37E1" w:rsidP="00932913">
      <w:pPr>
        <w:pStyle w:val="aff1"/>
        <w:jc w:val="center"/>
        <w:rPr>
          <w:b/>
          <w:sz w:val="28"/>
          <w:szCs w:val="28"/>
        </w:rPr>
      </w:pPr>
      <w:bookmarkStart w:id="88" w:name="_Toc460856954"/>
      <w:r w:rsidRPr="00CF37B3">
        <w:rPr>
          <w:b/>
          <w:sz w:val="28"/>
          <w:szCs w:val="28"/>
        </w:rPr>
        <w:t>Конструктивные решения</w:t>
      </w:r>
      <w:bookmarkEnd w:id="88"/>
    </w:p>
    <w:p w14:paraId="7F36C8C0" w14:textId="29C20F92" w:rsidR="00BA37E1" w:rsidRDefault="0025190F" w:rsidP="00932913">
      <w:pPr>
        <w:pStyle w:val="aff1"/>
        <w:jc w:val="center"/>
        <w:rPr>
          <w:b/>
          <w:sz w:val="28"/>
          <w:szCs w:val="28"/>
        </w:rPr>
      </w:pPr>
      <w:r w:rsidRPr="00E04F66">
        <w:rPr>
          <w:b/>
          <w:sz w:val="28"/>
          <w:szCs w:val="28"/>
        </w:rPr>
        <w:t>(Измененная редакция, Изм. № 1).</w:t>
      </w:r>
    </w:p>
    <w:p w14:paraId="14DC2484" w14:textId="77777777" w:rsidR="00522A8A" w:rsidRPr="00CF37B3" w:rsidRDefault="00522A8A" w:rsidP="00932913">
      <w:pPr>
        <w:pStyle w:val="aff1"/>
        <w:jc w:val="center"/>
        <w:rPr>
          <w:b/>
          <w:sz w:val="28"/>
          <w:szCs w:val="28"/>
        </w:rPr>
      </w:pPr>
    </w:p>
    <w:p w14:paraId="73C0700C" w14:textId="77777777" w:rsidR="00382ABE" w:rsidRPr="00CF37B3" w:rsidRDefault="00382ABE" w:rsidP="00932913">
      <w:pPr>
        <w:pStyle w:val="aff1"/>
        <w:ind w:firstLine="567"/>
        <w:jc w:val="both"/>
        <w:rPr>
          <w:sz w:val="28"/>
          <w:szCs w:val="28"/>
        </w:rPr>
      </w:pPr>
      <w:r w:rsidRPr="00CF37B3">
        <w:rPr>
          <w:sz w:val="28"/>
          <w:szCs w:val="28"/>
        </w:rPr>
        <w:t xml:space="preserve">Б.1 </w:t>
      </w:r>
      <w:r w:rsidR="00CF37B3">
        <w:rPr>
          <w:sz w:val="28"/>
          <w:szCs w:val="28"/>
        </w:rPr>
        <w:t xml:space="preserve">Двуслойный ростверк, в котором </w:t>
      </w:r>
      <w:r w:rsidRPr="00CF37B3">
        <w:rPr>
          <w:sz w:val="28"/>
          <w:szCs w:val="28"/>
        </w:rPr>
        <w:t>нижняя часть (силовая бетонная подготовка) объединяет головы свай и служит основой для гидроизоляции</w:t>
      </w:r>
      <w:r w:rsidR="00CF37B3">
        <w:rPr>
          <w:sz w:val="28"/>
          <w:szCs w:val="28"/>
        </w:rPr>
        <w:t>, приведен на</w:t>
      </w:r>
      <w:r w:rsidRPr="00CF37B3">
        <w:rPr>
          <w:sz w:val="28"/>
          <w:szCs w:val="28"/>
        </w:rPr>
        <w:t xml:space="preserve"> рис</w:t>
      </w:r>
      <w:r w:rsidR="00CF37B3">
        <w:rPr>
          <w:sz w:val="28"/>
          <w:szCs w:val="28"/>
        </w:rPr>
        <w:t>унке</w:t>
      </w:r>
      <w:r w:rsidRPr="00CF37B3">
        <w:rPr>
          <w:sz w:val="28"/>
          <w:szCs w:val="28"/>
        </w:rPr>
        <w:t xml:space="preserve"> Б.1</w:t>
      </w:r>
      <w:r w:rsidR="00CF37B3">
        <w:rPr>
          <w:sz w:val="28"/>
          <w:szCs w:val="28"/>
        </w:rPr>
        <w:t>.</w:t>
      </w:r>
    </w:p>
    <w:p w14:paraId="389777C4" w14:textId="77777777" w:rsidR="00403B8B" w:rsidRPr="00CF37B3" w:rsidRDefault="00403B8B" w:rsidP="00932913">
      <w:pPr>
        <w:pStyle w:val="aff1"/>
        <w:ind w:firstLine="567"/>
        <w:jc w:val="both"/>
        <w:rPr>
          <w:sz w:val="28"/>
          <w:szCs w:val="28"/>
        </w:rPr>
      </w:pPr>
    </w:p>
    <w:p w14:paraId="25DA7A57" w14:textId="77777777" w:rsidR="00BA37E1" w:rsidRPr="003B2AFC" w:rsidRDefault="005E6F23" w:rsidP="00932913">
      <w:pPr>
        <w:keepNext/>
        <w:jc w:val="center"/>
        <w:rPr>
          <w:noProof/>
        </w:rPr>
      </w:pPr>
      <w:r>
        <w:rPr>
          <w:noProof/>
        </w:rPr>
        <w:drawing>
          <wp:inline distT="0" distB="0" distL="0" distR="0" wp14:anchorId="085EE15A" wp14:editId="3AF8012D">
            <wp:extent cx="3810000" cy="3276600"/>
            <wp:effectExtent l="0" t="0" r="0" b="0"/>
            <wp:docPr id="27" name="Рисунок 27" descr="Рис ростверк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Рис ростверка"/>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810000" cy="3276600"/>
                    </a:xfrm>
                    <a:prstGeom prst="rect">
                      <a:avLst/>
                    </a:prstGeom>
                    <a:noFill/>
                    <a:ln>
                      <a:noFill/>
                    </a:ln>
                  </pic:spPr>
                </pic:pic>
              </a:graphicData>
            </a:graphic>
          </wp:inline>
        </w:drawing>
      </w:r>
    </w:p>
    <w:p w14:paraId="499410CE" w14:textId="77777777" w:rsidR="00BA37E1" w:rsidRPr="00B918FC" w:rsidRDefault="00BA37E1" w:rsidP="00932913">
      <w:pPr>
        <w:jc w:val="center"/>
        <w:rPr>
          <w:b/>
          <w:noProof/>
        </w:rPr>
      </w:pPr>
      <w:r w:rsidRPr="00B918FC">
        <w:rPr>
          <w:b/>
          <w:i/>
          <w:noProof/>
        </w:rPr>
        <w:t>Рисунок Б.1</w:t>
      </w:r>
      <w:r w:rsidR="00CF37B3" w:rsidRPr="00B918FC">
        <w:rPr>
          <w:b/>
          <w:noProof/>
        </w:rPr>
        <w:t xml:space="preserve"> –</w:t>
      </w:r>
      <w:r w:rsidRPr="00B918FC">
        <w:rPr>
          <w:b/>
          <w:noProof/>
        </w:rPr>
        <w:t xml:space="preserve"> Пример выполнения двуслойного ростверка</w:t>
      </w:r>
    </w:p>
    <w:p w14:paraId="50558753" w14:textId="77777777" w:rsidR="00BA37E1" w:rsidRPr="00CF37B3" w:rsidRDefault="00BA37E1" w:rsidP="00932913">
      <w:pPr>
        <w:pStyle w:val="aff1"/>
        <w:ind w:firstLine="567"/>
        <w:jc w:val="both"/>
        <w:rPr>
          <w:sz w:val="28"/>
          <w:szCs w:val="28"/>
        </w:rPr>
      </w:pPr>
    </w:p>
    <w:p w14:paraId="7C3568D8" w14:textId="77777777" w:rsidR="00467951" w:rsidRPr="00CF37B3" w:rsidRDefault="00467951" w:rsidP="00932913">
      <w:pPr>
        <w:pStyle w:val="aff1"/>
        <w:ind w:firstLine="567"/>
        <w:jc w:val="both"/>
        <w:rPr>
          <w:sz w:val="28"/>
          <w:szCs w:val="28"/>
        </w:rPr>
      </w:pPr>
      <w:r w:rsidRPr="00CF37B3">
        <w:rPr>
          <w:sz w:val="28"/>
          <w:szCs w:val="28"/>
        </w:rPr>
        <w:t>Б.2 Узлы аутригерных стальных конструкций рекомендуется выполнять с учетом рис</w:t>
      </w:r>
      <w:r w:rsidR="00CF37B3">
        <w:rPr>
          <w:sz w:val="28"/>
          <w:szCs w:val="28"/>
        </w:rPr>
        <w:t xml:space="preserve">унка </w:t>
      </w:r>
      <w:r w:rsidRPr="00CF37B3">
        <w:rPr>
          <w:sz w:val="28"/>
          <w:szCs w:val="28"/>
        </w:rPr>
        <w:t>Б.2</w:t>
      </w:r>
      <w:r w:rsidR="00CF37B3">
        <w:rPr>
          <w:sz w:val="28"/>
          <w:szCs w:val="28"/>
        </w:rPr>
        <w:t>.</w:t>
      </w:r>
    </w:p>
    <w:p w14:paraId="280423AD" w14:textId="77777777" w:rsidR="00467951" w:rsidRPr="00CF37B3" w:rsidRDefault="00467951" w:rsidP="00932913">
      <w:pPr>
        <w:pStyle w:val="aff1"/>
        <w:ind w:firstLine="567"/>
        <w:jc w:val="both"/>
        <w:rPr>
          <w:sz w:val="28"/>
          <w:szCs w:val="28"/>
        </w:rPr>
      </w:pPr>
    </w:p>
    <w:p w14:paraId="41D96B68" w14:textId="35F37207" w:rsidR="00467951" w:rsidRDefault="005E6F23" w:rsidP="00932913">
      <w:pPr>
        <w:ind w:left="426"/>
        <w:jc w:val="both"/>
        <w:rPr>
          <w:iCs/>
          <w:sz w:val="28"/>
          <w:szCs w:val="28"/>
        </w:rPr>
      </w:pPr>
      <w:r w:rsidRPr="002C074D">
        <w:rPr>
          <w:i/>
          <w:noProof/>
        </w:rPr>
        <w:drawing>
          <wp:inline distT="0" distB="0" distL="0" distR="0" wp14:anchorId="57520020" wp14:editId="7FDBB139">
            <wp:extent cx="5349240" cy="1668780"/>
            <wp:effectExtent l="0" t="0" r="3810" b="7620"/>
            <wp:docPr id="28" name="Рисунок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62"/>
                    <pic:cNvPicPr>
                      <a:picLocks noChangeAspect="1" noChangeArrowheads="1"/>
                    </pic:cNvPicPr>
                  </pic:nvPicPr>
                  <pic:blipFill>
                    <a:blip r:embed="rId21">
                      <a:extLst>
                        <a:ext uri="{28A0092B-C50C-407E-A947-70E740481C1C}">
                          <a14:useLocalDpi xmlns:a14="http://schemas.microsoft.com/office/drawing/2010/main" val="0"/>
                        </a:ext>
                      </a:extLst>
                    </a:blip>
                    <a:srcRect l="11406" r="5988" b="62531"/>
                    <a:stretch>
                      <a:fillRect/>
                    </a:stretch>
                  </pic:blipFill>
                  <pic:spPr bwMode="auto">
                    <a:xfrm>
                      <a:off x="0" y="0"/>
                      <a:ext cx="5349240" cy="1668780"/>
                    </a:xfrm>
                    <a:prstGeom prst="rect">
                      <a:avLst/>
                    </a:prstGeom>
                    <a:noFill/>
                    <a:ln>
                      <a:noFill/>
                    </a:ln>
                  </pic:spPr>
                </pic:pic>
              </a:graphicData>
            </a:graphic>
          </wp:inline>
        </w:drawing>
      </w:r>
      <w:r w:rsidR="00467951" w:rsidRPr="002C074D">
        <w:rPr>
          <w:iCs/>
          <w:sz w:val="28"/>
          <w:szCs w:val="28"/>
        </w:rPr>
        <w:t xml:space="preserve"> </w:t>
      </w:r>
    </w:p>
    <w:p w14:paraId="576A57B9" w14:textId="77777777" w:rsidR="00EF1B32" w:rsidRPr="002C074D" w:rsidRDefault="00EF1B32" w:rsidP="00932913">
      <w:pPr>
        <w:ind w:left="426"/>
        <w:jc w:val="both"/>
        <w:rPr>
          <w:iCs/>
          <w:sz w:val="28"/>
          <w:szCs w:val="28"/>
        </w:rPr>
      </w:pPr>
    </w:p>
    <w:p w14:paraId="4CFA3A2A" w14:textId="77777777" w:rsidR="00467951" w:rsidRPr="00B918FC" w:rsidRDefault="00467951" w:rsidP="00932913">
      <w:pPr>
        <w:jc w:val="center"/>
        <w:rPr>
          <w:b/>
        </w:rPr>
      </w:pPr>
      <w:r w:rsidRPr="00B918FC">
        <w:rPr>
          <w:b/>
          <w:i/>
          <w:iCs/>
        </w:rPr>
        <w:t xml:space="preserve">Рисунок Б.2 </w:t>
      </w:r>
      <w:r w:rsidRPr="00B918FC">
        <w:rPr>
          <w:b/>
          <w:iCs/>
        </w:rPr>
        <w:t>– Примеры выполнения узлов аутригерных ферм</w:t>
      </w:r>
    </w:p>
    <w:p w14:paraId="36963EBE" w14:textId="77777777" w:rsidR="00CF37B3" w:rsidRPr="00B918FC" w:rsidRDefault="00CF37B3" w:rsidP="00932913">
      <w:pPr>
        <w:pStyle w:val="aff1"/>
        <w:ind w:firstLine="567"/>
        <w:jc w:val="both"/>
        <w:rPr>
          <w:b/>
          <w:sz w:val="28"/>
          <w:szCs w:val="28"/>
        </w:rPr>
      </w:pPr>
      <w:bookmarkStart w:id="89" w:name="_Toc460856955"/>
    </w:p>
    <w:p w14:paraId="3CF1BE90" w14:textId="0F6010F5" w:rsidR="00EF1B32" w:rsidRDefault="00EF1B32" w:rsidP="00932913">
      <w:pPr>
        <w:pStyle w:val="aff1"/>
        <w:ind w:firstLine="567"/>
        <w:jc w:val="both"/>
        <w:rPr>
          <w:sz w:val="28"/>
          <w:szCs w:val="28"/>
        </w:rPr>
      </w:pPr>
      <w:r>
        <w:rPr>
          <w:sz w:val="28"/>
          <w:szCs w:val="28"/>
        </w:rPr>
        <w:br w:type="page"/>
      </w:r>
    </w:p>
    <w:p w14:paraId="5B9FFB9B" w14:textId="77777777" w:rsidR="007076D7" w:rsidRPr="00CF37B3" w:rsidRDefault="007076D7" w:rsidP="00932913">
      <w:pPr>
        <w:pStyle w:val="aff1"/>
        <w:jc w:val="center"/>
        <w:rPr>
          <w:b/>
          <w:sz w:val="28"/>
          <w:szCs w:val="28"/>
        </w:rPr>
      </w:pPr>
      <w:r w:rsidRPr="00CF37B3">
        <w:rPr>
          <w:b/>
          <w:sz w:val="28"/>
          <w:szCs w:val="28"/>
        </w:rPr>
        <w:lastRenderedPageBreak/>
        <w:t xml:space="preserve">Приложение </w:t>
      </w:r>
      <w:r w:rsidR="000871B4" w:rsidRPr="00CF37B3">
        <w:rPr>
          <w:b/>
          <w:sz w:val="28"/>
          <w:szCs w:val="28"/>
        </w:rPr>
        <w:t>В</w:t>
      </w:r>
      <w:bookmarkEnd w:id="89"/>
    </w:p>
    <w:p w14:paraId="23844972" w14:textId="3F5BFA3F" w:rsidR="007076D7" w:rsidRPr="00CF37B3" w:rsidRDefault="007076D7" w:rsidP="00932913">
      <w:pPr>
        <w:pStyle w:val="aff1"/>
        <w:jc w:val="center"/>
        <w:rPr>
          <w:b/>
          <w:sz w:val="28"/>
          <w:szCs w:val="28"/>
        </w:rPr>
      </w:pPr>
    </w:p>
    <w:p w14:paraId="25024F9D" w14:textId="77777777" w:rsidR="007076D7" w:rsidRPr="00CF37B3" w:rsidRDefault="007076D7" w:rsidP="00932913">
      <w:pPr>
        <w:pStyle w:val="aff1"/>
        <w:jc w:val="center"/>
        <w:rPr>
          <w:b/>
          <w:sz w:val="28"/>
          <w:szCs w:val="28"/>
        </w:rPr>
      </w:pPr>
      <w:bookmarkStart w:id="90" w:name="_Toc460856957"/>
      <w:r w:rsidRPr="00CF37B3">
        <w:rPr>
          <w:b/>
          <w:sz w:val="28"/>
          <w:szCs w:val="28"/>
        </w:rPr>
        <w:t>Геотехнический мониторинг</w:t>
      </w:r>
      <w:bookmarkEnd w:id="90"/>
    </w:p>
    <w:p w14:paraId="64B51286" w14:textId="6B663B81" w:rsidR="007076D7" w:rsidRDefault="00EF1B32" w:rsidP="00932913">
      <w:pPr>
        <w:pStyle w:val="aff1"/>
        <w:jc w:val="center"/>
        <w:rPr>
          <w:b/>
          <w:sz w:val="28"/>
          <w:szCs w:val="28"/>
        </w:rPr>
      </w:pPr>
      <w:r w:rsidRPr="00E04F66">
        <w:rPr>
          <w:b/>
          <w:sz w:val="28"/>
          <w:szCs w:val="28"/>
        </w:rPr>
        <w:t>(Измененная редакция, Изм. № 1).</w:t>
      </w:r>
    </w:p>
    <w:p w14:paraId="4C05A27F" w14:textId="77777777" w:rsidR="00EF1B32" w:rsidRPr="00CF37B3" w:rsidRDefault="00EF1B32" w:rsidP="00932913">
      <w:pPr>
        <w:pStyle w:val="aff1"/>
        <w:jc w:val="center"/>
        <w:rPr>
          <w:b/>
          <w:sz w:val="28"/>
          <w:szCs w:val="28"/>
        </w:rPr>
      </w:pPr>
    </w:p>
    <w:p w14:paraId="11948C61" w14:textId="77777777" w:rsidR="007076D7" w:rsidRPr="00CF37B3" w:rsidRDefault="000871B4" w:rsidP="00932913">
      <w:pPr>
        <w:pStyle w:val="aff1"/>
        <w:ind w:firstLine="567"/>
        <w:jc w:val="both"/>
        <w:rPr>
          <w:sz w:val="28"/>
          <w:szCs w:val="28"/>
        </w:rPr>
      </w:pPr>
      <w:r w:rsidRPr="00CF37B3">
        <w:rPr>
          <w:sz w:val="28"/>
          <w:szCs w:val="28"/>
        </w:rPr>
        <w:t>В</w:t>
      </w:r>
      <w:r w:rsidR="00CF37B3">
        <w:rPr>
          <w:sz w:val="28"/>
          <w:szCs w:val="28"/>
        </w:rPr>
        <w:t xml:space="preserve">.1 Геотехнический мониторинг высотного здания </w:t>
      </w:r>
      <w:r w:rsidR="007076D7" w:rsidRPr="00CF37B3">
        <w:rPr>
          <w:sz w:val="28"/>
          <w:szCs w:val="28"/>
        </w:rPr>
        <w:t>заключается в наблюдениях за состоянием самого объекта строительства, включая ограждающую конструкцию, массивом грунта, окружающего объект строительства (</w:t>
      </w:r>
      <w:r w:rsidR="00D96AC3" w:rsidRPr="00CF37B3">
        <w:rPr>
          <w:sz w:val="28"/>
          <w:szCs w:val="28"/>
        </w:rPr>
        <w:t>в т. ч.</w:t>
      </w:r>
      <w:r w:rsidR="007076D7" w:rsidRPr="00CF37B3">
        <w:rPr>
          <w:sz w:val="28"/>
          <w:szCs w:val="28"/>
        </w:rPr>
        <w:t xml:space="preserve"> уровнем подземных вод), а также зданий и сооружений (</w:t>
      </w:r>
      <w:r w:rsidR="00D96AC3" w:rsidRPr="00CF37B3">
        <w:rPr>
          <w:sz w:val="28"/>
          <w:szCs w:val="28"/>
        </w:rPr>
        <w:t>в т. ч.</w:t>
      </w:r>
      <w:r w:rsidR="007076D7" w:rsidRPr="00CF37B3">
        <w:rPr>
          <w:sz w:val="28"/>
          <w:szCs w:val="28"/>
        </w:rPr>
        <w:t xml:space="preserve"> подземных инженерных коммуникаций), расположенных в зоне влияния строительства. </w:t>
      </w:r>
    </w:p>
    <w:p w14:paraId="0ADA15B8" w14:textId="77777777" w:rsidR="007076D7" w:rsidRPr="00CF37B3" w:rsidRDefault="000871B4" w:rsidP="00932913">
      <w:pPr>
        <w:pStyle w:val="aff1"/>
        <w:ind w:firstLine="567"/>
        <w:jc w:val="both"/>
        <w:rPr>
          <w:sz w:val="28"/>
          <w:szCs w:val="28"/>
        </w:rPr>
      </w:pPr>
      <w:r w:rsidRPr="00CF37B3">
        <w:rPr>
          <w:sz w:val="28"/>
          <w:szCs w:val="28"/>
        </w:rPr>
        <w:t>В</w:t>
      </w:r>
      <w:r w:rsidR="007076D7" w:rsidRPr="00CF37B3">
        <w:rPr>
          <w:sz w:val="28"/>
          <w:szCs w:val="28"/>
        </w:rPr>
        <w:t xml:space="preserve">.2 </w:t>
      </w:r>
      <w:r w:rsidR="00CF37B3">
        <w:rPr>
          <w:sz w:val="28"/>
          <w:szCs w:val="28"/>
        </w:rPr>
        <w:t>Число</w:t>
      </w:r>
      <w:r w:rsidR="007076D7" w:rsidRPr="00CF37B3">
        <w:rPr>
          <w:sz w:val="28"/>
          <w:szCs w:val="28"/>
        </w:rPr>
        <w:t xml:space="preserve"> и схем</w:t>
      </w:r>
      <w:r w:rsidR="002F0871" w:rsidRPr="00CF37B3">
        <w:rPr>
          <w:sz w:val="28"/>
          <w:szCs w:val="28"/>
        </w:rPr>
        <w:t>у</w:t>
      </w:r>
      <w:r w:rsidR="007076D7" w:rsidRPr="00CF37B3">
        <w:rPr>
          <w:sz w:val="28"/>
          <w:szCs w:val="28"/>
        </w:rPr>
        <w:t xml:space="preserve"> размещения марок, приборов и оборудования </w:t>
      </w:r>
      <w:r w:rsidR="00CF37B3">
        <w:rPr>
          <w:sz w:val="28"/>
          <w:szCs w:val="28"/>
        </w:rPr>
        <w:t xml:space="preserve">для </w:t>
      </w:r>
      <w:r w:rsidR="007076D7" w:rsidRPr="00CF37B3">
        <w:rPr>
          <w:sz w:val="28"/>
          <w:szCs w:val="28"/>
        </w:rPr>
        <w:t xml:space="preserve">мониторинга </w:t>
      </w:r>
      <w:r w:rsidR="002F0871" w:rsidRPr="00CF37B3">
        <w:rPr>
          <w:sz w:val="28"/>
          <w:szCs w:val="28"/>
        </w:rPr>
        <w:t xml:space="preserve">выбирают так, чтобы обеспечивалось </w:t>
      </w:r>
      <w:r w:rsidR="007076D7" w:rsidRPr="00CF37B3">
        <w:rPr>
          <w:sz w:val="28"/>
          <w:szCs w:val="28"/>
        </w:rPr>
        <w:t>получение необходимой информации для проверки правильности инженерно-геологических изысканий, выполненных расч</w:t>
      </w:r>
      <w:r w:rsidR="009C6904" w:rsidRPr="00CF37B3">
        <w:rPr>
          <w:sz w:val="28"/>
          <w:szCs w:val="28"/>
        </w:rPr>
        <w:t>е</w:t>
      </w:r>
      <w:r w:rsidR="007076D7" w:rsidRPr="00CF37B3">
        <w:rPr>
          <w:sz w:val="28"/>
          <w:szCs w:val="28"/>
        </w:rPr>
        <w:t xml:space="preserve">тов, принятых проектных решений и качества выполнения строительно-монтажных работ. </w:t>
      </w:r>
    </w:p>
    <w:p w14:paraId="6B7FFB53" w14:textId="77777777" w:rsidR="007076D7" w:rsidRPr="00CF37B3" w:rsidRDefault="000871B4" w:rsidP="00932913">
      <w:pPr>
        <w:pStyle w:val="aff1"/>
        <w:ind w:firstLine="567"/>
        <w:jc w:val="both"/>
        <w:rPr>
          <w:sz w:val="28"/>
          <w:szCs w:val="28"/>
        </w:rPr>
      </w:pPr>
      <w:r w:rsidRPr="00CF37B3">
        <w:rPr>
          <w:sz w:val="28"/>
          <w:szCs w:val="28"/>
        </w:rPr>
        <w:t>В</w:t>
      </w:r>
      <w:r w:rsidR="007076D7" w:rsidRPr="00CF37B3">
        <w:rPr>
          <w:sz w:val="28"/>
          <w:szCs w:val="28"/>
        </w:rPr>
        <w:t>.3 В процес</w:t>
      </w:r>
      <w:r w:rsidR="00C27E54">
        <w:rPr>
          <w:sz w:val="28"/>
          <w:szCs w:val="28"/>
        </w:rPr>
        <w:t xml:space="preserve">се геотехнического мониторинга </w:t>
      </w:r>
      <w:r w:rsidR="007076D7" w:rsidRPr="00CF37B3">
        <w:rPr>
          <w:sz w:val="28"/>
          <w:szCs w:val="28"/>
        </w:rPr>
        <w:t>высотного здания в общем случае выполняют следующие виды мониторинга:</w:t>
      </w:r>
    </w:p>
    <w:p w14:paraId="27D983EF" w14:textId="77777777" w:rsidR="007076D7" w:rsidRPr="00CF37B3" w:rsidRDefault="00C27E54" w:rsidP="00932913">
      <w:pPr>
        <w:pStyle w:val="aff1"/>
        <w:ind w:firstLine="567"/>
        <w:jc w:val="both"/>
        <w:rPr>
          <w:sz w:val="28"/>
          <w:szCs w:val="28"/>
        </w:rPr>
      </w:pPr>
      <w:r>
        <w:rPr>
          <w:sz w:val="28"/>
          <w:szCs w:val="28"/>
        </w:rPr>
        <w:t xml:space="preserve">- </w:t>
      </w:r>
      <w:r w:rsidR="007076D7" w:rsidRPr="00CF37B3">
        <w:rPr>
          <w:sz w:val="28"/>
          <w:szCs w:val="28"/>
        </w:rPr>
        <w:t>осадк</w:t>
      </w:r>
      <w:r>
        <w:rPr>
          <w:sz w:val="28"/>
          <w:szCs w:val="28"/>
        </w:rPr>
        <w:t>а</w:t>
      </w:r>
      <w:r w:rsidR="007076D7" w:rsidRPr="00CF37B3">
        <w:rPr>
          <w:sz w:val="28"/>
          <w:szCs w:val="28"/>
        </w:rPr>
        <w:t xml:space="preserve"> и крен фундамента здания;</w:t>
      </w:r>
    </w:p>
    <w:p w14:paraId="5EA72723" w14:textId="77777777" w:rsidR="007076D7" w:rsidRPr="00CF37B3" w:rsidRDefault="00C27E54" w:rsidP="00932913">
      <w:pPr>
        <w:pStyle w:val="aff1"/>
        <w:ind w:firstLine="567"/>
        <w:jc w:val="both"/>
        <w:rPr>
          <w:sz w:val="28"/>
          <w:szCs w:val="28"/>
        </w:rPr>
      </w:pPr>
      <w:r>
        <w:rPr>
          <w:sz w:val="28"/>
          <w:szCs w:val="28"/>
        </w:rPr>
        <w:t xml:space="preserve">- </w:t>
      </w:r>
      <w:r w:rsidR="007076D7" w:rsidRPr="00CF37B3">
        <w:rPr>
          <w:sz w:val="28"/>
          <w:szCs w:val="28"/>
        </w:rPr>
        <w:t>послойные деформации грунта основания;</w:t>
      </w:r>
    </w:p>
    <w:p w14:paraId="4D955636" w14:textId="77777777" w:rsidR="007076D7" w:rsidRPr="00CF37B3" w:rsidRDefault="00C27E54" w:rsidP="00932913">
      <w:pPr>
        <w:pStyle w:val="aff1"/>
        <w:ind w:firstLine="567"/>
        <w:jc w:val="both"/>
        <w:rPr>
          <w:sz w:val="28"/>
          <w:szCs w:val="28"/>
        </w:rPr>
      </w:pPr>
      <w:r>
        <w:rPr>
          <w:sz w:val="28"/>
          <w:szCs w:val="28"/>
        </w:rPr>
        <w:t xml:space="preserve">- </w:t>
      </w:r>
      <w:r w:rsidR="007076D7" w:rsidRPr="00CF37B3">
        <w:rPr>
          <w:sz w:val="28"/>
          <w:szCs w:val="28"/>
        </w:rPr>
        <w:t>контактные напряжения под фундаментной плитой;</w:t>
      </w:r>
    </w:p>
    <w:p w14:paraId="7519300D" w14:textId="77777777" w:rsidR="007076D7" w:rsidRPr="00CF37B3" w:rsidRDefault="00C27E54" w:rsidP="00932913">
      <w:pPr>
        <w:pStyle w:val="aff1"/>
        <w:ind w:firstLine="567"/>
        <w:jc w:val="both"/>
        <w:rPr>
          <w:sz w:val="28"/>
          <w:szCs w:val="28"/>
        </w:rPr>
      </w:pPr>
      <w:r>
        <w:rPr>
          <w:sz w:val="28"/>
          <w:szCs w:val="28"/>
        </w:rPr>
        <w:t xml:space="preserve">- </w:t>
      </w:r>
      <w:r w:rsidR="007076D7" w:rsidRPr="00CF37B3">
        <w:rPr>
          <w:sz w:val="28"/>
          <w:szCs w:val="28"/>
        </w:rPr>
        <w:t>усилия в бетоне и арматуре монолитной железобетонной фундаментной плит</w:t>
      </w:r>
      <w:r w:rsidR="00A16CD1">
        <w:rPr>
          <w:sz w:val="28"/>
          <w:szCs w:val="28"/>
        </w:rPr>
        <w:t>ы</w:t>
      </w:r>
      <w:r w:rsidR="007076D7" w:rsidRPr="00CF37B3">
        <w:rPr>
          <w:sz w:val="28"/>
          <w:szCs w:val="28"/>
        </w:rPr>
        <w:t xml:space="preserve"> или плитного ростверка;</w:t>
      </w:r>
    </w:p>
    <w:p w14:paraId="62556C24" w14:textId="77777777" w:rsidR="007076D7" w:rsidRPr="00CF37B3" w:rsidRDefault="00C27E54" w:rsidP="00932913">
      <w:pPr>
        <w:pStyle w:val="aff1"/>
        <w:ind w:firstLine="567"/>
        <w:jc w:val="both"/>
        <w:rPr>
          <w:sz w:val="28"/>
          <w:szCs w:val="28"/>
        </w:rPr>
      </w:pPr>
      <w:r>
        <w:rPr>
          <w:sz w:val="28"/>
          <w:szCs w:val="28"/>
        </w:rPr>
        <w:t xml:space="preserve">- </w:t>
      </w:r>
      <w:r w:rsidR="007076D7" w:rsidRPr="00CF37B3">
        <w:rPr>
          <w:sz w:val="28"/>
          <w:szCs w:val="28"/>
        </w:rPr>
        <w:t>усили</w:t>
      </w:r>
      <w:r>
        <w:rPr>
          <w:sz w:val="28"/>
          <w:szCs w:val="28"/>
        </w:rPr>
        <w:t>я</w:t>
      </w:r>
      <w:r w:rsidR="007076D7" w:rsidRPr="00CF37B3">
        <w:rPr>
          <w:sz w:val="28"/>
          <w:szCs w:val="28"/>
        </w:rPr>
        <w:t xml:space="preserve"> в сваях (в случае применения свайного фундамента);</w:t>
      </w:r>
    </w:p>
    <w:p w14:paraId="02228004" w14:textId="77777777" w:rsidR="007076D7" w:rsidRPr="00CF37B3" w:rsidRDefault="00C27E54" w:rsidP="00932913">
      <w:pPr>
        <w:pStyle w:val="aff1"/>
        <w:ind w:firstLine="567"/>
        <w:jc w:val="both"/>
        <w:rPr>
          <w:sz w:val="28"/>
          <w:szCs w:val="28"/>
        </w:rPr>
      </w:pPr>
      <w:r>
        <w:rPr>
          <w:sz w:val="28"/>
          <w:szCs w:val="28"/>
        </w:rPr>
        <w:t xml:space="preserve">- </w:t>
      </w:r>
      <w:r w:rsidR="007076D7" w:rsidRPr="00CF37B3">
        <w:rPr>
          <w:sz w:val="28"/>
          <w:szCs w:val="28"/>
        </w:rPr>
        <w:t>вибрационны</w:t>
      </w:r>
      <w:r>
        <w:rPr>
          <w:sz w:val="28"/>
          <w:szCs w:val="28"/>
        </w:rPr>
        <w:t>е</w:t>
      </w:r>
      <w:r w:rsidR="007076D7" w:rsidRPr="00CF37B3">
        <w:rPr>
          <w:sz w:val="28"/>
          <w:szCs w:val="28"/>
        </w:rPr>
        <w:t xml:space="preserve"> воздействи</w:t>
      </w:r>
      <w:r>
        <w:rPr>
          <w:sz w:val="28"/>
          <w:szCs w:val="28"/>
        </w:rPr>
        <w:t>я</w:t>
      </w:r>
      <w:r w:rsidR="007076D7" w:rsidRPr="00CF37B3">
        <w:rPr>
          <w:sz w:val="28"/>
          <w:szCs w:val="28"/>
        </w:rPr>
        <w:t>.</w:t>
      </w:r>
    </w:p>
    <w:p w14:paraId="0095D241" w14:textId="77777777" w:rsidR="007076D7" w:rsidRPr="00CF37B3" w:rsidRDefault="007076D7" w:rsidP="00932913">
      <w:pPr>
        <w:pStyle w:val="aff1"/>
        <w:ind w:firstLine="567"/>
        <w:jc w:val="both"/>
        <w:rPr>
          <w:sz w:val="28"/>
          <w:szCs w:val="28"/>
        </w:rPr>
      </w:pPr>
      <w:r w:rsidRPr="00CF37B3">
        <w:rPr>
          <w:sz w:val="28"/>
          <w:szCs w:val="28"/>
        </w:rPr>
        <w:t>Правила применени</w:t>
      </w:r>
      <w:r w:rsidR="00C27E54">
        <w:rPr>
          <w:sz w:val="28"/>
          <w:szCs w:val="28"/>
        </w:rPr>
        <w:t>я</w:t>
      </w:r>
      <w:r w:rsidRPr="00CF37B3">
        <w:rPr>
          <w:sz w:val="28"/>
          <w:szCs w:val="28"/>
        </w:rPr>
        <w:t xml:space="preserve"> конкретных видов мониторинга в зависимости от э</w:t>
      </w:r>
      <w:r w:rsidR="00C27E54">
        <w:rPr>
          <w:sz w:val="28"/>
          <w:szCs w:val="28"/>
        </w:rPr>
        <w:t xml:space="preserve">тажности здания представлены в </w:t>
      </w:r>
      <w:r w:rsidRPr="00CF37B3">
        <w:rPr>
          <w:sz w:val="28"/>
          <w:szCs w:val="28"/>
        </w:rPr>
        <w:t>СП 22.13330.</w:t>
      </w:r>
    </w:p>
    <w:p w14:paraId="0EAFAEF5" w14:textId="77777777" w:rsidR="007076D7" w:rsidRPr="00CF37B3" w:rsidRDefault="000871B4" w:rsidP="00932913">
      <w:pPr>
        <w:pStyle w:val="aff1"/>
        <w:ind w:firstLine="567"/>
        <w:jc w:val="both"/>
        <w:rPr>
          <w:sz w:val="28"/>
          <w:szCs w:val="28"/>
        </w:rPr>
      </w:pPr>
      <w:r w:rsidRPr="00CF37B3">
        <w:rPr>
          <w:sz w:val="28"/>
          <w:szCs w:val="28"/>
        </w:rPr>
        <w:t>В</w:t>
      </w:r>
      <w:r w:rsidR="007076D7" w:rsidRPr="00CF37B3">
        <w:rPr>
          <w:sz w:val="28"/>
          <w:szCs w:val="28"/>
        </w:rPr>
        <w:t>.4 Измерения осадок фундаментов зданий выполняют с помощью марок, установленных на основных колоннах в подземной части здания, или по верху фундаментной плиты. Измерения проводят стандартным способом (нивелированием), класс точности назначается в зависимости от уровня ответственности сооружений: для высотных зданий – 1</w:t>
      </w:r>
      <w:r w:rsidR="00C27E54">
        <w:rPr>
          <w:sz w:val="28"/>
          <w:szCs w:val="28"/>
        </w:rPr>
        <w:t>-й</w:t>
      </w:r>
      <w:r w:rsidR="007076D7" w:rsidRPr="00CF37B3">
        <w:rPr>
          <w:sz w:val="28"/>
          <w:szCs w:val="28"/>
        </w:rPr>
        <w:t xml:space="preserve"> класс, для остальных – 2</w:t>
      </w:r>
      <w:r w:rsidR="00C27E54">
        <w:rPr>
          <w:sz w:val="28"/>
          <w:szCs w:val="28"/>
        </w:rPr>
        <w:t>-й</w:t>
      </w:r>
      <w:r w:rsidR="007076D7" w:rsidRPr="00CF37B3">
        <w:rPr>
          <w:sz w:val="28"/>
          <w:szCs w:val="28"/>
        </w:rPr>
        <w:t xml:space="preserve"> класс. </w:t>
      </w:r>
      <w:r w:rsidR="00C27E54">
        <w:rPr>
          <w:sz w:val="28"/>
          <w:szCs w:val="28"/>
        </w:rPr>
        <w:t>Число</w:t>
      </w:r>
      <w:r w:rsidR="007076D7" w:rsidRPr="00CF37B3">
        <w:rPr>
          <w:sz w:val="28"/>
          <w:szCs w:val="28"/>
        </w:rPr>
        <w:t xml:space="preserve"> марок для нивелирования </w:t>
      </w:r>
      <w:r w:rsidR="002F0871" w:rsidRPr="00CF37B3">
        <w:rPr>
          <w:sz w:val="28"/>
          <w:szCs w:val="28"/>
        </w:rPr>
        <w:t>следует назначать</w:t>
      </w:r>
      <w:r w:rsidR="007076D7" w:rsidRPr="00CF37B3">
        <w:rPr>
          <w:sz w:val="28"/>
          <w:szCs w:val="28"/>
        </w:rPr>
        <w:t xml:space="preserve"> так, чтобы расстоян</w:t>
      </w:r>
      <w:r w:rsidR="00C27E54">
        <w:rPr>
          <w:sz w:val="28"/>
          <w:szCs w:val="28"/>
        </w:rPr>
        <w:t xml:space="preserve">ие между марками не превышало </w:t>
      </w:r>
      <w:r w:rsidR="007076D7" w:rsidRPr="00CF37B3">
        <w:rPr>
          <w:sz w:val="28"/>
          <w:szCs w:val="28"/>
        </w:rPr>
        <w:t>6</w:t>
      </w:r>
      <w:r w:rsidR="00C27E54" w:rsidRPr="00CF37B3">
        <w:rPr>
          <w:sz w:val="28"/>
          <w:szCs w:val="28"/>
        </w:rPr>
        <w:t>–</w:t>
      </w:r>
      <w:r w:rsidR="007076D7" w:rsidRPr="00CF37B3">
        <w:rPr>
          <w:sz w:val="28"/>
          <w:szCs w:val="28"/>
        </w:rPr>
        <w:t>8</w:t>
      </w:r>
      <w:r w:rsidR="00C27E54">
        <w:rPr>
          <w:sz w:val="28"/>
          <w:szCs w:val="28"/>
        </w:rPr>
        <w:t xml:space="preserve"> м.</w:t>
      </w:r>
    </w:p>
    <w:p w14:paraId="04D79EFB" w14:textId="77777777" w:rsidR="007076D7" w:rsidRPr="00CF37B3" w:rsidRDefault="000871B4" w:rsidP="00932913">
      <w:pPr>
        <w:pStyle w:val="aff1"/>
        <w:ind w:firstLine="567"/>
        <w:jc w:val="both"/>
        <w:rPr>
          <w:sz w:val="28"/>
          <w:szCs w:val="28"/>
        </w:rPr>
      </w:pPr>
      <w:r w:rsidRPr="00CF37B3">
        <w:rPr>
          <w:sz w:val="28"/>
          <w:szCs w:val="28"/>
        </w:rPr>
        <w:t>В</w:t>
      </w:r>
      <w:r w:rsidR="007076D7" w:rsidRPr="00CF37B3">
        <w:rPr>
          <w:sz w:val="28"/>
          <w:szCs w:val="28"/>
        </w:rPr>
        <w:t xml:space="preserve">.5 Измерения кренов фундаментов и конструкций подземной части зданий осуществляют с помощью специальных датчиков наклона, представляющих собой электронный уровнемер. Датчики наклона устанавливают по верху плитной части ростверка или фундаментной плиты, а также в центральной части здания и на последнем этаже. При высоте зданий более </w:t>
      </w:r>
      <w:smartTag w:uri="urn:schemas-microsoft-com:office:smarttags" w:element="metricconverter">
        <w:smartTagPr>
          <w:attr w:name="ProductID" w:val="200 м"/>
        </w:smartTagPr>
        <w:r w:rsidR="007076D7" w:rsidRPr="00CF37B3">
          <w:rPr>
            <w:sz w:val="28"/>
            <w:szCs w:val="28"/>
          </w:rPr>
          <w:t>200</w:t>
        </w:r>
        <w:r w:rsidR="00CD15C8" w:rsidRPr="00CF37B3">
          <w:rPr>
            <w:sz w:val="28"/>
            <w:szCs w:val="28"/>
          </w:rPr>
          <w:t xml:space="preserve"> </w:t>
        </w:r>
        <w:r w:rsidR="007076D7" w:rsidRPr="00CF37B3">
          <w:rPr>
            <w:sz w:val="28"/>
            <w:szCs w:val="28"/>
          </w:rPr>
          <w:t>м</w:t>
        </w:r>
      </w:smartTag>
      <w:r w:rsidR="00C27E54">
        <w:rPr>
          <w:sz w:val="28"/>
          <w:szCs w:val="28"/>
        </w:rPr>
        <w:t xml:space="preserve"> </w:t>
      </w:r>
      <w:r w:rsidR="007076D7" w:rsidRPr="00CF37B3">
        <w:rPr>
          <w:sz w:val="28"/>
          <w:szCs w:val="28"/>
        </w:rPr>
        <w:t xml:space="preserve">датчики могут быть также установлены на промежуточной высоте. </w:t>
      </w:r>
      <w:r w:rsidR="007076D7" w:rsidRPr="00CF37B3">
        <w:rPr>
          <w:sz w:val="28"/>
          <w:szCs w:val="28"/>
        </w:rPr>
        <w:lastRenderedPageBreak/>
        <w:t xml:space="preserve">Рекомендуемое </w:t>
      </w:r>
      <w:r w:rsidR="00C27E54">
        <w:rPr>
          <w:sz w:val="28"/>
          <w:szCs w:val="28"/>
        </w:rPr>
        <w:t>число</w:t>
      </w:r>
      <w:r w:rsidR="007076D7" w:rsidRPr="00CF37B3">
        <w:rPr>
          <w:sz w:val="28"/>
          <w:szCs w:val="28"/>
        </w:rPr>
        <w:t xml:space="preserve"> датчиков </w:t>
      </w:r>
      <w:r w:rsidR="00C27E54">
        <w:rPr>
          <w:sz w:val="28"/>
          <w:szCs w:val="28"/>
        </w:rPr>
        <w:t>–</w:t>
      </w:r>
      <w:r w:rsidR="007076D7" w:rsidRPr="00CF37B3">
        <w:rPr>
          <w:sz w:val="28"/>
          <w:szCs w:val="28"/>
        </w:rPr>
        <w:t xml:space="preserve"> по одному на каждую сторону ростверка (плиты) или перекрытия.</w:t>
      </w:r>
    </w:p>
    <w:p w14:paraId="5EFAA974" w14:textId="77777777" w:rsidR="007076D7" w:rsidRPr="00CF37B3" w:rsidRDefault="000871B4" w:rsidP="00932913">
      <w:pPr>
        <w:pStyle w:val="aff1"/>
        <w:ind w:firstLine="567"/>
        <w:jc w:val="both"/>
        <w:rPr>
          <w:sz w:val="28"/>
          <w:szCs w:val="28"/>
        </w:rPr>
      </w:pPr>
      <w:r w:rsidRPr="00CF37B3">
        <w:rPr>
          <w:sz w:val="28"/>
          <w:szCs w:val="28"/>
        </w:rPr>
        <w:t>В</w:t>
      </w:r>
      <w:r w:rsidR="00C27E54">
        <w:rPr>
          <w:sz w:val="28"/>
          <w:szCs w:val="28"/>
        </w:rPr>
        <w:t xml:space="preserve">.6 </w:t>
      </w:r>
      <w:r w:rsidR="007076D7" w:rsidRPr="00CF37B3">
        <w:rPr>
          <w:sz w:val="28"/>
          <w:szCs w:val="28"/>
        </w:rPr>
        <w:t>Послойные деформаци</w:t>
      </w:r>
      <w:r w:rsidR="00C27E54">
        <w:rPr>
          <w:sz w:val="28"/>
          <w:szCs w:val="28"/>
        </w:rPr>
        <w:t>и</w:t>
      </w:r>
      <w:r w:rsidR="007076D7" w:rsidRPr="00CF37B3">
        <w:rPr>
          <w:sz w:val="28"/>
          <w:szCs w:val="28"/>
        </w:rPr>
        <w:t xml:space="preserve"> грунта измеряют </w:t>
      </w:r>
      <w:r w:rsidR="00C27E54">
        <w:rPr>
          <w:sz w:val="28"/>
          <w:szCs w:val="28"/>
        </w:rPr>
        <w:t xml:space="preserve">в основании фундаментной плиты </w:t>
      </w:r>
      <w:r w:rsidR="007076D7" w:rsidRPr="00CF37B3">
        <w:rPr>
          <w:sz w:val="28"/>
          <w:szCs w:val="28"/>
        </w:rPr>
        <w:t>или межсвайном пространстве с помощью специально оборудованных скважин. Каждый фундамент высотного здания оборуду</w:t>
      </w:r>
      <w:r w:rsidR="00B805BD" w:rsidRPr="00CF37B3">
        <w:rPr>
          <w:sz w:val="28"/>
          <w:szCs w:val="28"/>
        </w:rPr>
        <w:t>ют</w:t>
      </w:r>
      <w:r w:rsidR="007076D7" w:rsidRPr="00CF37B3">
        <w:rPr>
          <w:sz w:val="28"/>
          <w:szCs w:val="28"/>
        </w:rPr>
        <w:t xml:space="preserve"> не менее </w:t>
      </w:r>
      <w:r w:rsidR="00C27E54">
        <w:rPr>
          <w:sz w:val="28"/>
          <w:szCs w:val="28"/>
        </w:rPr>
        <w:t xml:space="preserve">чем пятью скважинами. </w:t>
      </w:r>
      <w:r w:rsidR="007076D7" w:rsidRPr="00CF37B3">
        <w:rPr>
          <w:sz w:val="28"/>
          <w:szCs w:val="28"/>
        </w:rPr>
        <w:t>Место их расположения определяется представителями НТС и проектной организации с учетом приложения нагрузки, как и в предыдущем случае, в наиболее и наименее нагруженных участках</w:t>
      </w:r>
      <w:r w:rsidR="00046705" w:rsidRPr="00CF37B3">
        <w:rPr>
          <w:sz w:val="28"/>
          <w:szCs w:val="28"/>
        </w:rPr>
        <w:t>.</w:t>
      </w:r>
    </w:p>
    <w:p w14:paraId="5143A1DC" w14:textId="77777777" w:rsidR="007076D7" w:rsidRPr="00CF37B3" w:rsidRDefault="000871B4" w:rsidP="00932913">
      <w:pPr>
        <w:pStyle w:val="aff1"/>
        <w:ind w:firstLine="567"/>
        <w:jc w:val="both"/>
        <w:rPr>
          <w:sz w:val="28"/>
          <w:szCs w:val="28"/>
        </w:rPr>
      </w:pPr>
      <w:r w:rsidRPr="00CF37B3">
        <w:rPr>
          <w:sz w:val="28"/>
          <w:szCs w:val="28"/>
        </w:rPr>
        <w:t>В</w:t>
      </w:r>
      <w:r w:rsidR="007076D7" w:rsidRPr="00CF37B3">
        <w:rPr>
          <w:sz w:val="28"/>
          <w:szCs w:val="28"/>
        </w:rPr>
        <w:t>.7 Измерения контактных напряжений под плитой или плитным ростверком проводят с помощью датчиков давления, которые устанавливают под каждой плитой (ростверком)</w:t>
      </w:r>
      <w:r w:rsidR="00A16CD1" w:rsidRPr="00A16CD1">
        <w:rPr>
          <w:sz w:val="28"/>
          <w:szCs w:val="28"/>
        </w:rPr>
        <w:t xml:space="preserve"> </w:t>
      </w:r>
      <w:r w:rsidR="00A16CD1">
        <w:rPr>
          <w:sz w:val="28"/>
          <w:szCs w:val="28"/>
        </w:rPr>
        <w:t>(не менее</w:t>
      </w:r>
      <w:r w:rsidR="00A16CD1" w:rsidRPr="00CF37B3">
        <w:rPr>
          <w:sz w:val="28"/>
          <w:szCs w:val="28"/>
        </w:rPr>
        <w:t xml:space="preserve"> 20 шт</w:t>
      </w:r>
      <w:r w:rsidR="00A16CD1">
        <w:rPr>
          <w:sz w:val="28"/>
          <w:szCs w:val="28"/>
        </w:rPr>
        <w:t>.)</w:t>
      </w:r>
      <w:r w:rsidR="007076D7" w:rsidRPr="00CF37B3">
        <w:rPr>
          <w:sz w:val="28"/>
          <w:szCs w:val="28"/>
        </w:rPr>
        <w:t>. Местоположение их должно быть выбрано с учетом приложения нагрузки в наиболее и</w:t>
      </w:r>
      <w:r w:rsidR="00C27E54">
        <w:rPr>
          <w:sz w:val="28"/>
          <w:szCs w:val="28"/>
        </w:rPr>
        <w:t xml:space="preserve"> наименее нагруженных участках.</w:t>
      </w:r>
    </w:p>
    <w:p w14:paraId="2AA5555B" w14:textId="77777777" w:rsidR="007076D7" w:rsidRPr="00CF37B3" w:rsidRDefault="000871B4" w:rsidP="00932913">
      <w:pPr>
        <w:pStyle w:val="aff1"/>
        <w:ind w:firstLine="567"/>
        <w:jc w:val="both"/>
        <w:rPr>
          <w:sz w:val="28"/>
          <w:szCs w:val="28"/>
        </w:rPr>
      </w:pPr>
      <w:r w:rsidRPr="00CF37B3">
        <w:rPr>
          <w:sz w:val="28"/>
          <w:szCs w:val="28"/>
        </w:rPr>
        <w:t>В</w:t>
      </w:r>
      <w:r w:rsidR="00C27E54">
        <w:rPr>
          <w:sz w:val="28"/>
          <w:szCs w:val="28"/>
        </w:rPr>
        <w:t xml:space="preserve">.8 </w:t>
      </w:r>
      <w:r w:rsidR="007076D7" w:rsidRPr="00CF37B3">
        <w:rPr>
          <w:sz w:val="28"/>
          <w:szCs w:val="28"/>
        </w:rPr>
        <w:t>Усилия в арматуре и бет</w:t>
      </w:r>
      <w:r w:rsidR="00C27E54">
        <w:rPr>
          <w:sz w:val="28"/>
          <w:szCs w:val="28"/>
        </w:rPr>
        <w:t xml:space="preserve">оне </w:t>
      </w:r>
      <w:r w:rsidR="007076D7" w:rsidRPr="00CF37B3">
        <w:rPr>
          <w:sz w:val="28"/>
          <w:szCs w:val="28"/>
        </w:rPr>
        <w:t xml:space="preserve">измеряют в сжимаемой и растянутой зонах. </w:t>
      </w:r>
      <w:r w:rsidR="00C27E54">
        <w:rPr>
          <w:sz w:val="28"/>
          <w:szCs w:val="28"/>
        </w:rPr>
        <w:t>Число</w:t>
      </w:r>
      <w:r w:rsidR="007076D7" w:rsidRPr="00CF37B3">
        <w:rPr>
          <w:sz w:val="28"/>
          <w:szCs w:val="28"/>
        </w:rPr>
        <w:t xml:space="preserve"> датчиков для измерения усилий в арматуре и бетоне назнача</w:t>
      </w:r>
      <w:r w:rsidR="009044D3" w:rsidRPr="00CF37B3">
        <w:rPr>
          <w:sz w:val="28"/>
          <w:szCs w:val="28"/>
        </w:rPr>
        <w:t>ют</w:t>
      </w:r>
      <w:r w:rsidR="007076D7" w:rsidRPr="00CF37B3">
        <w:rPr>
          <w:sz w:val="28"/>
          <w:szCs w:val="28"/>
        </w:rPr>
        <w:t xml:space="preserve"> по результатам расчетов, по которым выделяют </w:t>
      </w:r>
      <w:r w:rsidR="00C27E54">
        <w:rPr>
          <w:sz w:val="28"/>
          <w:szCs w:val="28"/>
        </w:rPr>
        <w:t>четыре</w:t>
      </w:r>
      <w:r w:rsidR="007076D7" w:rsidRPr="00CF37B3">
        <w:rPr>
          <w:sz w:val="28"/>
          <w:szCs w:val="28"/>
        </w:rPr>
        <w:t>-</w:t>
      </w:r>
      <w:r w:rsidR="00C27E54">
        <w:rPr>
          <w:sz w:val="28"/>
          <w:szCs w:val="28"/>
        </w:rPr>
        <w:t>пять зон наибольших усилий.</w:t>
      </w:r>
    </w:p>
    <w:p w14:paraId="23C85522" w14:textId="77777777" w:rsidR="007076D7" w:rsidRPr="00CF37B3" w:rsidRDefault="000871B4" w:rsidP="00932913">
      <w:pPr>
        <w:pStyle w:val="aff1"/>
        <w:ind w:firstLine="567"/>
        <w:jc w:val="both"/>
        <w:rPr>
          <w:sz w:val="28"/>
          <w:szCs w:val="28"/>
        </w:rPr>
      </w:pPr>
      <w:r w:rsidRPr="00CF37B3">
        <w:rPr>
          <w:sz w:val="28"/>
          <w:szCs w:val="28"/>
        </w:rPr>
        <w:t>В</w:t>
      </w:r>
      <w:r w:rsidR="00C27E54">
        <w:rPr>
          <w:sz w:val="28"/>
          <w:szCs w:val="28"/>
        </w:rPr>
        <w:t xml:space="preserve">.9 </w:t>
      </w:r>
      <w:r w:rsidR="007076D7" w:rsidRPr="00CF37B3">
        <w:rPr>
          <w:sz w:val="28"/>
          <w:szCs w:val="28"/>
        </w:rPr>
        <w:t>Измерения усилий и деформаций, возни</w:t>
      </w:r>
      <w:r w:rsidR="009044D3" w:rsidRPr="00CF37B3">
        <w:rPr>
          <w:sz w:val="28"/>
          <w:szCs w:val="28"/>
        </w:rPr>
        <w:t>кающих в стволе сваи, проводят</w:t>
      </w:r>
      <w:r w:rsidR="007076D7" w:rsidRPr="00CF37B3">
        <w:rPr>
          <w:sz w:val="28"/>
          <w:szCs w:val="28"/>
        </w:rPr>
        <w:t xml:space="preserve"> с помощью датчиков, установленных в арматуре и бетоне</w:t>
      </w:r>
      <w:r w:rsidR="00C27E54">
        <w:rPr>
          <w:sz w:val="28"/>
          <w:szCs w:val="28"/>
        </w:rPr>
        <w:t xml:space="preserve"> нижней и верхней частей свай, </w:t>
      </w:r>
      <w:r w:rsidR="007076D7" w:rsidRPr="00CF37B3">
        <w:rPr>
          <w:sz w:val="28"/>
          <w:szCs w:val="28"/>
        </w:rPr>
        <w:t>а при необходимости – и в ср</w:t>
      </w:r>
      <w:r w:rsidR="00C27E54">
        <w:rPr>
          <w:sz w:val="28"/>
          <w:szCs w:val="28"/>
        </w:rPr>
        <w:t xml:space="preserve">едней части (по четыре датчика </w:t>
      </w:r>
      <w:r w:rsidR="007076D7" w:rsidRPr="00CF37B3">
        <w:rPr>
          <w:sz w:val="28"/>
          <w:szCs w:val="28"/>
        </w:rPr>
        <w:t xml:space="preserve">каждого вида на каждом уровне). Усилия в арматуре и бетоне измеряют струнными датчиками или тензодатчиками. Для проведения измерений оборудуют </w:t>
      </w:r>
      <w:r w:rsidR="00C27E54">
        <w:rPr>
          <w:sz w:val="28"/>
          <w:szCs w:val="28"/>
        </w:rPr>
        <w:t>пять</w:t>
      </w:r>
      <w:r w:rsidR="007076D7" w:rsidRPr="00CF37B3">
        <w:rPr>
          <w:sz w:val="28"/>
          <w:szCs w:val="28"/>
        </w:rPr>
        <w:t>-</w:t>
      </w:r>
      <w:r w:rsidR="00C27E54">
        <w:rPr>
          <w:sz w:val="28"/>
          <w:szCs w:val="28"/>
        </w:rPr>
        <w:t>семь</w:t>
      </w:r>
      <w:r w:rsidR="007076D7" w:rsidRPr="00CF37B3">
        <w:rPr>
          <w:sz w:val="28"/>
          <w:szCs w:val="28"/>
        </w:rPr>
        <w:t xml:space="preserve"> свай на одно здание. Местоположение оборудованных датчиками свай выбирается представителями НТС и проектной организации</w:t>
      </w:r>
      <w:r w:rsidR="00C27E54">
        <w:rPr>
          <w:sz w:val="28"/>
          <w:szCs w:val="28"/>
        </w:rPr>
        <w:t xml:space="preserve"> так</w:t>
      </w:r>
      <w:r w:rsidR="007076D7" w:rsidRPr="00CF37B3">
        <w:rPr>
          <w:sz w:val="28"/>
          <w:szCs w:val="28"/>
        </w:rPr>
        <w:t>, чтобы получить данные по наиболее, средне</w:t>
      </w:r>
      <w:r w:rsidR="00C27E54">
        <w:rPr>
          <w:sz w:val="28"/>
          <w:szCs w:val="28"/>
        </w:rPr>
        <w:t>-</w:t>
      </w:r>
      <w:r w:rsidR="007076D7" w:rsidRPr="00CF37B3">
        <w:rPr>
          <w:sz w:val="28"/>
          <w:szCs w:val="28"/>
        </w:rPr>
        <w:t xml:space="preserve"> и наименее нагруженным сваям.</w:t>
      </w:r>
    </w:p>
    <w:p w14:paraId="5776C15B" w14:textId="77777777" w:rsidR="007076D7" w:rsidRPr="00CF37B3" w:rsidRDefault="000871B4" w:rsidP="00932913">
      <w:pPr>
        <w:pStyle w:val="aff1"/>
        <w:ind w:firstLine="567"/>
        <w:jc w:val="both"/>
        <w:rPr>
          <w:sz w:val="28"/>
          <w:szCs w:val="28"/>
        </w:rPr>
      </w:pPr>
      <w:r w:rsidRPr="00CF37B3">
        <w:rPr>
          <w:sz w:val="28"/>
          <w:szCs w:val="28"/>
        </w:rPr>
        <w:t>В</w:t>
      </w:r>
      <w:r w:rsidR="007076D7" w:rsidRPr="00CF37B3">
        <w:rPr>
          <w:sz w:val="28"/>
          <w:szCs w:val="28"/>
        </w:rPr>
        <w:t xml:space="preserve">.10 Измерения вибрационных воздействий на конструкции здания проводят с помощью акселерометров, установленных на перекрытии  верхнего этажа здания. </w:t>
      </w:r>
    </w:p>
    <w:p w14:paraId="01E4AF42" w14:textId="77777777" w:rsidR="007076D7" w:rsidRPr="00CF37B3" w:rsidRDefault="000871B4" w:rsidP="00932913">
      <w:pPr>
        <w:pStyle w:val="aff1"/>
        <w:ind w:firstLine="567"/>
        <w:jc w:val="both"/>
        <w:rPr>
          <w:sz w:val="28"/>
          <w:szCs w:val="28"/>
        </w:rPr>
      </w:pPr>
      <w:r w:rsidRPr="00CF37B3">
        <w:rPr>
          <w:sz w:val="28"/>
          <w:szCs w:val="28"/>
        </w:rPr>
        <w:t>В</w:t>
      </w:r>
      <w:r w:rsidR="007076D7" w:rsidRPr="00CF37B3">
        <w:rPr>
          <w:sz w:val="28"/>
          <w:szCs w:val="28"/>
        </w:rPr>
        <w:t xml:space="preserve">.11 Периодичность всех вышеперечисленных измерений в строящемся сооружении – </w:t>
      </w:r>
      <w:r w:rsidR="00C27E54">
        <w:rPr>
          <w:sz w:val="28"/>
          <w:szCs w:val="28"/>
        </w:rPr>
        <w:t>один</w:t>
      </w:r>
      <w:r w:rsidR="007076D7" w:rsidRPr="00CF37B3">
        <w:rPr>
          <w:sz w:val="28"/>
          <w:szCs w:val="28"/>
        </w:rPr>
        <w:t xml:space="preserve"> цикл на </w:t>
      </w:r>
      <w:r w:rsidR="00C27E54">
        <w:rPr>
          <w:sz w:val="28"/>
          <w:szCs w:val="28"/>
        </w:rPr>
        <w:t>четыре</w:t>
      </w:r>
      <w:r w:rsidR="007076D7" w:rsidRPr="00CF37B3">
        <w:rPr>
          <w:sz w:val="28"/>
          <w:szCs w:val="28"/>
        </w:rPr>
        <w:t>-</w:t>
      </w:r>
      <w:r w:rsidR="00C27E54">
        <w:rPr>
          <w:sz w:val="28"/>
          <w:szCs w:val="28"/>
        </w:rPr>
        <w:t>пять</w:t>
      </w:r>
      <w:r w:rsidR="007076D7" w:rsidRPr="00CF37B3">
        <w:rPr>
          <w:sz w:val="28"/>
          <w:szCs w:val="28"/>
        </w:rPr>
        <w:t xml:space="preserve"> построенных этажей.</w:t>
      </w:r>
    </w:p>
    <w:p w14:paraId="3D24195F" w14:textId="77777777" w:rsidR="007076D7" w:rsidRPr="00CF37B3" w:rsidRDefault="007076D7" w:rsidP="00932913">
      <w:pPr>
        <w:pStyle w:val="aff1"/>
        <w:ind w:firstLine="567"/>
        <w:jc w:val="both"/>
        <w:rPr>
          <w:sz w:val="28"/>
          <w:szCs w:val="28"/>
        </w:rPr>
      </w:pPr>
      <w:r w:rsidRPr="00CF37B3">
        <w:rPr>
          <w:sz w:val="28"/>
          <w:szCs w:val="28"/>
        </w:rPr>
        <w:t>Пример размещения скважин для определения послойных деформаций грунта, датчиков для измерения усилий в сваях и ростверке, геодезических марок для наблюдения за осадками и креном здания представлен на рис</w:t>
      </w:r>
      <w:r w:rsidR="00C27E54">
        <w:rPr>
          <w:sz w:val="28"/>
          <w:szCs w:val="28"/>
        </w:rPr>
        <w:t>унке</w:t>
      </w:r>
      <w:r w:rsidRPr="00CF37B3">
        <w:rPr>
          <w:sz w:val="28"/>
          <w:szCs w:val="28"/>
        </w:rPr>
        <w:t xml:space="preserve"> </w:t>
      </w:r>
      <w:r w:rsidR="000871B4" w:rsidRPr="00CF37B3">
        <w:rPr>
          <w:sz w:val="28"/>
          <w:szCs w:val="28"/>
        </w:rPr>
        <w:t>В</w:t>
      </w:r>
      <w:r w:rsidRPr="00CF37B3">
        <w:rPr>
          <w:sz w:val="28"/>
          <w:szCs w:val="28"/>
        </w:rPr>
        <w:t>.1.</w:t>
      </w:r>
    </w:p>
    <w:p w14:paraId="2CEE134D" w14:textId="77777777" w:rsidR="007076D7" w:rsidRPr="00CF37B3" w:rsidRDefault="000871B4" w:rsidP="00932913">
      <w:pPr>
        <w:pStyle w:val="aff1"/>
        <w:ind w:firstLine="567"/>
        <w:jc w:val="both"/>
        <w:rPr>
          <w:sz w:val="28"/>
          <w:szCs w:val="28"/>
        </w:rPr>
      </w:pPr>
      <w:r w:rsidRPr="00CF37B3">
        <w:rPr>
          <w:sz w:val="28"/>
          <w:szCs w:val="28"/>
        </w:rPr>
        <w:t>В</w:t>
      </w:r>
      <w:r w:rsidR="007076D7" w:rsidRPr="00CF37B3">
        <w:rPr>
          <w:sz w:val="28"/>
          <w:szCs w:val="28"/>
        </w:rPr>
        <w:t xml:space="preserve">.12 </w:t>
      </w:r>
      <w:r w:rsidR="00C27E54">
        <w:rPr>
          <w:sz w:val="28"/>
          <w:szCs w:val="28"/>
        </w:rPr>
        <w:t>Число</w:t>
      </w:r>
      <w:r w:rsidR="007076D7" w:rsidRPr="00CF37B3">
        <w:rPr>
          <w:sz w:val="28"/>
          <w:szCs w:val="28"/>
        </w:rPr>
        <w:t>, периодичность и виды мониторинга ограждающей конструкци</w:t>
      </w:r>
      <w:r w:rsidR="00C27E54">
        <w:rPr>
          <w:sz w:val="28"/>
          <w:szCs w:val="28"/>
        </w:rPr>
        <w:t>и</w:t>
      </w:r>
      <w:r w:rsidR="007076D7" w:rsidRPr="00CF37B3">
        <w:rPr>
          <w:sz w:val="28"/>
          <w:szCs w:val="28"/>
        </w:rPr>
        <w:t xml:space="preserve"> котлована, массив</w:t>
      </w:r>
      <w:r w:rsidR="00C27E54">
        <w:rPr>
          <w:sz w:val="28"/>
          <w:szCs w:val="28"/>
        </w:rPr>
        <w:t>а</w:t>
      </w:r>
      <w:r w:rsidR="007076D7" w:rsidRPr="00CF37B3">
        <w:rPr>
          <w:sz w:val="28"/>
          <w:szCs w:val="28"/>
        </w:rPr>
        <w:t xml:space="preserve"> грунта, окружающего объект строительства (</w:t>
      </w:r>
      <w:r w:rsidR="00D96AC3" w:rsidRPr="00CF37B3">
        <w:rPr>
          <w:sz w:val="28"/>
          <w:szCs w:val="28"/>
        </w:rPr>
        <w:t>в т. ч.</w:t>
      </w:r>
      <w:r w:rsidR="007076D7" w:rsidRPr="00CF37B3">
        <w:rPr>
          <w:sz w:val="28"/>
          <w:szCs w:val="28"/>
        </w:rPr>
        <w:t xml:space="preserve"> уровнем подземных вод), а также зданий и сооружений (</w:t>
      </w:r>
      <w:r w:rsidR="00D96AC3" w:rsidRPr="00CF37B3">
        <w:rPr>
          <w:sz w:val="28"/>
          <w:szCs w:val="28"/>
        </w:rPr>
        <w:t>в т. ч.</w:t>
      </w:r>
      <w:r w:rsidR="007076D7" w:rsidRPr="00CF37B3">
        <w:rPr>
          <w:sz w:val="28"/>
          <w:szCs w:val="28"/>
        </w:rPr>
        <w:t xml:space="preserve"> подземных инженерных коммуникаций), расположенных в</w:t>
      </w:r>
      <w:r w:rsidR="007C39BA">
        <w:rPr>
          <w:sz w:val="28"/>
          <w:szCs w:val="28"/>
        </w:rPr>
        <w:t xml:space="preserve"> зоне влияния строительства, </w:t>
      </w:r>
      <w:r w:rsidR="007076D7" w:rsidRPr="00CF37B3">
        <w:rPr>
          <w:sz w:val="28"/>
          <w:szCs w:val="28"/>
        </w:rPr>
        <w:t>необходимо принимать по СП 22.13330.</w:t>
      </w:r>
    </w:p>
    <w:p w14:paraId="44674DE2" w14:textId="77777777" w:rsidR="007076D7" w:rsidRPr="00CF37B3" w:rsidRDefault="007076D7" w:rsidP="00932913">
      <w:pPr>
        <w:pStyle w:val="aff1"/>
        <w:ind w:firstLine="567"/>
        <w:jc w:val="both"/>
        <w:rPr>
          <w:sz w:val="28"/>
          <w:szCs w:val="28"/>
        </w:rPr>
      </w:pPr>
      <w:r w:rsidRPr="00CF37B3">
        <w:rPr>
          <w:sz w:val="28"/>
          <w:szCs w:val="28"/>
        </w:rPr>
        <w:t xml:space="preserve"> </w:t>
      </w:r>
    </w:p>
    <w:p w14:paraId="4A23B9EF" w14:textId="77777777" w:rsidR="007076D7" w:rsidRPr="002C074D" w:rsidRDefault="005E6F23" w:rsidP="00932913">
      <w:pPr>
        <w:overflowPunct w:val="0"/>
        <w:autoSpaceDE w:val="0"/>
        <w:jc w:val="center"/>
        <w:textAlignment w:val="baseline"/>
        <w:rPr>
          <w:color w:val="FF0000"/>
          <w:sz w:val="20"/>
          <w:lang w:eastAsia="ar-SA"/>
        </w:rPr>
      </w:pPr>
      <w:r w:rsidRPr="002C074D">
        <w:rPr>
          <w:noProof/>
        </w:rPr>
        <w:lastRenderedPageBreak/>
        <mc:AlternateContent>
          <mc:Choice Requires="wps">
            <w:drawing>
              <wp:anchor distT="0" distB="0" distL="114300" distR="114300" simplePos="0" relativeHeight="251660288" behindDoc="0" locked="0" layoutInCell="1" allowOverlap="1" wp14:anchorId="2A2AE39A" wp14:editId="4A6A4337">
                <wp:simplePos x="0" y="0"/>
                <wp:positionH relativeFrom="column">
                  <wp:posOffset>5267325</wp:posOffset>
                </wp:positionH>
                <wp:positionV relativeFrom="paragraph">
                  <wp:posOffset>1220470</wp:posOffset>
                </wp:positionV>
                <wp:extent cx="891540" cy="533400"/>
                <wp:effectExtent l="0" t="0" r="22860" b="19050"/>
                <wp:wrapNone/>
                <wp:docPr id="6"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91540" cy="533400"/>
                        </a:xfrm>
                        <a:prstGeom prst="rect">
                          <a:avLst/>
                        </a:prstGeom>
                        <a:solidFill>
                          <a:srgbClr val="FFFFFF"/>
                        </a:solidFill>
                        <a:ln w="9525">
                          <a:solidFill>
                            <a:srgbClr val="000000"/>
                          </a:solidFill>
                          <a:miter lim="800000"/>
                          <a:headEnd/>
                          <a:tailEnd/>
                        </a:ln>
                      </wps:spPr>
                      <wps:txbx>
                        <w:txbxContent>
                          <w:p w14:paraId="49231D84" w14:textId="77777777" w:rsidR="00522A8A" w:rsidRDefault="00522A8A" w:rsidP="007076D7">
                            <w:pPr>
                              <w:rPr>
                                <w:sz w:val="16"/>
                                <w:szCs w:val="16"/>
                              </w:rPr>
                            </w:pPr>
                            <w:r>
                              <w:rPr>
                                <w:sz w:val="16"/>
                                <w:szCs w:val="16"/>
                              </w:rPr>
                              <w:t>Контур фундаментной</w:t>
                            </w:r>
                          </w:p>
                          <w:p w14:paraId="63302C84" w14:textId="77777777" w:rsidR="00522A8A" w:rsidRDefault="00522A8A" w:rsidP="007076D7">
                            <w:pPr>
                              <w:rPr>
                                <w:sz w:val="16"/>
                                <w:szCs w:val="16"/>
                              </w:rPr>
                            </w:pPr>
                            <w:r>
                              <w:rPr>
                                <w:sz w:val="16"/>
                                <w:szCs w:val="16"/>
                              </w:rPr>
                              <w:t>плиты</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w16cex="http://schemas.microsoft.com/office/word/2018/wordml/cex" xmlns:w16="http://schemas.microsoft.com/office/word/2018/wordml">
            <w:pict>
              <v:shapetype w14:anchorId="2A2AE39A" id="_x0000_t202" coordsize="21600,21600" o:spt="202" path="m,l,21600r21600,l21600,xe">
                <v:stroke joinstyle="miter"/>
                <v:path gradientshapeok="t" o:connecttype="rect"/>
              </v:shapetype>
              <v:shape id="Надпись 2" o:spid="_x0000_s1026" type="#_x0000_t202" style="position:absolute;left:0;text-align:left;margin-left:414.75pt;margin-top:96.1pt;width:70.2pt;height:42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">
                <v:textbox>
                  <w:txbxContent>
                    <w:p w14:paraId="49231D84" w14:textId="77777777" w:rsidR="00522A8A" w:rsidRDefault="00522A8A" w:rsidP="007076D7">
                      <w:pPr>
                        <w:rPr>
                          <w:sz w:val="16"/>
                          <w:szCs w:val="16"/>
                        </w:rPr>
                      </w:pPr>
                      <w:r>
                        <w:rPr>
                          <w:sz w:val="16"/>
                          <w:szCs w:val="16"/>
                        </w:rPr>
                        <w:t>Контур фундаментной</w:t>
                      </w:r>
                    </w:p>
                    <w:p w14:paraId="63302C84" w14:textId="77777777" w:rsidR="00522A8A" w:rsidRDefault="00522A8A" w:rsidP="007076D7">
                      <w:pPr>
                        <w:rPr>
                          <w:sz w:val="16"/>
                          <w:szCs w:val="16"/>
                        </w:rPr>
                      </w:pPr>
                      <w:r>
                        <w:rPr>
                          <w:sz w:val="16"/>
                          <w:szCs w:val="16"/>
                        </w:rPr>
                        <w:t>плиты</w:t>
                      </w:r>
                    </w:p>
                  </w:txbxContent>
                </v:textbox>
              </v:shape>
            </w:pict>
          </mc:Fallback>
        </mc:AlternateContent>
      </w:r>
      <w:r w:rsidRPr="002C074D">
        <w:rPr>
          <w:noProof/>
        </w:rPr>
        <mc:AlternateContent>
          <mc:Choice Requires="wps">
            <w:drawing>
              <wp:anchor distT="0" distB="0" distL="114300" distR="114300" simplePos="0" relativeHeight="251659264" behindDoc="0" locked="0" layoutInCell="1" allowOverlap="1" wp14:anchorId="69A17EA1" wp14:editId="7383C4AC">
                <wp:simplePos x="0" y="0"/>
                <wp:positionH relativeFrom="column">
                  <wp:posOffset>4184015</wp:posOffset>
                </wp:positionH>
                <wp:positionV relativeFrom="paragraph">
                  <wp:posOffset>1167130</wp:posOffset>
                </wp:positionV>
                <wp:extent cx="1083945" cy="340995"/>
                <wp:effectExtent l="31115" t="62230" r="8890" b="6350"/>
                <wp:wrapNone/>
                <wp:docPr id="5" name="AutoShape 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1083945" cy="34099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x="http://schemas.microsoft.com/office/word/2018/wordml/cex" xmlns:w16="http://schemas.microsoft.com/office/word/2018/wordml">
            <w:pict>
              <v:shapetype w14:anchorId="2D78E3A8" id="_x0000_t32" coordsize="21600,21600" o:spt="32" o:oned="t" path="m,l21600,21600e" filled="f">
                <v:path arrowok="t" fillok="f" o:connecttype="none"/>
                <o:lock v:ext="edit" shapetype="t"/>
              </v:shapetype>
              <v:shape id="AutoShape 44" o:spid="_x0000_s1026" type="#_x0000_t32" style="position:absolute;margin-left:329.45pt;margin-top:91.9pt;width:85.35pt;height:26.85pt;flip:x 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">
                <v:stroke endarrow="block"/>
              </v:shape>
            </w:pict>
          </mc:Fallback>
        </mc:AlternateContent>
      </w:r>
      <w:r w:rsidRPr="002C074D">
        <w:rPr>
          <w:noProof/>
        </w:rPr>
        <mc:AlternateContent>
          <mc:Choice Requires="wps">
            <w:drawing>
              <wp:anchor distT="0" distB="0" distL="114300" distR="114300" simplePos="0" relativeHeight="251658240" behindDoc="0" locked="0" layoutInCell="1" allowOverlap="1" wp14:anchorId="211CE0B0" wp14:editId="6BE4907C">
                <wp:simplePos x="0" y="0"/>
                <wp:positionH relativeFrom="column">
                  <wp:posOffset>4184015</wp:posOffset>
                </wp:positionH>
                <wp:positionV relativeFrom="paragraph">
                  <wp:posOffset>1508125</wp:posOffset>
                </wp:positionV>
                <wp:extent cx="1083945" cy="478155"/>
                <wp:effectExtent l="40640" t="12700" r="8890" b="61595"/>
                <wp:wrapNone/>
                <wp:docPr id="4" name="AutoShape 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083945" cy="47815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x="http://schemas.microsoft.com/office/word/2018/wordml/cex" xmlns:w16="http://schemas.microsoft.com/office/word/2018/wordml">
            <w:pict>
              <v:shape w14:anchorId="370A846E" id="AutoShape 43" o:spid="_x0000_s1026" type="#_x0000_t32" style="position:absolute;margin-left:329.45pt;margin-top:118.75pt;width:85.35pt;height:37.65pt;flip:x;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">
                <v:stroke endarrow="block"/>
              </v:shape>
            </w:pict>
          </mc:Fallback>
        </mc:AlternateContent>
      </w:r>
      <w:r w:rsidRPr="002C074D">
        <w:rPr>
          <w:noProof/>
          <w:color w:val="FF0000"/>
        </w:rPr>
        <w:drawing>
          <wp:inline distT="0" distB="0" distL="0" distR="0" wp14:anchorId="3A87C900" wp14:editId="0636EAD5">
            <wp:extent cx="5478780" cy="3977640"/>
            <wp:effectExtent l="0" t="0" r="7620" b="3810"/>
            <wp:docPr id="29" name="Рисунок 4" descr="ри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 descr="рис"/>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478780" cy="3977640"/>
                    </a:xfrm>
                    <a:prstGeom prst="rect">
                      <a:avLst/>
                    </a:prstGeom>
                    <a:noFill/>
                    <a:ln>
                      <a:noFill/>
                    </a:ln>
                  </pic:spPr>
                </pic:pic>
              </a:graphicData>
            </a:graphic>
          </wp:inline>
        </w:drawing>
      </w:r>
      <w:r w:rsidR="007076D7" w:rsidRPr="002C074D">
        <w:rPr>
          <w:color w:val="FF0000"/>
          <w:sz w:val="20"/>
          <w:lang w:eastAsia="ar-SA"/>
        </w:rPr>
        <w:t xml:space="preserve"> . </w:t>
      </w:r>
    </w:p>
    <w:p w14:paraId="57A0CFB4" w14:textId="77777777" w:rsidR="007C39BA" w:rsidRDefault="007C39BA" w:rsidP="00932913">
      <w:pPr>
        <w:overflowPunct w:val="0"/>
        <w:autoSpaceDE w:val="0"/>
        <w:jc w:val="center"/>
        <w:textAlignment w:val="baseline"/>
        <w:rPr>
          <w:lang w:eastAsia="ar-SA"/>
        </w:rPr>
      </w:pPr>
    </w:p>
    <w:p w14:paraId="4F4D09FA" w14:textId="77777777" w:rsidR="007076D7" w:rsidRPr="00A02459" w:rsidRDefault="007076D7" w:rsidP="00932913">
      <w:pPr>
        <w:overflowPunct w:val="0"/>
        <w:autoSpaceDE w:val="0"/>
        <w:jc w:val="center"/>
        <w:textAlignment w:val="baseline"/>
        <w:rPr>
          <w:b/>
          <w:lang w:eastAsia="ar-SA"/>
        </w:rPr>
      </w:pPr>
      <w:r w:rsidRPr="00A02459">
        <w:rPr>
          <w:b/>
          <w:i/>
          <w:lang w:eastAsia="ar-SA"/>
        </w:rPr>
        <w:t xml:space="preserve">Рисунок </w:t>
      </w:r>
      <w:r w:rsidR="000871B4" w:rsidRPr="00A02459">
        <w:rPr>
          <w:b/>
          <w:i/>
          <w:lang w:eastAsia="ar-SA"/>
        </w:rPr>
        <w:t>В</w:t>
      </w:r>
      <w:r w:rsidRPr="00A02459">
        <w:rPr>
          <w:b/>
          <w:i/>
          <w:lang w:eastAsia="ar-SA"/>
        </w:rPr>
        <w:t>.1</w:t>
      </w:r>
      <w:r w:rsidRPr="00A02459">
        <w:rPr>
          <w:b/>
          <w:lang w:eastAsia="ar-SA"/>
        </w:rPr>
        <w:t xml:space="preserve"> – Пример схемы размещения датчиков при геотехническом мониторинге</w:t>
      </w:r>
      <w:r w:rsidR="007C39BA" w:rsidRPr="00A02459">
        <w:rPr>
          <w:b/>
          <w:lang w:eastAsia="ar-SA"/>
        </w:rPr>
        <w:t xml:space="preserve"> строящегося высотного здания</w:t>
      </w:r>
    </w:p>
    <w:p w14:paraId="598490A3" w14:textId="77777777" w:rsidR="007C39BA" w:rsidRPr="00A02459" w:rsidRDefault="007C39BA" w:rsidP="00932913">
      <w:pPr>
        <w:pStyle w:val="aff1"/>
        <w:ind w:firstLine="567"/>
        <w:jc w:val="both"/>
        <w:rPr>
          <w:b/>
          <w:sz w:val="28"/>
          <w:szCs w:val="28"/>
        </w:rPr>
      </w:pPr>
      <w:bookmarkStart w:id="91" w:name="_Toc460856958"/>
    </w:p>
    <w:p w14:paraId="4DADAEBB" w14:textId="77777777" w:rsidR="007C39BA" w:rsidRDefault="007C39BA" w:rsidP="00932913">
      <w:pPr>
        <w:pStyle w:val="aff1"/>
        <w:ind w:firstLine="567"/>
        <w:jc w:val="both"/>
        <w:rPr>
          <w:sz w:val="28"/>
          <w:szCs w:val="28"/>
        </w:rPr>
      </w:pPr>
    </w:p>
    <w:p w14:paraId="1B151CE5" w14:textId="0F5FA279" w:rsidR="00EF1B32" w:rsidRDefault="00EF1B32" w:rsidP="00932913">
      <w:pPr>
        <w:pStyle w:val="aff1"/>
        <w:ind w:firstLine="567"/>
        <w:jc w:val="both"/>
        <w:rPr>
          <w:sz w:val="28"/>
          <w:szCs w:val="28"/>
        </w:rPr>
      </w:pPr>
      <w:r>
        <w:rPr>
          <w:sz w:val="28"/>
          <w:szCs w:val="28"/>
        </w:rPr>
        <w:br w:type="page"/>
      </w:r>
    </w:p>
    <w:p w14:paraId="78E5785A" w14:textId="77777777" w:rsidR="00B76060" w:rsidRPr="007C39BA" w:rsidRDefault="00B76060" w:rsidP="00932913">
      <w:pPr>
        <w:pStyle w:val="aff1"/>
        <w:jc w:val="center"/>
        <w:rPr>
          <w:b/>
          <w:sz w:val="28"/>
          <w:szCs w:val="28"/>
        </w:rPr>
      </w:pPr>
      <w:r w:rsidRPr="007C39BA">
        <w:rPr>
          <w:b/>
          <w:sz w:val="28"/>
          <w:szCs w:val="28"/>
        </w:rPr>
        <w:lastRenderedPageBreak/>
        <w:t xml:space="preserve">Приложение </w:t>
      </w:r>
      <w:r w:rsidR="000871B4" w:rsidRPr="007C39BA">
        <w:rPr>
          <w:b/>
          <w:sz w:val="28"/>
          <w:szCs w:val="28"/>
        </w:rPr>
        <w:t>Г</w:t>
      </w:r>
      <w:bookmarkEnd w:id="91"/>
    </w:p>
    <w:p w14:paraId="538B39CA" w14:textId="501A0714" w:rsidR="00EF1B32" w:rsidRPr="00E04F66" w:rsidRDefault="00EF1B32" w:rsidP="00EF1B32">
      <w:pPr>
        <w:pStyle w:val="aff1"/>
        <w:jc w:val="center"/>
        <w:rPr>
          <w:b/>
          <w:sz w:val="28"/>
          <w:szCs w:val="28"/>
        </w:rPr>
      </w:pPr>
      <w:bookmarkStart w:id="92" w:name="_Hlk42065573"/>
      <w:r w:rsidRPr="00E04F66">
        <w:rPr>
          <w:b/>
          <w:sz w:val="28"/>
          <w:szCs w:val="28"/>
        </w:rPr>
        <w:t>(Исключен</w:t>
      </w:r>
      <w:r>
        <w:rPr>
          <w:b/>
          <w:sz w:val="28"/>
          <w:szCs w:val="28"/>
        </w:rPr>
        <w:t>о</w:t>
      </w:r>
      <w:r w:rsidRPr="00E04F66">
        <w:rPr>
          <w:b/>
          <w:sz w:val="28"/>
          <w:szCs w:val="28"/>
        </w:rPr>
        <w:t>, Изм. № 1).</w:t>
      </w:r>
      <w:bookmarkEnd w:id="92"/>
    </w:p>
    <w:p w14:paraId="3C44F7FB" w14:textId="7C7FF29C" w:rsidR="00B76060" w:rsidRPr="007C39BA" w:rsidRDefault="00B76060" w:rsidP="00932913">
      <w:pPr>
        <w:pStyle w:val="aff1"/>
        <w:jc w:val="center"/>
        <w:rPr>
          <w:b/>
          <w:sz w:val="28"/>
          <w:szCs w:val="28"/>
        </w:rPr>
      </w:pPr>
    </w:p>
    <w:p w14:paraId="741E8745" w14:textId="17EF9C5B" w:rsidR="00EF1B32" w:rsidRDefault="00EF1B32" w:rsidP="00932913">
      <w:pPr>
        <w:pStyle w:val="af0"/>
        <w:tabs>
          <w:tab w:val="left" w:pos="1276"/>
        </w:tabs>
        <w:spacing w:after="0"/>
        <w:jc w:val="both"/>
      </w:pPr>
      <w:r>
        <w:br w:type="page"/>
      </w:r>
    </w:p>
    <w:p w14:paraId="15C2F5BE" w14:textId="77777777" w:rsidR="00EA5861" w:rsidRPr="009D1EB6" w:rsidRDefault="00EA5861" w:rsidP="00932913">
      <w:pPr>
        <w:pStyle w:val="aff1"/>
        <w:jc w:val="center"/>
        <w:rPr>
          <w:b/>
          <w:sz w:val="28"/>
          <w:szCs w:val="28"/>
        </w:rPr>
      </w:pPr>
      <w:bookmarkStart w:id="93" w:name="_Toc460856961"/>
      <w:r w:rsidRPr="009D1EB6">
        <w:rPr>
          <w:b/>
          <w:sz w:val="28"/>
          <w:szCs w:val="28"/>
        </w:rPr>
        <w:lastRenderedPageBreak/>
        <w:t xml:space="preserve">Приложение </w:t>
      </w:r>
      <w:r w:rsidR="000871B4" w:rsidRPr="009D1EB6">
        <w:rPr>
          <w:b/>
          <w:sz w:val="28"/>
          <w:szCs w:val="28"/>
        </w:rPr>
        <w:t>Д</w:t>
      </w:r>
      <w:bookmarkEnd w:id="93"/>
    </w:p>
    <w:p w14:paraId="735A4998" w14:textId="287B411F" w:rsidR="00EA5861" w:rsidRPr="009D1EB6" w:rsidRDefault="00EA5861" w:rsidP="00932913">
      <w:pPr>
        <w:pStyle w:val="aff1"/>
        <w:jc w:val="center"/>
        <w:rPr>
          <w:b/>
          <w:sz w:val="28"/>
          <w:szCs w:val="28"/>
        </w:rPr>
      </w:pPr>
    </w:p>
    <w:p w14:paraId="69C648AC" w14:textId="77777777" w:rsidR="00EA5861" w:rsidRPr="009D1EB6" w:rsidRDefault="00CB2BB5" w:rsidP="00932913">
      <w:pPr>
        <w:pStyle w:val="aff1"/>
        <w:jc w:val="center"/>
        <w:rPr>
          <w:b/>
          <w:sz w:val="28"/>
          <w:szCs w:val="28"/>
        </w:rPr>
      </w:pPr>
      <w:bookmarkStart w:id="94" w:name="_Toc460856963"/>
      <w:r w:rsidRPr="009D1EB6">
        <w:rPr>
          <w:b/>
          <w:sz w:val="28"/>
          <w:szCs w:val="28"/>
        </w:rPr>
        <w:t>Методика определения провозной способности и количества пользователей вертикального транспорта</w:t>
      </w:r>
      <w:bookmarkEnd w:id="94"/>
    </w:p>
    <w:p w14:paraId="4D4B82AC" w14:textId="77777777" w:rsidR="00BF3CFB" w:rsidRPr="00E04F66" w:rsidRDefault="00BF3CFB" w:rsidP="00BF3CFB">
      <w:pPr>
        <w:pStyle w:val="aff1"/>
        <w:jc w:val="center"/>
        <w:rPr>
          <w:b/>
          <w:sz w:val="28"/>
          <w:szCs w:val="28"/>
        </w:rPr>
      </w:pPr>
      <w:r w:rsidRPr="00E04F66">
        <w:rPr>
          <w:b/>
          <w:sz w:val="28"/>
          <w:szCs w:val="28"/>
        </w:rPr>
        <w:t>(Измененная редакция, Изм. № 1).</w:t>
      </w:r>
    </w:p>
    <w:p w14:paraId="76DEE372" w14:textId="77777777" w:rsidR="00EA5861" w:rsidRPr="009D1EB6" w:rsidRDefault="00EA5861" w:rsidP="00932913">
      <w:pPr>
        <w:pStyle w:val="aff1"/>
        <w:ind w:firstLine="567"/>
        <w:jc w:val="both"/>
        <w:rPr>
          <w:sz w:val="28"/>
          <w:szCs w:val="28"/>
        </w:rPr>
      </w:pPr>
    </w:p>
    <w:p w14:paraId="5FC87B02" w14:textId="77777777" w:rsidR="00C770B9" w:rsidRPr="009D1EB6" w:rsidRDefault="009D1EB6" w:rsidP="00932913">
      <w:pPr>
        <w:pStyle w:val="aff1"/>
        <w:ind w:firstLine="567"/>
        <w:jc w:val="both"/>
        <w:rPr>
          <w:sz w:val="28"/>
          <w:szCs w:val="28"/>
        </w:rPr>
      </w:pPr>
      <w:r>
        <w:rPr>
          <w:sz w:val="28"/>
          <w:szCs w:val="28"/>
        </w:rPr>
        <w:t xml:space="preserve">Д.1 </w:t>
      </w:r>
      <w:r w:rsidR="00C770B9" w:rsidRPr="009D1EB6">
        <w:rPr>
          <w:sz w:val="28"/>
          <w:szCs w:val="28"/>
        </w:rPr>
        <w:t>Расчет качества обслуживания вертикальным транспортом выполняется с учетом:</w:t>
      </w:r>
    </w:p>
    <w:p w14:paraId="2923D977" w14:textId="77777777" w:rsidR="00C770B9" w:rsidRPr="009D1EB6" w:rsidRDefault="009D1EB6" w:rsidP="00932913">
      <w:pPr>
        <w:pStyle w:val="aff1"/>
        <w:ind w:firstLine="567"/>
        <w:jc w:val="both"/>
        <w:rPr>
          <w:sz w:val="28"/>
          <w:szCs w:val="28"/>
        </w:rPr>
      </w:pPr>
      <w:r>
        <w:rPr>
          <w:sz w:val="28"/>
          <w:szCs w:val="28"/>
        </w:rPr>
        <w:t>- расчетной заселенности здания;</w:t>
      </w:r>
    </w:p>
    <w:p w14:paraId="5F5A669F" w14:textId="77777777" w:rsidR="00C770B9" w:rsidRPr="009D1EB6" w:rsidRDefault="00C770B9" w:rsidP="00932913">
      <w:pPr>
        <w:pStyle w:val="aff1"/>
        <w:ind w:firstLine="567"/>
        <w:jc w:val="both"/>
        <w:rPr>
          <w:sz w:val="28"/>
          <w:szCs w:val="28"/>
        </w:rPr>
      </w:pPr>
      <w:r w:rsidRPr="009D1EB6">
        <w:rPr>
          <w:sz w:val="28"/>
          <w:szCs w:val="28"/>
        </w:rPr>
        <w:t>- расче</w:t>
      </w:r>
      <w:r w:rsidR="009D1EB6">
        <w:rPr>
          <w:sz w:val="28"/>
          <w:szCs w:val="28"/>
        </w:rPr>
        <w:t>тной заселенности этажей здания;</w:t>
      </w:r>
    </w:p>
    <w:p w14:paraId="2A1FCB0A" w14:textId="77777777" w:rsidR="00C770B9" w:rsidRPr="009D1EB6" w:rsidRDefault="00C770B9" w:rsidP="00932913">
      <w:pPr>
        <w:pStyle w:val="aff1"/>
        <w:ind w:firstLine="567"/>
        <w:jc w:val="both"/>
        <w:rPr>
          <w:sz w:val="28"/>
          <w:szCs w:val="28"/>
        </w:rPr>
      </w:pPr>
      <w:r w:rsidRPr="009D1EB6">
        <w:rPr>
          <w:sz w:val="28"/>
          <w:szCs w:val="28"/>
        </w:rPr>
        <w:t>- спроса на перево</w:t>
      </w:r>
      <w:r w:rsidR="009D1EB6">
        <w:rPr>
          <w:sz w:val="28"/>
          <w:szCs w:val="28"/>
        </w:rPr>
        <w:t>зки в различные периоды времени;</w:t>
      </w:r>
    </w:p>
    <w:p w14:paraId="20BCF9FA" w14:textId="77777777" w:rsidR="00C770B9" w:rsidRPr="009D1EB6" w:rsidRDefault="00C770B9" w:rsidP="00932913">
      <w:pPr>
        <w:pStyle w:val="aff1"/>
        <w:ind w:firstLine="567"/>
        <w:jc w:val="both"/>
        <w:rPr>
          <w:sz w:val="28"/>
          <w:szCs w:val="28"/>
        </w:rPr>
      </w:pPr>
      <w:r w:rsidRPr="009D1EB6">
        <w:rPr>
          <w:sz w:val="28"/>
          <w:szCs w:val="28"/>
        </w:rPr>
        <w:t>- напр</w:t>
      </w:r>
      <w:r w:rsidR="009D1EB6">
        <w:rPr>
          <w:sz w:val="28"/>
          <w:szCs w:val="28"/>
        </w:rPr>
        <w:t>авления перевозок в течение дня;</w:t>
      </w:r>
    </w:p>
    <w:p w14:paraId="0CCEC045" w14:textId="77777777" w:rsidR="00C770B9" w:rsidRPr="009D1EB6" w:rsidRDefault="00C770B9" w:rsidP="00932913">
      <w:pPr>
        <w:pStyle w:val="aff1"/>
        <w:ind w:firstLine="567"/>
        <w:jc w:val="both"/>
        <w:rPr>
          <w:sz w:val="28"/>
          <w:szCs w:val="28"/>
        </w:rPr>
      </w:pPr>
      <w:r w:rsidRPr="009D1EB6">
        <w:rPr>
          <w:sz w:val="28"/>
          <w:szCs w:val="28"/>
        </w:rPr>
        <w:t xml:space="preserve">- параметров проектируемых или установленных лифтовых </w:t>
      </w:r>
      <w:r w:rsidR="00AD15F9" w:rsidRPr="009D1EB6">
        <w:rPr>
          <w:sz w:val="28"/>
          <w:szCs w:val="28"/>
        </w:rPr>
        <w:t>настроек</w:t>
      </w:r>
      <w:r w:rsidRPr="009D1EB6">
        <w:rPr>
          <w:sz w:val="28"/>
          <w:szCs w:val="28"/>
        </w:rPr>
        <w:t xml:space="preserve"> и их систем управления.</w:t>
      </w:r>
    </w:p>
    <w:p w14:paraId="72B2BF60" w14:textId="77777777" w:rsidR="00C770B9" w:rsidRPr="009D1EB6" w:rsidRDefault="009D1EB6" w:rsidP="00932913">
      <w:pPr>
        <w:pStyle w:val="aff1"/>
        <w:ind w:firstLine="567"/>
        <w:jc w:val="both"/>
        <w:rPr>
          <w:sz w:val="28"/>
          <w:szCs w:val="28"/>
        </w:rPr>
      </w:pPr>
      <w:r>
        <w:rPr>
          <w:sz w:val="28"/>
          <w:szCs w:val="28"/>
        </w:rPr>
        <w:t xml:space="preserve">Д.2 </w:t>
      </w:r>
      <w:r w:rsidR="00C770B9" w:rsidRPr="009D1EB6">
        <w:rPr>
          <w:sz w:val="28"/>
          <w:szCs w:val="28"/>
        </w:rPr>
        <w:t xml:space="preserve">Основными характеристиками качества обслуживания вертикальным транспортом </w:t>
      </w:r>
      <w:r w:rsidR="00687CB7" w:rsidRPr="009D1EB6">
        <w:rPr>
          <w:sz w:val="28"/>
          <w:szCs w:val="28"/>
        </w:rPr>
        <w:t>(табл</w:t>
      </w:r>
      <w:r w:rsidR="00687CB7">
        <w:rPr>
          <w:sz w:val="28"/>
          <w:szCs w:val="28"/>
        </w:rPr>
        <w:t>ица</w:t>
      </w:r>
      <w:r w:rsidR="00687CB7" w:rsidRPr="009D1EB6">
        <w:rPr>
          <w:sz w:val="28"/>
          <w:szCs w:val="28"/>
        </w:rPr>
        <w:t xml:space="preserve"> Д.1)</w:t>
      </w:r>
      <w:r w:rsidR="00687CB7">
        <w:rPr>
          <w:sz w:val="28"/>
          <w:szCs w:val="28"/>
        </w:rPr>
        <w:t xml:space="preserve"> </w:t>
      </w:r>
      <w:r w:rsidR="00C770B9" w:rsidRPr="009D1EB6">
        <w:rPr>
          <w:sz w:val="28"/>
          <w:szCs w:val="28"/>
        </w:rPr>
        <w:t>являются:</w:t>
      </w:r>
    </w:p>
    <w:p w14:paraId="4E64BB70" w14:textId="77777777" w:rsidR="00C770B9" w:rsidRPr="009D1EB6" w:rsidRDefault="00C770B9" w:rsidP="00932913">
      <w:pPr>
        <w:pStyle w:val="aff1"/>
        <w:ind w:firstLine="567"/>
        <w:jc w:val="both"/>
        <w:rPr>
          <w:sz w:val="28"/>
          <w:szCs w:val="28"/>
        </w:rPr>
      </w:pPr>
      <w:r w:rsidRPr="009D1EB6">
        <w:rPr>
          <w:sz w:val="28"/>
          <w:szCs w:val="28"/>
        </w:rPr>
        <w:t xml:space="preserve">- провозная способность (часть населения здания, перевозимая лифтами за 5 </w:t>
      </w:r>
      <w:r w:rsidR="00E308D8" w:rsidRPr="009D1EB6">
        <w:rPr>
          <w:sz w:val="28"/>
          <w:szCs w:val="28"/>
        </w:rPr>
        <w:t>мин</w:t>
      </w:r>
      <w:r w:rsidRPr="009D1EB6">
        <w:rPr>
          <w:sz w:val="28"/>
          <w:szCs w:val="28"/>
        </w:rPr>
        <w:t>). В качестве расчетной провозной способности вертикального транспорта здания принимается минимальная провозная способность в течение любого 5-</w:t>
      </w:r>
      <w:r w:rsidR="00E308D8" w:rsidRPr="009D1EB6">
        <w:rPr>
          <w:sz w:val="28"/>
          <w:szCs w:val="28"/>
        </w:rPr>
        <w:t>мин</w:t>
      </w:r>
      <w:r w:rsidR="00687CB7">
        <w:rPr>
          <w:sz w:val="28"/>
          <w:szCs w:val="28"/>
        </w:rPr>
        <w:t>утного периода в течение дня;</w:t>
      </w:r>
    </w:p>
    <w:p w14:paraId="09779161" w14:textId="77777777" w:rsidR="00C770B9" w:rsidRPr="009D1EB6" w:rsidRDefault="00C770B9" w:rsidP="00932913">
      <w:pPr>
        <w:pStyle w:val="aff1"/>
        <w:ind w:firstLine="567"/>
        <w:jc w:val="both"/>
        <w:rPr>
          <w:sz w:val="28"/>
          <w:szCs w:val="28"/>
        </w:rPr>
      </w:pPr>
      <w:r w:rsidRPr="009D1EB6">
        <w:rPr>
          <w:sz w:val="28"/>
          <w:szCs w:val="28"/>
        </w:rPr>
        <w:t>- интервал движения (период времени между откры</w:t>
      </w:r>
      <w:r w:rsidR="00BD6CFD">
        <w:rPr>
          <w:sz w:val="28"/>
          <w:szCs w:val="28"/>
        </w:rPr>
        <w:t>ван</w:t>
      </w:r>
      <w:r w:rsidRPr="009D1EB6">
        <w:rPr>
          <w:sz w:val="28"/>
          <w:szCs w:val="28"/>
        </w:rPr>
        <w:t>ием дверей лифта для входа/выхода на обслуживаемом этаже). В качестве расчетного интервала движения принима</w:t>
      </w:r>
      <w:r w:rsidR="00BD6CFD">
        <w:rPr>
          <w:sz w:val="28"/>
          <w:szCs w:val="28"/>
        </w:rPr>
        <w:t>ют</w:t>
      </w:r>
      <w:r w:rsidRPr="009D1EB6">
        <w:rPr>
          <w:sz w:val="28"/>
          <w:szCs w:val="28"/>
        </w:rPr>
        <w:t xml:space="preserve"> максимальный интервал движения во время любого 5-</w:t>
      </w:r>
      <w:r w:rsidR="00E308D8" w:rsidRPr="009D1EB6">
        <w:rPr>
          <w:sz w:val="28"/>
          <w:szCs w:val="28"/>
        </w:rPr>
        <w:t>мин</w:t>
      </w:r>
      <w:r w:rsidR="00BD6CFD">
        <w:rPr>
          <w:sz w:val="28"/>
          <w:szCs w:val="28"/>
        </w:rPr>
        <w:t>ут</w:t>
      </w:r>
      <w:r w:rsidRPr="009D1EB6">
        <w:rPr>
          <w:sz w:val="28"/>
          <w:szCs w:val="28"/>
        </w:rPr>
        <w:t>ного периода в течение дня.</w:t>
      </w:r>
    </w:p>
    <w:p w14:paraId="4B10F9F9" w14:textId="77777777" w:rsidR="00C770B9" w:rsidRPr="009D1EB6" w:rsidRDefault="00BD6CFD" w:rsidP="00932913">
      <w:pPr>
        <w:pStyle w:val="aff1"/>
        <w:ind w:firstLine="567"/>
        <w:jc w:val="both"/>
        <w:rPr>
          <w:sz w:val="28"/>
          <w:szCs w:val="28"/>
        </w:rPr>
      </w:pPr>
      <w:r>
        <w:rPr>
          <w:sz w:val="28"/>
          <w:szCs w:val="28"/>
        </w:rPr>
        <w:t xml:space="preserve">Д.3 </w:t>
      </w:r>
      <w:r w:rsidR="00C770B9" w:rsidRPr="009D1EB6">
        <w:rPr>
          <w:sz w:val="28"/>
          <w:szCs w:val="28"/>
        </w:rPr>
        <w:t>Характеристики качества обслуживания вертикальным транспортом</w:t>
      </w:r>
      <w:r>
        <w:rPr>
          <w:sz w:val="28"/>
          <w:szCs w:val="28"/>
        </w:rPr>
        <w:t>,</w:t>
      </w:r>
      <w:r w:rsidR="00C770B9" w:rsidRPr="009D1EB6">
        <w:rPr>
          <w:sz w:val="28"/>
          <w:szCs w:val="28"/>
        </w:rPr>
        <w:t xml:space="preserve"> как правило</w:t>
      </w:r>
      <w:r>
        <w:rPr>
          <w:sz w:val="28"/>
          <w:szCs w:val="28"/>
        </w:rPr>
        <w:t>,</w:t>
      </w:r>
      <w:r w:rsidR="00C770B9" w:rsidRPr="009D1EB6">
        <w:rPr>
          <w:sz w:val="28"/>
          <w:szCs w:val="28"/>
        </w:rPr>
        <w:t xml:space="preserve"> определяются с помощью компьютерного моделирования. Для некоторых простых случаев возможно выполнение расчетов по упрощенным методикам, приведенным в </w:t>
      </w:r>
      <w:r>
        <w:rPr>
          <w:sz w:val="28"/>
          <w:szCs w:val="28"/>
        </w:rPr>
        <w:t>настоящем приложении</w:t>
      </w:r>
      <w:r w:rsidR="00C770B9" w:rsidRPr="009D1EB6">
        <w:rPr>
          <w:sz w:val="28"/>
          <w:szCs w:val="28"/>
        </w:rPr>
        <w:t>.</w:t>
      </w:r>
    </w:p>
    <w:p w14:paraId="6552A716" w14:textId="77777777" w:rsidR="00C770B9" w:rsidRPr="009D1EB6" w:rsidRDefault="00BD6CFD" w:rsidP="00932913">
      <w:pPr>
        <w:pStyle w:val="aff1"/>
        <w:ind w:firstLine="567"/>
        <w:jc w:val="both"/>
        <w:rPr>
          <w:sz w:val="28"/>
          <w:szCs w:val="28"/>
        </w:rPr>
      </w:pPr>
      <w:r>
        <w:rPr>
          <w:sz w:val="28"/>
          <w:szCs w:val="28"/>
        </w:rPr>
        <w:t xml:space="preserve">Д.4 </w:t>
      </w:r>
      <w:r w:rsidR="00C770B9" w:rsidRPr="009D1EB6">
        <w:rPr>
          <w:sz w:val="28"/>
          <w:szCs w:val="28"/>
        </w:rPr>
        <w:t>Основные параметры и размеры пассажирских лифтов с учетом результатов расчетов или моделирования следует принимать по ГОСТ 5746.</w:t>
      </w:r>
    </w:p>
    <w:p w14:paraId="2EE0EAD5" w14:textId="77777777" w:rsidR="00C770B9" w:rsidRPr="009D1EB6" w:rsidRDefault="00C770B9" w:rsidP="00932913">
      <w:pPr>
        <w:pStyle w:val="aff1"/>
        <w:ind w:firstLine="567"/>
        <w:jc w:val="both"/>
        <w:rPr>
          <w:sz w:val="28"/>
          <w:szCs w:val="28"/>
        </w:rPr>
      </w:pPr>
    </w:p>
    <w:p w14:paraId="059DC02E" w14:textId="77777777" w:rsidR="00C770B9" w:rsidRPr="00BD6CFD" w:rsidRDefault="00177F5C" w:rsidP="00BF3CFB">
      <w:pPr>
        <w:pStyle w:val="aff1"/>
        <w:ind w:left="2127" w:hanging="2127"/>
        <w:jc w:val="both"/>
        <w:rPr>
          <w:b/>
          <w:sz w:val="28"/>
          <w:szCs w:val="28"/>
        </w:rPr>
      </w:pPr>
      <w:r w:rsidRPr="009D1EB6">
        <w:rPr>
          <w:sz w:val="28"/>
          <w:szCs w:val="28"/>
        </w:rPr>
        <w:t>Т</w:t>
      </w:r>
      <w:r w:rsidR="00BD6CFD">
        <w:rPr>
          <w:sz w:val="28"/>
          <w:szCs w:val="28"/>
        </w:rPr>
        <w:t xml:space="preserve"> </w:t>
      </w:r>
      <w:r w:rsidRPr="009D1EB6">
        <w:rPr>
          <w:sz w:val="28"/>
          <w:szCs w:val="28"/>
        </w:rPr>
        <w:t>а</w:t>
      </w:r>
      <w:r w:rsidR="00BD6CFD">
        <w:rPr>
          <w:sz w:val="28"/>
          <w:szCs w:val="28"/>
        </w:rPr>
        <w:t xml:space="preserve"> </w:t>
      </w:r>
      <w:r w:rsidRPr="009D1EB6">
        <w:rPr>
          <w:sz w:val="28"/>
          <w:szCs w:val="28"/>
        </w:rPr>
        <w:t>б</w:t>
      </w:r>
      <w:r w:rsidR="00BD6CFD">
        <w:rPr>
          <w:sz w:val="28"/>
          <w:szCs w:val="28"/>
        </w:rPr>
        <w:t xml:space="preserve"> </w:t>
      </w:r>
      <w:r w:rsidRPr="009D1EB6">
        <w:rPr>
          <w:sz w:val="28"/>
          <w:szCs w:val="28"/>
        </w:rPr>
        <w:t>л</w:t>
      </w:r>
      <w:r w:rsidR="00BD6CFD">
        <w:rPr>
          <w:sz w:val="28"/>
          <w:szCs w:val="28"/>
        </w:rPr>
        <w:t xml:space="preserve"> </w:t>
      </w:r>
      <w:r w:rsidRPr="009D1EB6">
        <w:rPr>
          <w:sz w:val="28"/>
          <w:szCs w:val="28"/>
        </w:rPr>
        <w:t>и</w:t>
      </w:r>
      <w:r w:rsidR="00BD6CFD">
        <w:rPr>
          <w:sz w:val="28"/>
          <w:szCs w:val="28"/>
        </w:rPr>
        <w:t xml:space="preserve"> </w:t>
      </w:r>
      <w:r w:rsidRPr="009D1EB6">
        <w:rPr>
          <w:sz w:val="28"/>
          <w:szCs w:val="28"/>
        </w:rPr>
        <w:t>ц</w:t>
      </w:r>
      <w:r w:rsidR="00BD6CFD">
        <w:rPr>
          <w:sz w:val="28"/>
          <w:szCs w:val="28"/>
        </w:rPr>
        <w:t xml:space="preserve"> </w:t>
      </w:r>
      <w:r w:rsidRPr="009D1EB6">
        <w:rPr>
          <w:sz w:val="28"/>
          <w:szCs w:val="28"/>
        </w:rPr>
        <w:t>а</w:t>
      </w:r>
      <w:r w:rsidR="00BD6CFD">
        <w:rPr>
          <w:sz w:val="28"/>
          <w:szCs w:val="28"/>
        </w:rPr>
        <w:t xml:space="preserve">  </w:t>
      </w:r>
      <w:r w:rsidRPr="009D1EB6">
        <w:rPr>
          <w:sz w:val="28"/>
          <w:szCs w:val="28"/>
        </w:rPr>
        <w:t xml:space="preserve"> </w:t>
      </w:r>
      <w:r w:rsidR="000871B4" w:rsidRPr="009D1EB6">
        <w:rPr>
          <w:sz w:val="28"/>
          <w:szCs w:val="28"/>
        </w:rPr>
        <w:t>Д</w:t>
      </w:r>
      <w:r w:rsidRPr="009D1EB6">
        <w:rPr>
          <w:sz w:val="28"/>
          <w:szCs w:val="28"/>
        </w:rPr>
        <w:t xml:space="preserve">.1 </w:t>
      </w:r>
      <w:r w:rsidR="00BD6CFD">
        <w:rPr>
          <w:sz w:val="28"/>
          <w:szCs w:val="28"/>
        </w:rPr>
        <w:t xml:space="preserve">– </w:t>
      </w:r>
      <w:r w:rsidR="00C770B9" w:rsidRPr="00BD6CFD">
        <w:rPr>
          <w:b/>
          <w:sz w:val="28"/>
          <w:szCs w:val="28"/>
        </w:rPr>
        <w:t>Характеристики качества обслуживания вертикальным транспортом</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944"/>
        <w:gridCol w:w="1984"/>
        <w:gridCol w:w="1985"/>
        <w:gridCol w:w="2373"/>
      </w:tblGrid>
      <w:tr w:rsidR="00C770B9" w:rsidRPr="002C074D" w14:paraId="7943B262" w14:textId="77777777" w:rsidTr="00BD6CFD">
        <w:tc>
          <w:tcPr>
            <w:tcW w:w="2944" w:type="dxa"/>
            <w:shd w:val="clear" w:color="auto" w:fill="auto"/>
          </w:tcPr>
          <w:p w14:paraId="0FE24D2D" w14:textId="77777777" w:rsidR="00C770B9" w:rsidRPr="00BD6CFD" w:rsidRDefault="00BD6CFD" w:rsidP="00932913">
            <w:pPr>
              <w:pStyle w:val="af0"/>
              <w:tabs>
                <w:tab w:val="left" w:pos="1276"/>
              </w:tabs>
              <w:spacing w:after="0"/>
              <w:jc w:val="center"/>
              <w:rPr>
                <w:lang w:val="ru-RU" w:eastAsia="ru-RU"/>
              </w:rPr>
            </w:pPr>
            <w:r w:rsidRPr="00BD6CFD">
              <w:rPr>
                <w:lang w:val="ru-RU" w:eastAsia="ru-RU"/>
              </w:rPr>
              <w:t>Характеристики</w:t>
            </w:r>
          </w:p>
        </w:tc>
        <w:tc>
          <w:tcPr>
            <w:tcW w:w="1984" w:type="dxa"/>
            <w:shd w:val="clear" w:color="auto" w:fill="auto"/>
          </w:tcPr>
          <w:p w14:paraId="77B76E1E" w14:textId="77777777" w:rsidR="00C770B9" w:rsidRPr="00BD6CFD" w:rsidRDefault="00C770B9" w:rsidP="00932913">
            <w:pPr>
              <w:pStyle w:val="6-"/>
              <w:ind w:right="57"/>
              <w:jc w:val="center"/>
              <w:rPr>
                <w:rFonts w:ascii="Times New Roman" w:hAnsi="Times New Roman" w:cs="Times New Roman"/>
                <w:sz w:val="24"/>
                <w:szCs w:val="24"/>
              </w:rPr>
            </w:pPr>
            <w:r w:rsidRPr="00BD6CFD">
              <w:rPr>
                <w:rFonts w:ascii="Times New Roman" w:hAnsi="Times New Roman" w:cs="Times New Roman"/>
                <w:sz w:val="24"/>
                <w:szCs w:val="24"/>
              </w:rPr>
              <w:t>Отлично</w:t>
            </w:r>
          </w:p>
        </w:tc>
        <w:tc>
          <w:tcPr>
            <w:tcW w:w="1985" w:type="dxa"/>
            <w:shd w:val="clear" w:color="auto" w:fill="auto"/>
          </w:tcPr>
          <w:p w14:paraId="53086CA2" w14:textId="77777777" w:rsidR="00C770B9" w:rsidRPr="00BD6CFD" w:rsidRDefault="00C770B9" w:rsidP="00932913">
            <w:pPr>
              <w:pStyle w:val="6-"/>
              <w:ind w:right="57" w:firstLine="34"/>
              <w:jc w:val="center"/>
              <w:rPr>
                <w:rFonts w:ascii="Times New Roman" w:hAnsi="Times New Roman" w:cs="Times New Roman"/>
                <w:sz w:val="24"/>
                <w:szCs w:val="24"/>
              </w:rPr>
            </w:pPr>
            <w:r w:rsidRPr="00BD6CFD">
              <w:rPr>
                <w:rFonts w:ascii="Times New Roman" w:hAnsi="Times New Roman" w:cs="Times New Roman"/>
                <w:sz w:val="24"/>
                <w:szCs w:val="24"/>
              </w:rPr>
              <w:t>Хорошо</w:t>
            </w:r>
          </w:p>
        </w:tc>
        <w:tc>
          <w:tcPr>
            <w:tcW w:w="2373" w:type="dxa"/>
            <w:shd w:val="clear" w:color="auto" w:fill="auto"/>
          </w:tcPr>
          <w:p w14:paraId="053C66E2" w14:textId="77777777" w:rsidR="00C770B9" w:rsidRPr="00BD6CFD" w:rsidRDefault="00C770B9" w:rsidP="00932913">
            <w:pPr>
              <w:pStyle w:val="6-"/>
              <w:ind w:right="57" w:firstLine="34"/>
              <w:jc w:val="center"/>
              <w:rPr>
                <w:rFonts w:ascii="Times New Roman" w:hAnsi="Times New Roman" w:cs="Times New Roman"/>
                <w:sz w:val="24"/>
                <w:szCs w:val="24"/>
              </w:rPr>
            </w:pPr>
            <w:r w:rsidRPr="00BD6CFD">
              <w:rPr>
                <w:rFonts w:ascii="Times New Roman" w:hAnsi="Times New Roman" w:cs="Times New Roman"/>
                <w:sz w:val="24"/>
                <w:szCs w:val="24"/>
              </w:rPr>
              <w:t>Удовлетворительно</w:t>
            </w:r>
          </w:p>
        </w:tc>
      </w:tr>
      <w:tr w:rsidR="00C770B9" w:rsidRPr="002C074D" w14:paraId="0B32EEB6" w14:textId="77777777">
        <w:tc>
          <w:tcPr>
            <w:tcW w:w="9286" w:type="dxa"/>
            <w:gridSpan w:val="4"/>
            <w:shd w:val="clear" w:color="auto" w:fill="auto"/>
          </w:tcPr>
          <w:p w14:paraId="351F41FA" w14:textId="77777777" w:rsidR="00C770B9" w:rsidRPr="00BD6CFD" w:rsidRDefault="00C770B9" w:rsidP="00932913">
            <w:pPr>
              <w:pStyle w:val="af0"/>
              <w:tabs>
                <w:tab w:val="left" w:pos="1276"/>
              </w:tabs>
              <w:spacing w:after="0"/>
              <w:jc w:val="center"/>
              <w:rPr>
                <w:lang w:val="ru-RU" w:eastAsia="ru-RU"/>
              </w:rPr>
            </w:pPr>
            <w:r w:rsidRPr="00BD6CFD">
              <w:rPr>
                <w:lang w:val="ru-RU" w:eastAsia="ru-RU"/>
              </w:rPr>
              <w:t>Офис</w:t>
            </w:r>
            <w:r w:rsidR="00177F5C" w:rsidRPr="00BD6CFD">
              <w:rPr>
                <w:lang w:val="ru-RU" w:eastAsia="ru-RU"/>
              </w:rPr>
              <w:t>ные помещения</w:t>
            </w:r>
          </w:p>
        </w:tc>
      </w:tr>
      <w:tr w:rsidR="00C770B9" w:rsidRPr="002C074D" w14:paraId="097FBF28" w14:textId="77777777" w:rsidTr="00BD6CFD">
        <w:tc>
          <w:tcPr>
            <w:tcW w:w="2944" w:type="dxa"/>
            <w:shd w:val="clear" w:color="auto" w:fill="auto"/>
          </w:tcPr>
          <w:p w14:paraId="3BFC7C42" w14:textId="77777777" w:rsidR="00C770B9" w:rsidRPr="00350713" w:rsidRDefault="00C770B9" w:rsidP="00932913">
            <w:pPr>
              <w:pStyle w:val="6-"/>
              <w:ind w:right="57"/>
              <w:rPr>
                <w:rFonts w:ascii="Times New Roman" w:hAnsi="Times New Roman" w:cs="Times New Roman"/>
                <w:color w:val="auto"/>
                <w:spacing w:val="-10"/>
                <w:sz w:val="24"/>
                <w:szCs w:val="24"/>
              </w:rPr>
            </w:pPr>
            <w:r w:rsidRPr="00350713">
              <w:rPr>
                <w:rFonts w:ascii="Times New Roman" w:hAnsi="Times New Roman" w:cs="Times New Roman"/>
                <w:color w:val="auto"/>
                <w:spacing w:val="-10"/>
                <w:sz w:val="24"/>
                <w:szCs w:val="24"/>
              </w:rPr>
              <w:t>Провозная способность</w:t>
            </w:r>
            <w:r w:rsidR="00315FDC" w:rsidRPr="00350713">
              <w:rPr>
                <w:rFonts w:ascii="Times New Roman" w:hAnsi="Times New Roman" w:cs="Times New Roman"/>
                <w:color w:val="auto"/>
                <w:spacing w:val="-10"/>
                <w:sz w:val="24"/>
                <w:szCs w:val="24"/>
              </w:rPr>
              <w:t>, %</w:t>
            </w:r>
          </w:p>
        </w:tc>
        <w:tc>
          <w:tcPr>
            <w:tcW w:w="1984" w:type="dxa"/>
            <w:shd w:val="clear" w:color="auto" w:fill="auto"/>
          </w:tcPr>
          <w:p w14:paraId="6037B608" w14:textId="77777777" w:rsidR="00C770B9" w:rsidRPr="00BD6CFD" w:rsidRDefault="00C770B9" w:rsidP="00932913">
            <w:pPr>
              <w:pStyle w:val="6-"/>
              <w:ind w:right="57"/>
              <w:jc w:val="center"/>
              <w:rPr>
                <w:rFonts w:ascii="Times New Roman" w:hAnsi="Times New Roman" w:cs="Times New Roman"/>
                <w:color w:val="auto"/>
                <w:sz w:val="24"/>
                <w:szCs w:val="24"/>
                <w:lang w:val="en-US"/>
              </w:rPr>
            </w:pPr>
            <w:r w:rsidRPr="00BD6CFD">
              <w:rPr>
                <w:rFonts w:ascii="Times New Roman" w:hAnsi="Times New Roman" w:cs="Times New Roman"/>
                <w:color w:val="auto"/>
                <w:sz w:val="24"/>
                <w:szCs w:val="24"/>
                <w:lang w:val="en-US"/>
              </w:rPr>
              <w:t>&gt;</w:t>
            </w:r>
            <w:r w:rsidR="00BD6CFD" w:rsidRPr="00BD6CFD">
              <w:rPr>
                <w:rFonts w:ascii="Times New Roman" w:hAnsi="Times New Roman" w:cs="Times New Roman"/>
                <w:color w:val="auto"/>
                <w:sz w:val="24"/>
                <w:szCs w:val="24"/>
              </w:rPr>
              <w:t xml:space="preserve"> </w:t>
            </w:r>
            <w:r w:rsidRPr="00BD6CFD">
              <w:rPr>
                <w:rFonts w:ascii="Times New Roman" w:hAnsi="Times New Roman" w:cs="Times New Roman"/>
                <w:color w:val="auto"/>
                <w:sz w:val="24"/>
                <w:szCs w:val="24"/>
                <w:lang w:val="en-US"/>
              </w:rPr>
              <w:t>17</w:t>
            </w:r>
          </w:p>
        </w:tc>
        <w:tc>
          <w:tcPr>
            <w:tcW w:w="1985" w:type="dxa"/>
            <w:shd w:val="clear" w:color="auto" w:fill="auto"/>
          </w:tcPr>
          <w:p w14:paraId="544F4ABD" w14:textId="77777777" w:rsidR="00C770B9" w:rsidRPr="00BD6CFD" w:rsidRDefault="00C770B9" w:rsidP="00932913">
            <w:pPr>
              <w:pStyle w:val="6-"/>
              <w:ind w:right="57" w:firstLine="34"/>
              <w:jc w:val="center"/>
              <w:rPr>
                <w:rFonts w:ascii="Times New Roman" w:hAnsi="Times New Roman" w:cs="Times New Roman"/>
                <w:color w:val="auto"/>
                <w:sz w:val="24"/>
                <w:szCs w:val="24"/>
              </w:rPr>
            </w:pPr>
            <w:r w:rsidRPr="00BD6CFD">
              <w:rPr>
                <w:rFonts w:ascii="Times New Roman" w:hAnsi="Times New Roman" w:cs="Times New Roman"/>
                <w:color w:val="auto"/>
                <w:sz w:val="24"/>
                <w:szCs w:val="24"/>
              </w:rPr>
              <w:t>12</w:t>
            </w:r>
            <w:r w:rsidR="00BD6CFD" w:rsidRPr="00BD6CFD">
              <w:rPr>
                <w:rFonts w:ascii="Times New Roman" w:hAnsi="Times New Roman" w:cs="Times New Roman"/>
                <w:sz w:val="24"/>
                <w:szCs w:val="24"/>
              </w:rPr>
              <w:t>–</w:t>
            </w:r>
            <w:r w:rsidRPr="00BD6CFD">
              <w:rPr>
                <w:rFonts w:ascii="Times New Roman" w:hAnsi="Times New Roman" w:cs="Times New Roman"/>
                <w:color w:val="auto"/>
                <w:sz w:val="24"/>
                <w:szCs w:val="24"/>
              </w:rPr>
              <w:t>17</w:t>
            </w:r>
          </w:p>
        </w:tc>
        <w:tc>
          <w:tcPr>
            <w:tcW w:w="2373" w:type="dxa"/>
            <w:shd w:val="clear" w:color="auto" w:fill="auto"/>
          </w:tcPr>
          <w:p w14:paraId="00F31BD7" w14:textId="77777777" w:rsidR="00C770B9" w:rsidRPr="00BD6CFD" w:rsidRDefault="00C770B9" w:rsidP="00932913">
            <w:pPr>
              <w:pStyle w:val="6-"/>
              <w:ind w:right="57" w:firstLine="34"/>
              <w:jc w:val="center"/>
              <w:rPr>
                <w:rFonts w:ascii="Times New Roman" w:hAnsi="Times New Roman" w:cs="Times New Roman"/>
                <w:color w:val="auto"/>
                <w:sz w:val="24"/>
                <w:szCs w:val="24"/>
                <w:lang w:val="en-US"/>
              </w:rPr>
            </w:pPr>
            <w:r w:rsidRPr="00BD6CFD">
              <w:rPr>
                <w:rFonts w:ascii="Times New Roman" w:hAnsi="Times New Roman" w:cs="Times New Roman"/>
                <w:color w:val="auto"/>
                <w:sz w:val="24"/>
                <w:szCs w:val="24"/>
                <w:lang w:val="en-US"/>
              </w:rPr>
              <w:t>10</w:t>
            </w:r>
            <w:r w:rsidR="00BD6CFD" w:rsidRPr="00BD6CFD">
              <w:rPr>
                <w:rFonts w:ascii="Times New Roman" w:hAnsi="Times New Roman" w:cs="Times New Roman"/>
                <w:sz w:val="24"/>
                <w:szCs w:val="24"/>
              </w:rPr>
              <w:t>–</w:t>
            </w:r>
            <w:r w:rsidRPr="00BD6CFD">
              <w:rPr>
                <w:rFonts w:ascii="Times New Roman" w:hAnsi="Times New Roman" w:cs="Times New Roman"/>
                <w:color w:val="auto"/>
                <w:sz w:val="24"/>
                <w:szCs w:val="24"/>
                <w:lang w:val="en-US"/>
              </w:rPr>
              <w:t>12</w:t>
            </w:r>
          </w:p>
        </w:tc>
      </w:tr>
      <w:tr w:rsidR="00C770B9" w:rsidRPr="002C074D" w14:paraId="168B752C" w14:textId="77777777" w:rsidTr="00BD6CFD">
        <w:tc>
          <w:tcPr>
            <w:tcW w:w="2944" w:type="dxa"/>
            <w:shd w:val="clear" w:color="auto" w:fill="auto"/>
          </w:tcPr>
          <w:p w14:paraId="04D50FEB" w14:textId="77777777" w:rsidR="00C770B9" w:rsidRPr="00BD6CFD" w:rsidRDefault="00C770B9" w:rsidP="00932913">
            <w:pPr>
              <w:pStyle w:val="6-"/>
              <w:ind w:right="57"/>
              <w:rPr>
                <w:rFonts w:ascii="Times New Roman" w:hAnsi="Times New Roman" w:cs="Times New Roman"/>
                <w:color w:val="auto"/>
                <w:sz w:val="24"/>
                <w:szCs w:val="24"/>
              </w:rPr>
            </w:pPr>
            <w:r w:rsidRPr="00BD6CFD">
              <w:rPr>
                <w:rFonts w:ascii="Times New Roman" w:hAnsi="Times New Roman" w:cs="Times New Roman"/>
                <w:color w:val="auto"/>
                <w:sz w:val="24"/>
                <w:szCs w:val="24"/>
              </w:rPr>
              <w:t>Интервал</w:t>
            </w:r>
            <w:r w:rsidR="00315FDC">
              <w:rPr>
                <w:rFonts w:ascii="Times New Roman" w:hAnsi="Times New Roman" w:cs="Times New Roman"/>
                <w:color w:val="auto"/>
                <w:sz w:val="24"/>
                <w:szCs w:val="24"/>
              </w:rPr>
              <w:t>, с</w:t>
            </w:r>
          </w:p>
        </w:tc>
        <w:tc>
          <w:tcPr>
            <w:tcW w:w="1984" w:type="dxa"/>
            <w:shd w:val="clear" w:color="auto" w:fill="auto"/>
          </w:tcPr>
          <w:p w14:paraId="7CD053B1" w14:textId="77777777" w:rsidR="00C770B9" w:rsidRPr="00BD6CFD" w:rsidRDefault="00C770B9" w:rsidP="00932913">
            <w:pPr>
              <w:pStyle w:val="6-"/>
              <w:ind w:right="57"/>
              <w:jc w:val="center"/>
              <w:rPr>
                <w:rFonts w:ascii="Times New Roman" w:hAnsi="Times New Roman" w:cs="Times New Roman"/>
                <w:color w:val="auto"/>
                <w:sz w:val="24"/>
                <w:szCs w:val="24"/>
              </w:rPr>
            </w:pPr>
            <w:r w:rsidRPr="00BD6CFD">
              <w:rPr>
                <w:rFonts w:ascii="Times New Roman" w:hAnsi="Times New Roman" w:cs="Times New Roman"/>
                <w:color w:val="auto"/>
                <w:sz w:val="24"/>
                <w:szCs w:val="24"/>
                <w:lang w:val="en-US"/>
              </w:rPr>
              <w:t>&lt;</w:t>
            </w:r>
            <w:r w:rsidR="00BD6CFD" w:rsidRPr="00BD6CFD">
              <w:rPr>
                <w:rFonts w:ascii="Times New Roman" w:hAnsi="Times New Roman" w:cs="Times New Roman"/>
                <w:color w:val="auto"/>
                <w:sz w:val="24"/>
                <w:szCs w:val="24"/>
              </w:rPr>
              <w:t xml:space="preserve"> </w:t>
            </w:r>
            <w:r w:rsidRPr="00BD6CFD">
              <w:rPr>
                <w:rFonts w:ascii="Times New Roman" w:hAnsi="Times New Roman" w:cs="Times New Roman"/>
                <w:color w:val="auto"/>
                <w:sz w:val="24"/>
                <w:szCs w:val="24"/>
              </w:rPr>
              <w:t>30</w:t>
            </w:r>
          </w:p>
        </w:tc>
        <w:tc>
          <w:tcPr>
            <w:tcW w:w="1985" w:type="dxa"/>
            <w:shd w:val="clear" w:color="auto" w:fill="auto"/>
          </w:tcPr>
          <w:p w14:paraId="5F27A107" w14:textId="77777777" w:rsidR="00C770B9" w:rsidRPr="00BD6CFD" w:rsidRDefault="00C770B9" w:rsidP="00932913">
            <w:pPr>
              <w:pStyle w:val="6-"/>
              <w:ind w:right="57" w:firstLine="34"/>
              <w:jc w:val="center"/>
              <w:rPr>
                <w:rFonts w:ascii="Times New Roman" w:hAnsi="Times New Roman" w:cs="Times New Roman"/>
                <w:color w:val="auto"/>
                <w:sz w:val="24"/>
                <w:szCs w:val="24"/>
              </w:rPr>
            </w:pPr>
            <w:r w:rsidRPr="00BD6CFD">
              <w:rPr>
                <w:rFonts w:ascii="Times New Roman" w:hAnsi="Times New Roman" w:cs="Times New Roman"/>
                <w:color w:val="auto"/>
                <w:sz w:val="24"/>
                <w:szCs w:val="24"/>
              </w:rPr>
              <w:t>30</w:t>
            </w:r>
            <w:r w:rsidR="00BD6CFD" w:rsidRPr="00BD6CFD">
              <w:rPr>
                <w:rFonts w:ascii="Times New Roman" w:hAnsi="Times New Roman" w:cs="Times New Roman"/>
                <w:sz w:val="24"/>
                <w:szCs w:val="24"/>
              </w:rPr>
              <w:t>–</w:t>
            </w:r>
            <w:r w:rsidRPr="00BD6CFD">
              <w:rPr>
                <w:rFonts w:ascii="Times New Roman" w:hAnsi="Times New Roman" w:cs="Times New Roman"/>
                <w:color w:val="auto"/>
                <w:sz w:val="24"/>
                <w:szCs w:val="24"/>
              </w:rPr>
              <w:t>40</w:t>
            </w:r>
          </w:p>
        </w:tc>
        <w:tc>
          <w:tcPr>
            <w:tcW w:w="2373" w:type="dxa"/>
            <w:shd w:val="clear" w:color="auto" w:fill="auto"/>
          </w:tcPr>
          <w:p w14:paraId="0E59652F" w14:textId="77777777" w:rsidR="00C770B9" w:rsidRPr="00BD6CFD" w:rsidRDefault="00C770B9" w:rsidP="00932913">
            <w:pPr>
              <w:pStyle w:val="6-"/>
              <w:ind w:right="57" w:firstLine="34"/>
              <w:jc w:val="center"/>
              <w:rPr>
                <w:rFonts w:ascii="Times New Roman" w:hAnsi="Times New Roman" w:cs="Times New Roman"/>
                <w:color w:val="auto"/>
                <w:sz w:val="24"/>
                <w:szCs w:val="24"/>
              </w:rPr>
            </w:pPr>
            <w:r w:rsidRPr="00BD6CFD">
              <w:rPr>
                <w:rFonts w:ascii="Times New Roman" w:hAnsi="Times New Roman" w:cs="Times New Roman"/>
                <w:color w:val="auto"/>
                <w:sz w:val="24"/>
                <w:szCs w:val="24"/>
              </w:rPr>
              <w:t>40</w:t>
            </w:r>
            <w:r w:rsidR="00BD6CFD" w:rsidRPr="00BD6CFD">
              <w:rPr>
                <w:rFonts w:ascii="Times New Roman" w:hAnsi="Times New Roman" w:cs="Times New Roman"/>
                <w:sz w:val="24"/>
                <w:szCs w:val="24"/>
              </w:rPr>
              <w:t>–</w:t>
            </w:r>
            <w:r w:rsidRPr="00BD6CFD">
              <w:rPr>
                <w:rFonts w:ascii="Times New Roman" w:hAnsi="Times New Roman" w:cs="Times New Roman"/>
                <w:color w:val="auto"/>
                <w:sz w:val="24"/>
                <w:szCs w:val="24"/>
              </w:rPr>
              <w:t>50</w:t>
            </w:r>
          </w:p>
        </w:tc>
      </w:tr>
      <w:tr w:rsidR="00C770B9" w:rsidRPr="002C074D" w14:paraId="447E4161" w14:textId="77777777">
        <w:tc>
          <w:tcPr>
            <w:tcW w:w="9286" w:type="dxa"/>
            <w:gridSpan w:val="4"/>
            <w:shd w:val="clear" w:color="auto" w:fill="auto"/>
          </w:tcPr>
          <w:p w14:paraId="7F1ADC31" w14:textId="77777777" w:rsidR="00C770B9" w:rsidRPr="00BD6CFD" w:rsidRDefault="00C770B9" w:rsidP="00932913">
            <w:pPr>
              <w:pStyle w:val="af0"/>
              <w:tabs>
                <w:tab w:val="left" w:pos="1276"/>
              </w:tabs>
              <w:spacing w:after="0"/>
              <w:jc w:val="center"/>
              <w:rPr>
                <w:lang w:val="ru-RU" w:eastAsia="ru-RU"/>
              </w:rPr>
            </w:pPr>
            <w:r w:rsidRPr="00BD6CFD">
              <w:rPr>
                <w:lang w:val="ru-RU" w:eastAsia="ru-RU"/>
              </w:rPr>
              <w:t xml:space="preserve">Жилые </w:t>
            </w:r>
            <w:r w:rsidR="00177F5C" w:rsidRPr="00BD6CFD">
              <w:rPr>
                <w:lang w:val="ru-RU" w:eastAsia="ru-RU"/>
              </w:rPr>
              <w:t>помещения</w:t>
            </w:r>
          </w:p>
        </w:tc>
      </w:tr>
      <w:tr w:rsidR="00C770B9" w:rsidRPr="002C074D" w14:paraId="13E49749" w14:textId="77777777" w:rsidTr="00BD6CFD">
        <w:tc>
          <w:tcPr>
            <w:tcW w:w="2944" w:type="dxa"/>
            <w:shd w:val="clear" w:color="auto" w:fill="auto"/>
          </w:tcPr>
          <w:p w14:paraId="3A9F1090" w14:textId="77777777" w:rsidR="00C770B9" w:rsidRPr="00350713" w:rsidRDefault="00C770B9" w:rsidP="00932913">
            <w:pPr>
              <w:pStyle w:val="6-"/>
              <w:ind w:right="57"/>
              <w:rPr>
                <w:rFonts w:ascii="Times New Roman" w:hAnsi="Times New Roman" w:cs="Times New Roman"/>
                <w:color w:val="auto"/>
                <w:spacing w:val="-10"/>
                <w:sz w:val="24"/>
                <w:szCs w:val="24"/>
              </w:rPr>
            </w:pPr>
            <w:r w:rsidRPr="00350713">
              <w:rPr>
                <w:rFonts w:ascii="Times New Roman" w:hAnsi="Times New Roman" w:cs="Times New Roman"/>
                <w:color w:val="auto"/>
                <w:spacing w:val="-10"/>
                <w:sz w:val="24"/>
                <w:szCs w:val="24"/>
              </w:rPr>
              <w:t>Провозная способность</w:t>
            </w:r>
            <w:r w:rsidR="00315FDC" w:rsidRPr="00350713">
              <w:rPr>
                <w:rFonts w:ascii="Times New Roman" w:hAnsi="Times New Roman" w:cs="Times New Roman"/>
                <w:color w:val="auto"/>
                <w:spacing w:val="-10"/>
                <w:sz w:val="24"/>
                <w:szCs w:val="24"/>
              </w:rPr>
              <w:t>, %</w:t>
            </w:r>
          </w:p>
        </w:tc>
        <w:tc>
          <w:tcPr>
            <w:tcW w:w="1984" w:type="dxa"/>
            <w:shd w:val="clear" w:color="auto" w:fill="auto"/>
          </w:tcPr>
          <w:p w14:paraId="034B347D" w14:textId="77777777" w:rsidR="00C770B9" w:rsidRPr="00BD6CFD" w:rsidRDefault="00C770B9" w:rsidP="00932913">
            <w:pPr>
              <w:pStyle w:val="6-"/>
              <w:ind w:right="57"/>
              <w:jc w:val="center"/>
              <w:rPr>
                <w:rFonts w:ascii="Times New Roman" w:hAnsi="Times New Roman" w:cs="Times New Roman"/>
                <w:color w:val="auto"/>
                <w:sz w:val="24"/>
                <w:szCs w:val="24"/>
              </w:rPr>
            </w:pPr>
            <w:r w:rsidRPr="00BD6CFD">
              <w:rPr>
                <w:rFonts w:ascii="Times New Roman" w:hAnsi="Times New Roman" w:cs="Times New Roman"/>
                <w:color w:val="auto"/>
                <w:sz w:val="24"/>
                <w:szCs w:val="24"/>
                <w:lang w:val="en-US"/>
              </w:rPr>
              <w:t>&gt;</w:t>
            </w:r>
            <w:r w:rsidR="00BD6CFD">
              <w:rPr>
                <w:rFonts w:ascii="Times New Roman" w:hAnsi="Times New Roman" w:cs="Times New Roman"/>
                <w:color w:val="auto"/>
                <w:sz w:val="24"/>
                <w:szCs w:val="24"/>
              </w:rPr>
              <w:t xml:space="preserve"> </w:t>
            </w:r>
            <w:r w:rsidRPr="00BD6CFD">
              <w:rPr>
                <w:rFonts w:ascii="Times New Roman" w:hAnsi="Times New Roman" w:cs="Times New Roman"/>
                <w:color w:val="auto"/>
                <w:sz w:val="24"/>
                <w:szCs w:val="24"/>
              </w:rPr>
              <w:t>8</w:t>
            </w:r>
          </w:p>
        </w:tc>
        <w:tc>
          <w:tcPr>
            <w:tcW w:w="1985" w:type="dxa"/>
            <w:shd w:val="clear" w:color="auto" w:fill="auto"/>
          </w:tcPr>
          <w:p w14:paraId="77296085" w14:textId="77777777" w:rsidR="00C770B9" w:rsidRPr="00BD6CFD" w:rsidRDefault="00C770B9" w:rsidP="00932913">
            <w:pPr>
              <w:pStyle w:val="6-"/>
              <w:ind w:right="57" w:firstLine="34"/>
              <w:jc w:val="center"/>
              <w:rPr>
                <w:rFonts w:ascii="Times New Roman" w:hAnsi="Times New Roman" w:cs="Times New Roman"/>
                <w:color w:val="auto"/>
                <w:sz w:val="24"/>
                <w:szCs w:val="24"/>
              </w:rPr>
            </w:pPr>
            <w:r w:rsidRPr="00BD6CFD">
              <w:rPr>
                <w:rFonts w:ascii="Times New Roman" w:hAnsi="Times New Roman" w:cs="Times New Roman"/>
                <w:color w:val="auto"/>
                <w:sz w:val="24"/>
                <w:szCs w:val="24"/>
              </w:rPr>
              <w:t>5</w:t>
            </w:r>
            <w:r w:rsidR="00BD6CFD" w:rsidRPr="00BD6CFD">
              <w:rPr>
                <w:rFonts w:ascii="Times New Roman" w:hAnsi="Times New Roman" w:cs="Times New Roman"/>
                <w:sz w:val="24"/>
                <w:szCs w:val="24"/>
              </w:rPr>
              <w:t>–</w:t>
            </w:r>
            <w:r w:rsidRPr="00BD6CFD">
              <w:rPr>
                <w:rFonts w:ascii="Times New Roman" w:hAnsi="Times New Roman" w:cs="Times New Roman"/>
                <w:color w:val="auto"/>
                <w:sz w:val="24"/>
                <w:szCs w:val="24"/>
              </w:rPr>
              <w:t>8</w:t>
            </w:r>
          </w:p>
        </w:tc>
        <w:tc>
          <w:tcPr>
            <w:tcW w:w="2373" w:type="dxa"/>
            <w:shd w:val="clear" w:color="auto" w:fill="auto"/>
          </w:tcPr>
          <w:p w14:paraId="0968C89B" w14:textId="77777777" w:rsidR="00C770B9" w:rsidRPr="00BD6CFD" w:rsidRDefault="00C770B9" w:rsidP="00932913">
            <w:pPr>
              <w:pStyle w:val="6-"/>
              <w:ind w:right="57" w:firstLine="34"/>
              <w:jc w:val="center"/>
              <w:rPr>
                <w:rFonts w:ascii="Times New Roman" w:hAnsi="Times New Roman" w:cs="Times New Roman"/>
                <w:color w:val="auto"/>
                <w:sz w:val="24"/>
                <w:szCs w:val="24"/>
              </w:rPr>
            </w:pPr>
            <w:r w:rsidRPr="00BD6CFD">
              <w:rPr>
                <w:rFonts w:ascii="Times New Roman" w:hAnsi="Times New Roman" w:cs="Times New Roman"/>
                <w:color w:val="auto"/>
                <w:sz w:val="24"/>
                <w:szCs w:val="24"/>
              </w:rPr>
              <w:t>3</w:t>
            </w:r>
            <w:r w:rsidR="00BD6CFD" w:rsidRPr="00BD6CFD">
              <w:rPr>
                <w:rFonts w:ascii="Times New Roman" w:hAnsi="Times New Roman" w:cs="Times New Roman"/>
                <w:sz w:val="24"/>
                <w:szCs w:val="24"/>
              </w:rPr>
              <w:t>–</w:t>
            </w:r>
            <w:r w:rsidRPr="00BD6CFD">
              <w:rPr>
                <w:rFonts w:ascii="Times New Roman" w:hAnsi="Times New Roman" w:cs="Times New Roman"/>
                <w:color w:val="auto"/>
                <w:sz w:val="24"/>
                <w:szCs w:val="24"/>
              </w:rPr>
              <w:t>5</w:t>
            </w:r>
          </w:p>
        </w:tc>
      </w:tr>
      <w:tr w:rsidR="00C770B9" w:rsidRPr="002C074D" w14:paraId="25958D38" w14:textId="77777777" w:rsidTr="00BD6CFD">
        <w:tc>
          <w:tcPr>
            <w:tcW w:w="2944" w:type="dxa"/>
            <w:shd w:val="clear" w:color="auto" w:fill="auto"/>
          </w:tcPr>
          <w:p w14:paraId="438C8F1B" w14:textId="77777777" w:rsidR="00C770B9" w:rsidRPr="00BD6CFD" w:rsidRDefault="00C770B9" w:rsidP="00932913">
            <w:pPr>
              <w:pStyle w:val="6-"/>
              <w:ind w:right="57"/>
              <w:rPr>
                <w:rFonts w:ascii="Times New Roman" w:hAnsi="Times New Roman" w:cs="Times New Roman"/>
                <w:color w:val="auto"/>
                <w:sz w:val="24"/>
                <w:szCs w:val="24"/>
              </w:rPr>
            </w:pPr>
            <w:r w:rsidRPr="00BD6CFD">
              <w:rPr>
                <w:rFonts w:ascii="Times New Roman" w:hAnsi="Times New Roman" w:cs="Times New Roman"/>
                <w:color w:val="auto"/>
                <w:sz w:val="24"/>
                <w:szCs w:val="24"/>
              </w:rPr>
              <w:t>Интервал</w:t>
            </w:r>
            <w:r w:rsidR="00315FDC">
              <w:rPr>
                <w:rFonts w:ascii="Times New Roman" w:hAnsi="Times New Roman" w:cs="Times New Roman"/>
                <w:color w:val="auto"/>
                <w:sz w:val="24"/>
                <w:szCs w:val="24"/>
              </w:rPr>
              <w:t>, с</w:t>
            </w:r>
          </w:p>
        </w:tc>
        <w:tc>
          <w:tcPr>
            <w:tcW w:w="1984" w:type="dxa"/>
            <w:shd w:val="clear" w:color="auto" w:fill="auto"/>
          </w:tcPr>
          <w:p w14:paraId="025AD282" w14:textId="77777777" w:rsidR="00C770B9" w:rsidRPr="00BD6CFD" w:rsidRDefault="00C770B9" w:rsidP="00932913">
            <w:pPr>
              <w:pStyle w:val="6-"/>
              <w:ind w:right="57"/>
              <w:jc w:val="center"/>
              <w:rPr>
                <w:rFonts w:ascii="Times New Roman" w:hAnsi="Times New Roman" w:cs="Times New Roman"/>
                <w:color w:val="auto"/>
                <w:sz w:val="24"/>
                <w:szCs w:val="24"/>
              </w:rPr>
            </w:pPr>
            <w:r w:rsidRPr="00BD6CFD">
              <w:rPr>
                <w:rFonts w:ascii="Times New Roman" w:hAnsi="Times New Roman" w:cs="Times New Roman"/>
                <w:color w:val="auto"/>
                <w:sz w:val="24"/>
                <w:szCs w:val="24"/>
                <w:lang w:val="en-US"/>
              </w:rPr>
              <w:t>&lt;</w:t>
            </w:r>
            <w:r w:rsidR="00BD6CFD">
              <w:rPr>
                <w:rFonts w:ascii="Times New Roman" w:hAnsi="Times New Roman" w:cs="Times New Roman"/>
                <w:color w:val="auto"/>
                <w:sz w:val="24"/>
                <w:szCs w:val="24"/>
              </w:rPr>
              <w:t xml:space="preserve"> </w:t>
            </w:r>
            <w:r w:rsidRPr="00BD6CFD">
              <w:rPr>
                <w:rFonts w:ascii="Times New Roman" w:hAnsi="Times New Roman" w:cs="Times New Roman"/>
                <w:color w:val="auto"/>
                <w:sz w:val="24"/>
                <w:szCs w:val="24"/>
              </w:rPr>
              <w:t>60</w:t>
            </w:r>
          </w:p>
        </w:tc>
        <w:tc>
          <w:tcPr>
            <w:tcW w:w="1985" w:type="dxa"/>
            <w:shd w:val="clear" w:color="auto" w:fill="auto"/>
          </w:tcPr>
          <w:p w14:paraId="714A7494" w14:textId="77777777" w:rsidR="00C770B9" w:rsidRPr="00BD6CFD" w:rsidRDefault="00C770B9" w:rsidP="00932913">
            <w:pPr>
              <w:pStyle w:val="6-"/>
              <w:ind w:right="57" w:firstLine="34"/>
              <w:jc w:val="center"/>
              <w:rPr>
                <w:rFonts w:ascii="Times New Roman" w:hAnsi="Times New Roman" w:cs="Times New Roman"/>
                <w:color w:val="auto"/>
                <w:sz w:val="24"/>
                <w:szCs w:val="24"/>
              </w:rPr>
            </w:pPr>
            <w:r w:rsidRPr="00BD6CFD">
              <w:rPr>
                <w:rFonts w:ascii="Times New Roman" w:hAnsi="Times New Roman" w:cs="Times New Roman"/>
                <w:color w:val="auto"/>
                <w:sz w:val="24"/>
                <w:szCs w:val="24"/>
              </w:rPr>
              <w:t>60</w:t>
            </w:r>
            <w:r w:rsidR="00BD6CFD" w:rsidRPr="00BD6CFD">
              <w:rPr>
                <w:rFonts w:ascii="Times New Roman" w:hAnsi="Times New Roman" w:cs="Times New Roman"/>
                <w:sz w:val="24"/>
                <w:szCs w:val="24"/>
              </w:rPr>
              <w:t>–</w:t>
            </w:r>
            <w:r w:rsidRPr="00BD6CFD">
              <w:rPr>
                <w:rFonts w:ascii="Times New Roman" w:hAnsi="Times New Roman" w:cs="Times New Roman"/>
                <w:color w:val="auto"/>
                <w:sz w:val="24"/>
                <w:szCs w:val="24"/>
              </w:rPr>
              <w:t>80</w:t>
            </w:r>
          </w:p>
        </w:tc>
        <w:tc>
          <w:tcPr>
            <w:tcW w:w="2373" w:type="dxa"/>
            <w:shd w:val="clear" w:color="auto" w:fill="auto"/>
          </w:tcPr>
          <w:p w14:paraId="50674A2D" w14:textId="77777777" w:rsidR="00C770B9" w:rsidRPr="00BD6CFD" w:rsidRDefault="00C770B9" w:rsidP="00932913">
            <w:pPr>
              <w:pStyle w:val="6-"/>
              <w:ind w:right="57" w:firstLine="34"/>
              <w:jc w:val="center"/>
              <w:rPr>
                <w:rFonts w:ascii="Times New Roman" w:hAnsi="Times New Roman" w:cs="Times New Roman"/>
                <w:color w:val="auto"/>
                <w:sz w:val="24"/>
                <w:szCs w:val="24"/>
              </w:rPr>
            </w:pPr>
            <w:r w:rsidRPr="00BD6CFD">
              <w:rPr>
                <w:rFonts w:ascii="Times New Roman" w:hAnsi="Times New Roman" w:cs="Times New Roman"/>
                <w:color w:val="auto"/>
                <w:sz w:val="24"/>
                <w:szCs w:val="24"/>
              </w:rPr>
              <w:t>80</w:t>
            </w:r>
            <w:r w:rsidR="00BD6CFD" w:rsidRPr="00BD6CFD">
              <w:rPr>
                <w:rFonts w:ascii="Times New Roman" w:hAnsi="Times New Roman" w:cs="Times New Roman"/>
                <w:sz w:val="24"/>
                <w:szCs w:val="24"/>
              </w:rPr>
              <w:t>–</w:t>
            </w:r>
            <w:r w:rsidRPr="00BD6CFD">
              <w:rPr>
                <w:rFonts w:ascii="Times New Roman" w:hAnsi="Times New Roman" w:cs="Times New Roman"/>
                <w:color w:val="auto"/>
                <w:sz w:val="24"/>
                <w:szCs w:val="24"/>
              </w:rPr>
              <w:t>100</w:t>
            </w:r>
          </w:p>
        </w:tc>
      </w:tr>
      <w:tr w:rsidR="00C770B9" w:rsidRPr="002C074D" w14:paraId="3713FCCA" w14:textId="77777777">
        <w:tc>
          <w:tcPr>
            <w:tcW w:w="9286" w:type="dxa"/>
            <w:gridSpan w:val="4"/>
            <w:shd w:val="clear" w:color="auto" w:fill="auto"/>
          </w:tcPr>
          <w:p w14:paraId="75577442" w14:textId="77777777" w:rsidR="00C770B9" w:rsidRPr="00BD6CFD" w:rsidRDefault="00C770B9" w:rsidP="00932913">
            <w:pPr>
              <w:pStyle w:val="af0"/>
              <w:tabs>
                <w:tab w:val="left" w:pos="1276"/>
              </w:tabs>
              <w:spacing w:after="0"/>
              <w:jc w:val="center"/>
              <w:rPr>
                <w:lang w:val="ru-RU" w:eastAsia="ru-RU"/>
              </w:rPr>
            </w:pPr>
            <w:r w:rsidRPr="00BD6CFD">
              <w:rPr>
                <w:lang w:val="ru-RU" w:eastAsia="ru-RU"/>
              </w:rPr>
              <w:t>Гостиницы</w:t>
            </w:r>
          </w:p>
        </w:tc>
      </w:tr>
      <w:tr w:rsidR="00C770B9" w:rsidRPr="002C074D" w14:paraId="58166D2E" w14:textId="77777777" w:rsidTr="00BD6CFD">
        <w:tc>
          <w:tcPr>
            <w:tcW w:w="2944" w:type="dxa"/>
            <w:shd w:val="clear" w:color="auto" w:fill="auto"/>
          </w:tcPr>
          <w:p w14:paraId="14D5B21E" w14:textId="77777777" w:rsidR="00C770B9" w:rsidRPr="00350713" w:rsidRDefault="00C770B9" w:rsidP="00932913">
            <w:pPr>
              <w:pStyle w:val="6-"/>
              <w:ind w:right="57"/>
              <w:rPr>
                <w:rFonts w:ascii="Times New Roman" w:hAnsi="Times New Roman" w:cs="Times New Roman"/>
                <w:color w:val="auto"/>
                <w:spacing w:val="-10"/>
                <w:sz w:val="24"/>
                <w:szCs w:val="24"/>
              </w:rPr>
            </w:pPr>
            <w:r w:rsidRPr="00350713">
              <w:rPr>
                <w:rFonts w:ascii="Times New Roman" w:hAnsi="Times New Roman" w:cs="Times New Roman"/>
                <w:color w:val="auto"/>
                <w:spacing w:val="-10"/>
                <w:sz w:val="24"/>
                <w:szCs w:val="24"/>
              </w:rPr>
              <w:t>Провозная способность</w:t>
            </w:r>
            <w:r w:rsidR="00315FDC" w:rsidRPr="00350713">
              <w:rPr>
                <w:rFonts w:ascii="Times New Roman" w:hAnsi="Times New Roman" w:cs="Times New Roman"/>
                <w:color w:val="auto"/>
                <w:spacing w:val="-10"/>
                <w:sz w:val="24"/>
                <w:szCs w:val="24"/>
              </w:rPr>
              <w:t>, %</w:t>
            </w:r>
          </w:p>
        </w:tc>
        <w:tc>
          <w:tcPr>
            <w:tcW w:w="1984" w:type="dxa"/>
            <w:shd w:val="clear" w:color="auto" w:fill="auto"/>
          </w:tcPr>
          <w:p w14:paraId="651EEF7B" w14:textId="77777777" w:rsidR="00C770B9" w:rsidRPr="00BD6CFD" w:rsidRDefault="00C770B9" w:rsidP="00932913">
            <w:pPr>
              <w:pStyle w:val="6-"/>
              <w:ind w:right="57"/>
              <w:jc w:val="center"/>
              <w:rPr>
                <w:rFonts w:ascii="Times New Roman" w:hAnsi="Times New Roman" w:cs="Times New Roman"/>
                <w:color w:val="auto"/>
                <w:sz w:val="24"/>
                <w:szCs w:val="24"/>
                <w:lang w:val="en-US"/>
              </w:rPr>
            </w:pPr>
            <w:r w:rsidRPr="00BD6CFD">
              <w:rPr>
                <w:rFonts w:ascii="Times New Roman" w:hAnsi="Times New Roman" w:cs="Times New Roman"/>
                <w:color w:val="auto"/>
                <w:sz w:val="24"/>
                <w:szCs w:val="24"/>
                <w:lang w:val="en-US"/>
              </w:rPr>
              <w:t>&gt;</w:t>
            </w:r>
            <w:r w:rsidR="00BD6CFD">
              <w:rPr>
                <w:rFonts w:ascii="Times New Roman" w:hAnsi="Times New Roman" w:cs="Times New Roman"/>
                <w:color w:val="auto"/>
                <w:sz w:val="24"/>
                <w:szCs w:val="24"/>
              </w:rPr>
              <w:t xml:space="preserve"> </w:t>
            </w:r>
            <w:r w:rsidRPr="00BD6CFD">
              <w:rPr>
                <w:rFonts w:ascii="Times New Roman" w:hAnsi="Times New Roman" w:cs="Times New Roman"/>
                <w:color w:val="auto"/>
                <w:sz w:val="24"/>
                <w:szCs w:val="24"/>
                <w:lang w:val="en-US"/>
              </w:rPr>
              <w:t>17</w:t>
            </w:r>
          </w:p>
        </w:tc>
        <w:tc>
          <w:tcPr>
            <w:tcW w:w="1985" w:type="dxa"/>
            <w:shd w:val="clear" w:color="auto" w:fill="auto"/>
          </w:tcPr>
          <w:p w14:paraId="6ED61F91" w14:textId="77777777" w:rsidR="00C770B9" w:rsidRPr="00BD6CFD" w:rsidRDefault="00C770B9" w:rsidP="00932913">
            <w:pPr>
              <w:pStyle w:val="6-"/>
              <w:ind w:right="57" w:firstLine="34"/>
              <w:jc w:val="center"/>
              <w:rPr>
                <w:rFonts w:ascii="Times New Roman" w:hAnsi="Times New Roman" w:cs="Times New Roman"/>
                <w:color w:val="auto"/>
                <w:sz w:val="24"/>
                <w:szCs w:val="24"/>
              </w:rPr>
            </w:pPr>
            <w:r w:rsidRPr="00BD6CFD">
              <w:rPr>
                <w:rFonts w:ascii="Times New Roman" w:hAnsi="Times New Roman" w:cs="Times New Roman"/>
                <w:color w:val="auto"/>
                <w:sz w:val="24"/>
                <w:szCs w:val="24"/>
              </w:rPr>
              <w:t>12</w:t>
            </w:r>
            <w:r w:rsidR="00BD6CFD" w:rsidRPr="00BD6CFD">
              <w:rPr>
                <w:rFonts w:ascii="Times New Roman" w:hAnsi="Times New Roman" w:cs="Times New Roman"/>
                <w:sz w:val="24"/>
                <w:szCs w:val="24"/>
              </w:rPr>
              <w:t>–</w:t>
            </w:r>
            <w:r w:rsidRPr="00BD6CFD">
              <w:rPr>
                <w:rFonts w:ascii="Times New Roman" w:hAnsi="Times New Roman" w:cs="Times New Roman"/>
                <w:color w:val="auto"/>
                <w:sz w:val="24"/>
                <w:szCs w:val="24"/>
              </w:rPr>
              <w:t>17</w:t>
            </w:r>
          </w:p>
        </w:tc>
        <w:tc>
          <w:tcPr>
            <w:tcW w:w="2373" w:type="dxa"/>
            <w:shd w:val="clear" w:color="auto" w:fill="auto"/>
          </w:tcPr>
          <w:p w14:paraId="2785EE5F" w14:textId="77777777" w:rsidR="00C770B9" w:rsidRPr="00BD6CFD" w:rsidRDefault="00C770B9" w:rsidP="00932913">
            <w:pPr>
              <w:pStyle w:val="6-"/>
              <w:ind w:right="57" w:firstLine="34"/>
              <w:jc w:val="center"/>
              <w:rPr>
                <w:rFonts w:ascii="Times New Roman" w:hAnsi="Times New Roman" w:cs="Times New Roman"/>
                <w:color w:val="auto"/>
                <w:sz w:val="24"/>
                <w:szCs w:val="24"/>
              </w:rPr>
            </w:pPr>
            <w:r w:rsidRPr="00BD6CFD">
              <w:rPr>
                <w:rFonts w:ascii="Times New Roman" w:hAnsi="Times New Roman" w:cs="Times New Roman"/>
                <w:color w:val="auto"/>
                <w:sz w:val="24"/>
                <w:szCs w:val="24"/>
                <w:lang w:val="en-US"/>
              </w:rPr>
              <w:t>9</w:t>
            </w:r>
            <w:r w:rsidR="00BD6CFD" w:rsidRPr="00BD6CFD">
              <w:rPr>
                <w:rFonts w:ascii="Times New Roman" w:hAnsi="Times New Roman" w:cs="Times New Roman"/>
                <w:sz w:val="24"/>
                <w:szCs w:val="24"/>
              </w:rPr>
              <w:t>–</w:t>
            </w:r>
            <w:r w:rsidRPr="00BD6CFD">
              <w:rPr>
                <w:rFonts w:ascii="Times New Roman" w:hAnsi="Times New Roman" w:cs="Times New Roman"/>
                <w:color w:val="auto"/>
                <w:sz w:val="24"/>
                <w:szCs w:val="24"/>
                <w:lang w:val="en-US"/>
              </w:rPr>
              <w:t>12</w:t>
            </w:r>
          </w:p>
        </w:tc>
      </w:tr>
      <w:tr w:rsidR="00C770B9" w:rsidRPr="002C074D" w14:paraId="00968D03" w14:textId="77777777" w:rsidTr="00BD6CFD">
        <w:tc>
          <w:tcPr>
            <w:tcW w:w="2944" w:type="dxa"/>
            <w:shd w:val="clear" w:color="auto" w:fill="auto"/>
          </w:tcPr>
          <w:p w14:paraId="6F67602A" w14:textId="77777777" w:rsidR="00C770B9" w:rsidRPr="00BD6CFD" w:rsidRDefault="00C770B9" w:rsidP="00932913">
            <w:pPr>
              <w:pStyle w:val="6-"/>
              <w:ind w:right="57"/>
              <w:rPr>
                <w:rFonts w:ascii="Times New Roman" w:hAnsi="Times New Roman" w:cs="Times New Roman"/>
                <w:color w:val="auto"/>
                <w:sz w:val="24"/>
                <w:szCs w:val="24"/>
              </w:rPr>
            </w:pPr>
            <w:r w:rsidRPr="00BD6CFD">
              <w:rPr>
                <w:rFonts w:ascii="Times New Roman" w:hAnsi="Times New Roman" w:cs="Times New Roman"/>
                <w:color w:val="auto"/>
                <w:sz w:val="24"/>
                <w:szCs w:val="24"/>
              </w:rPr>
              <w:lastRenderedPageBreak/>
              <w:t>Интервал</w:t>
            </w:r>
            <w:r w:rsidR="00315FDC">
              <w:rPr>
                <w:rFonts w:ascii="Times New Roman" w:hAnsi="Times New Roman" w:cs="Times New Roman"/>
                <w:color w:val="auto"/>
                <w:sz w:val="24"/>
                <w:szCs w:val="24"/>
              </w:rPr>
              <w:t>, с</w:t>
            </w:r>
          </w:p>
        </w:tc>
        <w:tc>
          <w:tcPr>
            <w:tcW w:w="1984" w:type="dxa"/>
            <w:shd w:val="clear" w:color="auto" w:fill="auto"/>
          </w:tcPr>
          <w:p w14:paraId="6BE11F05" w14:textId="77777777" w:rsidR="00C770B9" w:rsidRPr="00BD6CFD" w:rsidRDefault="00C770B9" w:rsidP="00932913">
            <w:pPr>
              <w:pStyle w:val="6-"/>
              <w:ind w:right="57"/>
              <w:jc w:val="center"/>
              <w:rPr>
                <w:rFonts w:ascii="Times New Roman" w:hAnsi="Times New Roman" w:cs="Times New Roman"/>
                <w:color w:val="auto"/>
                <w:sz w:val="24"/>
                <w:szCs w:val="24"/>
              </w:rPr>
            </w:pPr>
            <w:r w:rsidRPr="00BD6CFD">
              <w:rPr>
                <w:rFonts w:ascii="Times New Roman" w:hAnsi="Times New Roman" w:cs="Times New Roman"/>
                <w:color w:val="auto"/>
                <w:sz w:val="24"/>
                <w:szCs w:val="24"/>
                <w:lang w:val="en-US"/>
              </w:rPr>
              <w:t>&lt;</w:t>
            </w:r>
            <w:r w:rsidR="00BD6CFD">
              <w:rPr>
                <w:rFonts w:ascii="Times New Roman" w:hAnsi="Times New Roman" w:cs="Times New Roman"/>
                <w:color w:val="auto"/>
                <w:sz w:val="24"/>
                <w:szCs w:val="24"/>
              </w:rPr>
              <w:t xml:space="preserve"> </w:t>
            </w:r>
            <w:r w:rsidRPr="00BD6CFD">
              <w:rPr>
                <w:rFonts w:ascii="Times New Roman" w:hAnsi="Times New Roman" w:cs="Times New Roman"/>
                <w:color w:val="auto"/>
                <w:sz w:val="24"/>
                <w:szCs w:val="24"/>
              </w:rPr>
              <w:t>40</w:t>
            </w:r>
          </w:p>
        </w:tc>
        <w:tc>
          <w:tcPr>
            <w:tcW w:w="1985" w:type="dxa"/>
            <w:shd w:val="clear" w:color="auto" w:fill="auto"/>
          </w:tcPr>
          <w:p w14:paraId="366FF515" w14:textId="77777777" w:rsidR="00C770B9" w:rsidRPr="00BD6CFD" w:rsidRDefault="00C770B9" w:rsidP="00932913">
            <w:pPr>
              <w:pStyle w:val="6-"/>
              <w:ind w:right="57" w:firstLine="34"/>
              <w:jc w:val="center"/>
              <w:rPr>
                <w:rFonts w:ascii="Times New Roman" w:hAnsi="Times New Roman" w:cs="Times New Roman"/>
                <w:color w:val="auto"/>
                <w:sz w:val="24"/>
                <w:szCs w:val="24"/>
              </w:rPr>
            </w:pPr>
            <w:r w:rsidRPr="00BD6CFD">
              <w:rPr>
                <w:rFonts w:ascii="Times New Roman" w:hAnsi="Times New Roman" w:cs="Times New Roman"/>
                <w:color w:val="auto"/>
                <w:sz w:val="24"/>
                <w:szCs w:val="24"/>
              </w:rPr>
              <w:t>40</w:t>
            </w:r>
            <w:r w:rsidR="00BD6CFD" w:rsidRPr="00BD6CFD">
              <w:rPr>
                <w:rFonts w:ascii="Times New Roman" w:hAnsi="Times New Roman" w:cs="Times New Roman"/>
                <w:sz w:val="24"/>
                <w:szCs w:val="24"/>
              </w:rPr>
              <w:t>–</w:t>
            </w:r>
            <w:r w:rsidRPr="00BD6CFD">
              <w:rPr>
                <w:rFonts w:ascii="Times New Roman" w:hAnsi="Times New Roman" w:cs="Times New Roman"/>
                <w:color w:val="auto"/>
                <w:sz w:val="24"/>
                <w:szCs w:val="24"/>
              </w:rPr>
              <w:t>50</w:t>
            </w:r>
          </w:p>
        </w:tc>
        <w:tc>
          <w:tcPr>
            <w:tcW w:w="2373" w:type="dxa"/>
            <w:shd w:val="clear" w:color="auto" w:fill="auto"/>
          </w:tcPr>
          <w:p w14:paraId="001A009F" w14:textId="77777777" w:rsidR="00C770B9" w:rsidRPr="00BD6CFD" w:rsidRDefault="00C770B9" w:rsidP="00932913">
            <w:pPr>
              <w:pStyle w:val="6-"/>
              <w:ind w:right="57" w:firstLine="34"/>
              <w:jc w:val="center"/>
              <w:rPr>
                <w:rFonts w:ascii="Times New Roman" w:hAnsi="Times New Roman" w:cs="Times New Roman"/>
                <w:color w:val="auto"/>
                <w:sz w:val="24"/>
                <w:szCs w:val="24"/>
              </w:rPr>
            </w:pPr>
            <w:r w:rsidRPr="00BD6CFD">
              <w:rPr>
                <w:rFonts w:ascii="Times New Roman" w:hAnsi="Times New Roman" w:cs="Times New Roman"/>
                <w:color w:val="auto"/>
                <w:sz w:val="24"/>
                <w:szCs w:val="24"/>
              </w:rPr>
              <w:t>50</w:t>
            </w:r>
            <w:r w:rsidR="00BD6CFD" w:rsidRPr="00BD6CFD">
              <w:rPr>
                <w:rFonts w:ascii="Times New Roman" w:hAnsi="Times New Roman" w:cs="Times New Roman"/>
                <w:sz w:val="24"/>
                <w:szCs w:val="24"/>
              </w:rPr>
              <w:t>–</w:t>
            </w:r>
            <w:r w:rsidRPr="00BD6CFD">
              <w:rPr>
                <w:rFonts w:ascii="Times New Roman" w:hAnsi="Times New Roman" w:cs="Times New Roman"/>
                <w:color w:val="auto"/>
                <w:sz w:val="24"/>
                <w:szCs w:val="24"/>
              </w:rPr>
              <w:t>60</w:t>
            </w:r>
          </w:p>
        </w:tc>
      </w:tr>
    </w:tbl>
    <w:p w14:paraId="2AAC56E1" w14:textId="77777777" w:rsidR="00C770B9" w:rsidRPr="00BD6CFD" w:rsidRDefault="00C770B9" w:rsidP="00932913">
      <w:pPr>
        <w:pStyle w:val="aff1"/>
        <w:ind w:firstLine="567"/>
        <w:jc w:val="both"/>
        <w:rPr>
          <w:sz w:val="28"/>
          <w:szCs w:val="28"/>
        </w:rPr>
      </w:pPr>
    </w:p>
    <w:p w14:paraId="46281018" w14:textId="77777777" w:rsidR="00C770B9" w:rsidRPr="001052C1" w:rsidRDefault="00BD6CFD" w:rsidP="00932913">
      <w:pPr>
        <w:pStyle w:val="aff1"/>
        <w:ind w:firstLine="567"/>
        <w:jc w:val="both"/>
        <w:rPr>
          <w:b/>
          <w:sz w:val="28"/>
          <w:szCs w:val="28"/>
        </w:rPr>
      </w:pPr>
      <w:bookmarkStart w:id="95" w:name="_Toc445801028"/>
      <w:r w:rsidRPr="001052C1">
        <w:rPr>
          <w:b/>
          <w:sz w:val="28"/>
          <w:szCs w:val="28"/>
        </w:rPr>
        <w:t xml:space="preserve">Д.5 </w:t>
      </w:r>
      <w:r w:rsidR="00C770B9" w:rsidRPr="001052C1">
        <w:rPr>
          <w:b/>
          <w:sz w:val="28"/>
          <w:szCs w:val="28"/>
        </w:rPr>
        <w:t>Расчетная заселенность</w:t>
      </w:r>
      <w:bookmarkEnd w:id="95"/>
    </w:p>
    <w:p w14:paraId="09FE4F39" w14:textId="77777777" w:rsidR="00C770B9" w:rsidRPr="00BD6CFD" w:rsidRDefault="00BD6CFD" w:rsidP="00932913">
      <w:pPr>
        <w:pStyle w:val="aff1"/>
        <w:ind w:firstLine="567"/>
        <w:jc w:val="both"/>
        <w:rPr>
          <w:sz w:val="28"/>
          <w:szCs w:val="28"/>
        </w:rPr>
      </w:pPr>
      <w:r>
        <w:rPr>
          <w:sz w:val="28"/>
          <w:szCs w:val="28"/>
        </w:rPr>
        <w:t>Д.5.1</w:t>
      </w:r>
      <w:r w:rsidR="00C770B9" w:rsidRPr="00BD6CFD">
        <w:rPr>
          <w:sz w:val="28"/>
          <w:szCs w:val="28"/>
        </w:rPr>
        <w:t xml:space="preserve"> Расчетная заселенность зданий принимается в зависимости от площади помещений здания, вида и категории их использования.</w:t>
      </w:r>
    </w:p>
    <w:p w14:paraId="7C3203C3" w14:textId="77777777" w:rsidR="00C770B9" w:rsidRPr="00BD6CFD" w:rsidRDefault="00BD6CFD" w:rsidP="00932913">
      <w:pPr>
        <w:pStyle w:val="aff1"/>
        <w:ind w:firstLine="567"/>
        <w:jc w:val="both"/>
        <w:rPr>
          <w:sz w:val="28"/>
          <w:szCs w:val="28"/>
        </w:rPr>
      </w:pPr>
      <w:r>
        <w:rPr>
          <w:sz w:val="28"/>
          <w:szCs w:val="28"/>
        </w:rPr>
        <w:t xml:space="preserve">Д.5.2 </w:t>
      </w:r>
      <w:r w:rsidR="00C770B9" w:rsidRPr="00BD6CFD">
        <w:rPr>
          <w:sz w:val="28"/>
          <w:szCs w:val="28"/>
        </w:rPr>
        <w:t>Расчетная заселенность здания для расчета вертикального транспорта принимается одинаковой с расчетным количеством людей в здании для расчетов инженерных систем, нормируемых площадок благоустройства, транспортного обслуживания объекта по нормативам градостроительного проектирования, технологическим нормативам и заданию на проектирование.</w:t>
      </w:r>
    </w:p>
    <w:p w14:paraId="25C749AD" w14:textId="77777777" w:rsidR="00C770B9" w:rsidRPr="00687CB7" w:rsidRDefault="00BD6CFD" w:rsidP="00932913">
      <w:pPr>
        <w:pStyle w:val="aff1"/>
        <w:ind w:firstLine="567"/>
        <w:jc w:val="both"/>
        <w:rPr>
          <w:b/>
          <w:sz w:val="28"/>
          <w:szCs w:val="28"/>
        </w:rPr>
      </w:pPr>
      <w:bookmarkStart w:id="96" w:name="_Toc445801029"/>
      <w:r w:rsidRPr="00687CB7">
        <w:rPr>
          <w:b/>
          <w:sz w:val="28"/>
          <w:szCs w:val="28"/>
        </w:rPr>
        <w:t xml:space="preserve">Д.6 </w:t>
      </w:r>
      <w:r w:rsidR="00C770B9" w:rsidRPr="00687CB7">
        <w:rPr>
          <w:b/>
          <w:sz w:val="28"/>
          <w:szCs w:val="28"/>
        </w:rPr>
        <w:t>Спрос на перевозки</w:t>
      </w:r>
      <w:bookmarkEnd w:id="96"/>
    </w:p>
    <w:p w14:paraId="77441B8B" w14:textId="77777777" w:rsidR="00C770B9" w:rsidRPr="00BD6CFD" w:rsidRDefault="00BD6CFD" w:rsidP="00932913">
      <w:pPr>
        <w:pStyle w:val="aff1"/>
        <w:ind w:firstLine="567"/>
        <w:jc w:val="both"/>
        <w:rPr>
          <w:sz w:val="28"/>
          <w:szCs w:val="28"/>
        </w:rPr>
      </w:pPr>
      <w:r>
        <w:rPr>
          <w:sz w:val="28"/>
          <w:szCs w:val="28"/>
        </w:rPr>
        <w:t xml:space="preserve">Д.6.1 </w:t>
      </w:r>
      <w:r w:rsidR="00C770B9" w:rsidRPr="00BD6CFD">
        <w:rPr>
          <w:sz w:val="28"/>
          <w:szCs w:val="28"/>
        </w:rPr>
        <w:t>Спрос на перевозки в различные периоды времени определяется на основании измерения и обобщения спроса в рассматриваемом здании, а для проектируемых зданий и комплексов – на основании измерения и обобщения спроса в аналогичных зданиях или по справочным данным.</w:t>
      </w:r>
    </w:p>
    <w:p w14:paraId="0AE1965D" w14:textId="77777777" w:rsidR="00C770B9" w:rsidRPr="00BD6CFD" w:rsidRDefault="00BD6CFD" w:rsidP="00932913">
      <w:pPr>
        <w:pStyle w:val="aff1"/>
        <w:ind w:firstLine="567"/>
        <w:jc w:val="both"/>
        <w:rPr>
          <w:sz w:val="28"/>
          <w:szCs w:val="28"/>
        </w:rPr>
      </w:pPr>
      <w:r>
        <w:rPr>
          <w:sz w:val="28"/>
          <w:szCs w:val="28"/>
        </w:rPr>
        <w:t xml:space="preserve">Д.6.2 </w:t>
      </w:r>
      <w:r w:rsidR="00C770B9" w:rsidRPr="00BD6CFD">
        <w:rPr>
          <w:sz w:val="28"/>
          <w:szCs w:val="28"/>
        </w:rPr>
        <w:t>Спрос на перевозки для моделирования</w:t>
      </w:r>
      <w:r w:rsidR="00177F5C" w:rsidRPr="00BD6CFD">
        <w:rPr>
          <w:sz w:val="28"/>
          <w:szCs w:val="28"/>
        </w:rPr>
        <w:t>,</w:t>
      </w:r>
      <w:r w:rsidR="00C770B9" w:rsidRPr="00BD6CFD">
        <w:rPr>
          <w:sz w:val="28"/>
          <w:szCs w:val="28"/>
        </w:rPr>
        <w:t xml:space="preserve"> как правило</w:t>
      </w:r>
      <w:r w:rsidR="00177F5C" w:rsidRPr="00BD6CFD">
        <w:rPr>
          <w:sz w:val="28"/>
          <w:szCs w:val="28"/>
        </w:rPr>
        <w:t>,</w:t>
      </w:r>
      <w:r w:rsidR="00C770B9" w:rsidRPr="00BD6CFD">
        <w:rPr>
          <w:sz w:val="28"/>
          <w:szCs w:val="28"/>
        </w:rPr>
        <w:t xml:space="preserve"> приводится в виде шаблонов. </w:t>
      </w:r>
    </w:p>
    <w:p w14:paraId="0B5232CC" w14:textId="77777777" w:rsidR="00C770B9" w:rsidRPr="00BD6CFD" w:rsidRDefault="00BD6CFD" w:rsidP="00932913">
      <w:pPr>
        <w:pStyle w:val="aff1"/>
        <w:ind w:firstLine="567"/>
        <w:jc w:val="both"/>
        <w:rPr>
          <w:sz w:val="28"/>
          <w:szCs w:val="28"/>
        </w:rPr>
      </w:pPr>
      <w:r>
        <w:rPr>
          <w:sz w:val="28"/>
          <w:szCs w:val="28"/>
        </w:rPr>
        <w:t xml:space="preserve">Д.6.2.1 </w:t>
      </w:r>
      <w:r w:rsidR="00C770B9" w:rsidRPr="00BD6CFD">
        <w:rPr>
          <w:sz w:val="28"/>
          <w:szCs w:val="28"/>
        </w:rPr>
        <w:t xml:space="preserve">На рисунке </w:t>
      </w:r>
      <w:r w:rsidR="000871B4" w:rsidRPr="00BD6CFD">
        <w:rPr>
          <w:sz w:val="28"/>
          <w:szCs w:val="28"/>
        </w:rPr>
        <w:t>Д</w:t>
      </w:r>
      <w:r w:rsidR="00177F5C" w:rsidRPr="00BD6CFD">
        <w:rPr>
          <w:sz w:val="28"/>
          <w:szCs w:val="28"/>
        </w:rPr>
        <w:t xml:space="preserve">.1 и </w:t>
      </w:r>
      <w:r w:rsidR="00687CB7">
        <w:rPr>
          <w:sz w:val="28"/>
          <w:szCs w:val="28"/>
        </w:rPr>
        <w:t xml:space="preserve">в </w:t>
      </w:r>
      <w:r w:rsidR="00177F5C" w:rsidRPr="00BD6CFD">
        <w:rPr>
          <w:sz w:val="28"/>
          <w:szCs w:val="28"/>
        </w:rPr>
        <w:t xml:space="preserve">таблице </w:t>
      </w:r>
      <w:r w:rsidR="000871B4" w:rsidRPr="00BD6CFD">
        <w:rPr>
          <w:sz w:val="28"/>
          <w:szCs w:val="28"/>
        </w:rPr>
        <w:t>Д</w:t>
      </w:r>
      <w:r w:rsidR="00177F5C" w:rsidRPr="00BD6CFD">
        <w:rPr>
          <w:sz w:val="28"/>
          <w:szCs w:val="28"/>
        </w:rPr>
        <w:t>.2 ото</w:t>
      </w:r>
      <w:r w:rsidR="00C770B9" w:rsidRPr="00BD6CFD">
        <w:rPr>
          <w:sz w:val="28"/>
          <w:szCs w:val="28"/>
        </w:rPr>
        <w:t xml:space="preserve">бражена распространенная схема движения людей в лифте офисного здания через основной посадочный этаж. Она демонстрирует </w:t>
      </w:r>
      <w:r>
        <w:rPr>
          <w:sz w:val="28"/>
          <w:szCs w:val="28"/>
        </w:rPr>
        <w:t>число</w:t>
      </w:r>
      <w:r w:rsidR="00C770B9" w:rsidRPr="00BD6CFD">
        <w:rPr>
          <w:sz w:val="28"/>
          <w:szCs w:val="28"/>
        </w:rPr>
        <w:t xml:space="preserve"> вызовов по направлению вверх и вниз, зарегистрированных в течение рабочего дня.</w:t>
      </w:r>
    </w:p>
    <w:p w14:paraId="6B737ABF" w14:textId="77777777" w:rsidR="00C770B9" w:rsidRPr="00BD6CFD" w:rsidRDefault="00C770B9" w:rsidP="00932913">
      <w:pPr>
        <w:pStyle w:val="aff1"/>
        <w:ind w:firstLine="567"/>
        <w:jc w:val="both"/>
        <w:rPr>
          <w:sz w:val="28"/>
          <w:szCs w:val="28"/>
        </w:rPr>
      </w:pPr>
    </w:p>
    <w:p w14:paraId="4838EBE5" w14:textId="77777777" w:rsidR="00C770B9" w:rsidRPr="002C074D" w:rsidRDefault="005E6F23" w:rsidP="00932913">
      <w:pPr>
        <w:ind w:right="57"/>
        <w:jc w:val="center"/>
        <w:rPr>
          <w:noProof/>
        </w:rPr>
      </w:pPr>
      <w:r w:rsidRPr="002C074D">
        <w:rPr>
          <w:noProof/>
        </w:rPr>
        <w:drawing>
          <wp:inline distT="0" distB="0" distL="0" distR="0" wp14:anchorId="03DB9B17" wp14:editId="1AD96D31">
            <wp:extent cx="3246120" cy="2415540"/>
            <wp:effectExtent l="0" t="0" r="0" b="3810"/>
            <wp:docPr id="30" name="Рисунок 4"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 descr="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246120" cy="2415540"/>
                    </a:xfrm>
                    <a:prstGeom prst="rect">
                      <a:avLst/>
                    </a:prstGeom>
                    <a:noFill/>
                    <a:ln>
                      <a:noFill/>
                    </a:ln>
                  </pic:spPr>
                </pic:pic>
              </a:graphicData>
            </a:graphic>
          </wp:inline>
        </w:drawing>
      </w:r>
    </w:p>
    <w:p w14:paraId="4ABE896E" w14:textId="77777777" w:rsidR="00C770B9" w:rsidRPr="002C074D" w:rsidRDefault="00C770B9" w:rsidP="00932913">
      <w:pPr>
        <w:ind w:right="57"/>
        <w:jc w:val="center"/>
      </w:pPr>
    </w:p>
    <w:p w14:paraId="0AAB279E" w14:textId="77777777" w:rsidR="008B0DBD" w:rsidRPr="00FC6978" w:rsidRDefault="00177F5C" w:rsidP="00932913">
      <w:pPr>
        <w:pStyle w:val="aff1"/>
        <w:jc w:val="center"/>
        <w:rPr>
          <w:b/>
          <w:sz w:val="24"/>
          <w:szCs w:val="24"/>
        </w:rPr>
      </w:pPr>
      <w:r w:rsidRPr="00FC6978">
        <w:rPr>
          <w:b/>
          <w:i/>
          <w:sz w:val="24"/>
          <w:szCs w:val="24"/>
        </w:rPr>
        <w:t>Рисун</w:t>
      </w:r>
      <w:r w:rsidR="00E86E61" w:rsidRPr="00FC6978">
        <w:rPr>
          <w:b/>
          <w:i/>
          <w:sz w:val="24"/>
          <w:szCs w:val="24"/>
        </w:rPr>
        <w:t>ок</w:t>
      </w:r>
      <w:r w:rsidRPr="00FC6978">
        <w:rPr>
          <w:b/>
          <w:i/>
          <w:sz w:val="24"/>
          <w:szCs w:val="24"/>
        </w:rPr>
        <w:t xml:space="preserve"> </w:t>
      </w:r>
      <w:r w:rsidR="000871B4" w:rsidRPr="00FC6978">
        <w:rPr>
          <w:b/>
          <w:i/>
          <w:sz w:val="24"/>
          <w:szCs w:val="24"/>
        </w:rPr>
        <w:t>Д</w:t>
      </w:r>
      <w:r w:rsidRPr="00FC6978">
        <w:rPr>
          <w:b/>
          <w:i/>
          <w:sz w:val="24"/>
          <w:szCs w:val="24"/>
        </w:rPr>
        <w:t>.1</w:t>
      </w:r>
      <w:r w:rsidRPr="00FC6978">
        <w:rPr>
          <w:b/>
          <w:sz w:val="24"/>
          <w:szCs w:val="24"/>
        </w:rPr>
        <w:t xml:space="preserve"> </w:t>
      </w:r>
      <w:r w:rsidR="008B0DBD" w:rsidRPr="00FC6978">
        <w:rPr>
          <w:b/>
          <w:sz w:val="24"/>
          <w:szCs w:val="24"/>
        </w:rPr>
        <w:t>– Схема движения людей в лифте офисного здания через основной посадочный этаж</w:t>
      </w:r>
    </w:p>
    <w:p w14:paraId="631B8607" w14:textId="77777777" w:rsidR="008B0DBD" w:rsidRDefault="008B0DBD" w:rsidP="00932913">
      <w:pPr>
        <w:pStyle w:val="aff1"/>
        <w:jc w:val="center"/>
        <w:rPr>
          <w:sz w:val="28"/>
          <w:szCs w:val="28"/>
        </w:rPr>
      </w:pPr>
    </w:p>
    <w:p w14:paraId="31F1AC23" w14:textId="77777777" w:rsidR="00C770B9" w:rsidRPr="00BD6CFD" w:rsidRDefault="00C770B9" w:rsidP="00932913">
      <w:pPr>
        <w:pStyle w:val="aff1"/>
        <w:ind w:firstLine="567"/>
        <w:jc w:val="both"/>
        <w:rPr>
          <w:sz w:val="28"/>
          <w:szCs w:val="28"/>
        </w:rPr>
      </w:pPr>
      <w:r w:rsidRPr="00BD6CFD">
        <w:rPr>
          <w:sz w:val="28"/>
          <w:szCs w:val="28"/>
        </w:rPr>
        <w:t>Ориентировочный пиковый спрос на перевозку для разных типов зданий приведен в таблице</w:t>
      </w:r>
      <w:r w:rsidR="008B0DBD">
        <w:rPr>
          <w:sz w:val="28"/>
          <w:szCs w:val="28"/>
        </w:rPr>
        <w:t xml:space="preserve"> Д.2.</w:t>
      </w:r>
    </w:p>
    <w:p w14:paraId="1F657C48" w14:textId="77777777" w:rsidR="00C770B9" w:rsidRDefault="00C770B9" w:rsidP="00932913">
      <w:pPr>
        <w:pStyle w:val="aff1"/>
        <w:ind w:firstLine="567"/>
        <w:jc w:val="both"/>
        <w:rPr>
          <w:sz w:val="28"/>
          <w:szCs w:val="28"/>
        </w:rPr>
      </w:pPr>
    </w:p>
    <w:p w14:paraId="135D872A" w14:textId="77777777" w:rsidR="001052C1" w:rsidRDefault="001052C1" w:rsidP="00932913">
      <w:pPr>
        <w:pStyle w:val="aff1"/>
        <w:ind w:firstLine="567"/>
        <w:jc w:val="both"/>
        <w:rPr>
          <w:sz w:val="28"/>
          <w:szCs w:val="28"/>
        </w:rPr>
      </w:pPr>
    </w:p>
    <w:p w14:paraId="061701CC" w14:textId="77777777" w:rsidR="001052C1" w:rsidRDefault="001052C1" w:rsidP="00932913">
      <w:pPr>
        <w:pStyle w:val="aff1"/>
        <w:ind w:firstLine="567"/>
        <w:jc w:val="both"/>
        <w:rPr>
          <w:sz w:val="28"/>
          <w:szCs w:val="28"/>
        </w:rPr>
      </w:pPr>
    </w:p>
    <w:p w14:paraId="3BAC90AE" w14:textId="77777777" w:rsidR="00177F5C" w:rsidRPr="00BD6CFD" w:rsidRDefault="00177F5C" w:rsidP="00932913">
      <w:pPr>
        <w:pStyle w:val="aff1"/>
        <w:ind w:firstLine="1361"/>
        <w:jc w:val="both"/>
        <w:rPr>
          <w:sz w:val="28"/>
          <w:szCs w:val="28"/>
        </w:rPr>
      </w:pPr>
      <w:r w:rsidRPr="00BD6CFD">
        <w:rPr>
          <w:sz w:val="28"/>
          <w:szCs w:val="28"/>
        </w:rPr>
        <w:t>Т</w:t>
      </w:r>
      <w:r w:rsidR="008B0DBD">
        <w:rPr>
          <w:sz w:val="28"/>
          <w:szCs w:val="28"/>
        </w:rPr>
        <w:t xml:space="preserve"> </w:t>
      </w:r>
      <w:r w:rsidRPr="00BD6CFD">
        <w:rPr>
          <w:sz w:val="28"/>
          <w:szCs w:val="28"/>
        </w:rPr>
        <w:t>а</w:t>
      </w:r>
      <w:r w:rsidR="008B0DBD">
        <w:rPr>
          <w:sz w:val="28"/>
          <w:szCs w:val="28"/>
        </w:rPr>
        <w:t xml:space="preserve"> </w:t>
      </w:r>
      <w:r w:rsidRPr="00BD6CFD">
        <w:rPr>
          <w:sz w:val="28"/>
          <w:szCs w:val="28"/>
        </w:rPr>
        <w:t>б</w:t>
      </w:r>
      <w:r w:rsidR="008B0DBD">
        <w:rPr>
          <w:sz w:val="28"/>
          <w:szCs w:val="28"/>
        </w:rPr>
        <w:t xml:space="preserve"> </w:t>
      </w:r>
      <w:r w:rsidRPr="00BD6CFD">
        <w:rPr>
          <w:sz w:val="28"/>
          <w:szCs w:val="28"/>
        </w:rPr>
        <w:t>л</w:t>
      </w:r>
      <w:r w:rsidR="008B0DBD">
        <w:rPr>
          <w:sz w:val="28"/>
          <w:szCs w:val="28"/>
        </w:rPr>
        <w:t xml:space="preserve"> </w:t>
      </w:r>
      <w:r w:rsidRPr="00BD6CFD">
        <w:rPr>
          <w:sz w:val="28"/>
          <w:szCs w:val="28"/>
        </w:rPr>
        <w:t>и</w:t>
      </w:r>
      <w:r w:rsidR="008B0DBD">
        <w:rPr>
          <w:sz w:val="28"/>
          <w:szCs w:val="28"/>
        </w:rPr>
        <w:t xml:space="preserve"> </w:t>
      </w:r>
      <w:r w:rsidRPr="00BD6CFD">
        <w:rPr>
          <w:sz w:val="28"/>
          <w:szCs w:val="28"/>
        </w:rPr>
        <w:t>ц</w:t>
      </w:r>
      <w:r w:rsidR="008B0DBD">
        <w:rPr>
          <w:sz w:val="28"/>
          <w:szCs w:val="28"/>
        </w:rPr>
        <w:t xml:space="preserve"> </w:t>
      </w:r>
      <w:r w:rsidRPr="00BD6CFD">
        <w:rPr>
          <w:sz w:val="28"/>
          <w:szCs w:val="28"/>
        </w:rPr>
        <w:t>а</w:t>
      </w:r>
      <w:r w:rsidR="008B0DBD">
        <w:rPr>
          <w:sz w:val="28"/>
          <w:szCs w:val="28"/>
        </w:rPr>
        <w:t xml:space="preserve">  </w:t>
      </w:r>
      <w:r w:rsidR="000871B4" w:rsidRPr="00BD6CFD">
        <w:rPr>
          <w:sz w:val="28"/>
          <w:szCs w:val="28"/>
        </w:rPr>
        <w:t>Д</w:t>
      </w:r>
      <w:r w:rsidRPr="00BD6CFD">
        <w:rPr>
          <w:sz w:val="28"/>
          <w:szCs w:val="28"/>
        </w:rPr>
        <w:t xml:space="preserve">.2 </w:t>
      </w:r>
      <w:r w:rsidR="008B0DBD">
        <w:rPr>
          <w:sz w:val="28"/>
          <w:szCs w:val="28"/>
        </w:rPr>
        <w:t xml:space="preserve">– </w:t>
      </w:r>
      <w:r w:rsidR="008B0DBD" w:rsidRPr="008B0DBD">
        <w:rPr>
          <w:b/>
          <w:sz w:val="28"/>
          <w:szCs w:val="28"/>
        </w:rPr>
        <w:t>Пиковый спрос на перевозку</w:t>
      </w:r>
    </w:p>
    <w:tbl>
      <w:tblPr>
        <w:tblW w:w="343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40" w:type="dxa"/>
          <w:right w:w="40" w:type="dxa"/>
        </w:tblCellMar>
        <w:tblLook w:val="0000" w:firstRow="0" w:lastRow="0" w:firstColumn="0" w:lastColumn="0" w:noHBand="0" w:noVBand="0"/>
      </w:tblPr>
      <w:tblGrid>
        <w:gridCol w:w="3899"/>
        <w:gridCol w:w="2527"/>
      </w:tblGrid>
      <w:tr w:rsidR="00C770B9" w:rsidRPr="002C074D" w14:paraId="54F4B811" w14:textId="77777777" w:rsidTr="008B0DBD">
        <w:trPr>
          <w:jc w:val="center"/>
        </w:trPr>
        <w:tc>
          <w:tcPr>
            <w:tcW w:w="3936" w:type="dxa"/>
          </w:tcPr>
          <w:p w14:paraId="66372512" w14:textId="77777777" w:rsidR="00C770B9" w:rsidRPr="002C074D" w:rsidRDefault="00C770B9" w:rsidP="00932913">
            <w:pPr>
              <w:pStyle w:val="6-"/>
              <w:ind w:right="57"/>
              <w:jc w:val="center"/>
              <w:rPr>
                <w:rFonts w:ascii="Times New Roman" w:hAnsi="Times New Roman" w:cs="Times New Roman"/>
                <w:sz w:val="24"/>
                <w:szCs w:val="24"/>
              </w:rPr>
            </w:pPr>
            <w:r w:rsidRPr="002C074D">
              <w:rPr>
                <w:rFonts w:ascii="Times New Roman" w:hAnsi="Times New Roman" w:cs="Times New Roman"/>
                <w:sz w:val="24"/>
                <w:szCs w:val="24"/>
              </w:rPr>
              <w:t xml:space="preserve">Тип </w:t>
            </w:r>
            <w:r w:rsidR="00177F5C" w:rsidRPr="002C074D">
              <w:rPr>
                <w:rFonts w:ascii="Times New Roman" w:hAnsi="Times New Roman" w:cs="Times New Roman"/>
                <w:sz w:val="24"/>
                <w:szCs w:val="24"/>
              </w:rPr>
              <w:t>функциональных компонентов</w:t>
            </w:r>
          </w:p>
        </w:tc>
        <w:tc>
          <w:tcPr>
            <w:tcW w:w="2551" w:type="dxa"/>
          </w:tcPr>
          <w:p w14:paraId="6C9616C7" w14:textId="77777777" w:rsidR="00C770B9" w:rsidRPr="002C074D" w:rsidRDefault="00C770B9" w:rsidP="00932913">
            <w:pPr>
              <w:pStyle w:val="6-"/>
              <w:ind w:right="57"/>
              <w:jc w:val="center"/>
              <w:rPr>
                <w:rFonts w:ascii="Times New Roman" w:hAnsi="Times New Roman" w:cs="Times New Roman"/>
                <w:sz w:val="24"/>
                <w:szCs w:val="24"/>
              </w:rPr>
            </w:pPr>
            <w:r w:rsidRPr="002C074D">
              <w:rPr>
                <w:rFonts w:ascii="Times New Roman" w:hAnsi="Times New Roman" w:cs="Times New Roman"/>
                <w:sz w:val="24"/>
                <w:szCs w:val="24"/>
              </w:rPr>
              <w:t xml:space="preserve">Пиковый спрос на перевозку за 5 </w:t>
            </w:r>
            <w:r w:rsidR="00E308D8">
              <w:rPr>
                <w:rFonts w:ascii="Times New Roman" w:hAnsi="Times New Roman" w:cs="Times New Roman"/>
                <w:sz w:val="24"/>
                <w:szCs w:val="24"/>
              </w:rPr>
              <w:t>мин</w:t>
            </w:r>
            <w:r w:rsidR="008B0DBD">
              <w:rPr>
                <w:rFonts w:ascii="Times New Roman" w:hAnsi="Times New Roman" w:cs="Times New Roman"/>
                <w:sz w:val="24"/>
                <w:szCs w:val="24"/>
              </w:rPr>
              <w:t>,</w:t>
            </w:r>
            <w:r w:rsidRPr="002C074D">
              <w:rPr>
                <w:rFonts w:ascii="Times New Roman" w:hAnsi="Times New Roman" w:cs="Times New Roman"/>
                <w:sz w:val="24"/>
                <w:szCs w:val="24"/>
              </w:rPr>
              <w:t xml:space="preserve"> %</w:t>
            </w:r>
          </w:p>
        </w:tc>
      </w:tr>
      <w:tr w:rsidR="00C770B9" w:rsidRPr="002C074D" w14:paraId="499DCDDF" w14:textId="77777777" w:rsidTr="008B0DBD">
        <w:trPr>
          <w:jc w:val="center"/>
        </w:trPr>
        <w:tc>
          <w:tcPr>
            <w:tcW w:w="3936" w:type="dxa"/>
          </w:tcPr>
          <w:p w14:paraId="4B46540B" w14:textId="77777777" w:rsidR="00C770B9" w:rsidRPr="002C074D" w:rsidRDefault="00177F5C" w:rsidP="00932913">
            <w:pPr>
              <w:pStyle w:val="6-"/>
              <w:ind w:right="57" w:firstLine="286"/>
              <w:rPr>
                <w:rFonts w:ascii="Times New Roman" w:hAnsi="Times New Roman" w:cs="Times New Roman"/>
                <w:sz w:val="24"/>
                <w:szCs w:val="24"/>
              </w:rPr>
            </w:pPr>
            <w:r w:rsidRPr="002C074D">
              <w:rPr>
                <w:rFonts w:ascii="Times New Roman" w:hAnsi="Times New Roman" w:cs="Times New Roman"/>
                <w:sz w:val="24"/>
                <w:szCs w:val="24"/>
              </w:rPr>
              <w:t>Жилище</w:t>
            </w:r>
          </w:p>
        </w:tc>
        <w:tc>
          <w:tcPr>
            <w:tcW w:w="2551" w:type="dxa"/>
          </w:tcPr>
          <w:p w14:paraId="64130B1A" w14:textId="77777777" w:rsidR="00C770B9" w:rsidRPr="008B0DBD" w:rsidRDefault="00C770B9" w:rsidP="00932913">
            <w:pPr>
              <w:pStyle w:val="6-"/>
              <w:ind w:right="57"/>
              <w:jc w:val="center"/>
              <w:rPr>
                <w:rFonts w:ascii="Times New Roman" w:hAnsi="Times New Roman" w:cs="Times New Roman"/>
                <w:sz w:val="24"/>
                <w:szCs w:val="24"/>
              </w:rPr>
            </w:pPr>
            <w:r w:rsidRPr="008B0DBD">
              <w:rPr>
                <w:rFonts w:ascii="Times New Roman" w:hAnsi="Times New Roman" w:cs="Times New Roman"/>
                <w:sz w:val="24"/>
                <w:szCs w:val="24"/>
              </w:rPr>
              <w:t>5</w:t>
            </w:r>
            <w:r w:rsidR="008B0DBD" w:rsidRPr="008B0DBD">
              <w:rPr>
                <w:rFonts w:ascii="Times New Roman" w:hAnsi="Times New Roman" w:cs="Times New Roman"/>
                <w:sz w:val="24"/>
                <w:szCs w:val="24"/>
              </w:rPr>
              <w:t>–</w:t>
            </w:r>
            <w:r w:rsidRPr="008B0DBD">
              <w:rPr>
                <w:rFonts w:ascii="Times New Roman" w:hAnsi="Times New Roman" w:cs="Times New Roman"/>
                <w:sz w:val="24"/>
                <w:szCs w:val="24"/>
              </w:rPr>
              <w:t>7</w:t>
            </w:r>
          </w:p>
        </w:tc>
      </w:tr>
      <w:tr w:rsidR="00C770B9" w:rsidRPr="002C074D" w14:paraId="73172533" w14:textId="77777777" w:rsidTr="008B0DBD">
        <w:trPr>
          <w:jc w:val="center"/>
        </w:trPr>
        <w:tc>
          <w:tcPr>
            <w:tcW w:w="3936" w:type="dxa"/>
          </w:tcPr>
          <w:p w14:paraId="45EFAD4B" w14:textId="77777777" w:rsidR="00C770B9" w:rsidRPr="002C074D" w:rsidRDefault="00177F5C" w:rsidP="00932913">
            <w:pPr>
              <w:pStyle w:val="6-"/>
              <w:ind w:right="57" w:firstLine="286"/>
              <w:rPr>
                <w:rFonts w:ascii="Times New Roman" w:hAnsi="Times New Roman" w:cs="Times New Roman"/>
                <w:sz w:val="24"/>
                <w:szCs w:val="24"/>
              </w:rPr>
            </w:pPr>
            <w:r w:rsidRPr="002C074D">
              <w:rPr>
                <w:rFonts w:ascii="Times New Roman" w:hAnsi="Times New Roman" w:cs="Times New Roman"/>
                <w:sz w:val="24"/>
                <w:szCs w:val="24"/>
              </w:rPr>
              <w:t>Учреждения здравоохранения</w:t>
            </w:r>
          </w:p>
        </w:tc>
        <w:tc>
          <w:tcPr>
            <w:tcW w:w="2551" w:type="dxa"/>
          </w:tcPr>
          <w:p w14:paraId="16D7E273" w14:textId="77777777" w:rsidR="00C770B9" w:rsidRPr="002C074D" w:rsidRDefault="00C770B9" w:rsidP="00932913">
            <w:pPr>
              <w:pStyle w:val="6-"/>
              <w:ind w:right="57"/>
              <w:jc w:val="center"/>
              <w:rPr>
                <w:rFonts w:ascii="Times New Roman" w:hAnsi="Times New Roman" w:cs="Times New Roman"/>
                <w:sz w:val="24"/>
                <w:szCs w:val="24"/>
              </w:rPr>
            </w:pPr>
            <w:r w:rsidRPr="002C074D">
              <w:rPr>
                <w:rFonts w:ascii="Times New Roman" w:hAnsi="Times New Roman" w:cs="Times New Roman"/>
                <w:sz w:val="24"/>
                <w:szCs w:val="24"/>
              </w:rPr>
              <w:t>8</w:t>
            </w:r>
            <w:r w:rsidR="0028654B" w:rsidRPr="008B0DBD">
              <w:rPr>
                <w:rFonts w:ascii="Times New Roman" w:hAnsi="Times New Roman" w:cs="Times New Roman"/>
                <w:sz w:val="24"/>
                <w:szCs w:val="24"/>
              </w:rPr>
              <w:t>–</w:t>
            </w:r>
            <w:r w:rsidRPr="002C074D">
              <w:rPr>
                <w:rFonts w:ascii="Times New Roman" w:hAnsi="Times New Roman" w:cs="Times New Roman"/>
                <w:sz w:val="24"/>
                <w:szCs w:val="24"/>
              </w:rPr>
              <w:t>10</w:t>
            </w:r>
          </w:p>
        </w:tc>
      </w:tr>
      <w:tr w:rsidR="00C770B9" w:rsidRPr="002C074D" w14:paraId="0FA1ED60" w14:textId="77777777" w:rsidTr="008B0DBD">
        <w:trPr>
          <w:jc w:val="center"/>
        </w:trPr>
        <w:tc>
          <w:tcPr>
            <w:tcW w:w="3936" w:type="dxa"/>
          </w:tcPr>
          <w:p w14:paraId="59FB040C" w14:textId="77777777" w:rsidR="00C770B9" w:rsidRPr="002C074D" w:rsidRDefault="00177F5C" w:rsidP="00932913">
            <w:pPr>
              <w:pStyle w:val="6-"/>
              <w:ind w:right="57" w:firstLine="286"/>
              <w:rPr>
                <w:rFonts w:ascii="Times New Roman" w:hAnsi="Times New Roman" w:cs="Times New Roman"/>
                <w:sz w:val="24"/>
                <w:szCs w:val="24"/>
              </w:rPr>
            </w:pPr>
            <w:r w:rsidRPr="002C074D">
              <w:rPr>
                <w:rFonts w:ascii="Times New Roman" w:hAnsi="Times New Roman" w:cs="Times New Roman"/>
                <w:sz w:val="24"/>
                <w:szCs w:val="24"/>
              </w:rPr>
              <w:t>Гостиницы</w:t>
            </w:r>
          </w:p>
        </w:tc>
        <w:tc>
          <w:tcPr>
            <w:tcW w:w="2551" w:type="dxa"/>
          </w:tcPr>
          <w:p w14:paraId="0DD71734" w14:textId="77777777" w:rsidR="00C770B9" w:rsidRPr="002C074D" w:rsidRDefault="00C770B9" w:rsidP="00932913">
            <w:pPr>
              <w:pStyle w:val="6-"/>
              <w:ind w:right="57"/>
              <w:jc w:val="center"/>
              <w:rPr>
                <w:rFonts w:ascii="Times New Roman" w:hAnsi="Times New Roman" w:cs="Times New Roman"/>
                <w:sz w:val="24"/>
                <w:szCs w:val="24"/>
              </w:rPr>
            </w:pPr>
            <w:r w:rsidRPr="002C074D">
              <w:rPr>
                <w:rFonts w:ascii="Times New Roman" w:hAnsi="Times New Roman" w:cs="Times New Roman"/>
                <w:sz w:val="24"/>
                <w:szCs w:val="24"/>
              </w:rPr>
              <w:t>10</w:t>
            </w:r>
            <w:r w:rsidR="0028654B" w:rsidRPr="008B0DBD">
              <w:rPr>
                <w:rFonts w:ascii="Times New Roman" w:hAnsi="Times New Roman" w:cs="Times New Roman"/>
                <w:sz w:val="24"/>
                <w:szCs w:val="24"/>
              </w:rPr>
              <w:t>–</w:t>
            </w:r>
            <w:r w:rsidRPr="002C074D">
              <w:rPr>
                <w:rFonts w:ascii="Times New Roman" w:hAnsi="Times New Roman" w:cs="Times New Roman"/>
                <w:sz w:val="24"/>
                <w:szCs w:val="24"/>
              </w:rPr>
              <w:t>15</w:t>
            </w:r>
          </w:p>
        </w:tc>
      </w:tr>
      <w:tr w:rsidR="00C770B9" w:rsidRPr="002C074D" w14:paraId="17399094" w14:textId="77777777" w:rsidTr="008B0DBD">
        <w:trPr>
          <w:jc w:val="center"/>
        </w:trPr>
        <w:tc>
          <w:tcPr>
            <w:tcW w:w="3936" w:type="dxa"/>
          </w:tcPr>
          <w:p w14:paraId="521C3A4A" w14:textId="77777777" w:rsidR="00C770B9" w:rsidRPr="002C074D" w:rsidRDefault="00C770B9" w:rsidP="00932913">
            <w:pPr>
              <w:pStyle w:val="6-"/>
              <w:ind w:right="57" w:firstLine="286"/>
              <w:rPr>
                <w:rFonts w:ascii="Times New Roman" w:hAnsi="Times New Roman" w:cs="Times New Roman"/>
                <w:sz w:val="24"/>
                <w:szCs w:val="24"/>
              </w:rPr>
            </w:pPr>
            <w:r w:rsidRPr="002C074D">
              <w:rPr>
                <w:rFonts w:ascii="Times New Roman" w:hAnsi="Times New Roman" w:cs="Times New Roman"/>
                <w:sz w:val="24"/>
                <w:szCs w:val="24"/>
              </w:rPr>
              <w:t>Бизнес-центр</w:t>
            </w:r>
            <w:r w:rsidR="00177F5C" w:rsidRPr="002C074D">
              <w:rPr>
                <w:rFonts w:ascii="Times New Roman" w:hAnsi="Times New Roman" w:cs="Times New Roman"/>
                <w:sz w:val="24"/>
                <w:szCs w:val="24"/>
              </w:rPr>
              <w:t>ы</w:t>
            </w:r>
          </w:p>
        </w:tc>
        <w:tc>
          <w:tcPr>
            <w:tcW w:w="2551" w:type="dxa"/>
          </w:tcPr>
          <w:p w14:paraId="1FF50E7D" w14:textId="77777777" w:rsidR="00C770B9" w:rsidRPr="002C074D" w:rsidRDefault="00C770B9" w:rsidP="00932913">
            <w:pPr>
              <w:pStyle w:val="6-"/>
              <w:ind w:right="57"/>
              <w:jc w:val="center"/>
              <w:rPr>
                <w:rFonts w:ascii="Times New Roman" w:hAnsi="Times New Roman" w:cs="Times New Roman"/>
                <w:sz w:val="24"/>
                <w:szCs w:val="24"/>
              </w:rPr>
            </w:pPr>
            <w:r w:rsidRPr="002C074D">
              <w:rPr>
                <w:rFonts w:ascii="Times New Roman" w:hAnsi="Times New Roman" w:cs="Times New Roman"/>
                <w:sz w:val="24"/>
                <w:szCs w:val="24"/>
              </w:rPr>
              <w:t>11</w:t>
            </w:r>
            <w:r w:rsidR="0028654B" w:rsidRPr="008B0DBD">
              <w:rPr>
                <w:rFonts w:ascii="Times New Roman" w:hAnsi="Times New Roman" w:cs="Times New Roman"/>
                <w:sz w:val="24"/>
                <w:szCs w:val="24"/>
              </w:rPr>
              <w:t>–</w:t>
            </w:r>
            <w:r w:rsidRPr="002C074D">
              <w:rPr>
                <w:rFonts w:ascii="Times New Roman" w:hAnsi="Times New Roman" w:cs="Times New Roman"/>
                <w:sz w:val="24"/>
                <w:szCs w:val="24"/>
              </w:rPr>
              <w:t>15</w:t>
            </w:r>
          </w:p>
        </w:tc>
      </w:tr>
      <w:tr w:rsidR="00C770B9" w:rsidRPr="002C074D" w14:paraId="67B80BAA" w14:textId="77777777" w:rsidTr="008B0DBD">
        <w:trPr>
          <w:jc w:val="center"/>
        </w:trPr>
        <w:tc>
          <w:tcPr>
            <w:tcW w:w="3936" w:type="dxa"/>
          </w:tcPr>
          <w:p w14:paraId="166C35F7" w14:textId="77777777" w:rsidR="00C770B9" w:rsidRPr="002C074D" w:rsidRDefault="00C770B9" w:rsidP="00932913">
            <w:pPr>
              <w:pStyle w:val="6-"/>
              <w:ind w:right="57" w:firstLine="286"/>
              <w:rPr>
                <w:rFonts w:ascii="Times New Roman" w:hAnsi="Times New Roman" w:cs="Times New Roman"/>
                <w:sz w:val="24"/>
                <w:szCs w:val="24"/>
              </w:rPr>
            </w:pPr>
            <w:r w:rsidRPr="002C074D">
              <w:rPr>
                <w:rFonts w:ascii="Times New Roman" w:hAnsi="Times New Roman" w:cs="Times New Roman"/>
                <w:sz w:val="24"/>
                <w:szCs w:val="24"/>
              </w:rPr>
              <w:t>Офис</w:t>
            </w:r>
            <w:r w:rsidR="00177F5C" w:rsidRPr="002C074D">
              <w:rPr>
                <w:rFonts w:ascii="Times New Roman" w:hAnsi="Times New Roman" w:cs="Times New Roman"/>
                <w:sz w:val="24"/>
                <w:szCs w:val="24"/>
              </w:rPr>
              <w:t>ы</w:t>
            </w:r>
          </w:p>
        </w:tc>
        <w:tc>
          <w:tcPr>
            <w:tcW w:w="2551" w:type="dxa"/>
          </w:tcPr>
          <w:p w14:paraId="505F010C" w14:textId="77777777" w:rsidR="00C770B9" w:rsidRPr="002C074D" w:rsidRDefault="00C770B9" w:rsidP="00932913">
            <w:pPr>
              <w:pStyle w:val="6-"/>
              <w:ind w:right="57"/>
              <w:jc w:val="center"/>
              <w:rPr>
                <w:rFonts w:ascii="Times New Roman" w:hAnsi="Times New Roman" w:cs="Times New Roman"/>
                <w:sz w:val="24"/>
                <w:szCs w:val="24"/>
              </w:rPr>
            </w:pPr>
            <w:r w:rsidRPr="002C074D">
              <w:rPr>
                <w:rFonts w:ascii="Times New Roman" w:hAnsi="Times New Roman" w:cs="Times New Roman"/>
                <w:sz w:val="24"/>
                <w:szCs w:val="24"/>
              </w:rPr>
              <w:t>12</w:t>
            </w:r>
            <w:r w:rsidR="0028654B" w:rsidRPr="008B0DBD">
              <w:rPr>
                <w:rFonts w:ascii="Times New Roman" w:hAnsi="Times New Roman" w:cs="Times New Roman"/>
                <w:sz w:val="24"/>
                <w:szCs w:val="24"/>
              </w:rPr>
              <w:t>–</w:t>
            </w:r>
            <w:r w:rsidRPr="002C074D">
              <w:rPr>
                <w:rFonts w:ascii="Times New Roman" w:hAnsi="Times New Roman" w:cs="Times New Roman"/>
                <w:sz w:val="24"/>
                <w:szCs w:val="24"/>
              </w:rPr>
              <w:t>17</w:t>
            </w:r>
          </w:p>
        </w:tc>
      </w:tr>
      <w:tr w:rsidR="00C770B9" w:rsidRPr="002C074D" w14:paraId="1AFD8A83" w14:textId="77777777" w:rsidTr="008B0DBD">
        <w:trPr>
          <w:jc w:val="center"/>
        </w:trPr>
        <w:tc>
          <w:tcPr>
            <w:tcW w:w="3936" w:type="dxa"/>
          </w:tcPr>
          <w:p w14:paraId="1AA45E97" w14:textId="77777777" w:rsidR="00C770B9" w:rsidRPr="002C074D" w:rsidRDefault="00C770B9" w:rsidP="00932913">
            <w:pPr>
              <w:pStyle w:val="6-"/>
              <w:ind w:right="57" w:firstLine="286"/>
              <w:rPr>
                <w:rFonts w:ascii="Times New Roman" w:hAnsi="Times New Roman" w:cs="Times New Roman"/>
                <w:sz w:val="24"/>
                <w:szCs w:val="24"/>
              </w:rPr>
            </w:pPr>
            <w:r w:rsidRPr="002C074D">
              <w:rPr>
                <w:rFonts w:ascii="Times New Roman" w:hAnsi="Times New Roman" w:cs="Times New Roman"/>
                <w:sz w:val="24"/>
                <w:szCs w:val="24"/>
              </w:rPr>
              <w:t>Учебн</w:t>
            </w:r>
            <w:r w:rsidR="00177F5C" w:rsidRPr="002C074D">
              <w:rPr>
                <w:rFonts w:ascii="Times New Roman" w:hAnsi="Times New Roman" w:cs="Times New Roman"/>
                <w:sz w:val="24"/>
                <w:szCs w:val="24"/>
              </w:rPr>
              <w:t>ы</w:t>
            </w:r>
            <w:r w:rsidRPr="002C074D">
              <w:rPr>
                <w:rFonts w:ascii="Times New Roman" w:hAnsi="Times New Roman" w:cs="Times New Roman"/>
                <w:sz w:val="24"/>
                <w:szCs w:val="24"/>
              </w:rPr>
              <w:t>е заведени</w:t>
            </w:r>
            <w:r w:rsidR="00177F5C" w:rsidRPr="002C074D">
              <w:rPr>
                <w:rFonts w:ascii="Times New Roman" w:hAnsi="Times New Roman" w:cs="Times New Roman"/>
                <w:sz w:val="24"/>
                <w:szCs w:val="24"/>
              </w:rPr>
              <w:t>я</w:t>
            </w:r>
          </w:p>
        </w:tc>
        <w:tc>
          <w:tcPr>
            <w:tcW w:w="2551" w:type="dxa"/>
          </w:tcPr>
          <w:p w14:paraId="2ECD7490" w14:textId="77777777" w:rsidR="00C770B9" w:rsidRPr="002C074D" w:rsidRDefault="00C770B9" w:rsidP="00932913">
            <w:pPr>
              <w:pStyle w:val="6-"/>
              <w:ind w:right="57"/>
              <w:jc w:val="center"/>
              <w:rPr>
                <w:rFonts w:ascii="Times New Roman" w:hAnsi="Times New Roman" w:cs="Times New Roman"/>
                <w:sz w:val="24"/>
                <w:szCs w:val="24"/>
              </w:rPr>
            </w:pPr>
            <w:r w:rsidRPr="002C074D">
              <w:rPr>
                <w:rFonts w:ascii="Times New Roman" w:hAnsi="Times New Roman" w:cs="Times New Roman"/>
                <w:sz w:val="24"/>
                <w:szCs w:val="24"/>
              </w:rPr>
              <w:t>15</w:t>
            </w:r>
            <w:r w:rsidR="0028654B" w:rsidRPr="008B0DBD">
              <w:rPr>
                <w:rFonts w:ascii="Times New Roman" w:hAnsi="Times New Roman" w:cs="Times New Roman"/>
                <w:sz w:val="24"/>
                <w:szCs w:val="24"/>
              </w:rPr>
              <w:t>–</w:t>
            </w:r>
            <w:r w:rsidRPr="002C074D">
              <w:rPr>
                <w:rFonts w:ascii="Times New Roman" w:hAnsi="Times New Roman" w:cs="Times New Roman"/>
                <w:sz w:val="24"/>
                <w:szCs w:val="24"/>
              </w:rPr>
              <w:t>25</w:t>
            </w:r>
          </w:p>
        </w:tc>
      </w:tr>
    </w:tbl>
    <w:p w14:paraId="0BB78109" w14:textId="77777777" w:rsidR="00C770B9" w:rsidRPr="0028654B" w:rsidRDefault="00C770B9" w:rsidP="00932913">
      <w:pPr>
        <w:pStyle w:val="aff1"/>
        <w:ind w:firstLine="567"/>
        <w:jc w:val="both"/>
        <w:rPr>
          <w:sz w:val="28"/>
          <w:szCs w:val="28"/>
        </w:rPr>
      </w:pPr>
    </w:p>
    <w:p w14:paraId="19DDE7A6" w14:textId="77777777" w:rsidR="00C770B9" w:rsidRPr="0028654B" w:rsidRDefault="00A83B81" w:rsidP="00932913">
      <w:pPr>
        <w:pStyle w:val="aff1"/>
        <w:ind w:firstLine="567"/>
        <w:jc w:val="both"/>
        <w:rPr>
          <w:sz w:val="28"/>
          <w:szCs w:val="28"/>
        </w:rPr>
      </w:pPr>
      <w:r>
        <w:rPr>
          <w:sz w:val="28"/>
          <w:szCs w:val="28"/>
        </w:rPr>
        <w:t>Д.6.2.2</w:t>
      </w:r>
      <w:r w:rsidR="00BB7BFA" w:rsidRPr="0028654B">
        <w:rPr>
          <w:sz w:val="28"/>
          <w:szCs w:val="28"/>
        </w:rPr>
        <w:t xml:space="preserve"> </w:t>
      </w:r>
      <w:r w:rsidR="00C770B9" w:rsidRPr="0028654B">
        <w:rPr>
          <w:sz w:val="28"/>
          <w:szCs w:val="28"/>
        </w:rPr>
        <w:t>Офисы</w:t>
      </w:r>
    </w:p>
    <w:p w14:paraId="710C99AD" w14:textId="77777777" w:rsidR="00C770B9" w:rsidRPr="0028654B" w:rsidRDefault="00C770B9" w:rsidP="00932913">
      <w:pPr>
        <w:pStyle w:val="aff1"/>
        <w:ind w:firstLine="567"/>
        <w:jc w:val="both"/>
        <w:rPr>
          <w:sz w:val="28"/>
          <w:szCs w:val="28"/>
        </w:rPr>
      </w:pPr>
      <w:r w:rsidRPr="0028654B">
        <w:rPr>
          <w:sz w:val="28"/>
          <w:szCs w:val="28"/>
        </w:rPr>
        <w:t xml:space="preserve">В начале дня наблюдается наибольшее </w:t>
      </w:r>
      <w:r w:rsidR="00A83B81">
        <w:rPr>
          <w:sz w:val="28"/>
          <w:szCs w:val="28"/>
        </w:rPr>
        <w:t>число</w:t>
      </w:r>
      <w:r w:rsidRPr="0028654B">
        <w:rPr>
          <w:sz w:val="28"/>
          <w:szCs w:val="28"/>
        </w:rPr>
        <w:t xml:space="preserve"> вызовов по направлению вверх, что связано с прибытием сотрудников на работу. Эта схема движения называется </w:t>
      </w:r>
      <w:r w:rsidR="00A83B81">
        <w:rPr>
          <w:sz w:val="28"/>
          <w:szCs w:val="28"/>
        </w:rPr>
        <w:t>«</w:t>
      </w:r>
      <w:r w:rsidRPr="0028654B">
        <w:rPr>
          <w:sz w:val="28"/>
          <w:szCs w:val="28"/>
        </w:rPr>
        <w:t>утренн</w:t>
      </w:r>
      <w:r w:rsidR="00A83B81">
        <w:rPr>
          <w:sz w:val="28"/>
          <w:szCs w:val="28"/>
        </w:rPr>
        <w:t>ее</w:t>
      </w:r>
      <w:r w:rsidRPr="0028654B">
        <w:rPr>
          <w:sz w:val="28"/>
          <w:szCs w:val="28"/>
        </w:rPr>
        <w:t xml:space="preserve"> пиков</w:t>
      </w:r>
      <w:r w:rsidR="00A83B81">
        <w:rPr>
          <w:sz w:val="28"/>
          <w:szCs w:val="28"/>
        </w:rPr>
        <w:t>ое</w:t>
      </w:r>
      <w:r w:rsidRPr="0028654B">
        <w:rPr>
          <w:sz w:val="28"/>
          <w:szCs w:val="28"/>
        </w:rPr>
        <w:t xml:space="preserve"> движение вверх</w:t>
      </w:r>
      <w:r w:rsidR="00D01512">
        <w:rPr>
          <w:sz w:val="28"/>
          <w:szCs w:val="28"/>
        </w:rPr>
        <w:t>»</w:t>
      </w:r>
      <w:r w:rsidRPr="0028654B">
        <w:rPr>
          <w:sz w:val="28"/>
          <w:szCs w:val="28"/>
        </w:rPr>
        <w:t xml:space="preserve">. Типичная продолжительность условий пикового движения вверх составляет </w:t>
      </w:r>
      <w:r w:rsidR="00D01512">
        <w:rPr>
          <w:sz w:val="28"/>
          <w:szCs w:val="28"/>
        </w:rPr>
        <w:t>5</w:t>
      </w:r>
      <w:r w:rsidRPr="0028654B">
        <w:rPr>
          <w:sz w:val="28"/>
          <w:szCs w:val="28"/>
        </w:rPr>
        <w:t xml:space="preserve"> </w:t>
      </w:r>
      <w:r w:rsidR="00E308D8" w:rsidRPr="0028654B">
        <w:rPr>
          <w:sz w:val="28"/>
          <w:szCs w:val="28"/>
        </w:rPr>
        <w:t>мин</w:t>
      </w:r>
      <w:r w:rsidRPr="0028654B">
        <w:rPr>
          <w:sz w:val="28"/>
          <w:szCs w:val="28"/>
        </w:rPr>
        <w:t>.</w:t>
      </w:r>
    </w:p>
    <w:p w14:paraId="0B7081E7" w14:textId="77777777" w:rsidR="00C770B9" w:rsidRPr="0028654B" w:rsidRDefault="00C770B9" w:rsidP="00932913">
      <w:pPr>
        <w:pStyle w:val="aff1"/>
        <w:ind w:firstLine="567"/>
        <w:jc w:val="both"/>
        <w:rPr>
          <w:sz w:val="28"/>
          <w:szCs w:val="28"/>
        </w:rPr>
      </w:pPr>
      <w:r w:rsidRPr="0028654B">
        <w:rPr>
          <w:sz w:val="28"/>
          <w:szCs w:val="28"/>
        </w:rPr>
        <w:t xml:space="preserve">В конце дня наблюдается наибольшее </w:t>
      </w:r>
      <w:r w:rsidR="00D01512">
        <w:rPr>
          <w:sz w:val="28"/>
          <w:szCs w:val="28"/>
        </w:rPr>
        <w:t>число</w:t>
      </w:r>
      <w:r w:rsidRPr="0028654B">
        <w:rPr>
          <w:sz w:val="28"/>
          <w:szCs w:val="28"/>
        </w:rPr>
        <w:t xml:space="preserve"> вызовов лифта по направлению вниз, что обусловлено тем, что сотрудники покидают здание в конце рабочего дня. Эта схема движения называется </w:t>
      </w:r>
      <w:r w:rsidR="00D01512">
        <w:rPr>
          <w:sz w:val="28"/>
          <w:szCs w:val="28"/>
        </w:rPr>
        <w:t>«</w:t>
      </w:r>
      <w:r w:rsidRPr="0028654B">
        <w:rPr>
          <w:sz w:val="28"/>
          <w:szCs w:val="28"/>
        </w:rPr>
        <w:t>вечерний пик вниз</w:t>
      </w:r>
      <w:r w:rsidR="00D01512">
        <w:rPr>
          <w:sz w:val="28"/>
          <w:szCs w:val="28"/>
        </w:rPr>
        <w:t>»</w:t>
      </w:r>
      <w:r w:rsidRPr="0028654B">
        <w:rPr>
          <w:sz w:val="28"/>
          <w:szCs w:val="28"/>
        </w:rPr>
        <w:t xml:space="preserve">. Типичная продолжительность условий пика вниз составляет </w:t>
      </w:r>
      <w:r w:rsidR="00D01512">
        <w:rPr>
          <w:sz w:val="28"/>
          <w:szCs w:val="28"/>
        </w:rPr>
        <w:t>10</w:t>
      </w:r>
      <w:r w:rsidRPr="0028654B">
        <w:rPr>
          <w:sz w:val="28"/>
          <w:szCs w:val="28"/>
        </w:rPr>
        <w:t xml:space="preserve"> </w:t>
      </w:r>
      <w:r w:rsidR="00E308D8" w:rsidRPr="0028654B">
        <w:rPr>
          <w:sz w:val="28"/>
          <w:szCs w:val="28"/>
        </w:rPr>
        <w:t>мин</w:t>
      </w:r>
      <w:r w:rsidRPr="0028654B">
        <w:rPr>
          <w:sz w:val="28"/>
          <w:szCs w:val="28"/>
        </w:rPr>
        <w:t>.</w:t>
      </w:r>
    </w:p>
    <w:p w14:paraId="76343EBA" w14:textId="77777777" w:rsidR="00C770B9" w:rsidRPr="0028654B" w:rsidRDefault="00C770B9" w:rsidP="00932913">
      <w:pPr>
        <w:pStyle w:val="aff1"/>
        <w:ind w:firstLine="567"/>
        <w:jc w:val="both"/>
        <w:rPr>
          <w:sz w:val="28"/>
          <w:szCs w:val="28"/>
        </w:rPr>
      </w:pPr>
      <w:r w:rsidRPr="0028654B">
        <w:rPr>
          <w:sz w:val="28"/>
          <w:szCs w:val="28"/>
        </w:rPr>
        <w:t>В середине дня мо</w:t>
      </w:r>
      <w:r w:rsidR="00687CB7">
        <w:rPr>
          <w:sz w:val="28"/>
          <w:szCs w:val="28"/>
        </w:rPr>
        <w:t>гу</w:t>
      </w:r>
      <w:r w:rsidRPr="0028654B">
        <w:rPr>
          <w:sz w:val="28"/>
          <w:szCs w:val="28"/>
        </w:rPr>
        <w:t xml:space="preserve">т наблюдаться одна или две отдельных группы пиков вверх и вниз, что отображает ситуацию, при которой сотрудники здания в разное время совершают один или два перерыва на обед. Эта схема называется </w:t>
      </w:r>
      <w:r w:rsidR="00D01512">
        <w:rPr>
          <w:sz w:val="28"/>
          <w:szCs w:val="28"/>
        </w:rPr>
        <w:t>«</w:t>
      </w:r>
      <w:r w:rsidRPr="0028654B">
        <w:rPr>
          <w:sz w:val="28"/>
          <w:szCs w:val="28"/>
        </w:rPr>
        <w:t>движение в середине дня</w:t>
      </w:r>
      <w:r w:rsidR="00D01512">
        <w:rPr>
          <w:sz w:val="28"/>
          <w:szCs w:val="28"/>
        </w:rPr>
        <w:t>»</w:t>
      </w:r>
      <w:r w:rsidRPr="0028654B">
        <w:rPr>
          <w:sz w:val="28"/>
          <w:szCs w:val="28"/>
        </w:rPr>
        <w:t xml:space="preserve">. Данная схема движения может быть очень интенсивной и сопровождается мощными схемами одновременного движения вверх и вниз. Данное условие движения может продолжаться в течение от </w:t>
      </w:r>
      <w:r w:rsidR="00D01512">
        <w:rPr>
          <w:sz w:val="28"/>
          <w:szCs w:val="28"/>
        </w:rPr>
        <w:t>1</w:t>
      </w:r>
      <w:r w:rsidRPr="0028654B">
        <w:rPr>
          <w:sz w:val="28"/>
          <w:szCs w:val="28"/>
        </w:rPr>
        <w:t xml:space="preserve"> до </w:t>
      </w:r>
      <w:r w:rsidR="00D01512">
        <w:rPr>
          <w:sz w:val="28"/>
          <w:szCs w:val="28"/>
        </w:rPr>
        <w:t>2</w:t>
      </w:r>
      <w:r w:rsidRPr="0028654B">
        <w:rPr>
          <w:sz w:val="28"/>
          <w:szCs w:val="28"/>
        </w:rPr>
        <w:t xml:space="preserve"> ч в зависимости от установленного графика обеденных перерывов.</w:t>
      </w:r>
    </w:p>
    <w:p w14:paraId="4D574E2B" w14:textId="77777777" w:rsidR="00C770B9" w:rsidRPr="0028654B" w:rsidRDefault="00C770B9" w:rsidP="00932913">
      <w:pPr>
        <w:pStyle w:val="aff1"/>
        <w:ind w:firstLine="567"/>
        <w:jc w:val="both"/>
        <w:rPr>
          <w:sz w:val="28"/>
          <w:szCs w:val="28"/>
        </w:rPr>
      </w:pPr>
      <w:r w:rsidRPr="0028654B">
        <w:rPr>
          <w:sz w:val="28"/>
          <w:szCs w:val="28"/>
        </w:rPr>
        <w:t xml:space="preserve">В течение остальной части дня </w:t>
      </w:r>
      <w:r w:rsidR="00D01512">
        <w:rPr>
          <w:sz w:val="28"/>
          <w:szCs w:val="28"/>
        </w:rPr>
        <w:t>число</w:t>
      </w:r>
      <w:r w:rsidRPr="0028654B">
        <w:rPr>
          <w:sz w:val="28"/>
          <w:szCs w:val="28"/>
        </w:rPr>
        <w:t xml:space="preserve"> вызовов лифтов вверх и вниз значительно снижается по сравнению с периодами пика вверх и пика вниз, однако оно близко по объему и распределяется равномерно за период времени. Эта схема движения называется </w:t>
      </w:r>
      <w:r w:rsidR="00D01512">
        <w:rPr>
          <w:sz w:val="28"/>
          <w:szCs w:val="28"/>
        </w:rPr>
        <w:t>«</w:t>
      </w:r>
      <w:r w:rsidRPr="0028654B">
        <w:rPr>
          <w:sz w:val="28"/>
          <w:szCs w:val="28"/>
        </w:rPr>
        <w:t>межэтажн</w:t>
      </w:r>
      <w:r w:rsidR="00D01512">
        <w:rPr>
          <w:sz w:val="28"/>
          <w:szCs w:val="28"/>
        </w:rPr>
        <w:t>ое</w:t>
      </w:r>
      <w:r w:rsidRPr="0028654B">
        <w:rPr>
          <w:sz w:val="28"/>
          <w:szCs w:val="28"/>
        </w:rPr>
        <w:t xml:space="preserve"> движение</w:t>
      </w:r>
      <w:r w:rsidR="00D01512">
        <w:rPr>
          <w:sz w:val="28"/>
          <w:szCs w:val="28"/>
        </w:rPr>
        <w:t>»</w:t>
      </w:r>
      <w:r w:rsidRPr="0028654B">
        <w:rPr>
          <w:sz w:val="28"/>
          <w:szCs w:val="28"/>
        </w:rPr>
        <w:t>. Межэтажное движение наблюдается в течение большей части рабочего дня.</w:t>
      </w:r>
    </w:p>
    <w:p w14:paraId="295EB757" w14:textId="77777777" w:rsidR="00C770B9" w:rsidRPr="0028654B" w:rsidRDefault="00D01512" w:rsidP="00932913">
      <w:pPr>
        <w:pStyle w:val="aff1"/>
        <w:ind w:firstLine="567"/>
        <w:jc w:val="both"/>
        <w:rPr>
          <w:sz w:val="28"/>
          <w:szCs w:val="28"/>
        </w:rPr>
      </w:pPr>
      <w:r>
        <w:rPr>
          <w:sz w:val="28"/>
          <w:szCs w:val="28"/>
        </w:rPr>
        <w:t>Д.6.</w:t>
      </w:r>
      <w:r w:rsidR="00BB7BFA" w:rsidRPr="0028654B">
        <w:rPr>
          <w:sz w:val="28"/>
          <w:szCs w:val="28"/>
        </w:rPr>
        <w:t>2.</w:t>
      </w:r>
      <w:r>
        <w:rPr>
          <w:sz w:val="28"/>
          <w:szCs w:val="28"/>
        </w:rPr>
        <w:t xml:space="preserve">3 </w:t>
      </w:r>
      <w:r w:rsidR="00177F5C" w:rsidRPr="0028654B">
        <w:rPr>
          <w:sz w:val="28"/>
          <w:szCs w:val="28"/>
        </w:rPr>
        <w:t>Жил</w:t>
      </w:r>
      <w:r>
        <w:rPr>
          <w:sz w:val="28"/>
          <w:szCs w:val="28"/>
        </w:rPr>
        <w:t>ые помещения</w:t>
      </w:r>
    </w:p>
    <w:p w14:paraId="31AC57C7" w14:textId="77777777" w:rsidR="00C770B9" w:rsidRPr="0028654B" w:rsidRDefault="00C770B9" w:rsidP="00932913">
      <w:pPr>
        <w:pStyle w:val="aff1"/>
        <w:ind w:firstLine="567"/>
        <w:jc w:val="both"/>
        <w:rPr>
          <w:sz w:val="28"/>
          <w:szCs w:val="28"/>
        </w:rPr>
      </w:pPr>
      <w:r w:rsidRPr="0028654B">
        <w:rPr>
          <w:sz w:val="28"/>
          <w:szCs w:val="28"/>
        </w:rPr>
        <w:t>В жил</w:t>
      </w:r>
      <w:r w:rsidR="00D01512">
        <w:rPr>
          <w:sz w:val="28"/>
          <w:szCs w:val="28"/>
        </w:rPr>
        <w:t>ых помещениях</w:t>
      </w:r>
      <w:r w:rsidRPr="0028654B">
        <w:rPr>
          <w:sz w:val="28"/>
          <w:szCs w:val="28"/>
        </w:rPr>
        <w:t xml:space="preserve"> массового и социального типа, где проживает много семей с детьми, определяющим может быть утренний пик вниз, во время выхода из здания по пути в школу и на работу.</w:t>
      </w:r>
    </w:p>
    <w:p w14:paraId="3BB03899" w14:textId="77777777" w:rsidR="00C770B9" w:rsidRPr="0028654B" w:rsidRDefault="00C770B9" w:rsidP="00932913">
      <w:pPr>
        <w:pStyle w:val="aff1"/>
        <w:ind w:firstLine="567"/>
        <w:jc w:val="both"/>
        <w:rPr>
          <w:sz w:val="28"/>
          <w:szCs w:val="28"/>
        </w:rPr>
      </w:pPr>
      <w:r w:rsidRPr="0028654B">
        <w:rPr>
          <w:sz w:val="28"/>
          <w:szCs w:val="28"/>
        </w:rPr>
        <w:t xml:space="preserve">Во второй половине </w:t>
      </w:r>
      <w:r w:rsidR="00D01512">
        <w:rPr>
          <w:sz w:val="28"/>
          <w:szCs w:val="28"/>
        </w:rPr>
        <w:t xml:space="preserve">дня, </w:t>
      </w:r>
      <w:r w:rsidRPr="0028654B">
        <w:rPr>
          <w:sz w:val="28"/>
          <w:szCs w:val="28"/>
        </w:rPr>
        <w:t>как правило</w:t>
      </w:r>
      <w:r w:rsidR="00D01512">
        <w:rPr>
          <w:sz w:val="28"/>
          <w:szCs w:val="28"/>
        </w:rPr>
        <w:t>,</w:t>
      </w:r>
      <w:r w:rsidRPr="0028654B">
        <w:rPr>
          <w:sz w:val="28"/>
          <w:szCs w:val="28"/>
        </w:rPr>
        <w:t xml:space="preserve"> наблюдается двусторонний пассажиропоток, который также может быть определяющим для выбора параметров лифтовой системы. </w:t>
      </w:r>
    </w:p>
    <w:p w14:paraId="72780E1C" w14:textId="77777777" w:rsidR="00C770B9" w:rsidRPr="0028654B" w:rsidRDefault="00D01512" w:rsidP="00932913">
      <w:pPr>
        <w:pStyle w:val="aff1"/>
        <w:ind w:firstLine="567"/>
        <w:jc w:val="both"/>
        <w:rPr>
          <w:sz w:val="28"/>
          <w:szCs w:val="28"/>
        </w:rPr>
      </w:pPr>
      <w:r>
        <w:rPr>
          <w:sz w:val="28"/>
          <w:szCs w:val="28"/>
        </w:rPr>
        <w:t xml:space="preserve">Д.6.2.4 </w:t>
      </w:r>
      <w:r w:rsidR="00C770B9" w:rsidRPr="0028654B">
        <w:rPr>
          <w:sz w:val="28"/>
          <w:szCs w:val="28"/>
        </w:rPr>
        <w:t>Гостиницы</w:t>
      </w:r>
    </w:p>
    <w:p w14:paraId="02C241C9" w14:textId="77777777" w:rsidR="00C770B9" w:rsidRPr="0028654B" w:rsidRDefault="00C770B9" w:rsidP="00932913">
      <w:pPr>
        <w:pStyle w:val="aff1"/>
        <w:ind w:firstLine="567"/>
        <w:jc w:val="both"/>
        <w:rPr>
          <w:sz w:val="28"/>
          <w:szCs w:val="28"/>
        </w:rPr>
      </w:pPr>
      <w:r w:rsidRPr="0028654B">
        <w:rPr>
          <w:sz w:val="28"/>
          <w:szCs w:val="28"/>
        </w:rPr>
        <w:lastRenderedPageBreak/>
        <w:t>Наиболее нагруженным периодом обычно является утреннее время, когда осуществляется регистрация заезда, характеризующееся интенсивным двусторонним движением.</w:t>
      </w:r>
    </w:p>
    <w:p w14:paraId="1FAE949A" w14:textId="77777777" w:rsidR="00C770B9" w:rsidRPr="00351FFC" w:rsidRDefault="00D01512" w:rsidP="00932913">
      <w:pPr>
        <w:pStyle w:val="aff1"/>
        <w:ind w:firstLine="567"/>
        <w:jc w:val="both"/>
        <w:rPr>
          <w:b/>
          <w:sz w:val="28"/>
          <w:szCs w:val="28"/>
        </w:rPr>
      </w:pPr>
      <w:bookmarkStart w:id="97" w:name="_Toc445801031"/>
      <w:r w:rsidRPr="00351FFC">
        <w:rPr>
          <w:b/>
          <w:sz w:val="28"/>
          <w:szCs w:val="28"/>
        </w:rPr>
        <w:t xml:space="preserve">Д.7 </w:t>
      </w:r>
      <w:r w:rsidR="00C770B9" w:rsidRPr="00351FFC">
        <w:rPr>
          <w:b/>
          <w:sz w:val="28"/>
          <w:szCs w:val="28"/>
        </w:rPr>
        <w:t>Расчетные формулы</w:t>
      </w:r>
      <w:bookmarkEnd w:id="97"/>
      <w:r w:rsidR="00C770B9" w:rsidRPr="00351FFC">
        <w:rPr>
          <w:b/>
          <w:sz w:val="28"/>
          <w:szCs w:val="28"/>
        </w:rPr>
        <w:t xml:space="preserve"> для подбора вертикального транспорта</w:t>
      </w:r>
    </w:p>
    <w:p w14:paraId="0787A4FA" w14:textId="77777777" w:rsidR="00C770B9" w:rsidRPr="0028654B" w:rsidRDefault="00D01512" w:rsidP="00932913">
      <w:pPr>
        <w:pStyle w:val="aff1"/>
        <w:ind w:firstLine="567"/>
        <w:jc w:val="both"/>
        <w:rPr>
          <w:sz w:val="28"/>
          <w:szCs w:val="28"/>
        </w:rPr>
      </w:pPr>
      <w:r>
        <w:rPr>
          <w:sz w:val="28"/>
          <w:szCs w:val="28"/>
        </w:rPr>
        <w:t xml:space="preserve">Д.7.1 </w:t>
      </w:r>
      <w:r w:rsidR="00687CB7">
        <w:rPr>
          <w:sz w:val="28"/>
          <w:szCs w:val="28"/>
        </w:rPr>
        <w:t xml:space="preserve">Время кругового рейса </w:t>
      </w:r>
      <w:r w:rsidR="00C770B9" w:rsidRPr="00687CB7">
        <w:rPr>
          <w:i/>
          <w:sz w:val="28"/>
          <w:szCs w:val="28"/>
        </w:rPr>
        <w:t>RTT</w:t>
      </w:r>
      <w:r w:rsidR="00C770B9" w:rsidRPr="0028654B">
        <w:rPr>
          <w:sz w:val="28"/>
          <w:szCs w:val="28"/>
        </w:rPr>
        <w:t xml:space="preserve"> одного лифта определяется как средний период времени, в течение которого кабина лифта выполняет круговое движение в здании во время пикового подъема, измеряемый с момента, когда двери кабины начинают открываться на главном посадочном этаже</w:t>
      </w:r>
      <w:r>
        <w:rPr>
          <w:sz w:val="28"/>
          <w:szCs w:val="28"/>
        </w:rPr>
        <w:t>,</w:t>
      </w:r>
      <w:r w:rsidR="00C770B9" w:rsidRPr="0028654B">
        <w:rPr>
          <w:sz w:val="28"/>
          <w:szCs w:val="28"/>
        </w:rPr>
        <w:t xml:space="preserve"> и до момента, когда двери будут открываться на главном посадочном этаже после завершения кругового рейса.</w:t>
      </w:r>
    </w:p>
    <w:p w14:paraId="79D0B3CE" w14:textId="77777777" w:rsidR="00C770B9" w:rsidRPr="0028654B" w:rsidRDefault="00D01512" w:rsidP="00932913">
      <w:pPr>
        <w:pStyle w:val="aff1"/>
        <w:ind w:firstLine="567"/>
        <w:jc w:val="both"/>
        <w:rPr>
          <w:sz w:val="28"/>
          <w:szCs w:val="28"/>
        </w:rPr>
      </w:pPr>
      <w:r>
        <w:rPr>
          <w:sz w:val="28"/>
          <w:szCs w:val="28"/>
        </w:rPr>
        <w:t>Д.7.2</w:t>
      </w:r>
      <w:r w:rsidR="00C770B9" w:rsidRPr="0028654B">
        <w:rPr>
          <w:sz w:val="28"/>
          <w:szCs w:val="28"/>
        </w:rPr>
        <w:t xml:space="preserve"> Время кругового рейса может определя</w:t>
      </w:r>
      <w:r>
        <w:rPr>
          <w:sz w:val="28"/>
          <w:szCs w:val="28"/>
        </w:rPr>
        <w:t>ть</w:t>
      </w:r>
      <w:r w:rsidR="00C770B9" w:rsidRPr="0028654B">
        <w:rPr>
          <w:sz w:val="28"/>
          <w:szCs w:val="28"/>
        </w:rPr>
        <w:t xml:space="preserve">ся упрощенным методом </w:t>
      </w:r>
      <w:r>
        <w:rPr>
          <w:sz w:val="28"/>
          <w:szCs w:val="28"/>
        </w:rPr>
        <w:t>со сл</w:t>
      </w:r>
      <w:r w:rsidR="00C770B9" w:rsidRPr="0028654B">
        <w:rPr>
          <w:sz w:val="28"/>
          <w:szCs w:val="28"/>
        </w:rPr>
        <w:t>едующи</w:t>
      </w:r>
      <w:r>
        <w:rPr>
          <w:sz w:val="28"/>
          <w:szCs w:val="28"/>
        </w:rPr>
        <w:t>ми</w:t>
      </w:r>
      <w:r w:rsidR="00C770B9" w:rsidRPr="0028654B">
        <w:rPr>
          <w:sz w:val="28"/>
          <w:szCs w:val="28"/>
        </w:rPr>
        <w:t xml:space="preserve"> допущения</w:t>
      </w:r>
      <w:r>
        <w:rPr>
          <w:sz w:val="28"/>
          <w:szCs w:val="28"/>
        </w:rPr>
        <w:t>ми</w:t>
      </w:r>
      <w:r w:rsidR="00C770B9" w:rsidRPr="0028654B">
        <w:rPr>
          <w:sz w:val="28"/>
          <w:szCs w:val="28"/>
        </w:rPr>
        <w:t>:</w:t>
      </w:r>
    </w:p>
    <w:p w14:paraId="568ECD63" w14:textId="77777777" w:rsidR="00C770B9" w:rsidRPr="0028654B" w:rsidRDefault="00C770B9" w:rsidP="00932913">
      <w:pPr>
        <w:pStyle w:val="aff1"/>
        <w:ind w:firstLine="567"/>
        <w:jc w:val="both"/>
        <w:rPr>
          <w:sz w:val="28"/>
          <w:szCs w:val="28"/>
        </w:rPr>
      </w:pPr>
      <w:r w:rsidRPr="0028654B">
        <w:rPr>
          <w:sz w:val="28"/>
          <w:szCs w:val="28"/>
        </w:rPr>
        <w:t>- основной п</w:t>
      </w:r>
      <w:r w:rsidR="00D01512">
        <w:rPr>
          <w:sz w:val="28"/>
          <w:szCs w:val="28"/>
        </w:rPr>
        <w:t>осадочный этаж расположен внизу;</w:t>
      </w:r>
    </w:p>
    <w:p w14:paraId="3F6A2A01" w14:textId="77777777" w:rsidR="00C770B9" w:rsidRPr="0028654B" w:rsidRDefault="00C770B9" w:rsidP="00932913">
      <w:pPr>
        <w:pStyle w:val="aff1"/>
        <w:ind w:firstLine="567"/>
        <w:jc w:val="both"/>
        <w:rPr>
          <w:sz w:val="28"/>
          <w:szCs w:val="28"/>
        </w:rPr>
      </w:pPr>
      <w:r w:rsidRPr="0028654B">
        <w:rPr>
          <w:sz w:val="28"/>
          <w:szCs w:val="28"/>
        </w:rPr>
        <w:t xml:space="preserve">- пассажиры </w:t>
      </w:r>
      <w:r w:rsidR="00D01512">
        <w:rPr>
          <w:sz w:val="28"/>
          <w:szCs w:val="28"/>
        </w:rPr>
        <w:t>прибывают равномерно во времени;</w:t>
      </w:r>
    </w:p>
    <w:p w14:paraId="66DA3670" w14:textId="77777777" w:rsidR="00C770B9" w:rsidRPr="0028654B" w:rsidRDefault="00C770B9" w:rsidP="00932913">
      <w:pPr>
        <w:pStyle w:val="aff1"/>
        <w:ind w:firstLine="567"/>
        <w:jc w:val="both"/>
        <w:rPr>
          <w:sz w:val="28"/>
          <w:szCs w:val="28"/>
        </w:rPr>
      </w:pPr>
      <w:r w:rsidRPr="0028654B">
        <w:rPr>
          <w:sz w:val="28"/>
          <w:szCs w:val="28"/>
        </w:rPr>
        <w:t>- все лифты имеют нагрузку в среднем 80</w:t>
      </w:r>
      <w:r w:rsidR="00D01512">
        <w:rPr>
          <w:sz w:val="28"/>
          <w:szCs w:val="28"/>
        </w:rPr>
        <w:t xml:space="preserve"> </w:t>
      </w:r>
      <w:r w:rsidRPr="0028654B">
        <w:rPr>
          <w:sz w:val="28"/>
          <w:szCs w:val="28"/>
        </w:rPr>
        <w:t>% номинальной вме</w:t>
      </w:r>
      <w:r w:rsidR="00D01512">
        <w:rPr>
          <w:sz w:val="28"/>
          <w:szCs w:val="28"/>
        </w:rPr>
        <w:t>стимости;</w:t>
      </w:r>
    </w:p>
    <w:p w14:paraId="5C674ADD" w14:textId="77777777" w:rsidR="00C770B9" w:rsidRPr="0028654B" w:rsidRDefault="00C770B9" w:rsidP="00932913">
      <w:pPr>
        <w:pStyle w:val="aff1"/>
        <w:ind w:firstLine="567"/>
        <w:jc w:val="both"/>
        <w:rPr>
          <w:sz w:val="28"/>
          <w:szCs w:val="28"/>
        </w:rPr>
      </w:pPr>
      <w:r w:rsidRPr="0028654B">
        <w:rPr>
          <w:sz w:val="28"/>
          <w:szCs w:val="28"/>
        </w:rPr>
        <w:t>- все л</w:t>
      </w:r>
      <w:r w:rsidR="00D01512">
        <w:rPr>
          <w:sz w:val="28"/>
          <w:szCs w:val="28"/>
        </w:rPr>
        <w:t>ифты в группе лифтов одинаковые;</w:t>
      </w:r>
    </w:p>
    <w:p w14:paraId="01AFFADF" w14:textId="77777777" w:rsidR="00C770B9" w:rsidRPr="0028654B" w:rsidRDefault="00D01512" w:rsidP="00932913">
      <w:pPr>
        <w:pStyle w:val="aff1"/>
        <w:ind w:firstLine="567"/>
        <w:jc w:val="both"/>
        <w:rPr>
          <w:sz w:val="28"/>
          <w:szCs w:val="28"/>
        </w:rPr>
      </w:pPr>
      <w:r>
        <w:rPr>
          <w:sz w:val="28"/>
          <w:szCs w:val="28"/>
        </w:rPr>
        <w:t>- все этажи заселены одинаково;</w:t>
      </w:r>
    </w:p>
    <w:p w14:paraId="5737F6C8" w14:textId="77777777" w:rsidR="00C770B9" w:rsidRPr="0028654B" w:rsidRDefault="00C770B9" w:rsidP="00932913">
      <w:pPr>
        <w:pStyle w:val="aff1"/>
        <w:ind w:firstLine="567"/>
        <w:jc w:val="both"/>
        <w:rPr>
          <w:sz w:val="28"/>
          <w:szCs w:val="28"/>
        </w:rPr>
      </w:pPr>
      <w:r w:rsidRPr="0028654B">
        <w:rPr>
          <w:sz w:val="28"/>
          <w:szCs w:val="28"/>
        </w:rPr>
        <w:t>- номинальная скорость достигае</w:t>
      </w:r>
      <w:r w:rsidR="00D01512">
        <w:rPr>
          <w:sz w:val="28"/>
          <w:szCs w:val="28"/>
        </w:rPr>
        <w:t>тся за прохождение одного этажа;</w:t>
      </w:r>
    </w:p>
    <w:p w14:paraId="19033239" w14:textId="479C0162" w:rsidR="00C770B9" w:rsidRDefault="00C770B9" w:rsidP="00932913">
      <w:pPr>
        <w:pStyle w:val="aff1"/>
        <w:ind w:firstLine="567"/>
        <w:jc w:val="both"/>
        <w:rPr>
          <w:sz w:val="28"/>
          <w:szCs w:val="28"/>
        </w:rPr>
      </w:pPr>
      <w:r w:rsidRPr="0028654B">
        <w:rPr>
          <w:sz w:val="28"/>
          <w:szCs w:val="28"/>
        </w:rPr>
        <w:t>- высота между этажами одинаковая</w:t>
      </w:r>
      <w:r w:rsidR="00BF3CFB">
        <w:rPr>
          <w:sz w:val="28"/>
          <w:szCs w:val="28"/>
        </w:rPr>
        <w:t>;</w:t>
      </w:r>
    </w:p>
    <w:p w14:paraId="4F436AB0" w14:textId="759513D4" w:rsidR="00BF3CFB" w:rsidRPr="0028654B" w:rsidRDefault="00BF3CFB" w:rsidP="00932913">
      <w:pPr>
        <w:pStyle w:val="aff1"/>
        <w:ind w:firstLine="567"/>
        <w:jc w:val="both"/>
        <w:rPr>
          <w:sz w:val="28"/>
          <w:szCs w:val="28"/>
        </w:rPr>
      </w:pPr>
      <w:r w:rsidRPr="001F2135">
        <w:rPr>
          <w:bCs/>
          <w:kern w:val="36"/>
          <w:sz w:val="28"/>
          <w:szCs w:val="28"/>
        </w:rPr>
        <w:t>- если предусмотрена зона безостановочного движения лифта и она находится между основным посадочным этажом и обслуживаемыми этажами.</w:t>
      </w:r>
    </w:p>
    <w:p w14:paraId="1577CC3F" w14:textId="77777777" w:rsidR="00BF3CFB" w:rsidRPr="00E04F66" w:rsidRDefault="00BF3CFB" w:rsidP="00BF3CFB">
      <w:pPr>
        <w:pStyle w:val="aff1"/>
        <w:ind w:firstLine="567"/>
        <w:jc w:val="both"/>
        <w:rPr>
          <w:b/>
          <w:sz w:val="28"/>
          <w:szCs w:val="28"/>
        </w:rPr>
      </w:pPr>
      <w:r w:rsidRPr="00E04F66">
        <w:rPr>
          <w:b/>
          <w:sz w:val="28"/>
          <w:szCs w:val="28"/>
        </w:rPr>
        <w:t>(Измененная редакция, Изм. № 1).</w:t>
      </w:r>
    </w:p>
    <w:p w14:paraId="3430A2A3" w14:textId="77777777" w:rsidR="00BF3CFB" w:rsidRPr="001F2135" w:rsidRDefault="00BF3CFB" w:rsidP="00BF3CFB">
      <w:pPr>
        <w:ind w:firstLine="567"/>
        <w:jc w:val="both"/>
        <w:rPr>
          <w:sz w:val="28"/>
          <w:szCs w:val="28"/>
        </w:rPr>
      </w:pPr>
      <w:r w:rsidRPr="001F2135">
        <w:rPr>
          <w:sz w:val="28"/>
          <w:szCs w:val="28"/>
        </w:rPr>
        <w:t xml:space="preserve">Д.7.3 Круговой рейс </w:t>
      </w:r>
      <w:r w:rsidRPr="001F2135">
        <w:rPr>
          <w:i/>
          <w:sz w:val="28"/>
          <w:szCs w:val="28"/>
        </w:rPr>
        <w:t>RTT</w:t>
      </w:r>
      <w:r w:rsidRPr="001F2135">
        <w:rPr>
          <w:sz w:val="28"/>
          <w:szCs w:val="28"/>
        </w:rPr>
        <w:t>, с, определяют по формуле</w:t>
      </w:r>
    </w:p>
    <w:tbl>
      <w:tblPr>
        <w:tblW w:w="0" w:type="auto"/>
        <w:tblLook w:val="04A0" w:firstRow="1" w:lastRow="0" w:firstColumn="1" w:lastColumn="0" w:noHBand="0" w:noVBand="1"/>
      </w:tblPr>
      <w:tblGrid>
        <w:gridCol w:w="8205"/>
        <w:gridCol w:w="1150"/>
      </w:tblGrid>
      <w:tr w:rsidR="00BF3CFB" w:rsidRPr="001F2135" w14:paraId="261397B0" w14:textId="77777777" w:rsidTr="00A74745">
        <w:tc>
          <w:tcPr>
            <w:tcW w:w="8897" w:type="dxa"/>
            <w:shd w:val="clear" w:color="auto" w:fill="auto"/>
          </w:tcPr>
          <w:p w14:paraId="48DC101F" w14:textId="77777777" w:rsidR="00BF3CFB" w:rsidRPr="001F2135" w:rsidRDefault="00BF3CFB" w:rsidP="00A74745">
            <w:pPr>
              <w:ind w:firstLine="709"/>
              <w:jc w:val="center"/>
              <w:rPr>
                <w:sz w:val="28"/>
                <w:szCs w:val="28"/>
                <w:lang w:val="en-US"/>
              </w:rPr>
            </w:pPr>
            <w:r w:rsidRPr="001F2135">
              <w:rPr>
                <w:i/>
                <w:sz w:val="28"/>
                <w:szCs w:val="28"/>
                <w:lang w:val="en-US"/>
              </w:rPr>
              <w:t xml:space="preserve">RTT </w:t>
            </w:r>
            <w:r w:rsidRPr="001F2135">
              <w:rPr>
                <w:sz w:val="28"/>
                <w:szCs w:val="28"/>
                <w:lang w:val="en-US"/>
              </w:rPr>
              <w:t>= 2</w:t>
            </w:r>
            <w:r w:rsidRPr="001F2135">
              <w:rPr>
                <w:i/>
                <w:sz w:val="28"/>
                <w:szCs w:val="28"/>
                <w:lang w:val="en-US"/>
              </w:rPr>
              <w:t xml:space="preserve"> H t</w:t>
            </w:r>
            <w:r w:rsidRPr="001F2135">
              <w:rPr>
                <w:i/>
                <w:sz w:val="28"/>
                <w:szCs w:val="28"/>
                <w:vertAlign w:val="subscript"/>
                <w:lang w:val="en-US"/>
              </w:rPr>
              <w:t>v</w:t>
            </w:r>
            <w:r w:rsidRPr="001F2135">
              <w:rPr>
                <w:i/>
                <w:sz w:val="28"/>
                <w:szCs w:val="28"/>
                <w:lang w:val="en-US"/>
              </w:rPr>
              <w:t xml:space="preserve"> </w:t>
            </w:r>
            <w:r w:rsidRPr="001F2135">
              <w:rPr>
                <w:sz w:val="28"/>
                <w:szCs w:val="28"/>
                <w:lang w:val="en-US"/>
              </w:rPr>
              <w:t>+ (</w:t>
            </w:r>
            <w:r w:rsidRPr="001F2135">
              <w:rPr>
                <w:i/>
                <w:sz w:val="28"/>
                <w:szCs w:val="28"/>
                <w:lang w:val="en-US"/>
              </w:rPr>
              <w:t xml:space="preserve">S </w:t>
            </w:r>
            <w:r w:rsidRPr="001F2135">
              <w:rPr>
                <w:sz w:val="28"/>
                <w:szCs w:val="28"/>
                <w:lang w:val="en-US"/>
              </w:rPr>
              <w:t>+ 1) (</w:t>
            </w:r>
            <w:r w:rsidRPr="001F2135">
              <w:rPr>
                <w:i/>
                <w:sz w:val="28"/>
                <w:szCs w:val="28"/>
                <w:lang w:val="en-US"/>
              </w:rPr>
              <w:t>T – t</w:t>
            </w:r>
            <w:r w:rsidRPr="001F2135">
              <w:rPr>
                <w:i/>
                <w:iCs/>
                <w:sz w:val="28"/>
                <w:szCs w:val="28"/>
                <w:vertAlign w:val="subscript"/>
                <w:lang w:val="en-US"/>
              </w:rPr>
              <w:t>v</w:t>
            </w:r>
            <w:r w:rsidRPr="001F2135">
              <w:rPr>
                <w:sz w:val="28"/>
                <w:szCs w:val="28"/>
                <w:lang w:val="en-US"/>
              </w:rPr>
              <w:t>) + 2</w:t>
            </w:r>
            <w:r w:rsidRPr="001F2135">
              <w:rPr>
                <w:i/>
                <w:sz w:val="28"/>
                <w:szCs w:val="28"/>
                <w:lang w:val="en-US"/>
              </w:rPr>
              <w:t xml:space="preserve"> P t</w:t>
            </w:r>
            <w:r w:rsidRPr="001F2135">
              <w:rPr>
                <w:i/>
                <w:iCs/>
                <w:sz w:val="28"/>
                <w:szCs w:val="28"/>
                <w:vertAlign w:val="subscript"/>
                <w:lang w:val="en-US"/>
              </w:rPr>
              <w:t>p</w:t>
            </w:r>
            <w:r w:rsidRPr="001F2135">
              <w:rPr>
                <w:sz w:val="28"/>
                <w:szCs w:val="28"/>
                <w:vertAlign w:val="subscript"/>
                <w:lang w:val="en-US"/>
              </w:rPr>
              <w:t xml:space="preserve"> </w:t>
            </w:r>
            <w:r w:rsidRPr="001F2135">
              <w:rPr>
                <w:sz w:val="28"/>
                <w:szCs w:val="28"/>
                <w:lang w:val="en-US"/>
              </w:rPr>
              <w:t>,</w:t>
            </w:r>
          </w:p>
        </w:tc>
        <w:tc>
          <w:tcPr>
            <w:tcW w:w="1185" w:type="dxa"/>
            <w:shd w:val="clear" w:color="auto" w:fill="auto"/>
          </w:tcPr>
          <w:p w14:paraId="3D63507D" w14:textId="77777777" w:rsidR="00BF3CFB" w:rsidRPr="001F2135" w:rsidRDefault="00BF3CFB" w:rsidP="00A74745">
            <w:pPr>
              <w:rPr>
                <w:sz w:val="28"/>
                <w:szCs w:val="28"/>
              </w:rPr>
            </w:pPr>
            <w:r w:rsidRPr="001F2135">
              <w:rPr>
                <w:sz w:val="28"/>
                <w:szCs w:val="28"/>
              </w:rPr>
              <w:t>(Д.1)</w:t>
            </w:r>
          </w:p>
        </w:tc>
      </w:tr>
    </w:tbl>
    <w:p w14:paraId="58AF1154" w14:textId="77777777" w:rsidR="00BF3CFB" w:rsidRPr="001F2135" w:rsidRDefault="00BF3CFB" w:rsidP="00BF3CFB">
      <w:pPr>
        <w:tabs>
          <w:tab w:val="left" w:pos="1276"/>
        </w:tabs>
        <w:ind w:firstLine="709"/>
        <w:jc w:val="both"/>
        <w:rPr>
          <w:sz w:val="28"/>
          <w:szCs w:val="28"/>
          <w:lang w:eastAsia="x-none"/>
        </w:rPr>
      </w:pPr>
      <w:r w:rsidRPr="001F2135">
        <w:rPr>
          <w:sz w:val="28"/>
          <w:szCs w:val="28"/>
        </w:rPr>
        <w:t xml:space="preserve">где </w:t>
      </w:r>
      <w:r w:rsidRPr="001F2135">
        <w:rPr>
          <w:i/>
          <w:sz w:val="28"/>
          <w:szCs w:val="28"/>
          <w:lang w:val="x-none" w:eastAsia="x-none"/>
        </w:rPr>
        <w:t>H</w:t>
      </w:r>
      <w:r w:rsidRPr="001F2135">
        <w:rPr>
          <w:sz w:val="28"/>
          <w:szCs w:val="28"/>
          <w:lang w:val="x-none" w:eastAsia="x-none"/>
        </w:rPr>
        <w:t xml:space="preserve"> – средний этаж разворота</w:t>
      </w:r>
      <w:r w:rsidRPr="001F2135">
        <w:rPr>
          <w:sz w:val="28"/>
          <w:szCs w:val="28"/>
          <w:lang w:eastAsia="x-none"/>
        </w:rPr>
        <w:t>;</w:t>
      </w:r>
    </w:p>
    <w:p w14:paraId="4F38ADEA" w14:textId="77777777" w:rsidR="00BF3CFB" w:rsidRPr="001F2135" w:rsidRDefault="00BF3CFB" w:rsidP="00BF3CFB">
      <w:pPr>
        <w:tabs>
          <w:tab w:val="left" w:pos="1276"/>
        </w:tabs>
        <w:ind w:firstLine="709"/>
        <w:jc w:val="both"/>
        <w:rPr>
          <w:sz w:val="28"/>
          <w:szCs w:val="28"/>
          <w:lang w:eastAsia="x-none"/>
        </w:rPr>
      </w:pPr>
      <w:r w:rsidRPr="001F2135">
        <w:rPr>
          <w:i/>
          <w:sz w:val="28"/>
          <w:szCs w:val="28"/>
          <w:lang w:val="x-none" w:eastAsia="x-none"/>
        </w:rPr>
        <w:t>S</w:t>
      </w:r>
      <w:r w:rsidRPr="001F2135">
        <w:rPr>
          <w:sz w:val="28"/>
          <w:szCs w:val="28"/>
          <w:lang w:val="x-none" w:eastAsia="x-none"/>
        </w:rPr>
        <w:t xml:space="preserve"> – </w:t>
      </w:r>
      <w:r w:rsidRPr="001F2135">
        <w:rPr>
          <w:sz w:val="28"/>
          <w:szCs w:val="28"/>
          <w:lang w:eastAsia="x-none"/>
        </w:rPr>
        <w:t>с</w:t>
      </w:r>
      <w:r w:rsidRPr="001F2135">
        <w:rPr>
          <w:sz w:val="28"/>
          <w:szCs w:val="28"/>
          <w:lang w:val="x-none" w:eastAsia="x-none"/>
        </w:rPr>
        <w:t xml:space="preserve">реднее </w:t>
      </w:r>
      <w:r w:rsidRPr="001F2135">
        <w:rPr>
          <w:sz w:val="28"/>
          <w:szCs w:val="28"/>
          <w:lang w:eastAsia="x-none"/>
        </w:rPr>
        <w:t>число</w:t>
      </w:r>
      <w:r w:rsidRPr="001F2135">
        <w:rPr>
          <w:sz w:val="28"/>
          <w:szCs w:val="28"/>
          <w:lang w:val="x-none" w:eastAsia="x-none"/>
        </w:rPr>
        <w:t xml:space="preserve"> остановок</w:t>
      </w:r>
      <w:r w:rsidRPr="001F2135">
        <w:rPr>
          <w:sz w:val="28"/>
          <w:szCs w:val="28"/>
          <w:lang w:eastAsia="x-none"/>
        </w:rPr>
        <w:t>;</w:t>
      </w:r>
    </w:p>
    <w:p w14:paraId="4C74C126" w14:textId="77777777" w:rsidR="00BF3CFB" w:rsidRPr="001F2135" w:rsidRDefault="00BF3CFB" w:rsidP="00BF3CFB">
      <w:pPr>
        <w:tabs>
          <w:tab w:val="left" w:pos="1276"/>
        </w:tabs>
        <w:ind w:firstLine="709"/>
        <w:jc w:val="both"/>
        <w:rPr>
          <w:sz w:val="28"/>
          <w:szCs w:val="28"/>
          <w:lang w:eastAsia="x-none"/>
        </w:rPr>
      </w:pPr>
      <w:r w:rsidRPr="001F2135">
        <w:rPr>
          <w:i/>
          <w:sz w:val="28"/>
          <w:szCs w:val="28"/>
          <w:lang w:val="x-none" w:eastAsia="x-none"/>
        </w:rPr>
        <w:t>Р</w:t>
      </w:r>
      <w:r w:rsidRPr="001F2135">
        <w:rPr>
          <w:sz w:val="28"/>
          <w:szCs w:val="28"/>
          <w:lang w:val="x-none" w:eastAsia="x-none"/>
        </w:rPr>
        <w:t xml:space="preserve"> – </w:t>
      </w:r>
      <w:r w:rsidRPr="001F2135">
        <w:rPr>
          <w:sz w:val="28"/>
          <w:szCs w:val="28"/>
          <w:lang w:eastAsia="x-none"/>
        </w:rPr>
        <w:t>с</w:t>
      </w:r>
      <w:r w:rsidRPr="001F2135">
        <w:rPr>
          <w:sz w:val="28"/>
          <w:szCs w:val="28"/>
          <w:lang w:val="x-none" w:eastAsia="x-none"/>
        </w:rPr>
        <w:t xml:space="preserve">реднее </w:t>
      </w:r>
      <w:r w:rsidRPr="001F2135">
        <w:rPr>
          <w:sz w:val="28"/>
          <w:szCs w:val="28"/>
          <w:lang w:eastAsia="x-none"/>
        </w:rPr>
        <w:t>число</w:t>
      </w:r>
      <w:r w:rsidRPr="001F2135">
        <w:rPr>
          <w:sz w:val="28"/>
          <w:szCs w:val="28"/>
          <w:lang w:val="x-none" w:eastAsia="x-none"/>
        </w:rPr>
        <w:t xml:space="preserve"> перевозимых </w:t>
      </w:r>
      <w:r w:rsidRPr="001F2135">
        <w:rPr>
          <w:sz w:val="28"/>
          <w:szCs w:val="28"/>
          <w:lang w:eastAsia="x-none"/>
        </w:rPr>
        <w:t>пассажиров</w:t>
      </w:r>
      <w:r w:rsidRPr="001F2135">
        <w:rPr>
          <w:sz w:val="28"/>
          <w:szCs w:val="28"/>
          <w:lang w:val="x-none" w:eastAsia="x-none"/>
        </w:rPr>
        <w:t>;</w:t>
      </w:r>
    </w:p>
    <w:p w14:paraId="3622B229" w14:textId="77777777" w:rsidR="00BF3CFB" w:rsidRPr="001F2135" w:rsidRDefault="00BF3CFB" w:rsidP="00BF3CFB">
      <w:pPr>
        <w:tabs>
          <w:tab w:val="left" w:pos="1276"/>
        </w:tabs>
        <w:ind w:firstLine="709"/>
        <w:jc w:val="both"/>
        <w:rPr>
          <w:sz w:val="28"/>
          <w:szCs w:val="28"/>
          <w:lang w:eastAsia="x-none"/>
        </w:rPr>
      </w:pPr>
      <w:r w:rsidRPr="001F2135">
        <w:rPr>
          <w:i/>
          <w:sz w:val="28"/>
          <w:szCs w:val="28"/>
          <w:lang w:eastAsia="x-none"/>
        </w:rPr>
        <w:t>T</w:t>
      </w:r>
      <w:r w:rsidRPr="001F2135">
        <w:rPr>
          <w:sz w:val="28"/>
          <w:szCs w:val="28"/>
          <w:lang w:eastAsia="x-none"/>
        </w:rPr>
        <w:t xml:space="preserve"> – время цикла от этажа до этажа, с;</w:t>
      </w:r>
    </w:p>
    <w:p w14:paraId="6C19A330" w14:textId="77777777" w:rsidR="00BF3CFB" w:rsidRPr="001F2135" w:rsidRDefault="00BF3CFB" w:rsidP="00BF3CFB">
      <w:pPr>
        <w:tabs>
          <w:tab w:val="left" w:pos="1276"/>
        </w:tabs>
        <w:ind w:firstLine="709"/>
        <w:jc w:val="both"/>
        <w:rPr>
          <w:sz w:val="28"/>
          <w:szCs w:val="28"/>
          <w:lang w:eastAsia="x-none"/>
        </w:rPr>
      </w:pPr>
      <w:r w:rsidRPr="001F2135">
        <w:rPr>
          <w:i/>
          <w:sz w:val="28"/>
          <w:szCs w:val="28"/>
          <w:lang w:eastAsia="x-none"/>
        </w:rPr>
        <w:t>t</w:t>
      </w:r>
      <w:r w:rsidRPr="001F2135">
        <w:rPr>
          <w:i/>
          <w:iCs/>
          <w:sz w:val="28"/>
          <w:szCs w:val="28"/>
          <w:vertAlign w:val="subscript"/>
          <w:lang w:eastAsia="x-none"/>
        </w:rPr>
        <w:t>v</w:t>
      </w:r>
      <w:r w:rsidRPr="001F2135">
        <w:rPr>
          <w:sz w:val="28"/>
          <w:szCs w:val="28"/>
          <w:lang w:eastAsia="x-none"/>
        </w:rPr>
        <w:t xml:space="preserve"> – время прохождения двух смежных этажей на номинальной скорости, с;</w:t>
      </w:r>
    </w:p>
    <w:p w14:paraId="2E964F8A" w14:textId="77777777" w:rsidR="00BF3CFB" w:rsidRPr="001F2135" w:rsidRDefault="00BF3CFB" w:rsidP="00BF3CFB">
      <w:pPr>
        <w:tabs>
          <w:tab w:val="left" w:pos="1276"/>
        </w:tabs>
        <w:ind w:firstLine="709"/>
        <w:jc w:val="both"/>
        <w:rPr>
          <w:sz w:val="28"/>
          <w:szCs w:val="28"/>
          <w:lang w:val="x-none" w:eastAsia="x-none"/>
        </w:rPr>
      </w:pPr>
      <w:r w:rsidRPr="001F2135">
        <w:rPr>
          <w:i/>
          <w:sz w:val="28"/>
          <w:szCs w:val="28"/>
          <w:lang w:val="x-none" w:eastAsia="x-none"/>
        </w:rPr>
        <w:t>t</w:t>
      </w:r>
      <w:r w:rsidRPr="001F2135">
        <w:rPr>
          <w:i/>
          <w:iCs/>
          <w:sz w:val="28"/>
          <w:szCs w:val="28"/>
          <w:vertAlign w:val="subscript"/>
          <w:lang w:val="x-none" w:eastAsia="x-none"/>
        </w:rPr>
        <w:t>p</w:t>
      </w:r>
      <w:r w:rsidRPr="001F2135">
        <w:rPr>
          <w:i/>
          <w:sz w:val="28"/>
          <w:szCs w:val="28"/>
          <w:lang w:val="x-none" w:eastAsia="x-none"/>
        </w:rPr>
        <w:t xml:space="preserve"> –</w:t>
      </w:r>
      <w:r w:rsidRPr="001F2135">
        <w:rPr>
          <w:sz w:val="28"/>
          <w:szCs w:val="28"/>
          <w:lang w:val="x-none" w:eastAsia="x-none"/>
        </w:rPr>
        <w:t xml:space="preserve"> среднее время перемещения пассажира в кабине</w:t>
      </w:r>
      <w:r w:rsidRPr="001F2135">
        <w:rPr>
          <w:sz w:val="28"/>
          <w:szCs w:val="28"/>
          <w:lang w:eastAsia="x-none"/>
        </w:rPr>
        <w:t xml:space="preserve"> </w:t>
      </w:r>
      <w:r w:rsidRPr="001F2135">
        <w:rPr>
          <w:sz w:val="28"/>
          <w:szCs w:val="28"/>
          <w:lang w:val="x-none" w:eastAsia="x-none"/>
        </w:rPr>
        <w:t>(при входе или выходе)</w:t>
      </w:r>
      <w:r w:rsidRPr="001F2135">
        <w:rPr>
          <w:sz w:val="28"/>
          <w:szCs w:val="28"/>
          <w:lang w:eastAsia="x-none"/>
        </w:rPr>
        <w:t>,</w:t>
      </w:r>
      <w:r w:rsidRPr="001F2135">
        <w:rPr>
          <w:sz w:val="28"/>
          <w:szCs w:val="28"/>
          <w:lang w:val="x-none" w:eastAsia="x-none"/>
        </w:rPr>
        <w:t xml:space="preserve"> с</w:t>
      </w:r>
      <w:r w:rsidRPr="001F2135">
        <w:rPr>
          <w:sz w:val="28"/>
          <w:szCs w:val="28"/>
          <w:lang w:eastAsia="x-none"/>
        </w:rPr>
        <w:t>.</w:t>
      </w:r>
    </w:p>
    <w:p w14:paraId="57763893" w14:textId="77777777" w:rsidR="00BF3CFB" w:rsidRPr="001F2135" w:rsidRDefault="00BF3CFB" w:rsidP="00BF3CFB">
      <w:pPr>
        <w:tabs>
          <w:tab w:val="left" w:pos="1276"/>
        </w:tabs>
        <w:ind w:firstLine="567"/>
        <w:jc w:val="both"/>
        <w:rPr>
          <w:sz w:val="28"/>
          <w:szCs w:val="28"/>
          <w:lang w:eastAsia="x-none"/>
        </w:rPr>
      </w:pPr>
      <w:r w:rsidRPr="001F2135">
        <w:rPr>
          <w:sz w:val="28"/>
          <w:szCs w:val="28"/>
          <w:lang w:eastAsia="x-none"/>
        </w:rPr>
        <w:t xml:space="preserve">Для определения величин </w:t>
      </w:r>
      <w:r w:rsidRPr="001F2135">
        <w:rPr>
          <w:i/>
          <w:sz w:val="28"/>
          <w:szCs w:val="28"/>
          <w:lang w:eastAsia="x-none"/>
        </w:rPr>
        <w:t>H</w:t>
      </w:r>
      <w:r w:rsidRPr="001F2135">
        <w:rPr>
          <w:sz w:val="28"/>
          <w:szCs w:val="28"/>
          <w:lang w:eastAsia="x-none"/>
        </w:rPr>
        <w:t xml:space="preserve"> и </w:t>
      </w:r>
      <w:r w:rsidRPr="001F2135">
        <w:rPr>
          <w:i/>
          <w:sz w:val="28"/>
          <w:szCs w:val="28"/>
          <w:lang w:eastAsia="x-none"/>
        </w:rPr>
        <w:t>S</w:t>
      </w:r>
      <w:r w:rsidRPr="001F2135">
        <w:rPr>
          <w:sz w:val="28"/>
          <w:szCs w:val="28"/>
          <w:lang w:eastAsia="x-none"/>
        </w:rPr>
        <w:t xml:space="preserve"> необходимо пользоваться таблицей Д.5 (см. пункт Д.8 приложения Д). </w:t>
      </w:r>
    </w:p>
    <w:p w14:paraId="6D653844" w14:textId="77777777" w:rsidR="00BF3CFB" w:rsidRPr="001F2135" w:rsidRDefault="00BF3CFB" w:rsidP="00BF3CFB">
      <w:pPr>
        <w:tabs>
          <w:tab w:val="left" w:pos="1276"/>
        </w:tabs>
        <w:ind w:firstLine="567"/>
        <w:jc w:val="both"/>
        <w:rPr>
          <w:sz w:val="28"/>
          <w:szCs w:val="28"/>
          <w:lang w:eastAsia="x-none"/>
        </w:rPr>
      </w:pPr>
      <w:r w:rsidRPr="001F2135">
        <w:rPr>
          <w:sz w:val="28"/>
          <w:szCs w:val="28"/>
          <w:lang w:eastAsia="x-none"/>
        </w:rPr>
        <w:t xml:space="preserve">Величины </w:t>
      </w:r>
      <w:r w:rsidRPr="001F2135">
        <w:rPr>
          <w:i/>
          <w:sz w:val="28"/>
          <w:szCs w:val="28"/>
          <w:lang w:val="en-US"/>
        </w:rPr>
        <w:t>P</w:t>
      </w:r>
      <w:r w:rsidRPr="001F2135">
        <w:rPr>
          <w:i/>
          <w:sz w:val="28"/>
          <w:szCs w:val="28"/>
        </w:rPr>
        <w:t xml:space="preserve">, </w:t>
      </w:r>
      <w:r w:rsidRPr="001F2135">
        <w:rPr>
          <w:i/>
          <w:sz w:val="28"/>
          <w:szCs w:val="28"/>
          <w:lang w:val="en-US"/>
        </w:rPr>
        <w:t>T</w:t>
      </w:r>
      <w:r w:rsidRPr="001F2135">
        <w:rPr>
          <w:i/>
          <w:sz w:val="28"/>
          <w:szCs w:val="28"/>
        </w:rPr>
        <w:t xml:space="preserve"> </w:t>
      </w:r>
      <w:r w:rsidRPr="001F2135">
        <w:rPr>
          <w:sz w:val="28"/>
          <w:szCs w:val="28"/>
        </w:rPr>
        <w:t>и</w:t>
      </w:r>
      <w:r w:rsidRPr="001F2135">
        <w:rPr>
          <w:i/>
          <w:sz w:val="28"/>
          <w:szCs w:val="28"/>
        </w:rPr>
        <w:t xml:space="preserve"> </w:t>
      </w:r>
      <w:r w:rsidRPr="001F2135">
        <w:rPr>
          <w:i/>
          <w:sz w:val="28"/>
          <w:szCs w:val="28"/>
          <w:lang w:val="en-US"/>
        </w:rPr>
        <w:t>t</w:t>
      </w:r>
      <w:r w:rsidRPr="001F2135">
        <w:rPr>
          <w:i/>
          <w:iCs/>
          <w:sz w:val="28"/>
          <w:szCs w:val="28"/>
          <w:vertAlign w:val="subscript"/>
          <w:lang w:val="en-US"/>
        </w:rPr>
        <w:t>v</w:t>
      </w:r>
      <w:r w:rsidRPr="001F2135">
        <w:rPr>
          <w:sz w:val="28"/>
          <w:szCs w:val="28"/>
        </w:rPr>
        <w:t xml:space="preserve"> определяются по формулам: </w:t>
      </w:r>
    </w:p>
    <w:p w14:paraId="5F2C72E0" w14:textId="77777777" w:rsidR="00BF3CFB" w:rsidRPr="001F2135" w:rsidRDefault="00BF3CFB" w:rsidP="00BF3CFB">
      <w:pPr>
        <w:autoSpaceDE w:val="0"/>
        <w:autoSpaceDN w:val="0"/>
        <w:adjustRightInd w:val="0"/>
        <w:ind w:left="348" w:firstLine="709"/>
        <w:jc w:val="center"/>
        <w:rPr>
          <w:sz w:val="28"/>
          <w:szCs w:val="28"/>
        </w:rPr>
      </w:pPr>
      <w:r w:rsidRPr="001F2135">
        <w:rPr>
          <w:i/>
          <w:sz w:val="28"/>
          <w:szCs w:val="28"/>
          <w:lang w:val="en-US"/>
        </w:rPr>
        <w:t>P</w:t>
      </w:r>
      <w:r w:rsidRPr="001F2135">
        <w:rPr>
          <w:i/>
          <w:sz w:val="28"/>
          <w:szCs w:val="28"/>
        </w:rPr>
        <w:t xml:space="preserve"> </w:t>
      </w:r>
      <w:r w:rsidRPr="001F2135">
        <w:rPr>
          <w:sz w:val="28"/>
          <w:szCs w:val="28"/>
        </w:rPr>
        <w:t xml:space="preserve">= 0,8 </w:t>
      </w:r>
      <w:r w:rsidRPr="001F2135">
        <w:rPr>
          <w:i/>
          <w:sz w:val="28"/>
          <w:szCs w:val="28"/>
          <w:lang w:val="en-US"/>
        </w:rPr>
        <w:t>CC</w:t>
      </w:r>
      <w:r w:rsidRPr="001F2135">
        <w:rPr>
          <w:sz w:val="28"/>
          <w:szCs w:val="28"/>
        </w:rPr>
        <w:t xml:space="preserve"> </w:t>
      </w:r>
      <w:r w:rsidRPr="001F2135">
        <w:rPr>
          <w:sz w:val="28"/>
          <w:szCs w:val="28"/>
          <w:lang w:val="en-US"/>
        </w:rPr>
        <w:t>·</w:t>
      </w:r>
      <w:r w:rsidRPr="001F2135">
        <w:rPr>
          <w:i/>
          <w:sz w:val="28"/>
          <w:szCs w:val="28"/>
        </w:rPr>
        <w:t xml:space="preserve"> </w:t>
      </w:r>
      <w:r w:rsidRPr="001F2135">
        <w:rPr>
          <w:i/>
          <w:sz w:val="28"/>
          <w:szCs w:val="28"/>
          <w:lang w:val="en-US"/>
        </w:rPr>
        <w:t>CF</w:t>
      </w:r>
      <w:r w:rsidRPr="001F2135">
        <w:rPr>
          <w:sz w:val="28"/>
          <w:szCs w:val="28"/>
        </w:rPr>
        <w:t>;</w:t>
      </w:r>
    </w:p>
    <w:p w14:paraId="473FE40D" w14:textId="77777777" w:rsidR="00BF3CFB" w:rsidRPr="00F65BA7" w:rsidRDefault="00BF3CFB" w:rsidP="00BF3CFB">
      <w:pPr>
        <w:autoSpaceDE w:val="0"/>
        <w:autoSpaceDN w:val="0"/>
        <w:adjustRightInd w:val="0"/>
        <w:ind w:left="348" w:firstLine="709"/>
        <w:jc w:val="center"/>
        <w:rPr>
          <w:sz w:val="28"/>
          <w:szCs w:val="28"/>
          <w:lang w:val="en-US"/>
        </w:rPr>
      </w:pPr>
      <w:r w:rsidRPr="001F2135">
        <w:rPr>
          <w:i/>
          <w:sz w:val="28"/>
          <w:szCs w:val="28"/>
          <w:lang w:val="en-US"/>
        </w:rPr>
        <w:t>T</w:t>
      </w:r>
      <w:r w:rsidRPr="00F65BA7">
        <w:rPr>
          <w:sz w:val="28"/>
          <w:szCs w:val="28"/>
          <w:lang w:val="en-US"/>
        </w:rPr>
        <w:t xml:space="preserve"> = </w:t>
      </w:r>
      <w:r w:rsidRPr="001F2135">
        <w:rPr>
          <w:i/>
          <w:sz w:val="28"/>
          <w:szCs w:val="28"/>
          <w:lang w:val="en-US"/>
        </w:rPr>
        <w:t>t</w:t>
      </w:r>
      <w:r w:rsidRPr="001F2135">
        <w:rPr>
          <w:i/>
          <w:sz w:val="28"/>
          <w:szCs w:val="28"/>
          <w:vertAlign w:val="subscript"/>
          <w:lang w:val="en-US"/>
        </w:rPr>
        <w:t>f</w:t>
      </w:r>
      <w:r w:rsidRPr="00F65BA7">
        <w:rPr>
          <w:sz w:val="28"/>
          <w:szCs w:val="28"/>
          <w:lang w:val="en-US"/>
        </w:rPr>
        <w:t xml:space="preserve"> (1) + </w:t>
      </w:r>
      <w:r w:rsidRPr="001F2135">
        <w:rPr>
          <w:i/>
          <w:sz w:val="28"/>
          <w:szCs w:val="28"/>
          <w:lang w:val="en-US"/>
        </w:rPr>
        <w:t>t</w:t>
      </w:r>
      <w:r w:rsidRPr="001F2135">
        <w:rPr>
          <w:i/>
          <w:sz w:val="28"/>
          <w:szCs w:val="28"/>
          <w:vertAlign w:val="subscript"/>
          <w:lang w:val="en-US"/>
        </w:rPr>
        <w:t>sd</w:t>
      </w:r>
      <w:r w:rsidRPr="00F65BA7">
        <w:rPr>
          <w:sz w:val="28"/>
          <w:szCs w:val="28"/>
          <w:lang w:val="en-US"/>
        </w:rPr>
        <w:t xml:space="preserve"> + </w:t>
      </w:r>
      <w:r w:rsidRPr="001F2135">
        <w:rPr>
          <w:i/>
          <w:sz w:val="28"/>
          <w:szCs w:val="28"/>
          <w:lang w:val="en-US"/>
        </w:rPr>
        <w:t>t</w:t>
      </w:r>
      <w:r w:rsidRPr="001F2135">
        <w:rPr>
          <w:i/>
          <w:sz w:val="28"/>
          <w:szCs w:val="28"/>
          <w:vertAlign w:val="subscript"/>
          <w:lang w:val="en-US"/>
        </w:rPr>
        <w:t>c</w:t>
      </w:r>
      <w:r w:rsidRPr="00F65BA7">
        <w:rPr>
          <w:sz w:val="28"/>
          <w:szCs w:val="28"/>
          <w:lang w:val="en-US"/>
        </w:rPr>
        <w:t xml:space="preserve"> + </w:t>
      </w:r>
      <w:r w:rsidRPr="001F2135">
        <w:rPr>
          <w:i/>
          <w:sz w:val="28"/>
          <w:szCs w:val="28"/>
          <w:lang w:val="en-US"/>
        </w:rPr>
        <w:t>t</w:t>
      </w:r>
      <w:r w:rsidRPr="001F2135">
        <w:rPr>
          <w:sz w:val="28"/>
          <w:szCs w:val="28"/>
          <w:vertAlign w:val="subscript"/>
        </w:rPr>
        <w:t>о</w:t>
      </w:r>
      <w:r w:rsidRPr="00F65BA7">
        <w:rPr>
          <w:sz w:val="28"/>
          <w:szCs w:val="28"/>
          <w:lang w:val="en-US"/>
        </w:rPr>
        <w:t xml:space="preserve"> – </w:t>
      </w:r>
      <w:r w:rsidRPr="001F2135">
        <w:rPr>
          <w:i/>
          <w:sz w:val="28"/>
          <w:szCs w:val="28"/>
          <w:lang w:val="en-US"/>
        </w:rPr>
        <w:t>t</w:t>
      </w:r>
      <w:r w:rsidRPr="001F2135">
        <w:rPr>
          <w:i/>
          <w:iCs/>
          <w:sz w:val="28"/>
          <w:szCs w:val="28"/>
          <w:vertAlign w:val="subscript"/>
          <w:lang w:val="en-US"/>
        </w:rPr>
        <w:t>ad</w:t>
      </w:r>
      <w:r w:rsidRPr="00F65BA7">
        <w:rPr>
          <w:sz w:val="28"/>
          <w:szCs w:val="28"/>
          <w:lang w:val="en-US"/>
        </w:rPr>
        <w:t xml:space="preserve"> ;</w:t>
      </w:r>
    </w:p>
    <w:p w14:paraId="791C970B" w14:textId="77777777" w:rsidR="00BF3CFB" w:rsidRPr="001F2135" w:rsidRDefault="00BF3CFB" w:rsidP="00BF3CFB">
      <w:pPr>
        <w:autoSpaceDE w:val="0"/>
        <w:autoSpaceDN w:val="0"/>
        <w:adjustRightInd w:val="0"/>
        <w:ind w:left="348" w:firstLine="709"/>
        <w:jc w:val="center"/>
        <w:rPr>
          <w:sz w:val="28"/>
          <w:szCs w:val="28"/>
        </w:rPr>
      </w:pPr>
      <w:r w:rsidRPr="001F2135">
        <w:rPr>
          <w:i/>
          <w:sz w:val="28"/>
          <w:szCs w:val="28"/>
          <w:lang w:val="en-US"/>
        </w:rPr>
        <w:t>t</w:t>
      </w:r>
      <w:r w:rsidRPr="001F2135">
        <w:rPr>
          <w:i/>
          <w:iCs/>
          <w:sz w:val="28"/>
          <w:szCs w:val="28"/>
          <w:vertAlign w:val="subscript"/>
          <w:lang w:val="en-US"/>
        </w:rPr>
        <w:t>v</w:t>
      </w:r>
      <w:r w:rsidRPr="001F2135">
        <w:rPr>
          <w:sz w:val="28"/>
          <w:szCs w:val="28"/>
        </w:rPr>
        <w:t xml:space="preserve"> = </w:t>
      </w:r>
      <w:r w:rsidRPr="001F2135">
        <w:rPr>
          <w:i/>
          <w:sz w:val="28"/>
          <w:szCs w:val="28"/>
          <w:lang w:val="en-US"/>
        </w:rPr>
        <w:t>d</w:t>
      </w:r>
      <w:r w:rsidRPr="001F2135">
        <w:rPr>
          <w:i/>
          <w:iCs/>
          <w:sz w:val="28"/>
          <w:szCs w:val="28"/>
          <w:vertAlign w:val="subscript"/>
          <w:lang w:val="en-US"/>
        </w:rPr>
        <w:t>f</w:t>
      </w:r>
      <w:r w:rsidRPr="001F2135">
        <w:rPr>
          <w:sz w:val="28"/>
          <w:szCs w:val="28"/>
          <w:vertAlign w:val="subscript"/>
        </w:rPr>
        <w:t xml:space="preserve"> </w:t>
      </w:r>
      <w:r w:rsidRPr="001F2135">
        <w:rPr>
          <w:sz w:val="28"/>
          <w:szCs w:val="28"/>
        </w:rPr>
        <w:t>/</w:t>
      </w:r>
      <w:r w:rsidRPr="001F2135">
        <w:rPr>
          <w:i/>
          <w:sz w:val="28"/>
          <w:szCs w:val="28"/>
          <w:lang w:val="en-US"/>
        </w:rPr>
        <w:t>v</w:t>
      </w:r>
      <w:r w:rsidRPr="001F2135">
        <w:rPr>
          <w:sz w:val="28"/>
          <w:szCs w:val="28"/>
        </w:rPr>
        <w:t>,</w:t>
      </w:r>
    </w:p>
    <w:p w14:paraId="58DB7668" w14:textId="77777777" w:rsidR="00BF3CFB" w:rsidRPr="001F2135" w:rsidRDefault="00BF3CFB" w:rsidP="00BF3CFB">
      <w:pPr>
        <w:tabs>
          <w:tab w:val="left" w:pos="1276"/>
        </w:tabs>
        <w:jc w:val="both"/>
        <w:rPr>
          <w:sz w:val="28"/>
          <w:szCs w:val="28"/>
          <w:lang w:eastAsia="x-none"/>
        </w:rPr>
      </w:pPr>
      <w:r w:rsidRPr="001F2135">
        <w:rPr>
          <w:sz w:val="28"/>
          <w:szCs w:val="28"/>
          <w:lang w:eastAsia="x-none"/>
        </w:rPr>
        <w:t xml:space="preserve">где </w:t>
      </w:r>
      <w:r w:rsidRPr="001F2135">
        <w:rPr>
          <w:i/>
          <w:sz w:val="28"/>
          <w:szCs w:val="28"/>
          <w:lang w:val="x-none" w:eastAsia="x-none"/>
        </w:rPr>
        <w:t>СС</w:t>
      </w:r>
      <w:r w:rsidRPr="001F2135">
        <w:rPr>
          <w:sz w:val="28"/>
          <w:szCs w:val="28"/>
          <w:lang w:val="x-none" w:eastAsia="x-none"/>
        </w:rPr>
        <w:t xml:space="preserve"> – номинальная вместимость</w:t>
      </w:r>
      <w:r w:rsidRPr="001F2135">
        <w:rPr>
          <w:sz w:val="28"/>
          <w:szCs w:val="28"/>
          <w:lang w:eastAsia="x-none"/>
        </w:rPr>
        <w:t>,</w:t>
      </w:r>
      <w:r w:rsidRPr="001F2135">
        <w:rPr>
          <w:sz w:val="28"/>
          <w:szCs w:val="28"/>
          <w:lang w:val="x-none" w:eastAsia="x-none"/>
        </w:rPr>
        <w:t xml:space="preserve"> чел</w:t>
      </w:r>
      <w:r w:rsidRPr="001F2135">
        <w:rPr>
          <w:sz w:val="28"/>
          <w:szCs w:val="28"/>
          <w:lang w:eastAsia="x-none"/>
        </w:rPr>
        <w:t>.;</w:t>
      </w:r>
    </w:p>
    <w:p w14:paraId="765A65E5" w14:textId="77777777" w:rsidR="00BF3CFB" w:rsidRPr="001F2135" w:rsidRDefault="00BF3CFB" w:rsidP="00BF3CFB">
      <w:pPr>
        <w:tabs>
          <w:tab w:val="left" w:pos="1276"/>
        </w:tabs>
        <w:ind w:firstLine="709"/>
        <w:jc w:val="both"/>
        <w:rPr>
          <w:sz w:val="28"/>
          <w:szCs w:val="28"/>
          <w:lang w:val="x-none" w:eastAsia="x-none"/>
        </w:rPr>
      </w:pPr>
      <w:r w:rsidRPr="001F2135">
        <w:rPr>
          <w:i/>
          <w:sz w:val="28"/>
          <w:szCs w:val="28"/>
          <w:lang w:val="x-none" w:eastAsia="x-none"/>
        </w:rPr>
        <w:t>CF</w:t>
      </w:r>
      <w:r w:rsidRPr="001F2135">
        <w:rPr>
          <w:sz w:val="28"/>
          <w:szCs w:val="28"/>
          <w:lang w:val="x-none" w:eastAsia="x-none"/>
        </w:rPr>
        <w:t xml:space="preserve"> – коэффициент загрузки;</w:t>
      </w:r>
    </w:p>
    <w:p w14:paraId="0503F489" w14:textId="77777777" w:rsidR="00BF3CFB" w:rsidRPr="001F2135" w:rsidRDefault="00BF3CFB" w:rsidP="00BF3CFB">
      <w:pPr>
        <w:tabs>
          <w:tab w:val="left" w:pos="1276"/>
        </w:tabs>
        <w:ind w:firstLine="709"/>
        <w:jc w:val="both"/>
        <w:rPr>
          <w:sz w:val="28"/>
          <w:szCs w:val="28"/>
          <w:lang w:val="x-none" w:eastAsia="x-none"/>
        </w:rPr>
      </w:pPr>
      <w:r w:rsidRPr="001F2135">
        <w:rPr>
          <w:i/>
          <w:sz w:val="28"/>
          <w:szCs w:val="28"/>
          <w:lang w:val="x-none" w:eastAsia="x-none"/>
        </w:rPr>
        <w:t>t</w:t>
      </w:r>
      <w:r w:rsidRPr="001F2135">
        <w:rPr>
          <w:i/>
          <w:iCs/>
          <w:sz w:val="28"/>
          <w:szCs w:val="28"/>
          <w:vertAlign w:val="subscript"/>
          <w:lang w:val="x-none" w:eastAsia="x-none"/>
        </w:rPr>
        <w:t>f</w:t>
      </w:r>
      <w:r w:rsidRPr="001F2135">
        <w:rPr>
          <w:sz w:val="28"/>
          <w:szCs w:val="28"/>
          <w:lang w:val="x-none" w:eastAsia="x-none"/>
        </w:rPr>
        <w:t>(1) – время прохождения одного этажа</w:t>
      </w:r>
      <w:r w:rsidRPr="001F2135">
        <w:rPr>
          <w:sz w:val="28"/>
          <w:szCs w:val="28"/>
          <w:lang w:eastAsia="x-none"/>
        </w:rPr>
        <w:t>,</w:t>
      </w:r>
      <w:r w:rsidRPr="001F2135">
        <w:rPr>
          <w:sz w:val="28"/>
          <w:szCs w:val="28"/>
          <w:lang w:val="x-none" w:eastAsia="x-none"/>
        </w:rPr>
        <w:t xml:space="preserve"> с</w:t>
      </w:r>
      <w:r w:rsidRPr="001F2135">
        <w:rPr>
          <w:sz w:val="28"/>
          <w:szCs w:val="28"/>
          <w:lang w:eastAsia="x-none"/>
        </w:rPr>
        <w:t>;</w:t>
      </w:r>
    </w:p>
    <w:p w14:paraId="03C8E671" w14:textId="77777777" w:rsidR="00BF3CFB" w:rsidRPr="001F2135" w:rsidRDefault="00BF3CFB" w:rsidP="00BF3CFB">
      <w:pPr>
        <w:tabs>
          <w:tab w:val="left" w:pos="1276"/>
        </w:tabs>
        <w:ind w:firstLine="709"/>
        <w:jc w:val="both"/>
        <w:rPr>
          <w:sz w:val="28"/>
          <w:szCs w:val="28"/>
          <w:lang w:val="x-none" w:eastAsia="x-none"/>
        </w:rPr>
      </w:pPr>
      <w:r w:rsidRPr="001F2135">
        <w:rPr>
          <w:i/>
          <w:sz w:val="28"/>
          <w:szCs w:val="28"/>
          <w:lang w:val="x-none" w:eastAsia="x-none"/>
        </w:rPr>
        <w:t>t</w:t>
      </w:r>
      <w:r w:rsidRPr="001F2135">
        <w:rPr>
          <w:i/>
          <w:iCs/>
          <w:sz w:val="28"/>
          <w:szCs w:val="28"/>
          <w:vertAlign w:val="subscript"/>
          <w:lang w:val="x-none" w:eastAsia="x-none"/>
        </w:rPr>
        <w:t>sd</w:t>
      </w:r>
      <w:r w:rsidRPr="001F2135">
        <w:rPr>
          <w:i/>
          <w:iCs/>
          <w:sz w:val="28"/>
          <w:szCs w:val="28"/>
          <w:lang w:val="x-none" w:eastAsia="x-none"/>
        </w:rPr>
        <w:t xml:space="preserve"> </w:t>
      </w:r>
      <w:r w:rsidRPr="001F2135">
        <w:rPr>
          <w:sz w:val="28"/>
          <w:szCs w:val="28"/>
          <w:lang w:val="x-none" w:eastAsia="x-none"/>
        </w:rPr>
        <w:t xml:space="preserve">– </w:t>
      </w:r>
      <w:r w:rsidRPr="001F2135">
        <w:rPr>
          <w:sz w:val="28"/>
          <w:szCs w:val="28"/>
          <w:lang w:eastAsia="x-none"/>
        </w:rPr>
        <w:t>в</w:t>
      </w:r>
      <w:r w:rsidRPr="001F2135">
        <w:rPr>
          <w:sz w:val="28"/>
          <w:szCs w:val="28"/>
          <w:lang w:val="x-none" w:eastAsia="x-none"/>
        </w:rPr>
        <w:t xml:space="preserve">ремя задержки </w:t>
      </w:r>
      <w:r w:rsidRPr="001F2135">
        <w:rPr>
          <w:sz w:val="28"/>
          <w:szCs w:val="28"/>
          <w:lang w:eastAsia="x-none"/>
        </w:rPr>
        <w:t>старта,</w:t>
      </w:r>
      <w:r w:rsidRPr="001F2135">
        <w:rPr>
          <w:sz w:val="28"/>
          <w:szCs w:val="28"/>
          <w:lang w:val="x-none" w:eastAsia="x-none"/>
        </w:rPr>
        <w:t xml:space="preserve"> с</w:t>
      </w:r>
      <w:r w:rsidRPr="001F2135">
        <w:rPr>
          <w:sz w:val="28"/>
          <w:szCs w:val="28"/>
          <w:lang w:eastAsia="x-none"/>
        </w:rPr>
        <w:t>;</w:t>
      </w:r>
    </w:p>
    <w:p w14:paraId="4D3D3925" w14:textId="77777777" w:rsidR="00BF3CFB" w:rsidRPr="001F2135" w:rsidRDefault="00BF3CFB" w:rsidP="00BF3CFB">
      <w:pPr>
        <w:tabs>
          <w:tab w:val="left" w:pos="1276"/>
        </w:tabs>
        <w:ind w:firstLine="709"/>
        <w:jc w:val="both"/>
        <w:rPr>
          <w:sz w:val="28"/>
          <w:szCs w:val="28"/>
          <w:lang w:val="x-none" w:eastAsia="x-none"/>
        </w:rPr>
      </w:pPr>
      <w:r w:rsidRPr="001F2135">
        <w:rPr>
          <w:i/>
          <w:sz w:val="28"/>
          <w:szCs w:val="28"/>
          <w:lang w:val="x-none" w:eastAsia="x-none"/>
        </w:rPr>
        <w:lastRenderedPageBreak/>
        <w:t>t</w:t>
      </w:r>
      <w:r w:rsidRPr="001F2135">
        <w:rPr>
          <w:i/>
          <w:iCs/>
          <w:sz w:val="28"/>
          <w:szCs w:val="28"/>
          <w:vertAlign w:val="subscript"/>
          <w:lang w:val="x-none" w:eastAsia="x-none"/>
        </w:rPr>
        <w:t>c</w:t>
      </w:r>
      <w:r w:rsidRPr="001F2135">
        <w:rPr>
          <w:sz w:val="28"/>
          <w:szCs w:val="28"/>
          <w:lang w:val="x-none" w:eastAsia="x-none"/>
        </w:rPr>
        <w:t xml:space="preserve"> – </w:t>
      </w:r>
      <w:r w:rsidRPr="001F2135">
        <w:rPr>
          <w:sz w:val="28"/>
          <w:szCs w:val="28"/>
          <w:lang w:eastAsia="x-none"/>
        </w:rPr>
        <w:t>в</w:t>
      </w:r>
      <w:r w:rsidRPr="001F2135">
        <w:rPr>
          <w:sz w:val="28"/>
          <w:szCs w:val="28"/>
          <w:lang w:val="x-none" w:eastAsia="x-none"/>
        </w:rPr>
        <w:t>ремя закрывания двери</w:t>
      </w:r>
      <w:r w:rsidRPr="001F2135">
        <w:rPr>
          <w:sz w:val="28"/>
          <w:szCs w:val="28"/>
          <w:lang w:eastAsia="x-none"/>
        </w:rPr>
        <w:t>,</w:t>
      </w:r>
      <w:r w:rsidRPr="001F2135">
        <w:rPr>
          <w:sz w:val="28"/>
          <w:szCs w:val="28"/>
          <w:lang w:val="x-none" w:eastAsia="x-none"/>
        </w:rPr>
        <w:t xml:space="preserve"> с</w:t>
      </w:r>
      <w:r w:rsidRPr="001F2135">
        <w:rPr>
          <w:sz w:val="28"/>
          <w:szCs w:val="28"/>
          <w:lang w:eastAsia="x-none"/>
        </w:rPr>
        <w:t>;</w:t>
      </w:r>
    </w:p>
    <w:p w14:paraId="40C60DD8" w14:textId="77777777" w:rsidR="00BF3CFB" w:rsidRPr="001F2135" w:rsidRDefault="00BF3CFB" w:rsidP="00BF3CFB">
      <w:pPr>
        <w:tabs>
          <w:tab w:val="left" w:pos="1276"/>
        </w:tabs>
        <w:ind w:firstLine="709"/>
        <w:jc w:val="both"/>
        <w:rPr>
          <w:sz w:val="28"/>
          <w:szCs w:val="28"/>
          <w:lang w:val="x-none" w:eastAsia="x-none"/>
        </w:rPr>
      </w:pPr>
      <w:r w:rsidRPr="001F2135">
        <w:rPr>
          <w:i/>
          <w:sz w:val="28"/>
          <w:szCs w:val="28"/>
          <w:lang w:val="x-none" w:eastAsia="x-none"/>
        </w:rPr>
        <w:t>t</w:t>
      </w:r>
      <w:r w:rsidRPr="001F2135">
        <w:rPr>
          <w:sz w:val="28"/>
          <w:szCs w:val="28"/>
          <w:vertAlign w:val="subscript"/>
          <w:lang w:val="x-none" w:eastAsia="x-none"/>
        </w:rPr>
        <w:t>o</w:t>
      </w:r>
      <w:r w:rsidRPr="001F2135">
        <w:rPr>
          <w:i/>
          <w:sz w:val="28"/>
          <w:szCs w:val="28"/>
          <w:lang w:val="x-none" w:eastAsia="x-none"/>
        </w:rPr>
        <w:t xml:space="preserve"> </w:t>
      </w:r>
      <w:r w:rsidRPr="001F2135">
        <w:rPr>
          <w:sz w:val="28"/>
          <w:szCs w:val="28"/>
          <w:lang w:val="x-none" w:eastAsia="x-none"/>
        </w:rPr>
        <w:t xml:space="preserve">– </w:t>
      </w:r>
      <w:r w:rsidRPr="001F2135">
        <w:rPr>
          <w:sz w:val="28"/>
          <w:szCs w:val="28"/>
          <w:lang w:eastAsia="x-none"/>
        </w:rPr>
        <w:t>в</w:t>
      </w:r>
      <w:r w:rsidRPr="001F2135">
        <w:rPr>
          <w:sz w:val="28"/>
          <w:szCs w:val="28"/>
          <w:lang w:val="x-none" w:eastAsia="x-none"/>
        </w:rPr>
        <w:t>ремя открывания двери</w:t>
      </w:r>
      <w:r w:rsidRPr="001F2135">
        <w:rPr>
          <w:sz w:val="28"/>
          <w:szCs w:val="28"/>
          <w:lang w:eastAsia="x-none"/>
        </w:rPr>
        <w:t>,</w:t>
      </w:r>
      <w:r w:rsidRPr="001F2135">
        <w:rPr>
          <w:sz w:val="28"/>
          <w:szCs w:val="28"/>
          <w:lang w:val="x-none" w:eastAsia="x-none"/>
        </w:rPr>
        <w:t xml:space="preserve"> с</w:t>
      </w:r>
      <w:r w:rsidRPr="001F2135">
        <w:rPr>
          <w:sz w:val="28"/>
          <w:szCs w:val="28"/>
          <w:lang w:eastAsia="x-none"/>
        </w:rPr>
        <w:t>;</w:t>
      </w:r>
    </w:p>
    <w:p w14:paraId="090DE34D" w14:textId="77777777" w:rsidR="00BF3CFB" w:rsidRPr="001F2135" w:rsidRDefault="00BF3CFB" w:rsidP="00BF3CFB">
      <w:pPr>
        <w:tabs>
          <w:tab w:val="left" w:pos="1276"/>
        </w:tabs>
        <w:ind w:firstLine="709"/>
        <w:jc w:val="both"/>
        <w:rPr>
          <w:sz w:val="28"/>
          <w:szCs w:val="28"/>
          <w:lang w:val="x-none" w:eastAsia="x-none"/>
        </w:rPr>
      </w:pPr>
      <w:r w:rsidRPr="001F2135">
        <w:rPr>
          <w:i/>
          <w:sz w:val="28"/>
          <w:szCs w:val="28"/>
          <w:lang w:val="x-none" w:eastAsia="x-none"/>
        </w:rPr>
        <w:t>t</w:t>
      </w:r>
      <w:r w:rsidRPr="001F2135">
        <w:rPr>
          <w:i/>
          <w:iCs/>
          <w:sz w:val="28"/>
          <w:szCs w:val="28"/>
          <w:vertAlign w:val="subscript"/>
          <w:lang w:val="x-none" w:eastAsia="x-none"/>
        </w:rPr>
        <w:t>ad</w:t>
      </w:r>
      <w:r w:rsidRPr="001F2135">
        <w:rPr>
          <w:sz w:val="28"/>
          <w:szCs w:val="28"/>
          <w:lang w:val="x-none" w:eastAsia="x-none"/>
        </w:rPr>
        <w:t xml:space="preserve"> – </w:t>
      </w:r>
      <w:r w:rsidRPr="001F2135">
        <w:rPr>
          <w:sz w:val="28"/>
          <w:szCs w:val="28"/>
          <w:lang w:eastAsia="x-none"/>
        </w:rPr>
        <w:t>в</w:t>
      </w:r>
      <w:r w:rsidRPr="001F2135">
        <w:rPr>
          <w:sz w:val="28"/>
          <w:szCs w:val="28"/>
          <w:lang w:val="x-none" w:eastAsia="x-none"/>
        </w:rPr>
        <w:t xml:space="preserve">ремя </w:t>
      </w:r>
      <w:r w:rsidRPr="001F2135">
        <w:rPr>
          <w:sz w:val="28"/>
          <w:szCs w:val="28"/>
          <w:lang w:eastAsia="x-none"/>
        </w:rPr>
        <w:t xml:space="preserve">предварительного </w:t>
      </w:r>
      <w:r w:rsidRPr="001F2135">
        <w:rPr>
          <w:sz w:val="28"/>
          <w:szCs w:val="28"/>
          <w:lang w:val="x-none" w:eastAsia="x-none"/>
        </w:rPr>
        <w:t>открывания двери</w:t>
      </w:r>
      <w:r w:rsidRPr="001F2135">
        <w:rPr>
          <w:sz w:val="28"/>
          <w:szCs w:val="28"/>
          <w:lang w:eastAsia="x-none"/>
        </w:rPr>
        <w:t>,</w:t>
      </w:r>
      <w:r w:rsidRPr="001F2135">
        <w:rPr>
          <w:sz w:val="28"/>
          <w:szCs w:val="28"/>
          <w:lang w:val="x-none" w:eastAsia="x-none"/>
        </w:rPr>
        <w:t xml:space="preserve"> с</w:t>
      </w:r>
      <w:r w:rsidRPr="001F2135">
        <w:rPr>
          <w:sz w:val="28"/>
          <w:szCs w:val="28"/>
          <w:lang w:eastAsia="x-none"/>
        </w:rPr>
        <w:t>;</w:t>
      </w:r>
    </w:p>
    <w:p w14:paraId="74D5AD8D" w14:textId="77777777" w:rsidR="00BF3CFB" w:rsidRPr="001F2135" w:rsidRDefault="00BF3CFB" w:rsidP="00BF3CFB">
      <w:pPr>
        <w:tabs>
          <w:tab w:val="left" w:pos="1276"/>
        </w:tabs>
        <w:ind w:firstLine="709"/>
        <w:jc w:val="both"/>
        <w:rPr>
          <w:sz w:val="28"/>
          <w:szCs w:val="28"/>
          <w:lang w:eastAsia="x-none"/>
        </w:rPr>
      </w:pPr>
      <w:r w:rsidRPr="001F2135">
        <w:rPr>
          <w:i/>
          <w:sz w:val="28"/>
          <w:szCs w:val="28"/>
          <w:lang w:val="x-none" w:eastAsia="x-none"/>
        </w:rPr>
        <w:t>d</w:t>
      </w:r>
      <w:r w:rsidRPr="001F2135">
        <w:rPr>
          <w:i/>
          <w:iCs/>
          <w:sz w:val="28"/>
          <w:szCs w:val="28"/>
          <w:vertAlign w:val="subscript"/>
          <w:lang w:val="x-none" w:eastAsia="x-none"/>
        </w:rPr>
        <w:t>f</w:t>
      </w:r>
      <w:r w:rsidRPr="001F2135">
        <w:rPr>
          <w:i/>
          <w:sz w:val="28"/>
          <w:szCs w:val="28"/>
          <w:lang w:val="x-none" w:eastAsia="x-none"/>
        </w:rPr>
        <w:t xml:space="preserve"> </w:t>
      </w:r>
      <w:r w:rsidRPr="001F2135">
        <w:rPr>
          <w:i/>
          <w:sz w:val="28"/>
          <w:szCs w:val="28"/>
          <w:lang w:eastAsia="x-none"/>
        </w:rPr>
        <w:t xml:space="preserve"> </w:t>
      </w:r>
      <w:r w:rsidRPr="001F2135">
        <w:rPr>
          <w:sz w:val="28"/>
          <w:szCs w:val="28"/>
          <w:lang w:val="x-none" w:eastAsia="x-none"/>
        </w:rPr>
        <w:t>– средняя высота между этажами</w:t>
      </w:r>
      <w:r w:rsidRPr="001F2135">
        <w:rPr>
          <w:sz w:val="28"/>
          <w:szCs w:val="28"/>
          <w:lang w:eastAsia="x-none"/>
        </w:rPr>
        <w:t>,</w:t>
      </w:r>
      <w:r w:rsidRPr="001F2135">
        <w:rPr>
          <w:sz w:val="28"/>
          <w:szCs w:val="28"/>
          <w:lang w:val="x-none" w:eastAsia="x-none"/>
        </w:rPr>
        <w:t xml:space="preserve"> м</w:t>
      </w:r>
      <w:r w:rsidRPr="001F2135">
        <w:rPr>
          <w:sz w:val="28"/>
          <w:szCs w:val="28"/>
          <w:lang w:eastAsia="x-none"/>
        </w:rPr>
        <w:t>;</w:t>
      </w:r>
    </w:p>
    <w:p w14:paraId="446FFD59" w14:textId="77777777" w:rsidR="00BF3CFB" w:rsidRPr="001F2135" w:rsidRDefault="00BF3CFB" w:rsidP="00BF3CFB">
      <w:pPr>
        <w:tabs>
          <w:tab w:val="left" w:pos="1276"/>
        </w:tabs>
        <w:ind w:firstLine="709"/>
        <w:jc w:val="both"/>
        <w:rPr>
          <w:sz w:val="28"/>
          <w:szCs w:val="28"/>
          <w:lang w:val="x-none" w:eastAsia="x-none"/>
        </w:rPr>
      </w:pPr>
      <w:r w:rsidRPr="001F2135">
        <w:rPr>
          <w:i/>
          <w:sz w:val="28"/>
          <w:szCs w:val="28"/>
          <w:lang w:val="x-none" w:eastAsia="x-none"/>
        </w:rPr>
        <w:t xml:space="preserve">v </w:t>
      </w:r>
      <w:r w:rsidRPr="001F2135">
        <w:rPr>
          <w:sz w:val="28"/>
          <w:szCs w:val="28"/>
          <w:lang w:val="x-none" w:eastAsia="x-none"/>
        </w:rPr>
        <w:t>– номинальная скорость</w:t>
      </w:r>
      <w:r w:rsidRPr="001F2135">
        <w:rPr>
          <w:sz w:val="28"/>
          <w:szCs w:val="28"/>
          <w:lang w:eastAsia="x-none"/>
        </w:rPr>
        <w:t>,</w:t>
      </w:r>
      <w:r w:rsidRPr="001F2135">
        <w:rPr>
          <w:sz w:val="28"/>
          <w:szCs w:val="28"/>
          <w:lang w:val="x-none" w:eastAsia="x-none"/>
        </w:rPr>
        <w:t xml:space="preserve"> м/с</w:t>
      </w:r>
      <w:r w:rsidRPr="001F2135">
        <w:rPr>
          <w:sz w:val="28"/>
          <w:szCs w:val="28"/>
          <w:lang w:eastAsia="x-none"/>
        </w:rPr>
        <w:t>.</w:t>
      </w:r>
    </w:p>
    <w:p w14:paraId="17571461" w14:textId="77777777" w:rsidR="00BF3CFB" w:rsidRPr="001F2135" w:rsidRDefault="00BF3CFB" w:rsidP="00BF3CFB">
      <w:pPr>
        <w:tabs>
          <w:tab w:val="left" w:pos="1276"/>
        </w:tabs>
        <w:ind w:firstLine="567"/>
        <w:jc w:val="both"/>
        <w:rPr>
          <w:sz w:val="28"/>
          <w:szCs w:val="28"/>
          <w:lang w:eastAsia="x-none"/>
        </w:rPr>
      </w:pPr>
      <w:r w:rsidRPr="001F2135">
        <w:rPr>
          <w:sz w:val="28"/>
          <w:szCs w:val="28"/>
          <w:lang w:eastAsia="x-none"/>
        </w:rPr>
        <w:t xml:space="preserve">Если значения параметров </w:t>
      </w:r>
      <w:r w:rsidRPr="001F2135">
        <w:rPr>
          <w:i/>
          <w:sz w:val="28"/>
          <w:szCs w:val="28"/>
          <w:lang w:eastAsia="x-none"/>
        </w:rPr>
        <w:t>N</w:t>
      </w:r>
      <w:r w:rsidRPr="001F2135">
        <w:rPr>
          <w:sz w:val="28"/>
          <w:szCs w:val="28"/>
          <w:lang w:eastAsia="x-none"/>
        </w:rPr>
        <w:t xml:space="preserve"> и/или </w:t>
      </w:r>
      <w:r w:rsidRPr="001F2135">
        <w:rPr>
          <w:i/>
          <w:sz w:val="28"/>
          <w:szCs w:val="28"/>
          <w:lang w:eastAsia="x-none"/>
        </w:rPr>
        <w:t>СС (P)</w:t>
      </w:r>
      <w:r w:rsidRPr="001F2135">
        <w:rPr>
          <w:sz w:val="28"/>
          <w:szCs w:val="28"/>
          <w:lang w:eastAsia="x-none"/>
        </w:rPr>
        <w:t xml:space="preserve"> находятся вне диапазона таблицы Д.5, для расчета величин </w:t>
      </w:r>
      <w:r w:rsidRPr="001F2135">
        <w:rPr>
          <w:i/>
          <w:sz w:val="28"/>
          <w:szCs w:val="28"/>
          <w:lang w:eastAsia="x-none"/>
        </w:rPr>
        <w:t>H</w:t>
      </w:r>
      <w:r w:rsidRPr="001F2135">
        <w:rPr>
          <w:sz w:val="28"/>
          <w:szCs w:val="28"/>
          <w:lang w:eastAsia="x-none"/>
        </w:rPr>
        <w:t xml:space="preserve"> и </w:t>
      </w:r>
      <w:r w:rsidRPr="001F2135">
        <w:rPr>
          <w:i/>
          <w:sz w:val="28"/>
          <w:szCs w:val="28"/>
          <w:lang w:eastAsia="x-none"/>
        </w:rPr>
        <w:t>S</w:t>
      </w:r>
      <w:r w:rsidRPr="001F2135">
        <w:rPr>
          <w:sz w:val="28"/>
          <w:szCs w:val="28"/>
          <w:lang w:eastAsia="x-none"/>
        </w:rPr>
        <w:t xml:space="preserve"> применяют приведенные ниже формулы:</w:t>
      </w:r>
    </w:p>
    <w:p w14:paraId="02B586F0" w14:textId="77777777" w:rsidR="00BF3CFB" w:rsidRPr="001F2135" w:rsidRDefault="00BF3CFB" w:rsidP="00BF3CFB">
      <w:pPr>
        <w:spacing w:before="80"/>
        <w:ind w:left="993" w:hanging="284"/>
        <w:jc w:val="center"/>
        <w:rPr>
          <w:sz w:val="28"/>
          <w:szCs w:val="28"/>
        </w:rPr>
      </w:pPr>
      <w:r w:rsidRPr="001F2135">
        <w:rPr>
          <w:position w:val="-28"/>
          <w:sz w:val="28"/>
          <w:szCs w:val="28"/>
        </w:rPr>
        <w:object w:dxaOrig="1780" w:dyaOrig="740" w14:anchorId="04C7D16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6.25pt;height:36.75pt" o:ole="">
            <v:imagedata r:id="rId24" o:title=""/>
          </v:shape>
          <o:OLEObject Type="Embed" ProgID="Equation.3" ShapeID="_x0000_i1025" DrawAspect="Content" ObjectID="_1681645008" r:id="rId25"/>
        </w:object>
      </w:r>
      <w:r w:rsidRPr="001F2135">
        <w:rPr>
          <w:sz w:val="28"/>
          <w:szCs w:val="28"/>
        </w:rPr>
        <w:t>;</w:t>
      </w:r>
    </w:p>
    <w:p w14:paraId="0906536C" w14:textId="77777777" w:rsidR="00BF3CFB" w:rsidRPr="001F2135" w:rsidRDefault="00BF3CFB" w:rsidP="00BF3CFB">
      <w:pPr>
        <w:ind w:firstLine="709"/>
        <w:jc w:val="center"/>
        <w:rPr>
          <w:sz w:val="28"/>
          <w:szCs w:val="28"/>
        </w:rPr>
      </w:pPr>
      <w:r w:rsidRPr="001F2135">
        <w:rPr>
          <w:sz w:val="28"/>
          <w:szCs w:val="28"/>
        </w:rPr>
        <w:object w:dxaOrig="2140" w:dyaOrig="840" w14:anchorId="00B82A05">
          <v:shape id="_x0000_i1026" type="#_x0000_t75" style="width:107.25pt;height:43.5pt" o:ole="">
            <v:imagedata r:id="rId26" o:title=""/>
          </v:shape>
          <o:OLEObject Type="Embed" ProgID="Equation.3" ShapeID="_x0000_i1026" DrawAspect="Content" ObjectID="_1681645009" r:id="rId27"/>
        </w:object>
      </w:r>
      <w:r w:rsidRPr="001F2135">
        <w:rPr>
          <w:position w:val="28"/>
          <w:sz w:val="28"/>
          <w:szCs w:val="28"/>
        </w:rPr>
        <w:t>,</w:t>
      </w:r>
    </w:p>
    <w:p w14:paraId="52BB0C7C" w14:textId="77777777" w:rsidR="00BF3CFB" w:rsidRPr="001F2135" w:rsidRDefault="00BF3CFB" w:rsidP="00BF3CFB">
      <w:pPr>
        <w:tabs>
          <w:tab w:val="left" w:pos="1276"/>
        </w:tabs>
        <w:jc w:val="both"/>
        <w:rPr>
          <w:sz w:val="28"/>
          <w:szCs w:val="28"/>
          <w:lang w:eastAsia="x-none"/>
        </w:rPr>
      </w:pPr>
      <w:r w:rsidRPr="001F2135">
        <w:rPr>
          <w:sz w:val="28"/>
          <w:szCs w:val="28"/>
          <w:lang w:eastAsia="x-none"/>
        </w:rPr>
        <w:t xml:space="preserve">где </w:t>
      </w:r>
      <w:r w:rsidRPr="001F2135">
        <w:rPr>
          <w:i/>
          <w:sz w:val="28"/>
          <w:szCs w:val="28"/>
          <w:lang w:val="x-none" w:eastAsia="x-none"/>
        </w:rPr>
        <w:t>N</w:t>
      </w:r>
      <w:r w:rsidRPr="001F2135">
        <w:rPr>
          <w:sz w:val="28"/>
          <w:szCs w:val="28"/>
          <w:lang w:val="x-none" w:eastAsia="x-none"/>
        </w:rPr>
        <w:t xml:space="preserve"> – </w:t>
      </w:r>
      <w:r w:rsidRPr="001F2135">
        <w:rPr>
          <w:sz w:val="28"/>
          <w:szCs w:val="28"/>
          <w:lang w:eastAsia="x-none"/>
        </w:rPr>
        <w:t>число</w:t>
      </w:r>
      <w:r w:rsidRPr="001F2135">
        <w:rPr>
          <w:sz w:val="28"/>
          <w:szCs w:val="28"/>
          <w:lang w:val="x-none" w:eastAsia="x-none"/>
        </w:rPr>
        <w:t xml:space="preserve"> обслуживаемых этажей выше основного посадочного;</w:t>
      </w:r>
    </w:p>
    <w:p w14:paraId="6CDACEFF" w14:textId="77777777" w:rsidR="00BF3CFB" w:rsidRPr="001F2135" w:rsidRDefault="00BF3CFB" w:rsidP="00BF3CFB">
      <w:pPr>
        <w:tabs>
          <w:tab w:val="left" w:pos="1276"/>
        </w:tabs>
        <w:ind w:firstLine="709"/>
        <w:jc w:val="both"/>
        <w:rPr>
          <w:sz w:val="28"/>
          <w:szCs w:val="28"/>
          <w:lang w:eastAsia="x-none"/>
        </w:rPr>
      </w:pPr>
      <w:r w:rsidRPr="001F2135">
        <w:rPr>
          <w:i/>
          <w:sz w:val="28"/>
          <w:szCs w:val="28"/>
          <w:lang w:val="en-US" w:eastAsia="x-none"/>
        </w:rPr>
        <w:t>i</w:t>
      </w:r>
      <w:r w:rsidRPr="001F2135">
        <w:rPr>
          <w:sz w:val="28"/>
          <w:szCs w:val="28"/>
          <w:lang w:eastAsia="x-none"/>
        </w:rPr>
        <w:t xml:space="preserve"> – величина, указанная в формуле определения </w:t>
      </w:r>
      <w:r w:rsidRPr="001F2135">
        <w:rPr>
          <w:i/>
          <w:sz w:val="28"/>
          <w:szCs w:val="28"/>
          <w:lang w:val="en-US" w:eastAsia="x-none"/>
        </w:rPr>
        <w:t>H</w:t>
      </w:r>
      <w:r w:rsidRPr="001F2135">
        <w:rPr>
          <w:sz w:val="28"/>
          <w:szCs w:val="28"/>
          <w:lang w:eastAsia="x-none"/>
        </w:rPr>
        <w:t xml:space="preserve">, – количество слагаемых суммы (от 1 до </w:t>
      </w:r>
      <w:r w:rsidRPr="001F2135">
        <w:rPr>
          <w:i/>
          <w:sz w:val="28"/>
          <w:szCs w:val="28"/>
          <w:lang w:eastAsia="x-none"/>
        </w:rPr>
        <w:t>N</w:t>
      </w:r>
      <w:r w:rsidRPr="001F2135">
        <w:rPr>
          <w:sz w:val="28"/>
          <w:szCs w:val="28"/>
          <w:lang w:eastAsia="x-none"/>
        </w:rPr>
        <w:t xml:space="preserve"> ‒ 1), равное числу обслуживаемых этажей выше основного посадочного минус 1 (</w:t>
      </w:r>
      <w:r w:rsidRPr="001F2135">
        <w:rPr>
          <w:i/>
          <w:sz w:val="28"/>
          <w:szCs w:val="28"/>
          <w:lang w:eastAsia="x-none"/>
        </w:rPr>
        <w:t>N</w:t>
      </w:r>
      <w:r w:rsidRPr="001F2135">
        <w:rPr>
          <w:sz w:val="28"/>
          <w:szCs w:val="28"/>
          <w:lang w:eastAsia="x-none"/>
        </w:rPr>
        <w:t xml:space="preserve"> ‒ 1).</w:t>
      </w:r>
    </w:p>
    <w:p w14:paraId="2143F504" w14:textId="77777777" w:rsidR="00BF3CFB" w:rsidRPr="001F2135" w:rsidRDefault="00BF3CFB" w:rsidP="00BF3CFB">
      <w:pPr>
        <w:tabs>
          <w:tab w:val="left" w:pos="567"/>
          <w:tab w:val="left" w:pos="1276"/>
        </w:tabs>
        <w:ind w:firstLine="567"/>
        <w:jc w:val="both"/>
        <w:rPr>
          <w:sz w:val="28"/>
          <w:szCs w:val="28"/>
          <w:lang w:val="x-none" w:eastAsia="x-none"/>
        </w:rPr>
      </w:pPr>
      <w:r w:rsidRPr="001F2135">
        <w:rPr>
          <w:sz w:val="28"/>
          <w:szCs w:val="28"/>
          <w:lang w:val="x-none" w:eastAsia="x-none"/>
        </w:rPr>
        <w:t xml:space="preserve">Интервал при пиковом подъеме </w:t>
      </w:r>
      <w:r w:rsidRPr="001F2135">
        <w:rPr>
          <w:i/>
          <w:sz w:val="28"/>
          <w:szCs w:val="28"/>
          <w:lang w:val="x-none" w:eastAsia="x-none"/>
        </w:rPr>
        <w:t>INT</w:t>
      </w:r>
      <w:r w:rsidRPr="001F2135">
        <w:rPr>
          <w:sz w:val="28"/>
          <w:szCs w:val="28"/>
          <w:lang w:eastAsia="x-none"/>
        </w:rPr>
        <w:t xml:space="preserve">, </w:t>
      </w:r>
      <w:r w:rsidRPr="001F2135">
        <w:rPr>
          <w:sz w:val="28"/>
          <w:szCs w:val="28"/>
          <w:lang w:val="x-none" w:eastAsia="x-none"/>
        </w:rPr>
        <w:t>с</w:t>
      </w:r>
      <w:r w:rsidRPr="001F2135">
        <w:rPr>
          <w:sz w:val="28"/>
          <w:szCs w:val="28"/>
          <w:lang w:eastAsia="x-none"/>
        </w:rPr>
        <w:t>,</w:t>
      </w:r>
      <w:r w:rsidRPr="001F2135">
        <w:rPr>
          <w:sz w:val="28"/>
          <w:szCs w:val="28"/>
          <w:lang w:val="x-none" w:eastAsia="x-none"/>
        </w:rPr>
        <w:t xml:space="preserve"> определя</w:t>
      </w:r>
      <w:r w:rsidRPr="001F2135">
        <w:rPr>
          <w:sz w:val="28"/>
          <w:szCs w:val="28"/>
          <w:lang w:eastAsia="x-none"/>
        </w:rPr>
        <w:t>ют</w:t>
      </w:r>
      <w:r w:rsidRPr="001F2135">
        <w:rPr>
          <w:sz w:val="28"/>
          <w:szCs w:val="28"/>
          <w:lang w:val="x-none" w:eastAsia="x-none"/>
        </w:rPr>
        <w:t xml:space="preserve"> по формуле</w:t>
      </w:r>
    </w:p>
    <w:tbl>
      <w:tblPr>
        <w:tblW w:w="0" w:type="auto"/>
        <w:tblLook w:val="04A0" w:firstRow="1" w:lastRow="0" w:firstColumn="1" w:lastColumn="0" w:noHBand="0" w:noVBand="1"/>
      </w:tblPr>
      <w:tblGrid>
        <w:gridCol w:w="8205"/>
        <w:gridCol w:w="1150"/>
      </w:tblGrid>
      <w:tr w:rsidR="00BF3CFB" w:rsidRPr="001F2135" w14:paraId="25393D36" w14:textId="77777777" w:rsidTr="00A74745">
        <w:tc>
          <w:tcPr>
            <w:tcW w:w="8897" w:type="dxa"/>
            <w:shd w:val="clear" w:color="auto" w:fill="auto"/>
          </w:tcPr>
          <w:p w14:paraId="471B4EFA" w14:textId="77777777" w:rsidR="00BF3CFB" w:rsidRPr="001F2135" w:rsidRDefault="00BF3CFB" w:rsidP="00A74745">
            <w:pPr>
              <w:ind w:firstLine="709"/>
              <w:jc w:val="center"/>
              <w:rPr>
                <w:sz w:val="28"/>
                <w:szCs w:val="28"/>
              </w:rPr>
            </w:pPr>
            <w:r w:rsidRPr="001F2135">
              <w:rPr>
                <w:i/>
                <w:sz w:val="28"/>
                <w:szCs w:val="28"/>
              </w:rPr>
              <w:t>INT</w:t>
            </w:r>
            <w:r w:rsidRPr="001F2135">
              <w:rPr>
                <w:sz w:val="28"/>
                <w:szCs w:val="28"/>
              </w:rPr>
              <w:t xml:space="preserve"> =</w:t>
            </w:r>
            <w:r w:rsidRPr="001F2135">
              <w:rPr>
                <w:i/>
                <w:sz w:val="28"/>
                <w:szCs w:val="28"/>
              </w:rPr>
              <w:t xml:space="preserve"> RTT</w:t>
            </w:r>
            <w:r w:rsidRPr="001F2135">
              <w:rPr>
                <w:sz w:val="28"/>
                <w:szCs w:val="28"/>
              </w:rPr>
              <w:t xml:space="preserve"> / </w:t>
            </w:r>
            <w:r w:rsidRPr="001F2135">
              <w:rPr>
                <w:i/>
                <w:sz w:val="28"/>
                <w:szCs w:val="28"/>
              </w:rPr>
              <w:t>L</w:t>
            </w:r>
            <w:r w:rsidRPr="001F2135">
              <w:rPr>
                <w:sz w:val="28"/>
                <w:szCs w:val="28"/>
              </w:rPr>
              <w:t>,</w:t>
            </w:r>
          </w:p>
        </w:tc>
        <w:tc>
          <w:tcPr>
            <w:tcW w:w="1185" w:type="dxa"/>
            <w:shd w:val="clear" w:color="auto" w:fill="auto"/>
          </w:tcPr>
          <w:p w14:paraId="7DB1B352" w14:textId="77777777" w:rsidR="00BF3CFB" w:rsidRPr="001F2135" w:rsidRDefault="00BF3CFB" w:rsidP="00A74745">
            <w:pPr>
              <w:rPr>
                <w:sz w:val="28"/>
                <w:szCs w:val="28"/>
              </w:rPr>
            </w:pPr>
            <w:r w:rsidRPr="001F2135">
              <w:rPr>
                <w:sz w:val="28"/>
                <w:szCs w:val="28"/>
              </w:rPr>
              <w:t>(Д.2)</w:t>
            </w:r>
          </w:p>
        </w:tc>
      </w:tr>
    </w:tbl>
    <w:p w14:paraId="1FEE142A" w14:textId="77777777" w:rsidR="00BF3CFB" w:rsidRPr="001F2135" w:rsidRDefault="00BF3CFB" w:rsidP="00BF3CFB">
      <w:pPr>
        <w:tabs>
          <w:tab w:val="left" w:pos="1276"/>
        </w:tabs>
        <w:ind w:firstLine="567"/>
        <w:jc w:val="both"/>
        <w:rPr>
          <w:sz w:val="28"/>
          <w:szCs w:val="28"/>
          <w:lang w:val="x-none" w:eastAsia="x-none"/>
        </w:rPr>
      </w:pPr>
      <w:r w:rsidRPr="001F2135">
        <w:rPr>
          <w:sz w:val="28"/>
          <w:szCs w:val="28"/>
          <w:lang w:val="x-none" w:eastAsia="x-none"/>
        </w:rPr>
        <w:t xml:space="preserve">где </w:t>
      </w:r>
      <w:r w:rsidRPr="001F2135">
        <w:rPr>
          <w:i/>
          <w:sz w:val="28"/>
          <w:szCs w:val="28"/>
          <w:lang w:val="x-none" w:eastAsia="x-none"/>
        </w:rPr>
        <w:t xml:space="preserve">L </w:t>
      </w:r>
      <w:r w:rsidRPr="001F2135">
        <w:rPr>
          <w:sz w:val="28"/>
          <w:szCs w:val="28"/>
          <w:lang w:val="x-none" w:eastAsia="x-none"/>
        </w:rPr>
        <w:t xml:space="preserve">– </w:t>
      </w:r>
      <w:r w:rsidRPr="001F2135">
        <w:rPr>
          <w:sz w:val="28"/>
          <w:szCs w:val="28"/>
          <w:lang w:eastAsia="x-none"/>
        </w:rPr>
        <w:t>число</w:t>
      </w:r>
      <w:r w:rsidRPr="001F2135">
        <w:rPr>
          <w:sz w:val="28"/>
          <w:szCs w:val="28"/>
          <w:lang w:val="x-none" w:eastAsia="x-none"/>
        </w:rPr>
        <w:t xml:space="preserve"> лифтов в группе.</w:t>
      </w:r>
    </w:p>
    <w:p w14:paraId="0B88570B" w14:textId="77777777" w:rsidR="00BF3CFB" w:rsidRPr="001F2135" w:rsidRDefault="00BF3CFB" w:rsidP="00BF3CFB">
      <w:pPr>
        <w:tabs>
          <w:tab w:val="left" w:pos="1276"/>
        </w:tabs>
        <w:ind w:firstLine="567"/>
        <w:jc w:val="both"/>
        <w:rPr>
          <w:sz w:val="28"/>
          <w:szCs w:val="28"/>
          <w:lang w:val="x-none" w:eastAsia="x-none"/>
        </w:rPr>
      </w:pPr>
      <w:r w:rsidRPr="001F2135">
        <w:rPr>
          <w:sz w:val="28"/>
          <w:szCs w:val="28"/>
          <w:lang w:val="x-none" w:eastAsia="x-none"/>
        </w:rPr>
        <w:t>Провозн</w:t>
      </w:r>
      <w:r w:rsidRPr="001F2135">
        <w:rPr>
          <w:sz w:val="28"/>
          <w:szCs w:val="28"/>
          <w:lang w:eastAsia="x-none"/>
        </w:rPr>
        <w:t>ую</w:t>
      </w:r>
      <w:r w:rsidRPr="001F2135">
        <w:rPr>
          <w:sz w:val="28"/>
          <w:szCs w:val="28"/>
          <w:lang w:val="x-none" w:eastAsia="x-none"/>
        </w:rPr>
        <w:t xml:space="preserve"> способность </w:t>
      </w:r>
      <w:r w:rsidRPr="001F2135">
        <w:rPr>
          <w:i/>
          <w:sz w:val="28"/>
          <w:szCs w:val="28"/>
          <w:lang w:val="x-none" w:eastAsia="x-none"/>
        </w:rPr>
        <w:t>HC</w:t>
      </w:r>
      <w:r w:rsidRPr="001F2135">
        <w:rPr>
          <w:sz w:val="28"/>
          <w:szCs w:val="28"/>
          <w:lang w:val="x-none" w:eastAsia="x-none"/>
        </w:rPr>
        <w:t xml:space="preserve"> за 5 мин при пиковом подъеме определя</w:t>
      </w:r>
      <w:r w:rsidRPr="001F2135">
        <w:rPr>
          <w:sz w:val="28"/>
          <w:szCs w:val="28"/>
          <w:lang w:eastAsia="x-none"/>
        </w:rPr>
        <w:t>ют</w:t>
      </w:r>
      <w:r w:rsidRPr="001F2135">
        <w:rPr>
          <w:sz w:val="28"/>
          <w:szCs w:val="28"/>
          <w:lang w:val="x-none" w:eastAsia="x-none"/>
        </w:rPr>
        <w:t xml:space="preserve"> по формуле</w:t>
      </w:r>
    </w:p>
    <w:tbl>
      <w:tblPr>
        <w:tblW w:w="0" w:type="auto"/>
        <w:tblLook w:val="04A0" w:firstRow="1" w:lastRow="0" w:firstColumn="1" w:lastColumn="0" w:noHBand="0" w:noVBand="1"/>
      </w:tblPr>
      <w:tblGrid>
        <w:gridCol w:w="8205"/>
        <w:gridCol w:w="1150"/>
      </w:tblGrid>
      <w:tr w:rsidR="00BF3CFB" w:rsidRPr="001F2135" w14:paraId="52B65039" w14:textId="77777777" w:rsidTr="00A74745">
        <w:tc>
          <w:tcPr>
            <w:tcW w:w="8897" w:type="dxa"/>
            <w:shd w:val="clear" w:color="auto" w:fill="auto"/>
          </w:tcPr>
          <w:p w14:paraId="087FF4ED" w14:textId="77777777" w:rsidR="00BF3CFB" w:rsidRPr="001F2135" w:rsidRDefault="00BF3CFB" w:rsidP="00A74745">
            <w:pPr>
              <w:ind w:firstLine="709"/>
              <w:jc w:val="center"/>
              <w:rPr>
                <w:sz w:val="28"/>
                <w:szCs w:val="28"/>
              </w:rPr>
            </w:pPr>
            <w:r w:rsidRPr="001F2135">
              <w:rPr>
                <w:i/>
                <w:sz w:val="28"/>
                <w:szCs w:val="28"/>
              </w:rPr>
              <w:t>HC</w:t>
            </w:r>
            <w:r w:rsidRPr="001F2135">
              <w:rPr>
                <w:sz w:val="28"/>
                <w:szCs w:val="28"/>
              </w:rPr>
              <w:t xml:space="preserve"> = 300 </w:t>
            </w:r>
            <w:r w:rsidRPr="001F2135">
              <w:rPr>
                <w:i/>
                <w:sz w:val="28"/>
                <w:szCs w:val="28"/>
              </w:rPr>
              <w:t>P</w:t>
            </w:r>
            <w:r w:rsidRPr="001F2135">
              <w:rPr>
                <w:sz w:val="28"/>
                <w:szCs w:val="28"/>
              </w:rPr>
              <w:t xml:space="preserve"> /</w:t>
            </w:r>
            <w:r w:rsidRPr="001F2135">
              <w:rPr>
                <w:i/>
                <w:sz w:val="28"/>
                <w:szCs w:val="28"/>
              </w:rPr>
              <w:t xml:space="preserve"> INT</w:t>
            </w:r>
            <w:r w:rsidRPr="001F2135">
              <w:rPr>
                <w:sz w:val="28"/>
                <w:szCs w:val="28"/>
              </w:rPr>
              <w:t>.</w:t>
            </w:r>
          </w:p>
        </w:tc>
        <w:tc>
          <w:tcPr>
            <w:tcW w:w="1185" w:type="dxa"/>
            <w:shd w:val="clear" w:color="auto" w:fill="auto"/>
          </w:tcPr>
          <w:p w14:paraId="2FE3D6DB" w14:textId="77777777" w:rsidR="00BF3CFB" w:rsidRPr="001F2135" w:rsidRDefault="00BF3CFB" w:rsidP="00A74745">
            <w:pPr>
              <w:rPr>
                <w:sz w:val="28"/>
                <w:szCs w:val="28"/>
              </w:rPr>
            </w:pPr>
            <w:r w:rsidRPr="001F2135">
              <w:rPr>
                <w:sz w:val="28"/>
                <w:szCs w:val="28"/>
              </w:rPr>
              <w:t>(Д.3)</w:t>
            </w:r>
          </w:p>
        </w:tc>
      </w:tr>
    </w:tbl>
    <w:p w14:paraId="37306B2E" w14:textId="77777777" w:rsidR="00BF3CFB" w:rsidRPr="001F2135" w:rsidRDefault="00BF3CFB" w:rsidP="00BF3CFB">
      <w:pPr>
        <w:tabs>
          <w:tab w:val="left" w:pos="1276"/>
        </w:tabs>
        <w:ind w:firstLine="567"/>
        <w:jc w:val="both"/>
        <w:rPr>
          <w:sz w:val="28"/>
          <w:szCs w:val="28"/>
          <w:lang w:val="x-none" w:eastAsia="x-none"/>
        </w:rPr>
      </w:pPr>
      <w:r w:rsidRPr="001F2135">
        <w:rPr>
          <w:sz w:val="28"/>
          <w:szCs w:val="28"/>
          <w:lang w:eastAsia="x-none"/>
        </w:rPr>
        <w:t>П</w:t>
      </w:r>
      <w:r w:rsidRPr="001F2135">
        <w:rPr>
          <w:sz w:val="28"/>
          <w:szCs w:val="28"/>
          <w:lang w:val="x-none" w:eastAsia="x-none"/>
        </w:rPr>
        <w:t>ровозную способность</w:t>
      </w:r>
      <w:r w:rsidRPr="001F2135">
        <w:rPr>
          <w:sz w:val="28"/>
          <w:szCs w:val="28"/>
          <w:lang w:eastAsia="x-none"/>
        </w:rPr>
        <w:t xml:space="preserve"> </w:t>
      </w:r>
      <w:r w:rsidRPr="001F2135">
        <w:rPr>
          <w:i/>
          <w:sz w:val="28"/>
          <w:szCs w:val="28"/>
          <w:lang w:val="x-none" w:eastAsia="x-none"/>
        </w:rPr>
        <w:t>PHC</w:t>
      </w:r>
      <w:r w:rsidRPr="001F2135">
        <w:rPr>
          <w:sz w:val="28"/>
          <w:szCs w:val="28"/>
          <w:lang w:val="x-none" w:eastAsia="x-none"/>
        </w:rPr>
        <w:t>, в процентах к расчетной заселенности здания или части здания, обслуживаемой рассматриваемой группой лифтов</w:t>
      </w:r>
      <w:r w:rsidRPr="001F2135">
        <w:rPr>
          <w:sz w:val="28"/>
          <w:szCs w:val="28"/>
          <w:lang w:eastAsia="x-none"/>
        </w:rPr>
        <w:t>,</w:t>
      </w:r>
      <w:r w:rsidRPr="001F2135">
        <w:rPr>
          <w:sz w:val="28"/>
          <w:szCs w:val="28"/>
          <w:lang w:val="x-none" w:eastAsia="x-none"/>
        </w:rPr>
        <w:t xml:space="preserve"> определя</w:t>
      </w:r>
      <w:r w:rsidRPr="001F2135">
        <w:rPr>
          <w:sz w:val="28"/>
          <w:szCs w:val="28"/>
          <w:lang w:eastAsia="x-none"/>
        </w:rPr>
        <w:t>ют</w:t>
      </w:r>
      <w:r w:rsidRPr="001F2135">
        <w:rPr>
          <w:sz w:val="28"/>
          <w:szCs w:val="28"/>
          <w:lang w:val="x-none" w:eastAsia="x-none"/>
        </w:rPr>
        <w:t xml:space="preserve"> по формуле</w:t>
      </w:r>
    </w:p>
    <w:tbl>
      <w:tblPr>
        <w:tblW w:w="0" w:type="auto"/>
        <w:tblLook w:val="04A0" w:firstRow="1" w:lastRow="0" w:firstColumn="1" w:lastColumn="0" w:noHBand="0" w:noVBand="1"/>
      </w:tblPr>
      <w:tblGrid>
        <w:gridCol w:w="8206"/>
        <w:gridCol w:w="1149"/>
      </w:tblGrid>
      <w:tr w:rsidR="00BF3CFB" w:rsidRPr="001F2135" w14:paraId="484DB8FD" w14:textId="77777777" w:rsidTr="00A74745">
        <w:tc>
          <w:tcPr>
            <w:tcW w:w="8897" w:type="dxa"/>
            <w:shd w:val="clear" w:color="auto" w:fill="auto"/>
          </w:tcPr>
          <w:p w14:paraId="578CA0B2" w14:textId="77777777" w:rsidR="00BF3CFB" w:rsidRPr="001F2135" w:rsidRDefault="00BF3CFB" w:rsidP="00A74745">
            <w:pPr>
              <w:ind w:firstLine="709"/>
              <w:jc w:val="center"/>
              <w:rPr>
                <w:sz w:val="28"/>
                <w:szCs w:val="28"/>
              </w:rPr>
            </w:pPr>
            <w:r w:rsidRPr="001F2135">
              <w:rPr>
                <w:i/>
                <w:sz w:val="28"/>
                <w:szCs w:val="28"/>
              </w:rPr>
              <w:t>PHC = HC</w:t>
            </w:r>
            <w:r w:rsidRPr="001F2135">
              <w:rPr>
                <w:sz w:val="28"/>
                <w:szCs w:val="28"/>
              </w:rPr>
              <w:t xml:space="preserve"> · 100 / </w:t>
            </w:r>
            <w:r w:rsidRPr="001F2135">
              <w:rPr>
                <w:i/>
                <w:sz w:val="28"/>
                <w:szCs w:val="28"/>
              </w:rPr>
              <w:t>U</w:t>
            </w:r>
            <w:r w:rsidRPr="001F2135">
              <w:rPr>
                <w:sz w:val="28"/>
                <w:szCs w:val="28"/>
              </w:rPr>
              <w:t>,</w:t>
            </w:r>
          </w:p>
        </w:tc>
        <w:tc>
          <w:tcPr>
            <w:tcW w:w="1185" w:type="dxa"/>
            <w:shd w:val="clear" w:color="auto" w:fill="auto"/>
          </w:tcPr>
          <w:p w14:paraId="48FDB676" w14:textId="77777777" w:rsidR="00BF3CFB" w:rsidRPr="001F2135" w:rsidRDefault="00BF3CFB" w:rsidP="00A74745">
            <w:pPr>
              <w:rPr>
                <w:sz w:val="28"/>
                <w:szCs w:val="28"/>
              </w:rPr>
            </w:pPr>
            <w:r w:rsidRPr="001F2135">
              <w:rPr>
                <w:sz w:val="28"/>
                <w:szCs w:val="28"/>
              </w:rPr>
              <w:t>(Д.4)</w:t>
            </w:r>
          </w:p>
        </w:tc>
      </w:tr>
    </w:tbl>
    <w:p w14:paraId="2E86337E" w14:textId="68BE9FDE" w:rsidR="00C770B9" w:rsidRPr="0028654B" w:rsidRDefault="00BF3CFB" w:rsidP="00932913">
      <w:pPr>
        <w:pStyle w:val="af0"/>
        <w:tabs>
          <w:tab w:val="left" w:pos="1276"/>
        </w:tabs>
        <w:spacing w:after="0"/>
        <w:jc w:val="both"/>
        <w:rPr>
          <w:sz w:val="28"/>
          <w:szCs w:val="28"/>
        </w:rPr>
      </w:pPr>
      <w:r w:rsidRPr="001F2135">
        <w:rPr>
          <w:sz w:val="28"/>
          <w:szCs w:val="28"/>
        </w:rPr>
        <w:t xml:space="preserve">где </w:t>
      </w:r>
      <w:r w:rsidRPr="001F2135">
        <w:rPr>
          <w:i/>
          <w:sz w:val="28"/>
          <w:szCs w:val="28"/>
        </w:rPr>
        <w:t>U</w:t>
      </w:r>
      <w:r w:rsidRPr="001F2135">
        <w:rPr>
          <w:sz w:val="28"/>
          <w:szCs w:val="28"/>
        </w:rPr>
        <w:t xml:space="preserve"> – заселенность здания, чел.</w:t>
      </w:r>
    </w:p>
    <w:p w14:paraId="33818EDF" w14:textId="77777777" w:rsidR="00BF3CFB" w:rsidRPr="00E04F66" w:rsidRDefault="00BF3CFB" w:rsidP="00BF3CFB">
      <w:pPr>
        <w:pStyle w:val="aff1"/>
        <w:ind w:firstLine="567"/>
        <w:jc w:val="both"/>
        <w:rPr>
          <w:b/>
          <w:sz w:val="28"/>
          <w:szCs w:val="28"/>
        </w:rPr>
      </w:pPr>
      <w:r w:rsidRPr="00E04F66">
        <w:rPr>
          <w:b/>
          <w:sz w:val="28"/>
          <w:szCs w:val="28"/>
        </w:rPr>
        <w:t>(Измененная редакция, Изм. № 1).</w:t>
      </w:r>
    </w:p>
    <w:p w14:paraId="54190B35" w14:textId="77777777" w:rsidR="00C770B9" w:rsidRPr="007767C9" w:rsidRDefault="007767C9" w:rsidP="00932913">
      <w:pPr>
        <w:pStyle w:val="aff1"/>
        <w:ind w:firstLine="567"/>
        <w:jc w:val="both"/>
        <w:rPr>
          <w:sz w:val="28"/>
          <w:szCs w:val="28"/>
        </w:rPr>
      </w:pPr>
      <w:bookmarkStart w:id="98" w:name="_Toc445801032"/>
      <w:r>
        <w:rPr>
          <w:sz w:val="28"/>
          <w:szCs w:val="28"/>
        </w:rPr>
        <w:t xml:space="preserve">Д.7.4 </w:t>
      </w:r>
      <w:r w:rsidR="00C770B9" w:rsidRPr="007767C9">
        <w:rPr>
          <w:sz w:val="28"/>
          <w:szCs w:val="28"/>
        </w:rPr>
        <w:t>Справочные данные для расчета</w:t>
      </w:r>
      <w:bookmarkEnd w:id="98"/>
      <w:r w:rsidR="00C319C1" w:rsidRPr="007767C9">
        <w:rPr>
          <w:sz w:val="28"/>
          <w:szCs w:val="28"/>
        </w:rPr>
        <w:t xml:space="preserve"> приведены в таблице </w:t>
      </w:r>
      <w:r w:rsidR="000871B4" w:rsidRPr="007767C9">
        <w:rPr>
          <w:sz w:val="28"/>
          <w:szCs w:val="28"/>
        </w:rPr>
        <w:t>Д</w:t>
      </w:r>
      <w:r w:rsidR="00C319C1" w:rsidRPr="007767C9">
        <w:rPr>
          <w:sz w:val="28"/>
          <w:szCs w:val="28"/>
        </w:rPr>
        <w:t>.3.</w:t>
      </w:r>
    </w:p>
    <w:p w14:paraId="5FCFC0CD" w14:textId="77777777" w:rsidR="00C319C1" w:rsidRPr="007767C9" w:rsidRDefault="00C319C1" w:rsidP="00932913">
      <w:pPr>
        <w:pStyle w:val="aff1"/>
        <w:ind w:firstLine="567"/>
        <w:jc w:val="both"/>
        <w:rPr>
          <w:sz w:val="28"/>
          <w:szCs w:val="28"/>
        </w:rPr>
      </w:pPr>
    </w:p>
    <w:p w14:paraId="40245C6D" w14:textId="77777777" w:rsidR="00C770B9" w:rsidRPr="007767C9" w:rsidRDefault="00C319C1" w:rsidP="00932913">
      <w:pPr>
        <w:pStyle w:val="aff1"/>
        <w:ind w:left="284" w:hanging="284"/>
        <w:jc w:val="both"/>
        <w:rPr>
          <w:sz w:val="28"/>
          <w:szCs w:val="28"/>
        </w:rPr>
      </w:pPr>
      <w:r w:rsidRPr="007767C9">
        <w:rPr>
          <w:sz w:val="28"/>
          <w:szCs w:val="28"/>
        </w:rPr>
        <w:t>Т</w:t>
      </w:r>
      <w:r w:rsidR="007767C9">
        <w:rPr>
          <w:sz w:val="28"/>
          <w:szCs w:val="28"/>
        </w:rPr>
        <w:t xml:space="preserve"> </w:t>
      </w:r>
      <w:r w:rsidRPr="007767C9">
        <w:rPr>
          <w:sz w:val="28"/>
          <w:szCs w:val="28"/>
        </w:rPr>
        <w:t>а</w:t>
      </w:r>
      <w:r w:rsidR="007767C9">
        <w:rPr>
          <w:sz w:val="28"/>
          <w:szCs w:val="28"/>
        </w:rPr>
        <w:t xml:space="preserve"> </w:t>
      </w:r>
      <w:r w:rsidRPr="007767C9">
        <w:rPr>
          <w:sz w:val="28"/>
          <w:szCs w:val="28"/>
        </w:rPr>
        <w:t>б</w:t>
      </w:r>
      <w:r w:rsidR="007767C9">
        <w:rPr>
          <w:sz w:val="28"/>
          <w:szCs w:val="28"/>
        </w:rPr>
        <w:t xml:space="preserve"> </w:t>
      </w:r>
      <w:r w:rsidRPr="007767C9">
        <w:rPr>
          <w:sz w:val="28"/>
          <w:szCs w:val="28"/>
        </w:rPr>
        <w:t>л</w:t>
      </w:r>
      <w:r w:rsidR="007767C9">
        <w:rPr>
          <w:sz w:val="28"/>
          <w:szCs w:val="28"/>
        </w:rPr>
        <w:t xml:space="preserve"> </w:t>
      </w:r>
      <w:r w:rsidRPr="007767C9">
        <w:rPr>
          <w:sz w:val="28"/>
          <w:szCs w:val="28"/>
        </w:rPr>
        <w:t>и</w:t>
      </w:r>
      <w:r w:rsidR="007767C9">
        <w:rPr>
          <w:sz w:val="28"/>
          <w:szCs w:val="28"/>
        </w:rPr>
        <w:t xml:space="preserve"> </w:t>
      </w:r>
      <w:r w:rsidRPr="007767C9">
        <w:rPr>
          <w:sz w:val="28"/>
          <w:szCs w:val="28"/>
        </w:rPr>
        <w:t>ц</w:t>
      </w:r>
      <w:r w:rsidR="007767C9">
        <w:rPr>
          <w:sz w:val="28"/>
          <w:szCs w:val="28"/>
        </w:rPr>
        <w:t xml:space="preserve"> </w:t>
      </w:r>
      <w:r w:rsidRPr="007767C9">
        <w:rPr>
          <w:sz w:val="28"/>
          <w:szCs w:val="28"/>
        </w:rPr>
        <w:t>а</w:t>
      </w:r>
      <w:r w:rsidR="007767C9">
        <w:rPr>
          <w:sz w:val="28"/>
          <w:szCs w:val="28"/>
        </w:rPr>
        <w:t xml:space="preserve">  </w:t>
      </w:r>
      <w:r w:rsidRPr="007767C9">
        <w:rPr>
          <w:sz w:val="28"/>
          <w:szCs w:val="28"/>
        </w:rPr>
        <w:t xml:space="preserve"> </w:t>
      </w:r>
      <w:r w:rsidR="000871B4" w:rsidRPr="007767C9">
        <w:rPr>
          <w:sz w:val="28"/>
          <w:szCs w:val="28"/>
        </w:rPr>
        <w:t>Д</w:t>
      </w:r>
      <w:r w:rsidRPr="007767C9">
        <w:rPr>
          <w:sz w:val="28"/>
          <w:szCs w:val="28"/>
        </w:rPr>
        <w:t xml:space="preserve">.3 </w:t>
      </w:r>
      <w:r w:rsidR="007767C9">
        <w:rPr>
          <w:sz w:val="28"/>
          <w:szCs w:val="28"/>
        </w:rPr>
        <w:t xml:space="preserve">– </w:t>
      </w:r>
      <w:r w:rsidR="00C770B9" w:rsidRPr="007767C9">
        <w:rPr>
          <w:b/>
          <w:sz w:val="28"/>
          <w:szCs w:val="28"/>
        </w:rPr>
        <w:t>Загрузка кабин лифтов</w:t>
      </w:r>
    </w:p>
    <w:tbl>
      <w:tblPr>
        <w:tblW w:w="9781" w:type="dxa"/>
        <w:tblInd w:w="-1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01"/>
        <w:gridCol w:w="1701"/>
        <w:gridCol w:w="1134"/>
        <w:gridCol w:w="1276"/>
        <w:gridCol w:w="1134"/>
        <w:gridCol w:w="1701"/>
        <w:gridCol w:w="1134"/>
      </w:tblGrid>
      <w:tr w:rsidR="00C770B9" w:rsidRPr="002C074D" w14:paraId="11233772" w14:textId="77777777" w:rsidTr="007767C9">
        <w:tc>
          <w:tcPr>
            <w:tcW w:w="1701" w:type="dxa"/>
            <w:shd w:val="clear" w:color="auto" w:fill="auto"/>
          </w:tcPr>
          <w:p w14:paraId="4DFAA746" w14:textId="77777777" w:rsidR="00C770B9" w:rsidRPr="007767C9" w:rsidRDefault="00C770B9" w:rsidP="00932913">
            <w:pPr>
              <w:pStyle w:val="aff1"/>
              <w:jc w:val="center"/>
              <w:rPr>
                <w:sz w:val="24"/>
                <w:szCs w:val="24"/>
              </w:rPr>
            </w:pPr>
            <w:r w:rsidRPr="007767C9">
              <w:rPr>
                <w:sz w:val="24"/>
                <w:szCs w:val="24"/>
              </w:rPr>
              <w:t>Номинальная грузоподъ</w:t>
            </w:r>
            <w:r w:rsidR="009C6904" w:rsidRPr="007767C9">
              <w:rPr>
                <w:sz w:val="24"/>
                <w:szCs w:val="24"/>
              </w:rPr>
              <w:t>е</w:t>
            </w:r>
            <w:r w:rsidRPr="007767C9">
              <w:rPr>
                <w:sz w:val="24"/>
                <w:szCs w:val="24"/>
              </w:rPr>
              <w:t>м</w:t>
            </w:r>
            <w:r w:rsidR="007767C9">
              <w:rPr>
                <w:sz w:val="24"/>
                <w:szCs w:val="24"/>
              </w:rPr>
              <w:t>-</w:t>
            </w:r>
            <w:r w:rsidRPr="007767C9">
              <w:rPr>
                <w:sz w:val="24"/>
                <w:szCs w:val="24"/>
              </w:rPr>
              <w:t>ность</w:t>
            </w:r>
            <w:r w:rsidR="007767C9" w:rsidRPr="007767C9">
              <w:rPr>
                <w:sz w:val="24"/>
                <w:szCs w:val="24"/>
              </w:rPr>
              <w:t xml:space="preserve"> </w:t>
            </w:r>
            <w:r w:rsidRPr="00687CB7">
              <w:rPr>
                <w:i/>
                <w:sz w:val="24"/>
                <w:szCs w:val="24"/>
              </w:rPr>
              <w:t>RL</w:t>
            </w:r>
            <w:r w:rsidR="007767C9" w:rsidRPr="007767C9">
              <w:rPr>
                <w:sz w:val="24"/>
                <w:szCs w:val="24"/>
              </w:rPr>
              <w:t>,</w:t>
            </w:r>
            <w:r w:rsidRPr="007767C9">
              <w:rPr>
                <w:sz w:val="24"/>
                <w:szCs w:val="24"/>
              </w:rPr>
              <w:t xml:space="preserve"> кг</w:t>
            </w:r>
          </w:p>
        </w:tc>
        <w:tc>
          <w:tcPr>
            <w:tcW w:w="1701" w:type="dxa"/>
            <w:shd w:val="clear" w:color="auto" w:fill="auto"/>
          </w:tcPr>
          <w:p w14:paraId="23F014EE" w14:textId="77777777" w:rsidR="00C770B9" w:rsidRPr="007767C9" w:rsidRDefault="00C770B9" w:rsidP="00932913">
            <w:pPr>
              <w:pStyle w:val="aff1"/>
              <w:jc w:val="center"/>
              <w:rPr>
                <w:sz w:val="24"/>
                <w:szCs w:val="24"/>
              </w:rPr>
            </w:pPr>
            <w:r w:rsidRPr="007767C9">
              <w:rPr>
                <w:sz w:val="24"/>
                <w:szCs w:val="24"/>
              </w:rPr>
              <w:t>Номинальная вместимость</w:t>
            </w:r>
            <w:r w:rsidR="007767C9" w:rsidRPr="007767C9">
              <w:rPr>
                <w:sz w:val="24"/>
                <w:szCs w:val="24"/>
              </w:rPr>
              <w:t xml:space="preserve"> </w:t>
            </w:r>
            <w:r w:rsidRPr="00687CB7">
              <w:rPr>
                <w:i/>
                <w:sz w:val="24"/>
                <w:szCs w:val="24"/>
              </w:rPr>
              <w:t>CC</w:t>
            </w:r>
            <w:r w:rsidRPr="007767C9">
              <w:rPr>
                <w:sz w:val="24"/>
                <w:szCs w:val="24"/>
              </w:rPr>
              <w:t>, чел</w:t>
            </w:r>
            <w:r w:rsidR="007767C9" w:rsidRPr="007767C9">
              <w:rPr>
                <w:sz w:val="24"/>
                <w:szCs w:val="24"/>
              </w:rPr>
              <w:t>.</w:t>
            </w:r>
          </w:p>
        </w:tc>
        <w:tc>
          <w:tcPr>
            <w:tcW w:w="1134" w:type="dxa"/>
            <w:shd w:val="clear" w:color="auto" w:fill="auto"/>
          </w:tcPr>
          <w:p w14:paraId="4C5FA289" w14:textId="77777777" w:rsidR="00C770B9" w:rsidRPr="007767C9" w:rsidRDefault="00C770B9" w:rsidP="00932913">
            <w:pPr>
              <w:pStyle w:val="aff1"/>
              <w:jc w:val="center"/>
              <w:rPr>
                <w:sz w:val="24"/>
                <w:szCs w:val="24"/>
              </w:rPr>
            </w:pPr>
            <w:r w:rsidRPr="007767C9">
              <w:rPr>
                <w:sz w:val="24"/>
                <w:szCs w:val="24"/>
              </w:rPr>
              <w:t>М</w:t>
            </w:r>
            <w:r w:rsidR="007767C9" w:rsidRPr="007767C9">
              <w:rPr>
                <w:sz w:val="24"/>
                <w:szCs w:val="24"/>
              </w:rPr>
              <w:t>акс</w:t>
            </w:r>
            <w:r w:rsidR="007767C9">
              <w:rPr>
                <w:sz w:val="24"/>
                <w:szCs w:val="24"/>
              </w:rPr>
              <w:t>и-мальная</w:t>
            </w:r>
            <w:r w:rsidR="007767C9" w:rsidRPr="007767C9">
              <w:rPr>
                <w:sz w:val="24"/>
                <w:szCs w:val="24"/>
              </w:rPr>
              <w:t xml:space="preserve"> площадь </w:t>
            </w:r>
            <w:r w:rsidRPr="00687CB7">
              <w:rPr>
                <w:i/>
                <w:sz w:val="24"/>
                <w:szCs w:val="24"/>
              </w:rPr>
              <w:t>CA</w:t>
            </w:r>
            <w:r w:rsidRPr="007767C9">
              <w:rPr>
                <w:sz w:val="24"/>
                <w:szCs w:val="24"/>
              </w:rPr>
              <w:t>, м</w:t>
            </w:r>
            <w:r w:rsidRPr="007767C9">
              <w:rPr>
                <w:sz w:val="24"/>
                <w:szCs w:val="24"/>
                <w:vertAlign w:val="superscript"/>
              </w:rPr>
              <w:t>2</w:t>
            </w:r>
          </w:p>
        </w:tc>
        <w:tc>
          <w:tcPr>
            <w:tcW w:w="1276" w:type="dxa"/>
            <w:shd w:val="clear" w:color="auto" w:fill="auto"/>
          </w:tcPr>
          <w:p w14:paraId="0BEB44D4" w14:textId="77777777" w:rsidR="00C770B9" w:rsidRPr="007767C9" w:rsidRDefault="00C770B9" w:rsidP="00932913">
            <w:pPr>
              <w:pStyle w:val="aff1"/>
              <w:jc w:val="center"/>
              <w:rPr>
                <w:sz w:val="24"/>
                <w:szCs w:val="24"/>
              </w:rPr>
            </w:pPr>
            <w:r w:rsidRPr="007767C9">
              <w:rPr>
                <w:sz w:val="24"/>
                <w:szCs w:val="24"/>
              </w:rPr>
              <w:t>Фактичес</w:t>
            </w:r>
            <w:r w:rsidR="007767C9">
              <w:rPr>
                <w:sz w:val="24"/>
                <w:szCs w:val="24"/>
              </w:rPr>
              <w:t>-</w:t>
            </w:r>
            <w:r w:rsidRPr="007767C9">
              <w:rPr>
                <w:sz w:val="24"/>
                <w:szCs w:val="24"/>
              </w:rPr>
              <w:t>кая</w:t>
            </w:r>
            <w:r w:rsidR="007767C9" w:rsidRPr="007767C9">
              <w:rPr>
                <w:sz w:val="24"/>
                <w:szCs w:val="24"/>
              </w:rPr>
              <w:t xml:space="preserve"> загрузка </w:t>
            </w:r>
            <w:r w:rsidRPr="00687CB7">
              <w:rPr>
                <w:i/>
                <w:sz w:val="24"/>
                <w:szCs w:val="24"/>
              </w:rPr>
              <w:t>AC</w:t>
            </w:r>
            <w:r w:rsidR="007767C9" w:rsidRPr="007767C9">
              <w:rPr>
                <w:sz w:val="24"/>
                <w:szCs w:val="24"/>
              </w:rPr>
              <w:t>,</w:t>
            </w:r>
            <w:r w:rsidRPr="007767C9">
              <w:rPr>
                <w:sz w:val="24"/>
                <w:szCs w:val="24"/>
              </w:rPr>
              <w:t xml:space="preserve"> чел</w:t>
            </w:r>
            <w:r w:rsidR="007767C9" w:rsidRPr="007767C9">
              <w:rPr>
                <w:sz w:val="24"/>
                <w:szCs w:val="24"/>
              </w:rPr>
              <w:t>.</w:t>
            </w:r>
          </w:p>
        </w:tc>
        <w:tc>
          <w:tcPr>
            <w:tcW w:w="1134" w:type="dxa"/>
            <w:shd w:val="clear" w:color="auto" w:fill="auto"/>
          </w:tcPr>
          <w:p w14:paraId="5BBC316F" w14:textId="77777777" w:rsidR="00C770B9" w:rsidRPr="007767C9" w:rsidRDefault="00C770B9" w:rsidP="00932913">
            <w:pPr>
              <w:pStyle w:val="aff1"/>
              <w:jc w:val="center"/>
              <w:rPr>
                <w:sz w:val="24"/>
                <w:szCs w:val="24"/>
              </w:rPr>
            </w:pPr>
            <w:r w:rsidRPr="007767C9">
              <w:rPr>
                <w:sz w:val="24"/>
                <w:szCs w:val="24"/>
              </w:rPr>
              <w:t>Коэффи</w:t>
            </w:r>
            <w:r w:rsidR="007767C9">
              <w:rPr>
                <w:sz w:val="24"/>
                <w:szCs w:val="24"/>
              </w:rPr>
              <w:t>-</w:t>
            </w:r>
            <w:r w:rsidRPr="007767C9">
              <w:rPr>
                <w:sz w:val="24"/>
                <w:szCs w:val="24"/>
              </w:rPr>
              <w:t>циент загрузки</w:t>
            </w:r>
            <w:r w:rsidR="007767C9" w:rsidRPr="007767C9">
              <w:rPr>
                <w:sz w:val="24"/>
                <w:szCs w:val="24"/>
              </w:rPr>
              <w:t xml:space="preserve"> </w:t>
            </w:r>
            <w:r w:rsidRPr="00687CB7">
              <w:rPr>
                <w:i/>
                <w:sz w:val="24"/>
                <w:szCs w:val="24"/>
              </w:rPr>
              <w:t>CF</w:t>
            </w:r>
            <w:r w:rsidRPr="007767C9">
              <w:rPr>
                <w:sz w:val="24"/>
                <w:szCs w:val="24"/>
              </w:rPr>
              <w:t>, %</w:t>
            </w:r>
          </w:p>
        </w:tc>
        <w:tc>
          <w:tcPr>
            <w:tcW w:w="1701" w:type="dxa"/>
            <w:shd w:val="clear" w:color="auto" w:fill="auto"/>
          </w:tcPr>
          <w:p w14:paraId="5DC166E9" w14:textId="77777777" w:rsidR="00C770B9" w:rsidRPr="007767C9" w:rsidRDefault="007767C9" w:rsidP="00932913">
            <w:pPr>
              <w:pStyle w:val="aff1"/>
              <w:jc w:val="center"/>
              <w:rPr>
                <w:sz w:val="24"/>
                <w:szCs w:val="24"/>
              </w:rPr>
            </w:pPr>
            <w:r w:rsidRPr="007767C9">
              <w:rPr>
                <w:sz w:val="24"/>
                <w:szCs w:val="24"/>
              </w:rPr>
              <w:t>Число</w:t>
            </w:r>
            <w:r w:rsidR="00C770B9" w:rsidRPr="007767C9">
              <w:rPr>
                <w:sz w:val="24"/>
                <w:szCs w:val="24"/>
              </w:rPr>
              <w:t xml:space="preserve"> перевозимых пассажиров </w:t>
            </w:r>
            <w:r w:rsidR="00C770B9" w:rsidRPr="00687CB7">
              <w:rPr>
                <w:i/>
                <w:sz w:val="24"/>
                <w:szCs w:val="24"/>
              </w:rPr>
              <w:t>P</w:t>
            </w:r>
          </w:p>
        </w:tc>
        <w:tc>
          <w:tcPr>
            <w:tcW w:w="1134" w:type="dxa"/>
            <w:shd w:val="clear" w:color="auto" w:fill="auto"/>
          </w:tcPr>
          <w:p w14:paraId="5F95CE96" w14:textId="77777777" w:rsidR="00C770B9" w:rsidRPr="007767C9" w:rsidRDefault="00C770B9" w:rsidP="00932913">
            <w:pPr>
              <w:pStyle w:val="aff1"/>
              <w:jc w:val="center"/>
              <w:rPr>
                <w:sz w:val="24"/>
                <w:szCs w:val="24"/>
              </w:rPr>
            </w:pPr>
            <w:r w:rsidRPr="007767C9">
              <w:rPr>
                <w:sz w:val="24"/>
                <w:szCs w:val="24"/>
              </w:rPr>
              <w:t>Коэффи</w:t>
            </w:r>
            <w:r w:rsidR="007767C9">
              <w:rPr>
                <w:sz w:val="24"/>
                <w:szCs w:val="24"/>
              </w:rPr>
              <w:t>-</w:t>
            </w:r>
            <w:r w:rsidRPr="007767C9">
              <w:rPr>
                <w:sz w:val="24"/>
                <w:szCs w:val="24"/>
              </w:rPr>
              <w:t>циент загрузки</w:t>
            </w:r>
            <w:r w:rsidR="007767C9" w:rsidRPr="007767C9">
              <w:rPr>
                <w:sz w:val="24"/>
                <w:szCs w:val="24"/>
              </w:rPr>
              <w:t xml:space="preserve"> </w:t>
            </w:r>
            <w:r w:rsidRPr="00687CB7">
              <w:rPr>
                <w:i/>
                <w:sz w:val="24"/>
                <w:szCs w:val="24"/>
              </w:rPr>
              <w:t>LF</w:t>
            </w:r>
            <w:r w:rsidR="007767C9" w:rsidRPr="007767C9">
              <w:rPr>
                <w:sz w:val="24"/>
                <w:szCs w:val="24"/>
              </w:rPr>
              <w:t>,</w:t>
            </w:r>
            <w:r w:rsidRPr="007767C9">
              <w:rPr>
                <w:sz w:val="24"/>
                <w:szCs w:val="24"/>
              </w:rPr>
              <w:t xml:space="preserve"> %</w:t>
            </w:r>
          </w:p>
        </w:tc>
      </w:tr>
      <w:tr w:rsidR="00C770B9" w:rsidRPr="002C074D" w14:paraId="0AEE3281" w14:textId="77777777" w:rsidTr="007767C9">
        <w:tc>
          <w:tcPr>
            <w:tcW w:w="1701" w:type="dxa"/>
            <w:shd w:val="clear" w:color="auto" w:fill="auto"/>
          </w:tcPr>
          <w:p w14:paraId="0F12D9EC" w14:textId="77777777" w:rsidR="00C770B9" w:rsidRPr="007767C9" w:rsidRDefault="00C770B9" w:rsidP="00932913">
            <w:pPr>
              <w:pStyle w:val="aff1"/>
              <w:jc w:val="center"/>
              <w:rPr>
                <w:sz w:val="24"/>
                <w:szCs w:val="24"/>
              </w:rPr>
            </w:pPr>
            <w:r w:rsidRPr="007767C9">
              <w:rPr>
                <w:sz w:val="24"/>
                <w:szCs w:val="24"/>
              </w:rPr>
              <w:t>1</w:t>
            </w:r>
          </w:p>
        </w:tc>
        <w:tc>
          <w:tcPr>
            <w:tcW w:w="1701" w:type="dxa"/>
            <w:shd w:val="clear" w:color="auto" w:fill="auto"/>
          </w:tcPr>
          <w:p w14:paraId="613EED7A" w14:textId="77777777" w:rsidR="00C770B9" w:rsidRPr="007767C9" w:rsidRDefault="00C770B9" w:rsidP="00932913">
            <w:pPr>
              <w:pStyle w:val="aff1"/>
              <w:jc w:val="center"/>
              <w:rPr>
                <w:sz w:val="24"/>
                <w:szCs w:val="24"/>
              </w:rPr>
            </w:pPr>
            <w:r w:rsidRPr="007767C9">
              <w:rPr>
                <w:sz w:val="24"/>
                <w:szCs w:val="24"/>
              </w:rPr>
              <w:t>2</w:t>
            </w:r>
          </w:p>
        </w:tc>
        <w:tc>
          <w:tcPr>
            <w:tcW w:w="1134" w:type="dxa"/>
            <w:shd w:val="clear" w:color="auto" w:fill="auto"/>
          </w:tcPr>
          <w:p w14:paraId="46294ABF" w14:textId="77777777" w:rsidR="00C770B9" w:rsidRPr="007767C9" w:rsidRDefault="00C770B9" w:rsidP="00932913">
            <w:pPr>
              <w:pStyle w:val="aff1"/>
              <w:jc w:val="center"/>
              <w:rPr>
                <w:sz w:val="24"/>
                <w:szCs w:val="24"/>
              </w:rPr>
            </w:pPr>
            <w:r w:rsidRPr="007767C9">
              <w:rPr>
                <w:sz w:val="24"/>
                <w:szCs w:val="24"/>
              </w:rPr>
              <w:t>3</w:t>
            </w:r>
          </w:p>
        </w:tc>
        <w:tc>
          <w:tcPr>
            <w:tcW w:w="1276" w:type="dxa"/>
            <w:shd w:val="clear" w:color="auto" w:fill="auto"/>
          </w:tcPr>
          <w:p w14:paraId="39254AAB" w14:textId="77777777" w:rsidR="00C770B9" w:rsidRPr="007767C9" w:rsidRDefault="00C770B9" w:rsidP="00932913">
            <w:pPr>
              <w:pStyle w:val="aff1"/>
              <w:jc w:val="center"/>
              <w:rPr>
                <w:sz w:val="24"/>
                <w:szCs w:val="24"/>
              </w:rPr>
            </w:pPr>
            <w:r w:rsidRPr="007767C9">
              <w:rPr>
                <w:sz w:val="24"/>
                <w:szCs w:val="24"/>
              </w:rPr>
              <w:t>4</w:t>
            </w:r>
          </w:p>
        </w:tc>
        <w:tc>
          <w:tcPr>
            <w:tcW w:w="1134" w:type="dxa"/>
            <w:shd w:val="clear" w:color="auto" w:fill="auto"/>
          </w:tcPr>
          <w:p w14:paraId="66AE4E52" w14:textId="77777777" w:rsidR="00C770B9" w:rsidRPr="007767C9" w:rsidRDefault="00C770B9" w:rsidP="00932913">
            <w:pPr>
              <w:pStyle w:val="aff1"/>
              <w:jc w:val="center"/>
              <w:rPr>
                <w:sz w:val="24"/>
                <w:szCs w:val="24"/>
              </w:rPr>
            </w:pPr>
            <w:r w:rsidRPr="007767C9">
              <w:rPr>
                <w:sz w:val="24"/>
                <w:szCs w:val="24"/>
              </w:rPr>
              <w:t>5</w:t>
            </w:r>
          </w:p>
        </w:tc>
        <w:tc>
          <w:tcPr>
            <w:tcW w:w="1701" w:type="dxa"/>
            <w:shd w:val="clear" w:color="auto" w:fill="auto"/>
          </w:tcPr>
          <w:p w14:paraId="47FF9594" w14:textId="77777777" w:rsidR="00C770B9" w:rsidRPr="007767C9" w:rsidRDefault="00C770B9" w:rsidP="00932913">
            <w:pPr>
              <w:pStyle w:val="aff1"/>
              <w:jc w:val="center"/>
              <w:rPr>
                <w:sz w:val="24"/>
                <w:szCs w:val="24"/>
              </w:rPr>
            </w:pPr>
            <w:r w:rsidRPr="007767C9">
              <w:rPr>
                <w:sz w:val="24"/>
                <w:szCs w:val="24"/>
              </w:rPr>
              <w:t>6</w:t>
            </w:r>
          </w:p>
        </w:tc>
        <w:tc>
          <w:tcPr>
            <w:tcW w:w="1134" w:type="dxa"/>
            <w:shd w:val="clear" w:color="auto" w:fill="auto"/>
          </w:tcPr>
          <w:p w14:paraId="331A16EC" w14:textId="77777777" w:rsidR="00C770B9" w:rsidRPr="007767C9" w:rsidRDefault="00C770B9" w:rsidP="00932913">
            <w:pPr>
              <w:pStyle w:val="aff1"/>
              <w:jc w:val="center"/>
              <w:rPr>
                <w:sz w:val="24"/>
                <w:szCs w:val="24"/>
              </w:rPr>
            </w:pPr>
            <w:r w:rsidRPr="007767C9">
              <w:rPr>
                <w:sz w:val="24"/>
                <w:szCs w:val="24"/>
              </w:rPr>
              <w:t>7</w:t>
            </w:r>
          </w:p>
        </w:tc>
      </w:tr>
      <w:tr w:rsidR="00C770B9" w:rsidRPr="002C074D" w14:paraId="57E98788" w14:textId="77777777" w:rsidTr="007767C9">
        <w:tc>
          <w:tcPr>
            <w:tcW w:w="1701" w:type="dxa"/>
            <w:shd w:val="clear" w:color="auto" w:fill="auto"/>
          </w:tcPr>
          <w:p w14:paraId="6F143F60" w14:textId="77777777" w:rsidR="00C770B9" w:rsidRPr="007767C9" w:rsidRDefault="00C770B9" w:rsidP="00932913">
            <w:pPr>
              <w:pStyle w:val="aff1"/>
              <w:jc w:val="center"/>
              <w:rPr>
                <w:sz w:val="24"/>
                <w:szCs w:val="24"/>
              </w:rPr>
            </w:pPr>
            <w:r w:rsidRPr="007767C9">
              <w:rPr>
                <w:sz w:val="24"/>
                <w:szCs w:val="24"/>
              </w:rPr>
              <w:t>320</w:t>
            </w:r>
          </w:p>
        </w:tc>
        <w:tc>
          <w:tcPr>
            <w:tcW w:w="1701" w:type="dxa"/>
            <w:shd w:val="clear" w:color="auto" w:fill="auto"/>
          </w:tcPr>
          <w:p w14:paraId="76D02EC6" w14:textId="77777777" w:rsidR="00C770B9" w:rsidRPr="007767C9" w:rsidRDefault="00C770B9" w:rsidP="00932913">
            <w:pPr>
              <w:pStyle w:val="aff1"/>
              <w:jc w:val="center"/>
              <w:rPr>
                <w:sz w:val="24"/>
                <w:szCs w:val="24"/>
              </w:rPr>
            </w:pPr>
            <w:r w:rsidRPr="007767C9">
              <w:rPr>
                <w:sz w:val="24"/>
                <w:szCs w:val="24"/>
              </w:rPr>
              <w:t>4</w:t>
            </w:r>
          </w:p>
        </w:tc>
        <w:tc>
          <w:tcPr>
            <w:tcW w:w="1134" w:type="dxa"/>
            <w:shd w:val="clear" w:color="auto" w:fill="auto"/>
          </w:tcPr>
          <w:p w14:paraId="2B9F4729" w14:textId="77777777" w:rsidR="00C770B9" w:rsidRPr="007767C9" w:rsidRDefault="00C770B9" w:rsidP="00932913">
            <w:pPr>
              <w:pStyle w:val="aff1"/>
              <w:jc w:val="center"/>
              <w:rPr>
                <w:sz w:val="24"/>
                <w:szCs w:val="24"/>
              </w:rPr>
            </w:pPr>
            <w:r w:rsidRPr="007767C9">
              <w:rPr>
                <w:sz w:val="24"/>
                <w:szCs w:val="24"/>
              </w:rPr>
              <w:t>0</w:t>
            </w:r>
            <w:r w:rsidR="007767C9">
              <w:rPr>
                <w:sz w:val="24"/>
                <w:szCs w:val="24"/>
              </w:rPr>
              <w:t>,</w:t>
            </w:r>
            <w:r w:rsidRPr="007767C9">
              <w:rPr>
                <w:sz w:val="24"/>
                <w:szCs w:val="24"/>
              </w:rPr>
              <w:t>95</w:t>
            </w:r>
          </w:p>
        </w:tc>
        <w:tc>
          <w:tcPr>
            <w:tcW w:w="1276" w:type="dxa"/>
            <w:shd w:val="clear" w:color="auto" w:fill="auto"/>
          </w:tcPr>
          <w:p w14:paraId="1879B2A9" w14:textId="77777777" w:rsidR="00C770B9" w:rsidRPr="007767C9" w:rsidRDefault="007767C9" w:rsidP="00932913">
            <w:pPr>
              <w:pStyle w:val="aff1"/>
              <w:jc w:val="center"/>
              <w:rPr>
                <w:sz w:val="24"/>
                <w:szCs w:val="24"/>
              </w:rPr>
            </w:pPr>
            <w:r>
              <w:rPr>
                <w:sz w:val="24"/>
                <w:szCs w:val="24"/>
              </w:rPr>
              <w:t>4,</w:t>
            </w:r>
            <w:r w:rsidR="00C770B9" w:rsidRPr="007767C9">
              <w:rPr>
                <w:sz w:val="24"/>
                <w:szCs w:val="24"/>
              </w:rPr>
              <w:t>5</w:t>
            </w:r>
          </w:p>
        </w:tc>
        <w:tc>
          <w:tcPr>
            <w:tcW w:w="1134" w:type="dxa"/>
            <w:shd w:val="clear" w:color="auto" w:fill="auto"/>
          </w:tcPr>
          <w:p w14:paraId="0FC7AACE" w14:textId="77777777" w:rsidR="00C770B9" w:rsidRPr="007767C9" w:rsidRDefault="00C770B9" w:rsidP="00932913">
            <w:pPr>
              <w:pStyle w:val="aff1"/>
              <w:jc w:val="center"/>
              <w:rPr>
                <w:sz w:val="24"/>
                <w:szCs w:val="24"/>
              </w:rPr>
            </w:pPr>
            <w:r w:rsidRPr="007767C9">
              <w:rPr>
                <w:sz w:val="24"/>
                <w:szCs w:val="24"/>
              </w:rPr>
              <w:t>100</w:t>
            </w:r>
          </w:p>
        </w:tc>
        <w:tc>
          <w:tcPr>
            <w:tcW w:w="1701" w:type="dxa"/>
            <w:shd w:val="clear" w:color="auto" w:fill="auto"/>
          </w:tcPr>
          <w:p w14:paraId="79F05728" w14:textId="77777777" w:rsidR="00C770B9" w:rsidRPr="007767C9" w:rsidRDefault="007767C9" w:rsidP="00932913">
            <w:pPr>
              <w:pStyle w:val="aff1"/>
              <w:jc w:val="center"/>
              <w:rPr>
                <w:sz w:val="24"/>
                <w:szCs w:val="24"/>
              </w:rPr>
            </w:pPr>
            <w:r>
              <w:rPr>
                <w:sz w:val="24"/>
                <w:szCs w:val="24"/>
              </w:rPr>
              <w:t>3,</w:t>
            </w:r>
            <w:r w:rsidR="00C770B9" w:rsidRPr="007767C9">
              <w:rPr>
                <w:sz w:val="24"/>
                <w:szCs w:val="24"/>
              </w:rPr>
              <w:t>6</w:t>
            </w:r>
          </w:p>
        </w:tc>
        <w:tc>
          <w:tcPr>
            <w:tcW w:w="1134" w:type="dxa"/>
            <w:shd w:val="clear" w:color="auto" w:fill="auto"/>
          </w:tcPr>
          <w:p w14:paraId="144C8DD3" w14:textId="77777777" w:rsidR="00C770B9" w:rsidRPr="007767C9" w:rsidRDefault="00C770B9" w:rsidP="00932913">
            <w:pPr>
              <w:pStyle w:val="aff1"/>
              <w:jc w:val="center"/>
              <w:rPr>
                <w:sz w:val="24"/>
                <w:szCs w:val="24"/>
              </w:rPr>
            </w:pPr>
            <w:r w:rsidRPr="007767C9">
              <w:rPr>
                <w:sz w:val="24"/>
                <w:szCs w:val="24"/>
              </w:rPr>
              <w:t>80</w:t>
            </w:r>
          </w:p>
        </w:tc>
      </w:tr>
      <w:tr w:rsidR="00C770B9" w:rsidRPr="002C074D" w14:paraId="115D05E3" w14:textId="77777777" w:rsidTr="007767C9">
        <w:tc>
          <w:tcPr>
            <w:tcW w:w="1701" w:type="dxa"/>
            <w:shd w:val="clear" w:color="auto" w:fill="auto"/>
          </w:tcPr>
          <w:p w14:paraId="350148DE" w14:textId="77777777" w:rsidR="00C770B9" w:rsidRPr="007767C9" w:rsidRDefault="00C770B9" w:rsidP="00932913">
            <w:pPr>
              <w:pStyle w:val="aff1"/>
              <w:jc w:val="center"/>
              <w:rPr>
                <w:sz w:val="24"/>
                <w:szCs w:val="24"/>
              </w:rPr>
            </w:pPr>
            <w:r w:rsidRPr="007767C9">
              <w:rPr>
                <w:sz w:val="24"/>
                <w:szCs w:val="24"/>
              </w:rPr>
              <w:t>450</w:t>
            </w:r>
          </w:p>
        </w:tc>
        <w:tc>
          <w:tcPr>
            <w:tcW w:w="1701" w:type="dxa"/>
            <w:shd w:val="clear" w:color="auto" w:fill="auto"/>
          </w:tcPr>
          <w:p w14:paraId="0D554C09" w14:textId="77777777" w:rsidR="00C770B9" w:rsidRPr="007767C9" w:rsidRDefault="00C770B9" w:rsidP="00932913">
            <w:pPr>
              <w:pStyle w:val="aff1"/>
              <w:jc w:val="center"/>
              <w:rPr>
                <w:sz w:val="24"/>
                <w:szCs w:val="24"/>
              </w:rPr>
            </w:pPr>
            <w:r w:rsidRPr="007767C9">
              <w:rPr>
                <w:sz w:val="24"/>
                <w:szCs w:val="24"/>
              </w:rPr>
              <w:t>6</w:t>
            </w:r>
          </w:p>
        </w:tc>
        <w:tc>
          <w:tcPr>
            <w:tcW w:w="1134" w:type="dxa"/>
            <w:shd w:val="clear" w:color="auto" w:fill="auto"/>
          </w:tcPr>
          <w:p w14:paraId="1C52B184" w14:textId="77777777" w:rsidR="00C770B9" w:rsidRPr="007767C9" w:rsidRDefault="00C770B9" w:rsidP="00932913">
            <w:pPr>
              <w:pStyle w:val="aff1"/>
              <w:jc w:val="center"/>
              <w:rPr>
                <w:sz w:val="24"/>
                <w:szCs w:val="24"/>
              </w:rPr>
            </w:pPr>
            <w:r w:rsidRPr="007767C9">
              <w:rPr>
                <w:sz w:val="24"/>
                <w:szCs w:val="24"/>
              </w:rPr>
              <w:t>1</w:t>
            </w:r>
            <w:r w:rsidR="007767C9">
              <w:rPr>
                <w:sz w:val="24"/>
                <w:szCs w:val="24"/>
              </w:rPr>
              <w:t>,</w:t>
            </w:r>
            <w:r w:rsidRPr="007767C9">
              <w:rPr>
                <w:sz w:val="24"/>
                <w:szCs w:val="24"/>
              </w:rPr>
              <w:t>30</w:t>
            </w:r>
          </w:p>
        </w:tc>
        <w:tc>
          <w:tcPr>
            <w:tcW w:w="1276" w:type="dxa"/>
            <w:shd w:val="clear" w:color="auto" w:fill="auto"/>
          </w:tcPr>
          <w:p w14:paraId="2B70C9EE" w14:textId="77777777" w:rsidR="00C770B9" w:rsidRPr="007767C9" w:rsidRDefault="007767C9" w:rsidP="00932913">
            <w:pPr>
              <w:pStyle w:val="aff1"/>
              <w:jc w:val="center"/>
              <w:rPr>
                <w:sz w:val="24"/>
                <w:szCs w:val="24"/>
              </w:rPr>
            </w:pPr>
            <w:r>
              <w:rPr>
                <w:sz w:val="24"/>
                <w:szCs w:val="24"/>
              </w:rPr>
              <w:t>6,</w:t>
            </w:r>
            <w:r w:rsidR="00C770B9" w:rsidRPr="007767C9">
              <w:rPr>
                <w:sz w:val="24"/>
                <w:szCs w:val="24"/>
              </w:rPr>
              <w:t>2</w:t>
            </w:r>
          </w:p>
        </w:tc>
        <w:tc>
          <w:tcPr>
            <w:tcW w:w="1134" w:type="dxa"/>
            <w:shd w:val="clear" w:color="auto" w:fill="auto"/>
          </w:tcPr>
          <w:p w14:paraId="20FF730C" w14:textId="77777777" w:rsidR="00C770B9" w:rsidRPr="007767C9" w:rsidRDefault="00C770B9" w:rsidP="00932913">
            <w:pPr>
              <w:pStyle w:val="aff1"/>
              <w:jc w:val="center"/>
              <w:rPr>
                <w:sz w:val="24"/>
                <w:szCs w:val="24"/>
              </w:rPr>
            </w:pPr>
            <w:r w:rsidRPr="007767C9">
              <w:rPr>
                <w:sz w:val="24"/>
                <w:szCs w:val="24"/>
              </w:rPr>
              <w:t>100</w:t>
            </w:r>
          </w:p>
        </w:tc>
        <w:tc>
          <w:tcPr>
            <w:tcW w:w="1701" w:type="dxa"/>
            <w:shd w:val="clear" w:color="auto" w:fill="auto"/>
          </w:tcPr>
          <w:p w14:paraId="02ED670F" w14:textId="77777777" w:rsidR="00C770B9" w:rsidRPr="007767C9" w:rsidRDefault="007767C9" w:rsidP="00932913">
            <w:pPr>
              <w:pStyle w:val="aff1"/>
              <w:jc w:val="center"/>
              <w:rPr>
                <w:sz w:val="24"/>
                <w:szCs w:val="24"/>
              </w:rPr>
            </w:pPr>
            <w:r>
              <w:rPr>
                <w:sz w:val="24"/>
                <w:szCs w:val="24"/>
              </w:rPr>
              <w:t>4,</w:t>
            </w:r>
            <w:r w:rsidR="00C770B9" w:rsidRPr="007767C9">
              <w:rPr>
                <w:sz w:val="24"/>
                <w:szCs w:val="24"/>
              </w:rPr>
              <w:t>9</w:t>
            </w:r>
          </w:p>
        </w:tc>
        <w:tc>
          <w:tcPr>
            <w:tcW w:w="1134" w:type="dxa"/>
            <w:shd w:val="clear" w:color="auto" w:fill="auto"/>
          </w:tcPr>
          <w:p w14:paraId="689759CD" w14:textId="77777777" w:rsidR="00C770B9" w:rsidRPr="007767C9" w:rsidRDefault="00C770B9" w:rsidP="00932913">
            <w:pPr>
              <w:pStyle w:val="aff1"/>
              <w:jc w:val="center"/>
              <w:rPr>
                <w:sz w:val="24"/>
                <w:szCs w:val="24"/>
              </w:rPr>
            </w:pPr>
            <w:r w:rsidRPr="007767C9">
              <w:rPr>
                <w:sz w:val="24"/>
                <w:szCs w:val="24"/>
              </w:rPr>
              <w:t>80</w:t>
            </w:r>
          </w:p>
        </w:tc>
      </w:tr>
      <w:tr w:rsidR="00C770B9" w:rsidRPr="002C074D" w14:paraId="35EF3203" w14:textId="77777777" w:rsidTr="007767C9">
        <w:tc>
          <w:tcPr>
            <w:tcW w:w="1701" w:type="dxa"/>
            <w:shd w:val="clear" w:color="auto" w:fill="auto"/>
          </w:tcPr>
          <w:p w14:paraId="38B79BF9" w14:textId="77777777" w:rsidR="00C770B9" w:rsidRPr="007767C9" w:rsidRDefault="00C770B9" w:rsidP="00932913">
            <w:pPr>
              <w:pStyle w:val="aff1"/>
              <w:jc w:val="center"/>
              <w:rPr>
                <w:sz w:val="24"/>
                <w:szCs w:val="24"/>
              </w:rPr>
            </w:pPr>
            <w:r w:rsidRPr="007767C9">
              <w:rPr>
                <w:sz w:val="24"/>
                <w:szCs w:val="24"/>
              </w:rPr>
              <w:t>630</w:t>
            </w:r>
          </w:p>
        </w:tc>
        <w:tc>
          <w:tcPr>
            <w:tcW w:w="1701" w:type="dxa"/>
            <w:shd w:val="clear" w:color="auto" w:fill="auto"/>
          </w:tcPr>
          <w:p w14:paraId="76E7765F" w14:textId="77777777" w:rsidR="00C770B9" w:rsidRPr="007767C9" w:rsidRDefault="00C770B9" w:rsidP="00932913">
            <w:pPr>
              <w:pStyle w:val="aff1"/>
              <w:jc w:val="center"/>
              <w:rPr>
                <w:sz w:val="24"/>
                <w:szCs w:val="24"/>
              </w:rPr>
            </w:pPr>
            <w:r w:rsidRPr="007767C9">
              <w:rPr>
                <w:sz w:val="24"/>
                <w:szCs w:val="24"/>
              </w:rPr>
              <w:t>8</w:t>
            </w:r>
          </w:p>
        </w:tc>
        <w:tc>
          <w:tcPr>
            <w:tcW w:w="1134" w:type="dxa"/>
            <w:shd w:val="clear" w:color="auto" w:fill="auto"/>
          </w:tcPr>
          <w:p w14:paraId="28B50F54" w14:textId="77777777" w:rsidR="00C770B9" w:rsidRPr="007767C9" w:rsidRDefault="00C770B9" w:rsidP="00932913">
            <w:pPr>
              <w:pStyle w:val="aff1"/>
              <w:jc w:val="center"/>
              <w:rPr>
                <w:sz w:val="24"/>
                <w:szCs w:val="24"/>
              </w:rPr>
            </w:pPr>
            <w:r w:rsidRPr="007767C9">
              <w:rPr>
                <w:sz w:val="24"/>
                <w:szCs w:val="24"/>
              </w:rPr>
              <w:t>1</w:t>
            </w:r>
            <w:r w:rsidR="007767C9">
              <w:rPr>
                <w:sz w:val="24"/>
                <w:szCs w:val="24"/>
              </w:rPr>
              <w:t>,</w:t>
            </w:r>
            <w:r w:rsidRPr="007767C9">
              <w:rPr>
                <w:sz w:val="24"/>
                <w:szCs w:val="24"/>
              </w:rPr>
              <w:t>66</w:t>
            </w:r>
          </w:p>
        </w:tc>
        <w:tc>
          <w:tcPr>
            <w:tcW w:w="1276" w:type="dxa"/>
            <w:shd w:val="clear" w:color="auto" w:fill="auto"/>
          </w:tcPr>
          <w:p w14:paraId="4519C3E3" w14:textId="77777777" w:rsidR="00C770B9" w:rsidRPr="007767C9" w:rsidRDefault="007767C9" w:rsidP="00932913">
            <w:pPr>
              <w:pStyle w:val="aff1"/>
              <w:jc w:val="center"/>
              <w:rPr>
                <w:sz w:val="24"/>
                <w:szCs w:val="24"/>
              </w:rPr>
            </w:pPr>
            <w:r>
              <w:rPr>
                <w:sz w:val="24"/>
                <w:szCs w:val="24"/>
              </w:rPr>
              <w:t>7,</w:t>
            </w:r>
            <w:r w:rsidR="00C770B9" w:rsidRPr="007767C9">
              <w:rPr>
                <w:sz w:val="24"/>
                <w:szCs w:val="24"/>
              </w:rPr>
              <w:t>6</w:t>
            </w:r>
          </w:p>
        </w:tc>
        <w:tc>
          <w:tcPr>
            <w:tcW w:w="1134" w:type="dxa"/>
            <w:shd w:val="clear" w:color="auto" w:fill="auto"/>
          </w:tcPr>
          <w:p w14:paraId="087CA20D" w14:textId="77777777" w:rsidR="00C770B9" w:rsidRPr="007767C9" w:rsidRDefault="00C770B9" w:rsidP="00932913">
            <w:pPr>
              <w:pStyle w:val="aff1"/>
              <w:jc w:val="center"/>
              <w:rPr>
                <w:sz w:val="24"/>
                <w:szCs w:val="24"/>
              </w:rPr>
            </w:pPr>
            <w:r w:rsidRPr="007767C9">
              <w:rPr>
                <w:sz w:val="24"/>
                <w:szCs w:val="24"/>
              </w:rPr>
              <w:t>95</w:t>
            </w:r>
          </w:p>
        </w:tc>
        <w:tc>
          <w:tcPr>
            <w:tcW w:w="1701" w:type="dxa"/>
            <w:shd w:val="clear" w:color="auto" w:fill="auto"/>
          </w:tcPr>
          <w:p w14:paraId="3061843F" w14:textId="77777777" w:rsidR="00C770B9" w:rsidRPr="007767C9" w:rsidRDefault="007767C9" w:rsidP="00932913">
            <w:pPr>
              <w:pStyle w:val="aff1"/>
              <w:jc w:val="center"/>
              <w:rPr>
                <w:sz w:val="24"/>
                <w:szCs w:val="24"/>
              </w:rPr>
            </w:pPr>
            <w:r>
              <w:rPr>
                <w:sz w:val="24"/>
                <w:szCs w:val="24"/>
              </w:rPr>
              <w:t>6,</w:t>
            </w:r>
            <w:r w:rsidR="00C770B9" w:rsidRPr="007767C9">
              <w:rPr>
                <w:sz w:val="24"/>
                <w:szCs w:val="24"/>
              </w:rPr>
              <w:t>3</w:t>
            </w:r>
          </w:p>
        </w:tc>
        <w:tc>
          <w:tcPr>
            <w:tcW w:w="1134" w:type="dxa"/>
            <w:shd w:val="clear" w:color="auto" w:fill="auto"/>
          </w:tcPr>
          <w:p w14:paraId="281B2F38" w14:textId="77777777" w:rsidR="00C770B9" w:rsidRPr="007767C9" w:rsidRDefault="00C770B9" w:rsidP="00932913">
            <w:pPr>
              <w:pStyle w:val="aff1"/>
              <w:jc w:val="center"/>
              <w:rPr>
                <w:sz w:val="24"/>
                <w:szCs w:val="24"/>
              </w:rPr>
            </w:pPr>
            <w:r w:rsidRPr="007767C9">
              <w:rPr>
                <w:sz w:val="24"/>
                <w:szCs w:val="24"/>
              </w:rPr>
              <w:t>76</w:t>
            </w:r>
          </w:p>
        </w:tc>
      </w:tr>
      <w:tr w:rsidR="00C770B9" w:rsidRPr="002C074D" w14:paraId="196E2616" w14:textId="77777777" w:rsidTr="007767C9">
        <w:tc>
          <w:tcPr>
            <w:tcW w:w="1701" w:type="dxa"/>
            <w:shd w:val="clear" w:color="auto" w:fill="auto"/>
          </w:tcPr>
          <w:p w14:paraId="345E7F8C" w14:textId="77777777" w:rsidR="00C770B9" w:rsidRPr="007767C9" w:rsidRDefault="00C770B9" w:rsidP="00932913">
            <w:pPr>
              <w:pStyle w:val="aff1"/>
              <w:jc w:val="center"/>
              <w:rPr>
                <w:sz w:val="24"/>
                <w:szCs w:val="24"/>
              </w:rPr>
            </w:pPr>
            <w:r w:rsidRPr="007767C9">
              <w:rPr>
                <w:sz w:val="24"/>
                <w:szCs w:val="24"/>
              </w:rPr>
              <w:t>800</w:t>
            </w:r>
          </w:p>
        </w:tc>
        <w:tc>
          <w:tcPr>
            <w:tcW w:w="1701" w:type="dxa"/>
            <w:shd w:val="clear" w:color="auto" w:fill="auto"/>
          </w:tcPr>
          <w:p w14:paraId="284FEB43" w14:textId="77777777" w:rsidR="00C770B9" w:rsidRPr="007767C9" w:rsidRDefault="00C770B9" w:rsidP="00932913">
            <w:pPr>
              <w:pStyle w:val="aff1"/>
              <w:jc w:val="center"/>
              <w:rPr>
                <w:sz w:val="24"/>
                <w:szCs w:val="24"/>
              </w:rPr>
            </w:pPr>
            <w:r w:rsidRPr="007767C9">
              <w:rPr>
                <w:sz w:val="24"/>
                <w:szCs w:val="24"/>
              </w:rPr>
              <w:t>11</w:t>
            </w:r>
          </w:p>
        </w:tc>
        <w:tc>
          <w:tcPr>
            <w:tcW w:w="1134" w:type="dxa"/>
            <w:shd w:val="clear" w:color="auto" w:fill="auto"/>
          </w:tcPr>
          <w:p w14:paraId="1D01352B" w14:textId="77777777" w:rsidR="00C770B9" w:rsidRPr="007767C9" w:rsidRDefault="00C770B9" w:rsidP="00932913">
            <w:pPr>
              <w:pStyle w:val="aff1"/>
              <w:jc w:val="center"/>
              <w:rPr>
                <w:sz w:val="24"/>
                <w:szCs w:val="24"/>
              </w:rPr>
            </w:pPr>
            <w:r w:rsidRPr="007767C9">
              <w:rPr>
                <w:sz w:val="24"/>
                <w:szCs w:val="24"/>
              </w:rPr>
              <w:t>2</w:t>
            </w:r>
            <w:r w:rsidR="007767C9">
              <w:rPr>
                <w:sz w:val="24"/>
                <w:szCs w:val="24"/>
              </w:rPr>
              <w:t>,</w:t>
            </w:r>
            <w:r w:rsidRPr="007767C9">
              <w:rPr>
                <w:sz w:val="24"/>
                <w:szCs w:val="24"/>
              </w:rPr>
              <w:t>00</w:t>
            </w:r>
          </w:p>
        </w:tc>
        <w:tc>
          <w:tcPr>
            <w:tcW w:w="1276" w:type="dxa"/>
            <w:shd w:val="clear" w:color="auto" w:fill="auto"/>
          </w:tcPr>
          <w:p w14:paraId="52618591" w14:textId="77777777" w:rsidR="00C770B9" w:rsidRPr="007767C9" w:rsidRDefault="007767C9" w:rsidP="00932913">
            <w:pPr>
              <w:pStyle w:val="aff1"/>
              <w:jc w:val="center"/>
              <w:rPr>
                <w:sz w:val="24"/>
                <w:szCs w:val="24"/>
              </w:rPr>
            </w:pPr>
            <w:r>
              <w:rPr>
                <w:sz w:val="24"/>
                <w:szCs w:val="24"/>
              </w:rPr>
              <w:t>9,</w:t>
            </w:r>
            <w:r w:rsidR="00C770B9" w:rsidRPr="007767C9">
              <w:rPr>
                <w:sz w:val="24"/>
                <w:szCs w:val="24"/>
              </w:rPr>
              <w:t>5</w:t>
            </w:r>
          </w:p>
        </w:tc>
        <w:tc>
          <w:tcPr>
            <w:tcW w:w="1134" w:type="dxa"/>
            <w:shd w:val="clear" w:color="auto" w:fill="auto"/>
          </w:tcPr>
          <w:p w14:paraId="024DE871" w14:textId="77777777" w:rsidR="00C770B9" w:rsidRPr="007767C9" w:rsidRDefault="00C770B9" w:rsidP="00932913">
            <w:pPr>
              <w:pStyle w:val="aff1"/>
              <w:jc w:val="center"/>
              <w:rPr>
                <w:sz w:val="24"/>
                <w:szCs w:val="24"/>
              </w:rPr>
            </w:pPr>
            <w:r w:rsidRPr="007767C9">
              <w:rPr>
                <w:sz w:val="24"/>
                <w:szCs w:val="24"/>
              </w:rPr>
              <w:t>95</w:t>
            </w:r>
          </w:p>
        </w:tc>
        <w:tc>
          <w:tcPr>
            <w:tcW w:w="1701" w:type="dxa"/>
            <w:shd w:val="clear" w:color="auto" w:fill="auto"/>
          </w:tcPr>
          <w:p w14:paraId="01DAE596" w14:textId="77777777" w:rsidR="00C770B9" w:rsidRPr="007767C9" w:rsidRDefault="002F7F18" w:rsidP="00932913">
            <w:pPr>
              <w:pStyle w:val="aff1"/>
              <w:jc w:val="center"/>
              <w:rPr>
                <w:sz w:val="24"/>
                <w:szCs w:val="24"/>
              </w:rPr>
            </w:pPr>
            <w:r>
              <w:rPr>
                <w:sz w:val="24"/>
                <w:szCs w:val="24"/>
              </w:rPr>
              <w:t>7,</w:t>
            </w:r>
            <w:r w:rsidR="00C770B9" w:rsidRPr="007767C9">
              <w:rPr>
                <w:sz w:val="24"/>
                <w:szCs w:val="24"/>
              </w:rPr>
              <w:t>6</w:t>
            </w:r>
          </w:p>
        </w:tc>
        <w:tc>
          <w:tcPr>
            <w:tcW w:w="1134" w:type="dxa"/>
            <w:shd w:val="clear" w:color="auto" w:fill="auto"/>
          </w:tcPr>
          <w:p w14:paraId="45A65741" w14:textId="77777777" w:rsidR="00C770B9" w:rsidRPr="007767C9" w:rsidRDefault="00C770B9" w:rsidP="00932913">
            <w:pPr>
              <w:pStyle w:val="aff1"/>
              <w:jc w:val="center"/>
              <w:rPr>
                <w:sz w:val="24"/>
                <w:szCs w:val="24"/>
              </w:rPr>
            </w:pPr>
            <w:r w:rsidRPr="007767C9">
              <w:rPr>
                <w:sz w:val="24"/>
                <w:szCs w:val="24"/>
              </w:rPr>
              <w:t>76</w:t>
            </w:r>
          </w:p>
        </w:tc>
      </w:tr>
      <w:tr w:rsidR="00C770B9" w:rsidRPr="002C074D" w14:paraId="48665B52" w14:textId="77777777" w:rsidTr="007767C9">
        <w:tc>
          <w:tcPr>
            <w:tcW w:w="1701" w:type="dxa"/>
            <w:shd w:val="clear" w:color="auto" w:fill="auto"/>
          </w:tcPr>
          <w:p w14:paraId="31B7E525" w14:textId="77777777" w:rsidR="00C770B9" w:rsidRPr="007767C9" w:rsidRDefault="00C770B9" w:rsidP="00932913">
            <w:pPr>
              <w:pStyle w:val="aff1"/>
              <w:jc w:val="center"/>
              <w:rPr>
                <w:sz w:val="24"/>
                <w:szCs w:val="24"/>
              </w:rPr>
            </w:pPr>
            <w:r w:rsidRPr="007767C9">
              <w:rPr>
                <w:sz w:val="24"/>
                <w:szCs w:val="24"/>
              </w:rPr>
              <w:t>1000</w:t>
            </w:r>
          </w:p>
        </w:tc>
        <w:tc>
          <w:tcPr>
            <w:tcW w:w="1701" w:type="dxa"/>
            <w:shd w:val="clear" w:color="auto" w:fill="auto"/>
          </w:tcPr>
          <w:p w14:paraId="76DE9D65" w14:textId="77777777" w:rsidR="00C770B9" w:rsidRPr="007767C9" w:rsidRDefault="00C770B9" w:rsidP="00932913">
            <w:pPr>
              <w:pStyle w:val="aff1"/>
              <w:jc w:val="center"/>
              <w:rPr>
                <w:sz w:val="24"/>
                <w:szCs w:val="24"/>
              </w:rPr>
            </w:pPr>
            <w:r w:rsidRPr="007767C9">
              <w:rPr>
                <w:sz w:val="24"/>
                <w:szCs w:val="24"/>
              </w:rPr>
              <w:t>13</w:t>
            </w:r>
          </w:p>
        </w:tc>
        <w:tc>
          <w:tcPr>
            <w:tcW w:w="1134" w:type="dxa"/>
            <w:shd w:val="clear" w:color="auto" w:fill="auto"/>
          </w:tcPr>
          <w:p w14:paraId="55492D8B" w14:textId="77777777" w:rsidR="00C770B9" w:rsidRPr="007767C9" w:rsidRDefault="007767C9" w:rsidP="00932913">
            <w:pPr>
              <w:pStyle w:val="aff1"/>
              <w:jc w:val="center"/>
              <w:rPr>
                <w:sz w:val="24"/>
                <w:szCs w:val="24"/>
              </w:rPr>
            </w:pPr>
            <w:r>
              <w:rPr>
                <w:sz w:val="24"/>
                <w:szCs w:val="24"/>
              </w:rPr>
              <w:t>2,</w:t>
            </w:r>
            <w:r w:rsidR="00C770B9" w:rsidRPr="007767C9">
              <w:rPr>
                <w:sz w:val="24"/>
                <w:szCs w:val="24"/>
              </w:rPr>
              <w:t>40</w:t>
            </w:r>
          </w:p>
        </w:tc>
        <w:tc>
          <w:tcPr>
            <w:tcW w:w="1276" w:type="dxa"/>
            <w:shd w:val="clear" w:color="auto" w:fill="auto"/>
          </w:tcPr>
          <w:p w14:paraId="7364FF17" w14:textId="77777777" w:rsidR="00C770B9" w:rsidRPr="007767C9" w:rsidRDefault="007767C9" w:rsidP="00932913">
            <w:pPr>
              <w:pStyle w:val="aff1"/>
              <w:jc w:val="center"/>
              <w:rPr>
                <w:sz w:val="24"/>
                <w:szCs w:val="24"/>
              </w:rPr>
            </w:pPr>
            <w:r>
              <w:rPr>
                <w:sz w:val="24"/>
                <w:szCs w:val="24"/>
              </w:rPr>
              <w:t>11,</w:t>
            </w:r>
            <w:r w:rsidR="00C770B9" w:rsidRPr="007767C9">
              <w:rPr>
                <w:sz w:val="24"/>
                <w:szCs w:val="24"/>
              </w:rPr>
              <w:t>4</w:t>
            </w:r>
          </w:p>
        </w:tc>
        <w:tc>
          <w:tcPr>
            <w:tcW w:w="1134" w:type="dxa"/>
            <w:shd w:val="clear" w:color="auto" w:fill="auto"/>
          </w:tcPr>
          <w:p w14:paraId="049B0E25" w14:textId="77777777" w:rsidR="00C770B9" w:rsidRPr="007767C9" w:rsidRDefault="00C770B9" w:rsidP="00932913">
            <w:pPr>
              <w:pStyle w:val="aff1"/>
              <w:jc w:val="center"/>
              <w:rPr>
                <w:sz w:val="24"/>
                <w:szCs w:val="24"/>
              </w:rPr>
            </w:pPr>
            <w:r w:rsidRPr="007767C9">
              <w:rPr>
                <w:sz w:val="24"/>
                <w:szCs w:val="24"/>
              </w:rPr>
              <w:t>88</w:t>
            </w:r>
          </w:p>
        </w:tc>
        <w:tc>
          <w:tcPr>
            <w:tcW w:w="1701" w:type="dxa"/>
            <w:shd w:val="clear" w:color="auto" w:fill="auto"/>
          </w:tcPr>
          <w:p w14:paraId="4B7A4D6D" w14:textId="77777777" w:rsidR="00C770B9" w:rsidRPr="007767C9" w:rsidRDefault="002F7F18" w:rsidP="00932913">
            <w:pPr>
              <w:pStyle w:val="aff1"/>
              <w:jc w:val="center"/>
              <w:rPr>
                <w:sz w:val="24"/>
                <w:szCs w:val="24"/>
              </w:rPr>
            </w:pPr>
            <w:r>
              <w:rPr>
                <w:sz w:val="24"/>
                <w:szCs w:val="24"/>
              </w:rPr>
              <w:t>9,</w:t>
            </w:r>
            <w:r w:rsidR="00C770B9" w:rsidRPr="007767C9">
              <w:rPr>
                <w:sz w:val="24"/>
                <w:szCs w:val="24"/>
              </w:rPr>
              <w:t>1</w:t>
            </w:r>
          </w:p>
        </w:tc>
        <w:tc>
          <w:tcPr>
            <w:tcW w:w="1134" w:type="dxa"/>
            <w:shd w:val="clear" w:color="auto" w:fill="auto"/>
          </w:tcPr>
          <w:p w14:paraId="2DF919FA" w14:textId="77777777" w:rsidR="00C770B9" w:rsidRPr="007767C9" w:rsidRDefault="00C770B9" w:rsidP="00932913">
            <w:pPr>
              <w:pStyle w:val="aff1"/>
              <w:jc w:val="center"/>
              <w:rPr>
                <w:sz w:val="24"/>
                <w:szCs w:val="24"/>
              </w:rPr>
            </w:pPr>
            <w:r w:rsidRPr="007767C9">
              <w:rPr>
                <w:sz w:val="24"/>
                <w:szCs w:val="24"/>
              </w:rPr>
              <w:t>70</w:t>
            </w:r>
          </w:p>
        </w:tc>
      </w:tr>
      <w:tr w:rsidR="00C770B9" w:rsidRPr="002C074D" w14:paraId="16261A5A" w14:textId="77777777" w:rsidTr="007767C9">
        <w:tc>
          <w:tcPr>
            <w:tcW w:w="1701" w:type="dxa"/>
            <w:shd w:val="clear" w:color="auto" w:fill="auto"/>
          </w:tcPr>
          <w:p w14:paraId="19CA27EA" w14:textId="77777777" w:rsidR="00C770B9" w:rsidRPr="007767C9" w:rsidRDefault="00C770B9" w:rsidP="00932913">
            <w:pPr>
              <w:pStyle w:val="aff1"/>
              <w:jc w:val="center"/>
              <w:rPr>
                <w:sz w:val="24"/>
                <w:szCs w:val="24"/>
              </w:rPr>
            </w:pPr>
            <w:r w:rsidRPr="007767C9">
              <w:rPr>
                <w:sz w:val="24"/>
                <w:szCs w:val="24"/>
              </w:rPr>
              <w:lastRenderedPageBreak/>
              <w:t>1275</w:t>
            </w:r>
          </w:p>
        </w:tc>
        <w:tc>
          <w:tcPr>
            <w:tcW w:w="1701" w:type="dxa"/>
            <w:shd w:val="clear" w:color="auto" w:fill="auto"/>
          </w:tcPr>
          <w:p w14:paraId="7B6A0EA7" w14:textId="77777777" w:rsidR="00C770B9" w:rsidRPr="007767C9" w:rsidRDefault="00C770B9" w:rsidP="00932913">
            <w:pPr>
              <w:pStyle w:val="aff1"/>
              <w:jc w:val="center"/>
              <w:rPr>
                <w:sz w:val="24"/>
                <w:szCs w:val="24"/>
              </w:rPr>
            </w:pPr>
            <w:r w:rsidRPr="007767C9">
              <w:rPr>
                <w:sz w:val="24"/>
                <w:szCs w:val="24"/>
              </w:rPr>
              <w:t>17</w:t>
            </w:r>
          </w:p>
        </w:tc>
        <w:tc>
          <w:tcPr>
            <w:tcW w:w="1134" w:type="dxa"/>
            <w:shd w:val="clear" w:color="auto" w:fill="auto"/>
          </w:tcPr>
          <w:p w14:paraId="2EC103EC" w14:textId="77777777" w:rsidR="00C770B9" w:rsidRPr="007767C9" w:rsidRDefault="007767C9" w:rsidP="00932913">
            <w:pPr>
              <w:pStyle w:val="aff1"/>
              <w:jc w:val="center"/>
              <w:rPr>
                <w:sz w:val="24"/>
                <w:szCs w:val="24"/>
              </w:rPr>
            </w:pPr>
            <w:r>
              <w:rPr>
                <w:sz w:val="24"/>
                <w:szCs w:val="24"/>
              </w:rPr>
              <w:t>2,</w:t>
            </w:r>
            <w:r w:rsidR="00C770B9" w:rsidRPr="007767C9">
              <w:rPr>
                <w:sz w:val="24"/>
                <w:szCs w:val="24"/>
              </w:rPr>
              <w:t>95</w:t>
            </w:r>
          </w:p>
        </w:tc>
        <w:tc>
          <w:tcPr>
            <w:tcW w:w="1276" w:type="dxa"/>
            <w:shd w:val="clear" w:color="auto" w:fill="auto"/>
          </w:tcPr>
          <w:p w14:paraId="3DC033E6" w14:textId="77777777" w:rsidR="00C770B9" w:rsidRPr="007767C9" w:rsidRDefault="007767C9" w:rsidP="00932913">
            <w:pPr>
              <w:pStyle w:val="aff1"/>
              <w:jc w:val="center"/>
              <w:rPr>
                <w:sz w:val="24"/>
                <w:szCs w:val="24"/>
              </w:rPr>
            </w:pPr>
            <w:r>
              <w:rPr>
                <w:sz w:val="24"/>
                <w:szCs w:val="24"/>
              </w:rPr>
              <w:t>13,</w:t>
            </w:r>
            <w:r w:rsidR="00C770B9" w:rsidRPr="007767C9">
              <w:rPr>
                <w:sz w:val="24"/>
                <w:szCs w:val="24"/>
              </w:rPr>
              <w:t>8</w:t>
            </w:r>
          </w:p>
        </w:tc>
        <w:tc>
          <w:tcPr>
            <w:tcW w:w="1134" w:type="dxa"/>
            <w:shd w:val="clear" w:color="auto" w:fill="auto"/>
          </w:tcPr>
          <w:p w14:paraId="1193DD1E" w14:textId="77777777" w:rsidR="00C770B9" w:rsidRPr="007767C9" w:rsidRDefault="00C770B9" w:rsidP="00932913">
            <w:pPr>
              <w:pStyle w:val="aff1"/>
              <w:jc w:val="center"/>
              <w:rPr>
                <w:sz w:val="24"/>
                <w:szCs w:val="24"/>
              </w:rPr>
            </w:pPr>
            <w:r w:rsidRPr="007767C9">
              <w:rPr>
                <w:sz w:val="24"/>
                <w:szCs w:val="24"/>
              </w:rPr>
              <w:t>81</w:t>
            </w:r>
          </w:p>
        </w:tc>
        <w:tc>
          <w:tcPr>
            <w:tcW w:w="1701" w:type="dxa"/>
            <w:shd w:val="clear" w:color="auto" w:fill="auto"/>
          </w:tcPr>
          <w:p w14:paraId="70968437" w14:textId="77777777" w:rsidR="00C770B9" w:rsidRPr="007767C9" w:rsidRDefault="002F7F18" w:rsidP="00932913">
            <w:pPr>
              <w:pStyle w:val="aff1"/>
              <w:jc w:val="center"/>
              <w:rPr>
                <w:sz w:val="24"/>
                <w:szCs w:val="24"/>
              </w:rPr>
            </w:pPr>
            <w:r>
              <w:rPr>
                <w:sz w:val="24"/>
                <w:szCs w:val="24"/>
              </w:rPr>
              <w:t>11,</w:t>
            </w:r>
            <w:r w:rsidR="00C770B9" w:rsidRPr="007767C9">
              <w:rPr>
                <w:sz w:val="24"/>
                <w:szCs w:val="24"/>
              </w:rPr>
              <w:t>0</w:t>
            </w:r>
          </w:p>
        </w:tc>
        <w:tc>
          <w:tcPr>
            <w:tcW w:w="1134" w:type="dxa"/>
            <w:shd w:val="clear" w:color="auto" w:fill="auto"/>
          </w:tcPr>
          <w:p w14:paraId="595B1449" w14:textId="77777777" w:rsidR="00C770B9" w:rsidRPr="007767C9" w:rsidRDefault="00C770B9" w:rsidP="00932913">
            <w:pPr>
              <w:pStyle w:val="aff1"/>
              <w:jc w:val="center"/>
              <w:rPr>
                <w:sz w:val="24"/>
                <w:szCs w:val="24"/>
              </w:rPr>
            </w:pPr>
            <w:r w:rsidRPr="007767C9">
              <w:rPr>
                <w:sz w:val="24"/>
                <w:szCs w:val="24"/>
              </w:rPr>
              <w:t>65</w:t>
            </w:r>
          </w:p>
        </w:tc>
      </w:tr>
      <w:tr w:rsidR="00C770B9" w:rsidRPr="002C074D" w14:paraId="54230BEF" w14:textId="77777777" w:rsidTr="007767C9">
        <w:tc>
          <w:tcPr>
            <w:tcW w:w="1701" w:type="dxa"/>
            <w:shd w:val="clear" w:color="auto" w:fill="auto"/>
          </w:tcPr>
          <w:p w14:paraId="4ECD9C67" w14:textId="77777777" w:rsidR="00C770B9" w:rsidRPr="007767C9" w:rsidRDefault="00C770B9" w:rsidP="00932913">
            <w:pPr>
              <w:pStyle w:val="aff1"/>
              <w:jc w:val="center"/>
              <w:rPr>
                <w:sz w:val="24"/>
                <w:szCs w:val="24"/>
              </w:rPr>
            </w:pPr>
            <w:r w:rsidRPr="007767C9">
              <w:rPr>
                <w:sz w:val="24"/>
                <w:szCs w:val="24"/>
              </w:rPr>
              <w:t>1600</w:t>
            </w:r>
          </w:p>
        </w:tc>
        <w:tc>
          <w:tcPr>
            <w:tcW w:w="1701" w:type="dxa"/>
            <w:shd w:val="clear" w:color="auto" w:fill="auto"/>
          </w:tcPr>
          <w:p w14:paraId="40F5ED9D" w14:textId="77777777" w:rsidR="00C770B9" w:rsidRPr="007767C9" w:rsidRDefault="00C770B9" w:rsidP="00932913">
            <w:pPr>
              <w:pStyle w:val="aff1"/>
              <w:jc w:val="center"/>
              <w:rPr>
                <w:sz w:val="24"/>
                <w:szCs w:val="24"/>
              </w:rPr>
            </w:pPr>
            <w:r w:rsidRPr="007767C9">
              <w:rPr>
                <w:sz w:val="24"/>
                <w:szCs w:val="24"/>
              </w:rPr>
              <w:t>21</w:t>
            </w:r>
          </w:p>
        </w:tc>
        <w:tc>
          <w:tcPr>
            <w:tcW w:w="1134" w:type="dxa"/>
            <w:shd w:val="clear" w:color="auto" w:fill="auto"/>
          </w:tcPr>
          <w:p w14:paraId="35A983D7" w14:textId="77777777" w:rsidR="00C770B9" w:rsidRPr="007767C9" w:rsidRDefault="007767C9" w:rsidP="00932913">
            <w:pPr>
              <w:pStyle w:val="aff1"/>
              <w:jc w:val="center"/>
              <w:rPr>
                <w:sz w:val="24"/>
                <w:szCs w:val="24"/>
              </w:rPr>
            </w:pPr>
            <w:r>
              <w:rPr>
                <w:sz w:val="24"/>
                <w:szCs w:val="24"/>
              </w:rPr>
              <w:t>3,</w:t>
            </w:r>
            <w:r w:rsidR="00C770B9" w:rsidRPr="007767C9">
              <w:rPr>
                <w:sz w:val="24"/>
                <w:szCs w:val="24"/>
              </w:rPr>
              <w:t>56</w:t>
            </w:r>
          </w:p>
        </w:tc>
        <w:tc>
          <w:tcPr>
            <w:tcW w:w="1276" w:type="dxa"/>
            <w:shd w:val="clear" w:color="auto" w:fill="auto"/>
          </w:tcPr>
          <w:p w14:paraId="4333A6D9" w14:textId="77777777" w:rsidR="00C770B9" w:rsidRPr="007767C9" w:rsidRDefault="007767C9" w:rsidP="00932913">
            <w:pPr>
              <w:pStyle w:val="aff1"/>
              <w:jc w:val="center"/>
              <w:rPr>
                <w:sz w:val="24"/>
                <w:szCs w:val="24"/>
              </w:rPr>
            </w:pPr>
            <w:r>
              <w:rPr>
                <w:sz w:val="24"/>
                <w:szCs w:val="24"/>
              </w:rPr>
              <w:t>16,</w:t>
            </w:r>
            <w:r w:rsidR="00C770B9" w:rsidRPr="007767C9">
              <w:rPr>
                <w:sz w:val="24"/>
                <w:szCs w:val="24"/>
              </w:rPr>
              <w:t>9</w:t>
            </w:r>
          </w:p>
        </w:tc>
        <w:tc>
          <w:tcPr>
            <w:tcW w:w="1134" w:type="dxa"/>
            <w:shd w:val="clear" w:color="auto" w:fill="auto"/>
          </w:tcPr>
          <w:p w14:paraId="2F94A135" w14:textId="77777777" w:rsidR="00C770B9" w:rsidRPr="007767C9" w:rsidRDefault="00C770B9" w:rsidP="00932913">
            <w:pPr>
              <w:pStyle w:val="aff1"/>
              <w:jc w:val="center"/>
              <w:rPr>
                <w:sz w:val="24"/>
                <w:szCs w:val="24"/>
              </w:rPr>
            </w:pPr>
            <w:r w:rsidRPr="007767C9">
              <w:rPr>
                <w:sz w:val="24"/>
                <w:szCs w:val="24"/>
              </w:rPr>
              <w:t>81</w:t>
            </w:r>
          </w:p>
        </w:tc>
        <w:tc>
          <w:tcPr>
            <w:tcW w:w="1701" w:type="dxa"/>
            <w:shd w:val="clear" w:color="auto" w:fill="auto"/>
          </w:tcPr>
          <w:p w14:paraId="73F947F1" w14:textId="77777777" w:rsidR="00C770B9" w:rsidRPr="007767C9" w:rsidRDefault="002F7F18" w:rsidP="00932913">
            <w:pPr>
              <w:pStyle w:val="aff1"/>
              <w:jc w:val="center"/>
              <w:rPr>
                <w:sz w:val="24"/>
                <w:szCs w:val="24"/>
              </w:rPr>
            </w:pPr>
            <w:r>
              <w:rPr>
                <w:sz w:val="24"/>
                <w:szCs w:val="24"/>
              </w:rPr>
              <w:t>13,</w:t>
            </w:r>
            <w:r w:rsidR="00C770B9" w:rsidRPr="007767C9">
              <w:rPr>
                <w:sz w:val="24"/>
                <w:szCs w:val="24"/>
              </w:rPr>
              <w:t>5</w:t>
            </w:r>
          </w:p>
        </w:tc>
        <w:tc>
          <w:tcPr>
            <w:tcW w:w="1134" w:type="dxa"/>
            <w:shd w:val="clear" w:color="auto" w:fill="auto"/>
          </w:tcPr>
          <w:p w14:paraId="3D49D2A6" w14:textId="77777777" w:rsidR="00C770B9" w:rsidRPr="007767C9" w:rsidRDefault="00C770B9" w:rsidP="00932913">
            <w:pPr>
              <w:pStyle w:val="aff1"/>
              <w:jc w:val="center"/>
              <w:rPr>
                <w:sz w:val="24"/>
                <w:szCs w:val="24"/>
              </w:rPr>
            </w:pPr>
            <w:r w:rsidRPr="007767C9">
              <w:rPr>
                <w:sz w:val="24"/>
                <w:szCs w:val="24"/>
              </w:rPr>
              <w:t>65</w:t>
            </w:r>
          </w:p>
        </w:tc>
      </w:tr>
      <w:tr w:rsidR="00C770B9" w:rsidRPr="002C074D" w14:paraId="3529F2AB" w14:textId="77777777" w:rsidTr="007767C9">
        <w:tc>
          <w:tcPr>
            <w:tcW w:w="1701" w:type="dxa"/>
            <w:shd w:val="clear" w:color="auto" w:fill="auto"/>
          </w:tcPr>
          <w:p w14:paraId="5F8DC3A9" w14:textId="77777777" w:rsidR="00C770B9" w:rsidRPr="007767C9" w:rsidRDefault="00C770B9" w:rsidP="00932913">
            <w:pPr>
              <w:pStyle w:val="aff1"/>
              <w:jc w:val="center"/>
              <w:rPr>
                <w:sz w:val="24"/>
                <w:szCs w:val="24"/>
              </w:rPr>
            </w:pPr>
            <w:r w:rsidRPr="007767C9">
              <w:rPr>
                <w:sz w:val="24"/>
                <w:szCs w:val="24"/>
              </w:rPr>
              <w:t>1800</w:t>
            </w:r>
          </w:p>
        </w:tc>
        <w:tc>
          <w:tcPr>
            <w:tcW w:w="1701" w:type="dxa"/>
            <w:shd w:val="clear" w:color="auto" w:fill="auto"/>
          </w:tcPr>
          <w:p w14:paraId="5C98238D" w14:textId="77777777" w:rsidR="00C770B9" w:rsidRPr="007767C9" w:rsidRDefault="00C770B9" w:rsidP="00932913">
            <w:pPr>
              <w:pStyle w:val="aff1"/>
              <w:jc w:val="center"/>
              <w:rPr>
                <w:sz w:val="24"/>
                <w:szCs w:val="24"/>
              </w:rPr>
            </w:pPr>
            <w:r w:rsidRPr="007767C9">
              <w:rPr>
                <w:sz w:val="24"/>
                <w:szCs w:val="24"/>
              </w:rPr>
              <w:t>24</w:t>
            </w:r>
          </w:p>
        </w:tc>
        <w:tc>
          <w:tcPr>
            <w:tcW w:w="1134" w:type="dxa"/>
            <w:shd w:val="clear" w:color="auto" w:fill="auto"/>
          </w:tcPr>
          <w:p w14:paraId="5398CD69" w14:textId="77777777" w:rsidR="00C770B9" w:rsidRPr="007767C9" w:rsidRDefault="007767C9" w:rsidP="00932913">
            <w:pPr>
              <w:pStyle w:val="aff1"/>
              <w:jc w:val="center"/>
              <w:rPr>
                <w:sz w:val="24"/>
                <w:szCs w:val="24"/>
              </w:rPr>
            </w:pPr>
            <w:r>
              <w:rPr>
                <w:sz w:val="24"/>
                <w:szCs w:val="24"/>
              </w:rPr>
              <w:t>3,</w:t>
            </w:r>
            <w:r w:rsidR="00C770B9" w:rsidRPr="007767C9">
              <w:rPr>
                <w:sz w:val="24"/>
                <w:szCs w:val="24"/>
              </w:rPr>
              <w:t>92</w:t>
            </w:r>
          </w:p>
        </w:tc>
        <w:tc>
          <w:tcPr>
            <w:tcW w:w="1276" w:type="dxa"/>
            <w:shd w:val="clear" w:color="auto" w:fill="auto"/>
          </w:tcPr>
          <w:p w14:paraId="280D1248" w14:textId="77777777" w:rsidR="00C770B9" w:rsidRPr="007767C9" w:rsidRDefault="007767C9" w:rsidP="00932913">
            <w:pPr>
              <w:pStyle w:val="aff1"/>
              <w:jc w:val="center"/>
              <w:rPr>
                <w:sz w:val="24"/>
                <w:szCs w:val="24"/>
              </w:rPr>
            </w:pPr>
            <w:r>
              <w:rPr>
                <w:sz w:val="24"/>
                <w:szCs w:val="24"/>
              </w:rPr>
              <w:t>18,</w:t>
            </w:r>
            <w:r w:rsidR="00C770B9" w:rsidRPr="007767C9">
              <w:rPr>
                <w:sz w:val="24"/>
                <w:szCs w:val="24"/>
              </w:rPr>
              <w:t>6</w:t>
            </w:r>
          </w:p>
        </w:tc>
        <w:tc>
          <w:tcPr>
            <w:tcW w:w="1134" w:type="dxa"/>
            <w:shd w:val="clear" w:color="auto" w:fill="auto"/>
          </w:tcPr>
          <w:p w14:paraId="18832588" w14:textId="77777777" w:rsidR="00C770B9" w:rsidRPr="007767C9" w:rsidRDefault="00C770B9" w:rsidP="00932913">
            <w:pPr>
              <w:pStyle w:val="aff1"/>
              <w:jc w:val="center"/>
              <w:rPr>
                <w:sz w:val="24"/>
                <w:szCs w:val="24"/>
              </w:rPr>
            </w:pPr>
            <w:r w:rsidRPr="007767C9">
              <w:rPr>
                <w:sz w:val="24"/>
                <w:szCs w:val="24"/>
              </w:rPr>
              <w:t>78</w:t>
            </w:r>
          </w:p>
        </w:tc>
        <w:tc>
          <w:tcPr>
            <w:tcW w:w="1701" w:type="dxa"/>
            <w:shd w:val="clear" w:color="auto" w:fill="auto"/>
          </w:tcPr>
          <w:p w14:paraId="7A438FEB" w14:textId="77777777" w:rsidR="00C770B9" w:rsidRPr="007767C9" w:rsidRDefault="002F7F18" w:rsidP="00932913">
            <w:pPr>
              <w:pStyle w:val="aff1"/>
              <w:jc w:val="center"/>
              <w:rPr>
                <w:sz w:val="24"/>
                <w:szCs w:val="24"/>
              </w:rPr>
            </w:pPr>
            <w:r>
              <w:rPr>
                <w:sz w:val="24"/>
                <w:szCs w:val="24"/>
              </w:rPr>
              <w:t>14,</w:t>
            </w:r>
            <w:r w:rsidR="00C770B9" w:rsidRPr="007767C9">
              <w:rPr>
                <w:sz w:val="24"/>
                <w:szCs w:val="24"/>
              </w:rPr>
              <w:t>9</w:t>
            </w:r>
          </w:p>
        </w:tc>
        <w:tc>
          <w:tcPr>
            <w:tcW w:w="1134" w:type="dxa"/>
            <w:shd w:val="clear" w:color="auto" w:fill="auto"/>
          </w:tcPr>
          <w:p w14:paraId="0CF52F72" w14:textId="77777777" w:rsidR="00C770B9" w:rsidRPr="007767C9" w:rsidRDefault="00C770B9" w:rsidP="00932913">
            <w:pPr>
              <w:pStyle w:val="aff1"/>
              <w:jc w:val="center"/>
              <w:rPr>
                <w:sz w:val="24"/>
                <w:szCs w:val="24"/>
              </w:rPr>
            </w:pPr>
            <w:r w:rsidRPr="007767C9">
              <w:rPr>
                <w:sz w:val="24"/>
                <w:szCs w:val="24"/>
              </w:rPr>
              <w:t>62</w:t>
            </w:r>
          </w:p>
        </w:tc>
      </w:tr>
      <w:tr w:rsidR="00C770B9" w:rsidRPr="002C074D" w14:paraId="2EC7A1A2" w14:textId="77777777" w:rsidTr="007767C9">
        <w:tc>
          <w:tcPr>
            <w:tcW w:w="1701" w:type="dxa"/>
            <w:shd w:val="clear" w:color="auto" w:fill="auto"/>
          </w:tcPr>
          <w:p w14:paraId="254F6430" w14:textId="77777777" w:rsidR="00C770B9" w:rsidRPr="007767C9" w:rsidRDefault="00C770B9" w:rsidP="00932913">
            <w:pPr>
              <w:pStyle w:val="aff1"/>
              <w:jc w:val="center"/>
              <w:rPr>
                <w:sz w:val="24"/>
                <w:szCs w:val="24"/>
              </w:rPr>
            </w:pPr>
            <w:r w:rsidRPr="007767C9">
              <w:rPr>
                <w:sz w:val="24"/>
                <w:szCs w:val="24"/>
              </w:rPr>
              <w:t>2000</w:t>
            </w:r>
          </w:p>
        </w:tc>
        <w:tc>
          <w:tcPr>
            <w:tcW w:w="1701" w:type="dxa"/>
            <w:shd w:val="clear" w:color="auto" w:fill="auto"/>
          </w:tcPr>
          <w:p w14:paraId="71C345A6" w14:textId="77777777" w:rsidR="00C770B9" w:rsidRPr="007767C9" w:rsidRDefault="00C770B9" w:rsidP="00932913">
            <w:pPr>
              <w:pStyle w:val="aff1"/>
              <w:jc w:val="center"/>
              <w:rPr>
                <w:sz w:val="24"/>
                <w:szCs w:val="24"/>
              </w:rPr>
            </w:pPr>
            <w:r w:rsidRPr="007767C9">
              <w:rPr>
                <w:sz w:val="24"/>
                <w:szCs w:val="24"/>
              </w:rPr>
              <w:t>27</w:t>
            </w:r>
          </w:p>
        </w:tc>
        <w:tc>
          <w:tcPr>
            <w:tcW w:w="1134" w:type="dxa"/>
            <w:shd w:val="clear" w:color="auto" w:fill="auto"/>
          </w:tcPr>
          <w:p w14:paraId="6B53E4B1" w14:textId="77777777" w:rsidR="00C770B9" w:rsidRPr="007767C9" w:rsidRDefault="007767C9" w:rsidP="00932913">
            <w:pPr>
              <w:pStyle w:val="aff1"/>
              <w:jc w:val="center"/>
              <w:rPr>
                <w:sz w:val="24"/>
                <w:szCs w:val="24"/>
              </w:rPr>
            </w:pPr>
            <w:r>
              <w:rPr>
                <w:sz w:val="24"/>
                <w:szCs w:val="24"/>
              </w:rPr>
              <w:t>4,</w:t>
            </w:r>
            <w:r w:rsidR="00C770B9" w:rsidRPr="007767C9">
              <w:rPr>
                <w:sz w:val="24"/>
                <w:szCs w:val="24"/>
              </w:rPr>
              <w:t>20</w:t>
            </w:r>
          </w:p>
        </w:tc>
        <w:tc>
          <w:tcPr>
            <w:tcW w:w="1276" w:type="dxa"/>
            <w:shd w:val="clear" w:color="auto" w:fill="auto"/>
          </w:tcPr>
          <w:p w14:paraId="0C795004" w14:textId="77777777" w:rsidR="00C770B9" w:rsidRPr="007767C9" w:rsidRDefault="007767C9" w:rsidP="00932913">
            <w:pPr>
              <w:pStyle w:val="aff1"/>
              <w:jc w:val="center"/>
              <w:rPr>
                <w:sz w:val="24"/>
                <w:szCs w:val="24"/>
              </w:rPr>
            </w:pPr>
            <w:r>
              <w:rPr>
                <w:sz w:val="24"/>
                <w:szCs w:val="24"/>
              </w:rPr>
              <w:t>20,</w:t>
            </w:r>
            <w:r w:rsidR="00C770B9" w:rsidRPr="007767C9">
              <w:rPr>
                <w:sz w:val="24"/>
                <w:szCs w:val="24"/>
              </w:rPr>
              <w:t>0</w:t>
            </w:r>
          </w:p>
        </w:tc>
        <w:tc>
          <w:tcPr>
            <w:tcW w:w="1134" w:type="dxa"/>
            <w:shd w:val="clear" w:color="auto" w:fill="auto"/>
          </w:tcPr>
          <w:p w14:paraId="24FF6AB8" w14:textId="77777777" w:rsidR="00C770B9" w:rsidRPr="007767C9" w:rsidRDefault="00C770B9" w:rsidP="00932913">
            <w:pPr>
              <w:pStyle w:val="aff1"/>
              <w:jc w:val="center"/>
              <w:rPr>
                <w:sz w:val="24"/>
                <w:szCs w:val="24"/>
              </w:rPr>
            </w:pPr>
            <w:r w:rsidRPr="007767C9">
              <w:rPr>
                <w:sz w:val="24"/>
                <w:szCs w:val="24"/>
              </w:rPr>
              <w:t>77</w:t>
            </w:r>
          </w:p>
        </w:tc>
        <w:tc>
          <w:tcPr>
            <w:tcW w:w="1701" w:type="dxa"/>
            <w:shd w:val="clear" w:color="auto" w:fill="auto"/>
          </w:tcPr>
          <w:p w14:paraId="75ADD055" w14:textId="77777777" w:rsidR="00C770B9" w:rsidRPr="007767C9" w:rsidRDefault="002F7F18" w:rsidP="00932913">
            <w:pPr>
              <w:pStyle w:val="aff1"/>
              <w:jc w:val="center"/>
              <w:rPr>
                <w:sz w:val="24"/>
                <w:szCs w:val="24"/>
              </w:rPr>
            </w:pPr>
            <w:r>
              <w:rPr>
                <w:sz w:val="24"/>
                <w:szCs w:val="24"/>
              </w:rPr>
              <w:t>16,</w:t>
            </w:r>
            <w:r w:rsidR="00C770B9" w:rsidRPr="007767C9">
              <w:rPr>
                <w:sz w:val="24"/>
                <w:szCs w:val="24"/>
              </w:rPr>
              <w:t>0</w:t>
            </w:r>
          </w:p>
        </w:tc>
        <w:tc>
          <w:tcPr>
            <w:tcW w:w="1134" w:type="dxa"/>
            <w:shd w:val="clear" w:color="auto" w:fill="auto"/>
          </w:tcPr>
          <w:p w14:paraId="281E55A0" w14:textId="77777777" w:rsidR="00C770B9" w:rsidRPr="007767C9" w:rsidRDefault="00C770B9" w:rsidP="00932913">
            <w:pPr>
              <w:pStyle w:val="aff1"/>
              <w:jc w:val="center"/>
              <w:rPr>
                <w:sz w:val="24"/>
                <w:szCs w:val="24"/>
              </w:rPr>
            </w:pPr>
            <w:r w:rsidRPr="007767C9">
              <w:rPr>
                <w:sz w:val="24"/>
                <w:szCs w:val="24"/>
              </w:rPr>
              <w:t>62</w:t>
            </w:r>
          </w:p>
        </w:tc>
      </w:tr>
      <w:tr w:rsidR="00C770B9" w:rsidRPr="002C074D" w14:paraId="1F9363ED" w14:textId="77777777" w:rsidTr="007767C9">
        <w:tc>
          <w:tcPr>
            <w:tcW w:w="1701" w:type="dxa"/>
            <w:shd w:val="clear" w:color="auto" w:fill="auto"/>
          </w:tcPr>
          <w:p w14:paraId="3B909AC5" w14:textId="77777777" w:rsidR="00C770B9" w:rsidRPr="007767C9" w:rsidRDefault="00C770B9" w:rsidP="00932913">
            <w:pPr>
              <w:pStyle w:val="aff1"/>
              <w:jc w:val="center"/>
              <w:rPr>
                <w:sz w:val="24"/>
                <w:szCs w:val="24"/>
              </w:rPr>
            </w:pPr>
            <w:r w:rsidRPr="007767C9">
              <w:rPr>
                <w:sz w:val="24"/>
                <w:szCs w:val="24"/>
              </w:rPr>
              <w:t>2500</w:t>
            </w:r>
          </w:p>
        </w:tc>
        <w:tc>
          <w:tcPr>
            <w:tcW w:w="1701" w:type="dxa"/>
            <w:shd w:val="clear" w:color="auto" w:fill="auto"/>
          </w:tcPr>
          <w:p w14:paraId="358E4604" w14:textId="77777777" w:rsidR="00C770B9" w:rsidRPr="007767C9" w:rsidRDefault="00C770B9" w:rsidP="00932913">
            <w:pPr>
              <w:pStyle w:val="aff1"/>
              <w:jc w:val="center"/>
              <w:rPr>
                <w:sz w:val="24"/>
                <w:szCs w:val="24"/>
              </w:rPr>
            </w:pPr>
            <w:r w:rsidRPr="007767C9">
              <w:rPr>
                <w:sz w:val="24"/>
                <w:szCs w:val="24"/>
              </w:rPr>
              <w:t>33</w:t>
            </w:r>
          </w:p>
        </w:tc>
        <w:tc>
          <w:tcPr>
            <w:tcW w:w="1134" w:type="dxa"/>
            <w:shd w:val="clear" w:color="auto" w:fill="auto"/>
          </w:tcPr>
          <w:p w14:paraId="2E20E81D" w14:textId="77777777" w:rsidR="00C770B9" w:rsidRPr="007767C9" w:rsidRDefault="007767C9" w:rsidP="00932913">
            <w:pPr>
              <w:pStyle w:val="aff1"/>
              <w:jc w:val="center"/>
              <w:rPr>
                <w:sz w:val="24"/>
                <w:szCs w:val="24"/>
              </w:rPr>
            </w:pPr>
            <w:r>
              <w:rPr>
                <w:sz w:val="24"/>
                <w:szCs w:val="24"/>
              </w:rPr>
              <w:t>5,</w:t>
            </w:r>
            <w:r w:rsidR="00C770B9" w:rsidRPr="007767C9">
              <w:rPr>
                <w:sz w:val="24"/>
                <w:szCs w:val="24"/>
              </w:rPr>
              <w:t>00</w:t>
            </w:r>
          </w:p>
        </w:tc>
        <w:tc>
          <w:tcPr>
            <w:tcW w:w="1276" w:type="dxa"/>
            <w:shd w:val="clear" w:color="auto" w:fill="auto"/>
          </w:tcPr>
          <w:p w14:paraId="3F756026" w14:textId="77777777" w:rsidR="00C770B9" w:rsidRPr="007767C9" w:rsidRDefault="007767C9" w:rsidP="00932913">
            <w:pPr>
              <w:pStyle w:val="aff1"/>
              <w:jc w:val="center"/>
              <w:rPr>
                <w:sz w:val="24"/>
                <w:szCs w:val="24"/>
              </w:rPr>
            </w:pPr>
            <w:r>
              <w:rPr>
                <w:sz w:val="24"/>
                <w:szCs w:val="24"/>
              </w:rPr>
              <w:t>23,</w:t>
            </w:r>
            <w:r w:rsidR="00C770B9" w:rsidRPr="007767C9">
              <w:rPr>
                <w:sz w:val="24"/>
                <w:szCs w:val="24"/>
              </w:rPr>
              <w:t>8</w:t>
            </w:r>
          </w:p>
        </w:tc>
        <w:tc>
          <w:tcPr>
            <w:tcW w:w="1134" w:type="dxa"/>
            <w:shd w:val="clear" w:color="auto" w:fill="auto"/>
          </w:tcPr>
          <w:p w14:paraId="14F673D0" w14:textId="77777777" w:rsidR="00C770B9" w:rsidRPr="007767C9" w:rsidRDefault="00C770B9" w:rsidP="00932913">
            <w:pPr>
              <w:pStyle w:val="aff1"/>
              <w:jc w:val="center"/>
              <w:rPr>
                <w:sz w:val="24"/>
                <w:szCs w:val="24"/>
              </w:rPr>
            </w:pPr>
            <w:r w:rsidRPr="007767C9">
              <w:rPr>
                <w:sz w:val="24"/>
                <w:szCs w:val="24"/>
              </w:rPr>
              <w:t>72</w:t>
            </w:r>
          </w:p>
        </w:tc>
        <w:tc>
          <w:tcPr>
            <w:tcW w:w="1701" w:type="dxa"/>
            <w:shd w:val="clear" w:color="auto" w:fill="auto"/>
          </w:tcPr>
          <w:p w14:paraId="4DC5BC84" w14:textId="77777777" w:rsidR="00C770B9" w:rsidRPr="007767C9" w:rsidRDefault="002F7F18" w:rsidP="00932913">
            <w:pPr>
              <w:pStyle w:val="aff1"/>
              <w:jc w:val="center"/>
              <w:rPr>
                <w:sz w:val="24"/>
                <w:szCs w:val="24"/>
              </w:rPr>
            </w:pPr>
            <w:r>
              <w:rPr>
                <w:sz w:val="24"/>
                <w:szCs w:val="24"/>
              </w:rPr>
              <w:t>19,</w:t>
            </w:r>
            <w:r w:rsidR="00C770B9" w:rsidRPr="007767C9">
              <w:rPr>
                <w:sz w:val="24"/>
                <w:szCs w:val="24"/>
              </w:rPr>
              <w:t>0</w:t>
            </w:r>
          </w:p>
        </w:tc>
        <w:tc>
          <w:tcPr>
            <w:tcW w:w="1134" w:type="dxa"/>
            <w:shd w:val="clear" w:color="auto" w:fill="auto"/>
          </w:tcPr>
          <w:p w14:paraId="35DDF882" w14:textId="77777777" w:rsidR="00C770B9" w:rsidRPr="007767C9" w:rsidRDefault="00C770B9" w:rsidP="00932913">
            <w:pPr>
              <w:pStyle w:val="aff1"/>
              <w:jc w:val="center"/>
              <w:rPr>
                <w:sz w:val="24"/>
                <w:szCs w:val="24"/>
              </w:rPr>
            </w:pPr>
            <w:r w:rsidRPr="007767C9">
              <w:rPr>
                <w:sz w:val="24"/>
                <w:szCs w:val="24"/>
              </w:rPr>
              <w:t>58</w:t>
            </w:r>
          </w:p>
        </w:tc>
      </w:tr>
      <w:tr w:rsidR="002F7F18" w:rsidRPr="002C074D" w14:paraId="1F3B4590" w14:textId="77777777" w:rsidTr="00D4204D">
        <w:tc>
          <w:tcPr>
            <w:tcW w:w="9781" w:type="dxa"/>
            <w:gridSpan w:val="7"/>
            <w:shd w:val="clear" w:color="auto" w:fill="auto"/>
          </w:tcPr>
          <w:p w14:paraId="746D469F" w14:textId="77777777" w:rsidR="002F7F18" w:rsidRPr="002F7F18" w:rsidRDefault="002F7F18" w:rsidP="00932913">
            <w:pPr>
              <w:pStyle w:val="af0"/>
              <w:tabs>
                <w:tab w:val="left" w:pos="1276"/>
              </w:tabs>
              <w:spacing w:after="0"/>
              <w:ind w:firstLine="601"/>
              <w:jc w:val="both"/>
              <w:rPr>
                <w:sz w:val="20"/>
                <w:szCs w:val="20"/>
              </w:rPr>
            </w:pPr>
            <w:r w:rsidRPr="002F7F18">
              <w:rPr>
                <w:sz w:val="20"/>
                <w:szCs w:val="20"/>
              </w:rPr>
              <w:t>П</w:t>
            </w:r>
            <w:r w:rsidRPr="002F7F18">
              <w:rPr>
                <w:sz w:val="20"/>
                <w:szCs w:val="20"/>
                <w:lang w:val="ru-RU"/>
              </w:rPr>
              <w:t xml:space="preserve"> </w:t>
            </w:r>
            <w:r w:rsidRPr="002F7F18">
              <w:rPr>
                <w:sz w:val="20"/>
                <w:szCs w:val="20"/>
              </w:rPr>
              <w:t>р</w:t>
            </w:r>
            <w:r w:rsidRPr="002F7F18">
              <w:rPr>
                <w:sz w:val="20"/>
                <w:szCs w:val="20"/>
                <w:lang w:val="ru-RU"/>
              </w:rPr>
              <w:t xml:space="preserve"> </w:t>
            </w:r>
            <w:r w:rsidRPr="002F7F18">
              <w:rPr>
                <w:sz w:val="20"/>
                <w:szCs w:val="20"/>
              </w:rPr>
              <w:t>и</w:t>
            </w:r>
            <w:r w:rsidRPr="002F7F18">
              <w:rPr>
                <w:sz w:val="20"/>
                <w:szCs w:val="20"/>
                <w:lang w:val="ru-RU"/>
              </w:rPr>
              <w:t xml:space="preserve"> </w:t>
            </w:r>
            <w:r w:rsidRPr="002F7F18">
              <w:rPr>
                <w:sz w:val="20"/>
                <w:szCs w:val="20"/>
              </w:rPr>
              <w:t>м</w:t>
            </w:r>
            <w:r w:rsidRPr="002F7F18">
              <w:rPr>
                <w:sz w:val="20"/>
                <w:szCs w:val="20"/>
                <w:lang w:val="ru-RU"/>
              </w:rPr>
              <w:t xml:space="preserve"> </w:t>
            </w:r>
            <w:r w:rsidRPr="002F7F18">
              <w:rPr>
                <w:sz w:val="20"/>
                <w:szCs w:val="20"/>
              </w:rPr>
              <w:t>е</w:t>
            </w:r>
            <w:r w:rsidRPr="002F7F18">
              <w:rPr>
                <w:sz w:val="20"/>
                <w:szCs w:val="20"/>
                <w:lang w:val="ru-RU"/>
              </w:rPr>
              <w:t xml:space="preserve"> </w:t>
            </w:r>
            <w:r w:rsidRPr="002F7F18">
              <w:rPr>
                <w:sz w:val="20"/>
                <w:szCs w:val="20"/>
              </w:rPr>
              <w:t>ч</w:t>
            </w:r>
            <w:r w:rsidRPr="002F7F18">
              <w:rPr>
                <w:sz w:val="20"/>
                <w:szCs w:val="20"/>
                <w:lang w:val="ru-RU"/>
              </w:rPr>
              <w:t xml:space="preserve"> </w:t>
            </w:r>
            <w:r w:rsidRPr="002F7F18">
              <w:rPr>
                <w:sz w:val="20"/>
                <w:szCs w:val="20"/>
              </w:rPr>
              <w:t>а</w:t>
            </w:r>
            <w:r w:rsidRPr="002F7F18">
              <w:rPr>
                <w:sz w:val="20"/>
                <w:szCs w:val="20"/>
                <w:lang w:val="ru-RU"/>
              </w:rPr>
              <w:t xml:space="preserve"> </w:t>
            </w:r>
            <w:r w:rsidRPr="002F7F18">
              <w:rPr>
                <w:sz w:val="20"/>
                <w:szCs w:val="20"/>
              </w:rPr>
              <w:t>н</w:t>
            </w:r>
            <w:r w:rsidRPr="002F7F18">
              <w:rPr>
                <w:sz w:val="20"/>
                <w:szCs w:val="20"/>
                <w:lang w:val="ru-RU"/>
              </w:rPr>
              <w:t xml:space="preserve"> </w:t>
            </w:r>
            <w:r w:rsidRPr="002F7F18">
              <w:rPr>
                <w:sz w:val="20"/>
                <w:szCs w:val="20"/>
              </w:rPr>
              <w:t>и</w:t>
            </w:r>
            <w:r w:rsidRPr="002F7F18">
              <w:rPr>
                <w:sz w:val="20"/>
                <w:szCs w:val="20"/>
                <w:lang w:val="ru-RU"/>
              </w:rPr>
              <w:t xml:space="preserve"> </w:t>
            </w:r>
            <w:r w:rsidRPr="002F7F18">
              <w:rPr>
                <w:sz w:val="20"/>
                <w:szCs w:val="20"/>
              </w:rPr>
              <w:t xml:space="preserve">е </w:t>
            </w:r>
            <w:r w:rsidRPr="002F7F18">
              <w:rPr>
                <w:sz w:val="20"/>
                <w:szCs w:val="20"/>
                <w:lang w:val="ru-RU"/>
              </w:rPr>
              <w:t>– Графа</w:t>
            </w:r>
            <w:r w:rsidRPr="002F7F18">
              <w:rPr>
                <w:sz w:val="20"/>
                <w:szCs w:val="20"/>
              </w:rPr>
              <w:t xml:space="preserve"> 7 </w:t>
            </w:r>
            <w:r w:rsidRPr="002F7F18">
              <w:rPr>
                <w:sz w:val="20"/>
                <w:szCs w:val="20"/>
                <w:lang w:val="ru-RU"/>
              </w:rPr>
              <w:t xml:space="preserve">настоящей </w:t>
            </w:r>
            <w:r w:rsidRPr="002F7F18">
              <w:rPr>
                <w:sz w:val="20"/>
                <w:szCs w:val="20"/>
              </w:rPr>
              <w:t>таблицы дает рекомендуемый коэффициент загрузки кабин для учета при проведении моделирования.</w:t>
            </w:r>
          </w:p>
        </w:tc>
      </w:tr>
    </w:tbl>
    <w:p w14:paraId="3FE86C45" w14:textId="77777777" w:rsidR="00C770B9" w:rsidRDefault="00C770B9" w:rsidP="00932913">
      <w:pPr>
        <w:pStyle w:val="aff1"/>
        <w:ind w:firstLine="567"/>
        <w:jc w:val="both"/>
        <w:rPr>
          <w:sz w:val="28"/>
          <w:szCs w:val="28"/>
        </w:rPr>
      </w:pPr>
    </w:p>
    <w:p w14:paraId="528E6D6E" w14:textId="77777777" w:rsidR="00C770B9" w:rsidRPr="002F7F18" w:rsidRDefault="002F7F18" w:rsidP="00932913">
      <w:pPr>
        <w:pStyle w:val="aff1"/>
        <w:ind w:firstLine="567"/>
        <w:jc w:val="both"/>
        <w:rPr>
          <w:sz w:val="28"/>
          <w:szCs w:val="28"/>
        </w:rPr>
      </w:pPr>
      <w:r>
        <w:rPr>
          <w:sz w:val="28"/>
          <w:szCs w:val="28"/>
        </w:rPr>
        <w:t xml:space="preserve">Д.8 </w:t>
      </w:r>
      <w:r w:rsidR="00C770B9" w:rsidRPr="002F7F18">
        <w:rPr>
          <w:sz w:val="28"/>
          <w:szCs w:val="28"/>
        </w:rPr>
        <w:t xml:space="preserve">Среднее время перемещения пассажира </w:t>
      </w:r>
      <w:r w:rsidR="00C770B9" w:rsidRPr="002F7F18">
        <w:rPr>
          <w:i/>
          <w:sz w:val="28"/>
          <w:szCs w:val="28"/>
        </w:rPr>
        <w:t>t</w:t>
      </w:r>
      <w:r w:rsidR="00C770B9" w:rsidRPr="002F7F18">
        <w:rPr>
          <w:i/>
          <w:sz w:val="28"/>
          <w:szCs w:val="28"/>
          <w:vertAlign w:val="subscript"/>
        </w:rPr>
        <w:t>p</w:t>
      </w:r>
      <w:r w:rsidR="00C770B9" w:rsidRPr="002F7F18">
        <w:rPr>
          <w:sz w:val="28"/>
          <w:szCs w:val="28"/>
        </w:rPr>
        <w:t xml:space="preserve"> – время, затраченное на вход или выход из кабины лифта. Это время зависит от формы кабины, типа </w:t>
      </w:r>
      <w:r w:rsidR="00C319C1" w:rsidRPr="002F7F18">
        <w:rPr>
          <w:sz w:val="28"/>
          <w:szCs w:val="28"/>
        </w:rPr>
        <w:t>обслуживаемых функциональных компонентов</w:t>
      </w:r>
      <w:r w:rsidR="00C770B9" w:rsidRPr="002F7F18">
        <w:rPr>
          <w:sz w:val="28"/>
          <w:szCs w:val="28"/>
        </w:rPr>
        <w:t>, типа пассажир</w:t>
      </w:r>
      <w:r w:rsidR="00C319C1" w:rsidRPr="002F7F18">
        <w:rPr>
          <w:sz w:val="28"/>
          <w:szCs w:val="28"/>
        </w:rPr>
        <w:t>ов</w:t>
      </w:r>
      <w:r w:rsidR="00C770B9" w:rsidRPr="002F7F18">
        <w:rPr>
          <w:sz w:val="28"/>
          <w:szCs w:val="28"/>
        </w:rPr>
        <w:t xml:space="preserve"> (возраст, пол, состояние здоровья), загрузки кабины. Среднее время </w:t>
      </w:r>
      <w:r w:rsidR="00C770B9" w:rsidRPr="002F7F18">
        <w:rPr>
          <w:i/>
          <w:sz w:val="28"/>
          <w:szCs w:val="28"/>
        </w:rPr>
        <w:t>t</w:t>
      </w:r>
      <w:r w:rsidR="00C770B9" w:rsidRPr="002F7F18">
        <w:rPr>
          <w:i/>
          <w:sz w:val="28"/>
          <w:szCs w:val="28"/>
          <w:vertAlign w:val="subscript"/>
        </w:rPr>
        <w:t>p</w:t>
      </w:r>
      <w:r w:rsidR="00C770B9" w:rsidRPr="002F7F18">
        <w:rPr>
          <w:sz w:val="28"/>
          <w:szCs w:val="28"/>
        </w:rPr>
        <w:t xml:space="preserve"> при отсутствии других справочных данных можно принимать</w:t>
      </w:r>
      <w:r w:rsidR="00C319C1" w:rsidRPr="002F7F18">
        <w:rPr>
          <w:sz w:val="28"/>
          <w:szCs w:val="28"/>
        </w:rPr>
        <w:t xml:space="preserve"> с учетом таблиц </w:t>
      </w:r>
      <w:r w:rsidR="000871B4" w:rsidRPr="002F7F18">
        <w:rPr>
          <w:sz w:val="28"/>
          <w:szCs w:val="28"/>
        </w:rPr>
        <w:t>Д</w:t>
      </w:r>
      <w:r w:rsidR="00C319C1" w:rsidRPr="002F7F18">
        <w:rPr>
          <w:sz w:val="28"/>
          <w:szCs w:val="28"/>
        </w:rPr>
        <w:t xml:space="preserve">.4, </w:t>
      </w:r>
      <w:r w:rsidR="000871B4" w:rsidRPr="002F7F18">
        <w:rPr>
          <w:sz w:val="28"/>
          <w:szCs w:val="28"/>
        </w:rPr>
        <w:t>Д</w:t>
      </w:r>
      <w:r w:rsidR="00C319C1" w:rsidRPr="002F7F18">
        <w:rPr>
          <w:sz w:val="28"/>
          <w:szCs w:val="28"/>
        </w:rPr>
        <w:t>.5 и следующих параметров</w:t>
      </w:r>
      <w:r w:rsidR="00C770B9" w:rsidRPr="002F7F18">
        <w:rPr>
          <w:sz w:val="28"/>
          <w:szCs w:val="28"/>
        </w:rPr>
        <w:t>:</w:t>
      </w:r>
    </w:p>
    <w:p w14:paraId="3D08F10C" w14:textId="77777777" w:rsidR="00C770B9" w:rsidRPr="002F7F18" w:rsidRDefault="00C770B9" w:rsidP="00932913">
      <w:pPr>
        <w:pStyle w:val="aff1"/>
        <w:ind w:firstLine="567"/>
        <w:jc w:val="both"/>
        <w:rPr>
          <w:sz w:val="28"/>
          <w:szCs w:val="28"/>
        </w:rPr>
      </w:pPr>
      <w:r w:rsidRPr="002F7F18">
        <w:rPr>
          <w:sz w:val="28"/>
          <w:szCs w:val="28"/>
        </w:rPr>
        <w:t>- о</w:t>
      </w:r>
      <w:r w:rsidR="00C319C1" w:rsidRPr="002F7F18">
        <w:rPr>
          <w:sz w:val="28"/>
          <w:szCs w:val="28"/>
        </w:rPr>
        <w:t>фис</w:t>
      </w:r>
      <w:r w:rsidRPr="002F7F18">
        <w:rPr>
          <w:sz w:val="28"/>
          <w:szCs w:val="28"/>
        </w:rPr>
        <w:t>ы – 0,8</w:t>
      </w:r>
      <w:r w:rsidR="002F7F18" w:rsidRPr="002F7F18">
        <w:rPr>
          <w:sz w:val="28"/>
          <w:szCs w:val="28"/>
        </w:rPr>
        <w:t>–</w:t>
      </w:r>
      <w:r w:rsidRPr="002F7F18">
        <w:rPr>
          <w:sz w:val="28"/>
          <w:szCs w:val="28"/>
        </w:rPr>
        <w:t>1,2 с</w:t>
      </w:r>
      <w:r w:rsidR="002F7F18">
        <w:rPr>
          <w:sz w:val="28"/>
          <w:szCs w:val="28"/>
        </w:rPr>
        <w:t>;</w:t>
      </w:r>
    </w:p>
    <w:p w14:paraId="1B143C44" w14:textId="77777777" w:rsidR="00C770B9" w:rsidRPr="002F7F18" w:rsidRDefault="00C770B9" w:rsidP="00932913">
      <w:pPr>
        <w:pStyle w:val="aff1"/>
        <w:ind w:firstLine="567"/>
        <w:jc w:val="both"/>
        <w:rPr>
          <w:sz w:val="28"/>
          <w:szCs w:val="28"/>
        </w:rPr>
      </w:pPr>
      <w:r w:rsidRPr="002F7F18">
        <w:rPr>
          <w:sz w:val="28"/>
          <w:szCs w:val="28"/>
        </w:rPr>
        <w:t>- гостиницы, жил</w:t>
      </w:r>
      <w:r w:rsidR="00687CB7">
        <w:rPr>
          <w:sz w:val="28"/>
          <w:szCs w:val="28"/>
        </w:rPr>
        <w:t>ые помещения</w:t>
      </w:r>
      <w:r w:rsidRPr="002F7F18">
        <w:rPr>
          <w:sz w:val="28"/>
          <w:szCs w:val="28"/>
        </w:rPr>
        <w:t xml:space="preserve"> </w:t>
      </w:r>
      <w:r w:rsidR="002F7F18" w:rsidRPr="002F7F18">
        <w:rPr>
          <w:sz w:val="28"/>
          <w:szCs w:val="28"/>
        </w:rPr>
        <w:t>–</w:t>
      </w:r>
      <w:r w:rsidRPr="002F7F18">
        <w:rPr>
          <w:sz w:val="28"/>
          <w:szCs w:val="28"/>
        </w:rPr>
        <w:t xml:space="preserve"> 2 с</w:t>
      </w:r>
      <w:r w:rsidR="002F7F18">
        <w:rPr>
          <w:sz w:val="28"/>
          <w:szCs w:val="28"/>
        </w:rPr>
        <w:t>;</w:t>
      </w:r>
    </w:p>
    <w:p w14:paraId="7258CD8C" w14:textId="77777777" w:rsidR="00C770B9" w:rsidRPr="002F7F18" w:rsidRDefault="00C770B9" w:rsidP="00932913">
      <w:pPr>
        <w:pStyle w:val="aff1"/>
        <w:ind w:firstLine="567"/>
        <w:jc w:val="both"/>
        <w:rPr>
          <w:sz w:val="28"/>
          <w:szCs w:val="28"/>
        </w:rPr>
      </w:pPr>
      <w:r w:rsidRPr="002F7F18">
        <w:rPr>
          <w:sz w:val="28"/>
          <w:szCs w:val="28"/>
        </w:rPr>
        <w:t xml:space="preserve">- другие </w:t>
      </w:r>
      <w:r w:rsidR="00C319C1" w:rsidRPr="002F7F18">
        <w:rPr>
          <w:sz w:val="28"/>
          <w:szCs w:val="28"/>
        </w:rPr>
        <w:t>помещения</w:t>
      </w:r>
      <w:r w:rsidRPr="002F7F18">
        <w:rPr>
          <w:sz w:val="28"/>
          <w:szCs w:val="28"/>
        </w:rPr>
        <w:t xml:space="preserve"> – 1,2 с</w:t>
      </w:r>
      <w:r w:rsidR="002F7F18">
        <w:rPr>
          <w:sz w:val="28"/>
          <w:szCs w:val="28"/>
        </w:rPr>
        <w:t>.</w:t>
      </w:r>
    </w:p>
    <w:p w14:paraId="53D273B0" w14:textId="77777777" w:rsidR="00C770B9" w:rsidRPr="002F7F18" w:rsidRDefault="00C319C1" w:rsidP="00932913">
      <w:pPr>
        <w:pStyle w:val="aff1"/>
        <w:jc w:val="both"/>
        <w:rPr>
          <w:sz w:val="28"/>
          <w:szCs w:val="28"/>
        </w:rPr>
      </w:pPr>
      <w:r w:rsidRPr="002F7F18">
        <w:rPr>
          <w:sz w:val="28"/>
          <w:szCs w:val="28"/>
        </w:rPr>
        <w:t>Т</w:t>
      </w:r>
      <w:r w:rsidR="002F7F18">
        <w:rPr>
          <w:sz w:val="28"/>
          <w:szCs w:val="28"/>
        </w:rPr>
        <w:t xml:space="preserve"> </w:t>
      </w:r>
      <w:r w:rsidRPr="002F7F18">
        <w:rPr>
          <w:sz w:val="28"/>
          <w:szCs w:val="28"/>
        </w:rPr>
        <w:t>а</w:t>
      </w:r>
      <w:r w:rsidR="002F7F18">
        <w:rPr>
          <w:sz w:val="28"/>
          <w:szCs w:val="28"/>
        </w:rPr>
        <w:t xml:space="preserve"> </w:t>
      </w:r>
      <w:r w:rsidRPr="002F7F18">
        <w:rPr>
          <w:sz w:val="28"/>
          <w:szCs w:val="28"/>
        </w:rPr>
        <w:t>б</w:t>
      </w:r>
      <w:r w:rsidR="002F7F18">
        <w:rPr>
          <w:sz w:val="28"/>
          <w:szCs w:val="28"/>
        </w:rPr>
        <w:t xml:space="preserve"> </w:t>
      </w:r>
      <w:r w:rsidRPr="002F7F18">
        <w:rPr>
          <w:sz w:val="28"/>
          <w:szCs w:val="28"/>
        </w:rPr>
        <w:t>л</w:t>
      </w:r>
      <w:r w:rsidR="002F7F18">
        <w:rPr>
          <w:sz w:val="28"/>
          <w:szCs w:val="28"/>
        </w:rPr>
        <w:t xml:space="preserve"> </w:t>
      </w:r>
      <w:r w:rsidRPr="002F7F18">
        <w:rPr>
          <w:sz w:val="28"/>
          <w:szCs w:val="28"/>
        </w:rPr>
        <w:t>и</w:t>
      </w:r>
      <w:r w:rsidR="002F7F18">
        <w:rPr>
          <w:sz w:val="28"/>
          <w:szCs w:val="28"/>
        </w:rPr>
        <w:t xml:space="preserve"> </w:t>
      </w:r>
      <w:r w:rsidRPr="002F7F18">
        <w:rPr>
          <w:sz w:val="28"/>
          <w:szCs w:val="28"/>
        </w:rPr>
        <w:t>ц</w:t>
      </w:r>
      <w:r w:rsidR="002F7F18">
        <w:rPr>
          <w:sz w:val="28"/>
          <w:szCs w:val="28"/>
        </w:rPr>
        <w:t xml:space="preserve"> </w:t>
      </w:r>
      <w:r w:rsidRPr="002F7F18">
        <w:rPr>
          <w:sz w:val="28"/>
          <w:szCs w:val="28"/>
        </w:rPr>
        <w:t>а</w:t>
      </w:r>
      <w:r w:rsidR="002F7F18">
        <w:rPr>
          <w:sz w:val="28"/>
          <w:szCs w:val="28"/>
        </w:rPr>
        <w:t xml:space="preserve">  </w:t>
      </w:r>
      <w:r w:rsidRPr="002F7F18">
        <w:rPr>
          <w:sz w:val="28"/>
          <w:szCs w:val="28"/>
        </w:rPr>
        <w:t xml:space="preserve"> </w:t>
      </w:r>
      <w:r w:rsidR="000871B4" w:rsidRPr="002F7F18">
        <w:rPr>
          <w:sz w:val="28"/>
          <w:szCs w:val="28"/>
        </w:rPr>
        <w:t>Д</w:t>
      </w:r>
      <w:r w:rsidRPr="002F7F18">
        <w:rPr>
          <w:sz w:val="28"/>
          <w:szCs w:val="28"/>
        </w:rPr>
        <w:t xml:space="preserve">.4 </w:t>
      </w:r>
      <w:r w:rsidR="002F7F18">
        <w:rPr>
          <w:sz w:val="28"/>
          <w:szCs w:val="28"/>
        </w:rPr>
        <w:t xml:space="preserve">– </w:t>
      </w:r>
      <w:r w:rsidRPr="002F7F18">
        <w:rPr>
          <w:b/>
          <w:sz w:val="28"/>
          <w:szCs w:val="28"/>
        </w:rPr>
        <w:t>Среднее</w:t>
      </w:r>
      <w:r w:rsidR="00C770B9" w:rsidRPr="002F7F18">
        <w:rPr>
          <w:b/>
          <w:sz w:val="28"/>
          <w:szCs w:val="28"/>
        </w:rPr>
        <w:t xml:space="preserve"> время откры</w:t>
      </w:r>
      <w:r w:rsidR="00D4204D">
        <w:rPr>
          <w:b/>
          <w:sz w:val="28"/>
          <w:szCs w:val="28"/>
        </w:rPr>
        <w:t>ван</w:t>
      </w:r>
      <w:r w:rsidR="00C770B9" w:rsidRPr="002F7F18">
        <w:rPr>
          <w:b/>
          <w:sz w:val="28"/>
          <w:szCs w:val="28"/>
        </w:rPr>
        <w:t>ия и закры</w:t>
      </w:r>
      <w:r w:rsidR="00D4204D">
        <w:rPr>
          <w:b/>
          <w:sz w:val="28"/>
          <w:szCs w:val="28"/>
        </w:rPr>
        <w:t>ван</w:t>
      </w:r>
      <w:r w:rsidR="00C770B9" w:rsidRPr="002F7F18">
        <w:rPr>
          <w:b/>
          <w:sz w:val="28"/>
          <w:szCs w:val="28"/>
        </w:rPr>
        <w:t xml:space="preserve">ия дверей </w:t>
      </w:r>
      <w:r w:rsidRPr="002F7F18">
        <w:rPr>
          <w:b/>
          <w:sz w:val="28"/>
          <w:szCs w:val="28"/>
        </w:rPr>
        <w:t>лифтов</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40" w:type="dxa"/>
          <w:right w:w="40" w:type="dxa"/>
        </w:tblCellMar>
        <w:tblLook w:val="0000" w:firstRow="0" w:lastRow="0" w:firstColumn="0" w:lastColumn="0" w:noHBand="0" w:noVBand="0"/>
      </w:tblPr>
      <w:tblGrid>
        <w:gridCol w:w="1673"/>
        <w:gridCol w:w="1177"/>
        <w:gridCol w:w="1200"/>
        <w:gridCol w:w="1158"/>
        <w:gridCol w:w="1223"/>
        <w:gridCol w:w="1134"/>
        <w:gridCol w:w="1780"/>
      </w:tblGrid>
      <w:tr w:rsidR="00C770B9" w:rsidRPr="002C074D" w14:paraId="193542AF" w14:textId="77777777" w:rsidTr="00BF3CFB">
        <w:trPr>
          <w:jc w:val="center"/>
        </w:trPr>
        <w:tc>
          <w:tcPr>
            <w:tcW w:w="1684" w:type="dxa"/>
            <w:vMerge w:val="restart"/>
          </w:tcPr>
          <w:p w14:paraId="4BACFC48" w14:textId="77777777" w:rsidR="00C770B9" w:rsidRPr="00D4204D" w:rsidRDefault="00C770B9" w:rsidP="00932913">
            <w:pPr>
              <w:pStyle w:val="aff1"/>
              <w:jc w:val="center"/>
              <w:rPr>
                <w:sz w:val="24"/>
                <w:szCs w:val="24"/>
              </w:rPr>
            </w:pPr>
            <w:r w:rsidRPr="00D4204D">
              <w:rPr>
                <w:sz w:val="24"/>
                <w:szCs w:val="24"/>
              </w:rPr>
              <w:t>Тип двери</w:t>
            </w:r>
          </w:p>
        </w:tc>
        <w:tc>
          <w:tcPr>
            <w:tcW w:w="7809" w:type="dxa"/>
            <w:gridSpan w:val="6"/>
          </w:tcPr>
          <w:p w14:paraId="46572BB9" w14:textId="77777777" w:rsidR="00C770B9" w:rsidRPr="00D4204D" w:rsidRDefault="00C770B9" w:rsidP="00932913">
            <w:pPr>
              <w:pStyle w:val="aff1"/>
              <w:jc w:val="center"/>
              <w:rPr>
                <w:sz w:val="24"/>
                <w:szCs w:val="24"/>
              </w:rPr>
            </w:pPr>
            <w:r w:rsidRPr="00D4204D">
              <w:rPr>
                <w:sz w:val="24"/>
                <w:szCs w:val="24"/>
              </w:rPr>
              <w:t>Время откры</w:t>
            </w:r>
            <w:r w:rsidR="002F7F18" w:rsidRPr="00D4204D">
              <w:rPr>
                <w:sz w:val="24"/>
                <w:szCs w:val="24"/>
              </w:rPr>
              <w:t>ван</w:t>
            </w:r>
            <w:r w:rsidRPr="00D4204D">
              <w:rPr>
                <w:sz w:val="24"/>
                <w:szCs w:val="24"/>
              </w:rPr>
              <w:t>ия и закры</w:t>
            </w:r>
            <w:r w:rsidR="002F7F18" w:rsidRPr="00D4204D">
              <w:rPr>
                <w:sz w:val="24"/>
                <w:szCs w:val="24"/>
              </w:rPr>
              <w:t>ван</w:t>
            </w:r>
            <w:r w:rsidRPr="00D4204D">
              <w:rPr>
                <w:sz w:val="24"/>
                <w:szCs w:val="24"/>
              </w:rPr>
              <w:t>ия</w:t>
            </w:r>
            <w:r w:rsidR="002F7F18" w:rsidRPr="00D4204D">
              <w:rPr>
                <w:sz w:val="24"/>
                <w:szCs w:val="24"/>
              </w:rPr>
              <w:t>,</w:t>
            </w:r>
            <w:r w:rsidRPr="00D4204D">
              <w:rPr>
                <w:sz w:val="24"/>
                <w:szCs w:val="24"/>
              </w:rPr>
              <w:t xml:space="preserve"> с</w:t>
            </w:r>
            <w:r w:rsidR="002F7F18" w:rsidRPr="00D4204D">
              <w:rPr>
                <w:sz w:val="24"/>
                <w:szCs w:val="24"/>
              </w:rPr>
              <w:t>,</w:t>
            </w:r>
            <w:r w:rsidRPr="00D4204D">
              <w:rPr>
                <w:sz w:val="24"/>
                <w:szCs w:val="24"/>
              </w:rPr>
              <w:t xml:space="preserve"> для заданной ширины двери</w:t>
            </w:r>
            <w:r w:rsidR="002F7F18" w:rsidRPr="00D4204D">
              <w:rPr>
                <w:sz w:val="24"/>
                <w:szCs w:val="24"/>
              </w:rPr>
              <w:t>, мм</w:t>
            </w:r>
          </w:p>
        </w:tc>
      </w:tr>
      <w:tr w:rsidR="00C770B9" w:rsidRPr="002C074D" w14:paraId="5F56F151" w14:textId="77777777" w:rsidTr="00BF3CFB">
        <w:trPr>
          <w:trHeight w:val="663"/>
          <w:jc w:val="center"/>
        </w:trPr>
        <w:tc>
          <w:tcPr>
            <w:tcW w:w="1684" w:type="dxa"/>
            <w:vMerge/>
          </w:tcPr>
          <w:p w14:paraId="2B4BEB53" w14:textId="77777777" w:rsidR="00C770B9" w:rsidRPr="00D4204D" w:rsidRDefault="00C770B9" w:rsidP="00932913">
            <w:pPr>
              <w:pStyle w:val="aff1"/>
              <w:jc w:val="center"/>
              <w:rPr>
                <w:sz w:val="24"/>
                <w:szCs w:val="24"/>
              </w:rPr>
            </w:pPr>
          </w:p>
        </w:tc>
        <w:tc>
          <w:tcPr>
            <w:tcW w:w="2418" w:type="dxa"/>
            <w:gridSpan w:val="2"/>
          </w:tcPr>
          <w:p w14:paraId="1A8F8807" w14:textId="77777777" w:rsidR="00C770B9" w:rsidRPr="00D4204D" w:rsidRDefault="00C770B9" w:rsidP="00932913">
            <w:pPr>
              <w:pStyle w:val="aff1"/>
              <w:jc w:val="center"/>
              <w:rPr>
                <w:sz w:val="24"/>
                <w:szCs w:val="24"/>
              </w:rPr>
            </w:pPr>
            <w:r w:rsidRPr="00D4204D">
              <w:rPr>
                <w:sz w:val="24"/>
                <w:szCs w:val="24"/>
              </w:rPr>
              <w:t>Закры</w:t>
            </w:r>
            <w:r w:rsidR="002F7F18" w:rsidRPr="00D4204D">
              <w:rPr>
                <w:sz w:val="24"/>
                <w:szCs w:val="24"/>
              </w:rPr>
              <w:t>ван</w:t>
            </w:r>
            <w:r w:rsidRPr="00D4204D">
              <w:rPr>
                <w:sz w:val="24"/>
                <w:szCs w:val="24"/>
              </w:rPr>
              <w:t>ие</w:t>
            </w:r>
          </w:p>
        </w:tc>
        <w:tc>
          <w:tcPr>
            <w:tcW w:w="2421" w:type="dxa"/>
            <w:gridSpan w:val="2"/>
          </w:tcPr>
          <w:p w14:paraId="0F6222DA" w14:textId="77777777" w:rsidR="00C770B9" w:rsidRPr="00D4204D" w:rsidRDefault="00C770B9" w:rsidP="00932913">
            <w:pPr>
              <w:pStyle w:val="aff1"/>
              <w:jc w:val="center"/>
              <w:rPr>
                <w:sz w:val="24"/>
                <w:szCs w:val="24"/>
              </w:rPr>
            </w:pPr>
            <w:r w:rsidRPr="00D4204D">
              <w:rPr>
                <w:sz w:val="24"/>
                <w:szCs w:val="24"/>
              </w:rPr>
              <w:t>Откры</w:t>
            </w:r>
            <w:r w:rsidR="002F7F18" w:rsidRPr="00D4204D">
              <w:rPr>
                <w:sz w:val="24"/>
                <w:szCs w:val="24"/>
              </w:rPr>
              <w:t>ван</w:t>
            </w:r>
            <w:r w:rsidRPr="00D4204D">
              <w:rPr>
                <w:sz w:val="24"/>
                <w:szCs w:val="24"/>
              </w:rPr>
              <w:t>ие</w:t>
            </w:r>
          </w:p>
          <w:p w14:paraId="42DFC269" w14:textId="77777777" w:rsidR="00C770B9" w:rsidRPr="00D4204D" w:rsidRDefault="00C770B9" w:rsidP="00932913">
            <w:pPr>
              <w:pStyle w:val="aff1"/>
              <w:jc w:val="center"/>
              <w:rPr>
                <w:sz w:val="24"/>
                <w:szCs w:val="24"/>
              </w:rPr>
            </w:pPr>
            <w:r w:rsidRPr="00D4204D">
              <w:rPr>
                <w:sz w:val="24"/>
                <w:szCs w:val="24"/>
              </w:rPr>
              <w:t>(без откры</w:t>
            </w:r>
            <w:r w:rsidR="00D4204D" w:rsidRPr="00D4204D">
              <w:rPr>
                <w:sz w:val="24"/>
                <w:szCs w:val="24"/>
              </w:rPr>
              <w:t>ван</w:t>
            </w:r>
            <w:r w:rsidRPr="00D4204D">
              <w:rPr>
                <w:sz w:val="24"/>
                <w:szCs w:val="24"/>
              </w:rPr>
              <w:t>ия</w:t>
            </w:r>
            <w:r w:rsidR="00D4204D" w:rsidRPr="00D4204D">
              <w:rPr>
                <w:sz w:val="24"/>
                <w:szCs w:val="24"/>
              </w:rPr>
              <w:t xml:space="preserve"> заранее</w:t>
            </w:r>
            <w:r w:rsidRPr="00D4204D">
              <w:rPr>
                <w:sz w:val="24"/>
                <w:szCs w:val="24"/>
              </w:rPr>
              <w:t>)</w:t>
            </w:r>
          </w:p>
        </w:tc>
        <w:tc>
          <w:tcPr>
            <w:tcW w:w="2970" w:type="dxa"/>
            <w:gridSpan w:val="2"/>
          </w:tcPr>
          <w:p w14:paraId="1D321F59" w14:textId="77777777" w:rsidR="00C770B9" w:rsidRPr="00D4204D" w:rsidRDefault="00C770B9" w:rsidP="00932913">
            <w:pPr>
              <w:pStyle w:val="aff1"/>
              <w:jc w:val="center"/>
              <w:rPr>
                <w:sz w:val="24"/>
                <w:szCs w:val="24"/>
              </w:rPr>
            </w:pPr>
            <w:r w:rsidRPr="00D4204D">
              <w:rPr>
                <w:sz w:val="24"/>
                <w:szCs w:val="24"/>
              </w:rPr>
              <w:t>Откры</w:t>
            </w:r>
            <w:r w:rsidR="002F7F18" w:rsidRPr="00D4204D">
              <w:rPr>
                <w:sz w:val="24"/>
                <w:szCs w:val="24"/>
              </w:rPr>
              <w:t>ван</w:t>
            </w:r>
            <w:r w:rsidRPr="00D4204D">
              <w:rPr>
                <w:sz w:val="24"/>
                <w:szCs w:val="24"/>
              </w:rPr>
              <w:t>ие</w:t>
            </w:r>
          </w:p>
          <w:p w14:paraId="26E94DB5" w14:textId="77777777" w:rsidR="00C770B9" w:rsidRPr="00D4204D" w:rsidRDefault="00C770B9" w:rsidP="00932913">
            <w:pPr>
              <w:pStyle w:val="aff1"/>
              <w:jc w:val="center"/>
              <w:rPr>
                <w:sz w:val="24"/>
                <w:szCs w:val="24"/>
              </w:rPr>
            </w:pPr>
            <w:r w:rsidRPr="00D4204D">
              <w:rPr>
                <w:sz w:val="24"/>
                <w:szCs w:val="24"/>
              </w:rPr>
              <w:t>(с откры</w:t>
            </w:r>
            <w:r w:rsidR="00D4204D" w:rsidRPr="00D4204D">
              <w:rPr>
                <w:sz w:val="24"/>
                <w:szCs w:val="24"/>
              </w:rPr>
              <w:t>ван</w:t>
            </w:r>
            <w:r w:rsidRPr="00D4204D">
              <w:rPr>
                <w:sz w:val="24"/>
                <w:szCs w:val="24"/>
              </w:rPr>
              <w:t>ием</w:t>
            </w:r>
            <w:r w:rsidR="00D4204D" w:rsidRPr="00D4204D">
              <w:rPr>
                <w:sz w:val="24"/>
                <w:szCs w:val="24"/>
              </w:rPr>
              <w:t xml:space="preserve"> заранее</w:t>
            </w:r>
            <w:r w:rsidRPr="00D4204D">
              <w:rPr>
                <w:sz w:val="24"/>
                <w:szCs w:val="24"/>
              </w:rPr>
              <w:t>)</w:t>
            </w:r>
          </w:p>
        </w:tc>
      </w:tr>
      <w:tr w:rsidR="00C770B9" w:rsidRPr="002C074D" w14:paraId="67AEF3DC" w14:textId="77777777" w:rsidTr="00BF3CFB">
        <w:trPr>
          <w:jc w:val="center"/>
        </w:trPr>
        <w:tc>
          <w:tcPr>
            <w:tcW w:w="1684" w:type="dxa"/>
            <w:vMerge/>
          </w:tcPr>
          <w:p w14:paraId="2574A517" w14:textId="77777777" w:rsidR="00C770B9" w:rsidRPr="00D4204D" w:rsidRDefault="00C770B9" w:rsidP="00932913">
            <w:pPr>
              <w:pStyle w:val="aff1"/>
              <w:jc w:val="center"/>
              <w:rPr>
                <w:sz w:val="24"/>
                <w:szCs w:val="24"/>
              </w:rPr>
            </w:pPr>
          </w:p>
        </w:tc>
        <w:tc>
          <w:tcPr>
            <w:tcW w:w="1198" w:type="dxa"/>
          </w:tcPr>
          <w:p w14:paraId="06EE3615" w14:textId="77777777" w:rsidR="00C770B9" w:rsidRPr="00D4204D" w:rsidRDefault="00C770B9" w:rsidP="00932913">
            <w:pPr>
              <w:pStyle w:val="aff1"/>
              <w:jc w:val="center"/>
              <w:rPr>
                <w:sz w:val="24"/>
                <w:szCs w:val="24"/>
              </w:rPr>
            </w:pPr>
            <w:r w:rsidRPr="00D4204D">
              <w:rPr>
                <w:sz w:val="24"/>
                <w:szCs w:val="24"/>
              </w:rPr>
              <w:t>800</w:t>
            </w:r>
          </w:p>
        </w:tc>
        <w:tc>
          <w:tcPr>
            <w:tcW w:w="1220" w:type="dxa"/>
          </w:tcPr>
          <w:p w14:paraId="7B9D651E" w14:textId="77777777" w:rsidR="00C770B9" w:rsidRPr="00D4204D" w:rsidRDefault="00C770B9" w:rsidP="00932913">
            <w:pPr>
              <w:pStyle w:val="aff1"/>
              <w:jc w:val="center"/>
              <w:rPr>
                <w:sz w:val="24"/>
                <w:szCs w:val="24"/>
              </w:rPr>
            </w:pPr>
            <w:r w:rsidRPr="00D4204D">
              <w:rPr>
                <w:sz w:val="24"/>
                <w:szCs w:val="24"/>
              </w:rPr>
              <w:t>1100</w:t>
            </w:r>
          </w:p>
        </w:tc>
        <w:tc>
          <w:tcPr>
            <w:tcW w:w="1178" w:type="dxa"/>
          </w:tcPr>
          <w:p w14:paraId="603D3784" w14:textId="77777777" w:rsidR="00C770B9" w:rsidRPr="00D4204D" w:rsidRDefault="00C770B9" w:rsidP="00932913">
            <w:pPr>
              <w:pStyle w:val="aff1"/>
              <w:jc w:val="center"/>
              <w:rPr>
                <w:sz w:val="24"/>
                <w:szCs w:val="24"/>
              </w:rPr>
            </w:pPr>
            <w:r w:rsidRPr="00D4204D">
              <w:rPr>
                <w:sz w:val="24"/>
                <w:szCs w:val="24"/>
              </w:rPr>
              <w:t>800</w:t>
            </w:r>
          </w:p>
        </w:tc>
        <w:tc>
          <w:tcPr>
            <w:tcW w:w="1243" w:type="dxa"/>
          </w:tcPr>
          <w:p w14:paraId="2787BA77" w14:textId="77777777" w:rsidR="00C770B9" w:rsidRPr="00D4204D" w:rsidRDefault="00C770B9" w:rsidP="00932913">
            <w:pPr>
              <w:pStyle w:val="aff1"/>
              <w:jc w:val="center"/>
              <w:rPr>
                <w:sz w:val="24"/>
                <w:szCs w:val="24"/>
              </w:rPr>
            </w:pPr>
            <w:r w:rsidRPr="00D4204D">
              <w:rPr>
                <w:sz w:val="24"/>
                <w:szCs w:val="24"/>
              </w:rPr>
              <w:t>1100</w:t>
            </w:r>
          </w:p>
        </w:tc>
        <w:tc>
          <w:tcPr>
            <w:tcW w:w="1152" w:type="dxa"/>
          </w:tcPr>
          <w:p w14:paraId="1D093635" w14:textId="77777777" w:rsidR="00C770B9" w:rsidRPr="00D4204D" w:rsidRDefault="00C770B9" w:rsidP="00932913">
            <w:pPr>
              <w:pStyle w:val="aff1"/>
              <w:jc w:val="center"/>
              <w:rPr>
                <w:sz w:val="24"/>
                <w:szCs w:val="24"/>
              </w:rPr>
            </w:pPr>
            <w:r w:rsidRPr="00D4204D">
              <w:rPr>
                <w:sz w:val="24"/>
                <w:szCs w:val="24"/>
              </w:rPr>
              <w:t>800</w:t>
            </w:r>
          </w:p>
        </w:tc>
        <w:tc>
          <w:tcPr>
            <w:tcW w:w="1818" w:type="dxa"/>
          </w:tcPr>
          <w:p w14:paraId="057153F8" w14:textId="77777777" w:rsidR="00C770B9" w:rsidRPr="00D4204D" w:rsidRDefault="00C770B9" w:rsidP="00932913">
            <w:pPr>
              <w:pStyle w:val="aff1"/>
              <w:jc w:val="center"/>
              <w:rPr>
                <w:sz w:val="24"/>
                <w:szCs w:val="24"/>
              </w:rPr>
            </w:pPr>
            <w:r w:rsidRPr="00D4204D">
              <w:rPr>
                <w:sz w:val="24"/>
                <w:szCs w:val="24"/>
              </w:rPr>
              <w:t>1100</w:t>
            </w:r>
          </w:p>
        </w:tc>
      </w:tr>
      <w:tr w:rsidR="00C770B9" w:rsidRPr="002C074D" w14:paraId="4916F117" w14:textId="77777777" w:rsidTr="00BF3CFB">
        <w:trPr>
          <w:jc w:val="center"/>
        </w:trPr>
        <w:tc>
          <w:tcPr>
            <w:tcW w:w="1684" w:type="dxa"/>
          </w:tcPr>
          <w:p w14:paraId="3DCE238D" w14:textId="77777777" w:rsidR="00C770B9" w:rsidRPr="00D4204D" w:rsidRDefault="00C770B9" w:rsidP="00932913">
            <w:pPr>
              <w:pStyle w:val="aff1"/>
              <w:rPr>
                <w:sz w:val="24"/>
                <w:szCs w:val="24"/>
              </w:rPr>
            </w:pPr>
            <w:r w:rsidRPr="00D4204D">
              <w:rPr>
                <w:sz w:val="24"/>
                <w:szCs w:val="24"/>
              </w:rPr>
              <w:t>Боковая</w:t>
            </w:r>
          </w:p>
        </w:tc>
        <w:tc>
          <w:tcPr>
            <w:tcW w:w="1198" w:type="dxa"/>
          </w:tcPr>
          <w:p w14:paraId="2836AFE4" w14:textId="77777777" w:rsidR="00C770B9" w:rsidRPr="00D4204D" w:rsidRDefault="00C770B9" w:rsidP="00932913">
            <w:pPr>
              <w:pStyle w:val="aff1"/>
              <w:jc w:val="center"/>
              <w:rPr>
                <w:sz w:val="24"/>
                <w:szCs w:val="24"/>
              </w:rPr>
            </w:pPr>
            <w:r w:rsidRPr="00D4204D">
              <w:rPr>
                <w:sz w:val="24"/>
                <w:szCs w:val="24"/>
              </w:rPr>
              <w:t>3</w:t>
            </w:r>
            <w:r w:rsidR="00D4204D">
              <w:rPr>
                <w:sz w:val="24"/>
                <w:szCs w:val="24"/>
              </w:rPr>
              <w:t>,</w:t>
            </w:r>
            <w:r w:rsidRPr="00D4204D">
              <w:rPr>
                <w:sz w:val="24"/>
                <w:szCs w:val="24"/>
              </w:rPr>
              <w:t>0</w:t>
            </w:r>
          </w:p>
        </w:tc>
        <w:tc>
          <w:tcPr>
            <w:tcW w:w="1220" w:type="dxa"/>
          </w:tcPr>
          <w:p w14:paraId="5506853C" w14:textId="77777777" w:rsidR="00C770B9" w:rsidRPr="00D4204D" w:rsidRDefault="00C770B9" w:rsidP="00932913">
            <w:pPr>
              <w:pStyle w:val="aff1"/>
              <w:jc w:val="center"/>
              <w:rPr>
                <w:sz w:val="24"/>
                <w:szCs w:val="24"/>
              </w:rPr>
            </w:pPr>
            <w:r w:rsidRPr="00D4204D">
              <w:rPr>
                <w:sz w:val="24"/>
                <w:szCs w:val="24"/>
              </w:rPr>
              <w:t>4</w:t>
            </w:r>
            <w:r w:rsidR="00D4204D">
              <w:rPr>
                <w:sz w:val="24"/>
                <w:szCs w:val="24"/>
              </w:rPr>
              <w:t>,</w:t>
            </w:r>
            <w:r w:rsidRPr="00D4204D">
              <w:rPr>
                <w:sz w:val="24"/>
                <w:szCs w:val="24"/>
              </w:rPr>
              <w:t>0</w:t>
            </w:r>
          </w:p>
        </w:tc>
        <w:tc>
          <w:tcPr>
            <w:tcW w:w="1178" w:type="dxa"/>
          </w:tcPr>
          <w:p w14:paraId="76322C9B" w14:textId="77777777" w:rsidR="00C770B9" w:rsidRPr="00D4204D" w:rsidRDefault="00C770B9" w:rsidP="00932913">
            <w:pPr>
              <w:pStyle w:val="aff1"/>
              <w:jc w:val="center"/>
              <w:rPr>
                <w:sz w:val="24"/>
                <w:szCs w:val="24"/>
              </w:rPr>
            </w:pPr>
            <w:r w:rsidRPr="00D4204D">
              <w:rPr>
                <w:sz w:val="24"/>
                <w:szCs w:val="24"/>
              </w:rPr>
              <w:t>2</w:t>
            </w:r>
            <w:r w:rsidR="00D4204D">
              <w:rPr>
                <w:sz w:val="24"/>
                <w:szCs w:val="24"/>
              </w:rPr>
              <w:t>,</w:t>
            </w:r>
            <w:r w:rsidRPr="00D4204D">
              <w:rPr>
                <w:sz w:val="24"/>
                <w:szCs w:val="24"/>
              </w:rPr>
              <w:t>5</w:t>
            </w:r>
          </w:p>
        </w:tc>
        <w:tc>
          <w:tcPr>
            <w:tcW w:w="1243" w:type="dxa"/>
          </w:tcPr>
          <w:p w14:paraId="7DE62007" w14:textId="77777777" w:rsidR="00C770B9" w:rsidRPr="00D4204D" w:rsidRDefault="00C770B9" w:rsidP="00932913">
            <w:pPr>
              <w:pStyle w:val="aff1"/>
              <w:jc w:val="center"/>
              <w:rPr>
                <w:sz w:val="24"/>
                <w:szCs w:val="24"/>
              </w:rPr>
            </w:pPr>
            <w:r w:rsidRPr="00D4204D">
              <w:rPr>
                <w:sz w:val="24"/>
                <w:szCs w:val="24"/>
              </w:rPr>
              <w:t>3</w:t>
            </w:r>
            <w:r w:rsidR="00D4204D">
              <w:rPr>
                <w:sz w:val="24"/>
                <w:szCs w:val="24"/>
              </w:rPr>
              <w:t>,</w:t>
            </w:r>
            <w:r w:rsidRPr="00D4204D">
              <w:rPr>
                <w:sz w:val="24"/>
                <w:szCs w:val="24"/>
              </w:rPr>
              <w:t>0</w:t>
            </w:r>
          </w:p>
        </w:tc>
        <w:tc>
          <w:tcPr>
            <w:tcW w:w="1152" w:type="dxa"/>
          </w:tcPr>
          <w:p w14:paraId="0067B823" w14:textId="77777777" w:rsidR="00C770B9" w:rsidRPr="00D4204D" w:rsidRDefault="00D4204D" w:rsidP="00932913">
            <w:pPr>
              <w:pStyle w:val="aff1"/>
              <w:jc w:val="center"/>
              <w:rPr>
                <w:sz w:val="24"/>
                <w:szCs w:val="24"/>
              </w:rPr>
            </w:pPr>
            <w:r>
              <w:rPr>
                <w:sz w:val="24"/>
                <w:szCs w:val="24"/>
              </w:rPr>
              <w:t>2,</w:t>
            </w:r>
            <w:r w:rsidR="00C770B9" w:rsidRPr="00D4204D">
              <w:rPr>
                <w:sz w:val="24"/>
                <w:szCs w:val="24"/>
              </w:rPr>
              <w:t>0</w:t>
            </w:r>
          </w:p>
        </w:tc>
        <w:tc>
          <w:tcPr>
            <w:tcW w:w="1818" w:type="dxa"/>
          </w:tcPr>
          <w:p w14:paraId="260FD97A" w14:textId="77777777" w:rsidR="00C770B9" w:rsidRPr="00D4204D" w:rsidRDefault="00D4204D" w:rsidP="00932913">
            <w:pPr>
              <w:pStyle w:val="aff1"/>
              <w:jc w:val="center"/>
              <w:rPr>
                <w:sz w:val="24"/>
                <w:szCs w:val="24"/>
              </w:rPr>
            </w:pPr>
            <w:r>
              <w:rPr>
                <w:sz w:val="24"/>
                <w:szCs w:val="24"/>
              </w:rPr>
              <w:t>1,</w:t>
            </w:r>
            <w:r w:rsidR="00C770B9" w:rsidRPr="00D4204D">
              <w:rPr>
                <w:sz w:val="24"/>
                <w:szCs w:val="24"/>
              </w:rPr>
              <w:t>5</w:t>
            </w:r>
          </w:p>
        </w:tc>
      </w:tr>
      <w:tr w:rsidR="00C770B9" w:rsidRPr="002C074D" w14:paraId="2F5AE977" w14:textId="77777777" w:rsidTr="00BF3CFB">
        <w:trPr>
          <w:jc w:val="center"/>
        </w:trPr>
        <w:tc>
          <w:tcPr>
            <w:tcW w:w="1684" w:type="dxa"/>
          </w:tcPr>
          <w:p w14:paraId="102BEA6E" w14:textId="77777777" w:rsidR="00C770B9" w:rsidRPr="00D4204D" w:rsidRDefault="00C770B9" w:rsidP="00932913">
            <w:pPr>
              <w:pStyle w:val="aff1"/>
              <w:rPr>
                <w:sz w:val="24"/>
                <w:szCs w:val="24"/>
              </w:rPr>
            </w:pPr>
            <w:r w:rsidRPr="00D4204D">
              <w:rPr>
                <w:sz w:val="24"/>
                <w:szCs w:val="24"/>
              </w:rPr>
              <w:t>Центральная</w:t>
            </w:r>
          </w:p>
        </w:tc>
        <w:tc>
          <w:tcPr>
            <w:tcW w:w="1198" w:type="dxa"/>
          </w:tcPr>
          <w:p w14:paraId="7FCD4716" w14:textId="77777777" w:rsidR="00C770B9" w:rsidRPr="00D4204D" w:rsidRDefault="00C770B9" w:rsidP="00932913">
            <w:pPr>
              <w:pStyle w:val="aff1"/>
              <w:jc w:val="center"/>
              <w:rPr>
                <w:sz w:val="24"/>
                <w:szCs w:val="24"/>
              </w:rPr>
            </w:pPr>
            <w:r w:rsidRPr="00D4204D">
              <w:rPr>
                <w:sz w:val="24"/>
                <w:szCs w:val="24"/>
              </w:rPr>
              <w:t>2</w:t>
            </w:r>
            <w:r w:rsidR="00D4204D">
              <w:rPr>
                <w:sz w:val="24"/>
                <w:szCs w:val="24"/>
              </w:rPr>
              <w:t>,</w:t>
            </w:r>
            <w:r w:rsidRPr="00D4204D">
              <w:rPr>
                <w:sz w:val="24"/>
                <w:szCs w:val="24"/>
              </w:rPr>
              <w:t>0</w:t>
            </w:r>
          </w:p>
        </w:tc>
        <w:tc>
          <w:tcPr>
            <w:tcW w:w="1220" w:type="dxa"/>
          </w:tcPr>
          <w:p w14:paraId="012D21FD" w14:textId="77777777" w:rsidR="00C770B9" w:rsidRPr="00D4204D" w:rsidRDefault="00C770B9" w:rsidP="00932913">
            <w:pPr>
              <w:pStyle w:val="aff1"/>
              <w:jc w:val="center"/>
              <w:rPr>
                <w:sz w:val="24"/>
                <w:szCs w:val="24"/>
              </w:rPr>
            </w:pPr>
            <w:r w:rsidRPr="00D4204D">
              <w:rPr>
                <w:sz w:val="24"/>
                <w:szCs w:val="24"/>
              </w:rPr>
              <w:t>3</w:t>
            </w:r>
            <w:r w:rsidR="00D4204D">
              <w:rPr>
                <w:sz w:val="24"/>
                <w:szCs w:val="24"/>
              </w:rPr>
              <w:t>,</w:t>
            </w:r>
            <w:r w:rsidRPr="00D4204D">
              <w:rPr>
                <w:sz w:val="24"/>
                <w:szCs w:val="24"/>
              </w:rPr>
              <w:t>0</w:t>
            </w:r>
          </w:p>
        </w:tc>
        <w:tc>
          <w:tcPr>
            <w:tcW w:w="1178" w:type="dxa"/>
          </w:tcPr>
          <w:p w14:paraId="3B7D984A" w14:textId="77777777" w:rsidR="00C770B9" w:rsidRPr="00D4204D" w:rsidRDefault="00C770B9" w:rsidP="00932913">
            <w:pPr>
              <w:pStyle w:val="aff1"/>
              <w:jc w:val="center"/>
              <w:rPr>
                <w:sz w:val="24"/>
                <w:szCs w:val="24"/>
              </w:rPr>
            </w:pPr>
            <w:r w:rsidRPr="00D4204D">
              <w:rPr>
                <w:sz w:val="24"/>
                <w:szCs w:val="24"/>
              </w:rPr>
              <w:t>2</w:t>
            </w:r>
            <w:r w:rsidR="00D4204D">
              <w:rPr>
                <w:sz w:val="24"/>
                <w:szCs w:val="24"/>
              </w:rPr>
              <w:t>,</w:t>
            </w:r>
            <w:r w:rsidRPr="00D4204D">
              <w:rPr>
                <w:sz w:val="24"/>
                <w:szCs w:val="24"/>
              </w:rPr>
              <w:t>0</w:t>
            </w:r>
          </w:p>
        </w:tc>
        <w:tc>
          <w:tcPr>
            <w:tcW w:w="1243" w:type="dxa"/>
          </w:tcPr>
          <w:p w14:paraId="5C481D42" w14:textId="77777777" w:rsidR="00C770B9" w:rsidRPr="00D4204D" w:rsidRDefault="00D4204D" w:rsidP="00932913">
            <w:pPr>
              <w:pStyle w:val="aff1"/>
              <w:jc w:val="center"/>
              <w:rPr>
                <w:sz w:val="24"/>
                <w:szCs w:val="24"/>
              </w:rPr>
            </w:pPr>
            <w:r>
              <w:rPr>
                <w:sz w:val="24"/>
                <w:szCs w:val="24"/>
              </w:rPr>
              <w:t>2,</w:t>
            </w:r>
            <w:r w:rsidR="00C770B9" w:rsidRPr="00D4204D">
              <w:rPr>
                <w:sz w:val="24"/>
                <w:szCs w:val="24"/>
              </w:rPr>
              <w:t>5</w:t>
            </w:r>
          </w:p>
        </w:tc>
        <w:tc>
          <w:tcPr>
            <w:tcW w:w="1152" w:type="dxa"/>
          </w:tcPr>
          <w:p w14:paraId="55975221" w14:textId="77777777" w:rsidR="00C770B9" w:rsidRPr="00D4204D" w:rsidRDefault="00D4204D" w:rsidP="00932913">
            <w:pPr>
              <w:pStyle w:val="aff1"/>
              <w:jc w:val="center"/>
              <w:rPr>
                <w:sz w:val="24"/>
                <w:szCs w:val="24"/>
              </w:rPr>
            </w:pPr>
            <w:r>
              <w:rPr>
                <w:sz w:val="24"/>
                <w:szCs w:val="24"/>
              </w:rPr>
              <w:t>1,</w:t>
            </w:r>
            <w:r w:rsidR="00C770B9" w:rsidRPr="00D4204D">
              <w:rPr>
                <w:sz w:val="24"/>
                <w:szCs w:val="24"/>
              </w:rPr>
              <w:t>0</w:t>
            </w:r>
          </w:p>
        </w:tc>
        <w:tc>
          <w:tcPr>
            <w:tcW w:w="1818" w:type="dxa"/>
          </w:tcPr>
          <w:p w14:paraId="29369E12" w14:textId="77777777" w:rsidR="00C770B9" w:rsidRPr="00D4204D" w:rsidRDefault="00D4204D" w:rsidP="00932913">
            <w:pPr>
              <w:pStyle w:val="aff1"/>
              <w:jc w:val="center"/>
              <w:rPr>
                <w:sz w:val="24"/>
                <w:szCs w:val="24"/>
              </w:rPr>
            </w:pPr>
            <w:r>
              <w:rPr>
                <w:sz w:val="24"/>
                <w:szCs w:val="24"/>
              </w:rPr>
              <w:t>1,</w:t>
            </w:r>
            <w:r w:rsidR="00C770B9" w:rsidRPr="00D4204D">
              <w:rPr>
                <w:sz w:val="24"/>
                <w:szCs w:val="24"/>
              </w:rPr>
              <w:t>5</w:t>
            </w:r>
          </w:p>
        </w:tc>
      </w:tr>
    </w:tbl>
    <w:p w14:paraId="4DBB344D" w14:textId="77777777" w:rsidR="00C770B9" w:rsidRPr="00D4204D" w:rsidRDefault="00C770B9" w:rsidP="00932913">
      <w:pPr>
        <w:pStyle w:val="aff1"/>
        <w:rPr>
          <w:sz w:val="28"/>
          <w:szCs w:val="28"/>
        </w:rPr>
      </w:pPr>
    </w:p>
    <w:p w14:paraId="21D23F0C" w14:textId="77777777" w:rsidR="00C770B9" w:rsidRPr="00D4204D" w:rsidRDefault="00C319C1" w:rsidP="00BF3CFB">
      <w:pPr>
        <w:pStyle w:val="aff1"/>
        <w:ind w:left="2268" w:hanging="2268"/>
        <w:jc w:val="both"/>
        <w:rPr>
          <w:b/>
          <w:sz w:val="28"/>
          <w:szCs w:val="28"/>
        </w:rPr>
      </w:pPr>
      <w:r w:rsidRPr="00D4204D">
        <w:rPr>
          <w:sz w:val="28"/>
          <w:szCs w:val="28"/>
        </w:rPr>
        <w:t>Т</w:t>
      </w:r>
      <w:r w:rsidR="00D4204D">
        <w:rPr>
          <w:sz w:val="28"/>
          <w:szCs w:val="28"/>
        </w:rPr>
        <w:t xml:space="preserve"> </w:t>
      </w:r>
      <w:r w:rsidRPr="00D4204D">
        <w:rPr>
          <w:sz w:val="28"/>
          <w:szCs w:val="28"/>
        </w:rPr>
        <w:t>а</w:t>
      </w:r>
      <w:r w:rsidR="00D4204D">
        <w:rPr>
          <w:sz w:val="28"/>
          <w:szCs w:val="28"/>
        </w:rPr>
        <w:t xml:space="preserve"> </w:t>
      </w:r>
      <w:r w:rsidRPr="00D4204D">
        <w:rPr>
          <w:sz w:val="28"/>
          <w:szCs w:val="28"/>
        </w:rPr>
        <w:t>б</w:t>
      </w:r>
      <w:r w:rsidR="00D4204D">
        <w:rPr>
          <w:sz w:val="28"/>
          <w:szCs w:val="28"/>
        </w:rPr>
        <w:t xml:space="preserve"> </w:t>
      </w:r>
      <w:r w:rsidRPr="00D4204D">
        <w:rPr>
          <w:sz w:val="28"/>
          <w:szCs w:val="28"/>
        </w:rPr>
        <w:t>л</w:t>
      </w:r>
      <w:r w:rsidR="00D4204D">
        <w:rPr>
          <w:sz w:val="28"/>
          <w:szCs w:val="28"/>
        </w:rPr>
        <w:t xml:space="preserve"> </w:t>
      </w:r>
      <w:r w:rsidRPr="00D4204D">
        <w:rPr>
          <w:sz w:val="28"/>
          <w:szCs w:val="28"/>
        </w:rPr>
        <w:t>и</w:t>
      </w:r>
      <w:r w:rsidR="00D4204D">
        <w:rPr>
          <w:sz w:val="28"/>
          <w:szCs w:val="28"/>
        </w:rPr>
        <w:t xml:space="preserve"> </w:t>
      </w:r>
      <w:r w:rsidRPr="00D4204D">
        <w:rPr>
          <w:sz w:val="28"/>
          <w:szCs w:val="28"/>
        </w:rPr>
        <w:t>ц</w:t>
      </w:r>
      <w:r w:rsidR="00D4204D">
        <w:rPr>
          <w:sz w:val="28"/>
          <w:szCs w:val="28"/>
        </w:rPr>
        <w:t xml:space="preserve"> </w:t>
      </w:r>
      <w:r w:rsidRPr="00D4204D">
        <w:rPr>
          <w:sz w:val="28"/>
          <w:szCs w:val="28"/>
        </w:rPr>
        <w:t>а</w:t>
      </w:r>
      <w:r w:rsidR="00D4204D">
        <w:rPr>
          <w:sz w:val="28"/>
          <w:szCs w:val="28"/>
        </w:rPr>
        <w:t xml:space="preserve">  </w:t>
      </w:r>
      <w:r w:rsidRPr="00D4204D">
        <w:rPr>
          <w:sz w:val="28"/>
          <w:szCs w:val="28"/>
        </w:rPr>
        <w:t xml:space="preserve"> </w:t>
      </w:r>
      <w:r w:rsidR="000871B4" w:rsidRPr="00D4204D">
        <w:rPr>
          <w:sz w:val="28"/>
          <w:szCs w:val="28"/>
        </w:rPr>
        <w:t>Д</w:t>
      </w:r>
      <w:r w:rsidRPr="00D4204D">
        <w:rPr>
          <w:sz w:val="28"/>
          <w:szCs w:val="28"/>
        </w:rPr>
        <w:t xml:space="preserve">.5 </w:t>
      </w:r>
      <w:r w:rsidR="00D4204D">
        <w:rPr>
          <w:sz w:val="28"/>
          <w:szCs w:val="28"/>
        </w:rPr>
        <w:t xml:space="preserve">– </w:t>
      </w:r>
      <w:r w:rsidR="00D4204D" w:rsidRPr="00D4204D">
        <w:rPr>
          <w:b/>
          <w:sz w:val="28"/>
          <w:szCs w:val="28"/>
        </w:rPr>
        <w:t>Значения</w:t>
      </w:r>
      <w:r w:rsidR="00C770B9" w:rsidRPr="00D4204D">
        <w:rPr>
          <w:b/>
          <w:sz w:val="28"/>
          <w:szCs w:val="28"/>
        </w:rPr>
        <w:t xml:space="preserve"> </w:t>
      </w:r>
      <w:r w:rsidR="00C770B9" w:rsidRPr="00D4204D">
        <w:rPr>
          <w:b/>
          <w:i/>
          <w:sz w:val="28"/>
          <w:szCs w:val="28"/>
        </w:rPr>
        <w:t>H</w:t>
      </w:r>
      <w:r w:rsidR="00C770B9" w:rsidRPr="00D4204D">
        <w:rPr>
          <w:b/>
          <w:sz w:val="28"/>
          <w:szCs w:val="28"/>
        </w:rPr>
        <w:t xml:space="preserve"> и </w:t>
      </w:r>
      <w:r w:rsidR="00C770B9" w:rsidRPr="00D4204D">
        <w:rPr>
          <w:b/>
          <w:i/>
          <w:sz w:val="28"/>
          <w:szCs w:val="28"/>
        </w:rPr>
        <w:t>S</w:t>
      </w:r>
      <w:r w:rsidR="00C770B9" w:rsidRPr="00D4204D">
        <w:rPr>
          <w:b/>
          <w:sz w:val="28"/>
          <w:szCs w:val="28"/>
        </w:rPr>
        <w:t xml:space="preserve"> для кабин лифтов с грузоподъемностью от 6 до 33 человек</w:t>
      </w:r>
    </w:p>
    <w:tbl>
      <w:tblPr>
        <w:tblW w:w="9577" w:type="dxa"/>
        <w:tblInd w:w="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34"/>
        <w:gridCol w:w="505"/>
        <w:gridCol w:w="426"/>
        <w:gridCol w:w="567"/>
        <w:gridCol w:w="425"/>
        <w:gridCol w:w="567"/>
        <w:gridCol w:w="425"/>
        <w:gridCol w:w="567"/>
        <w:gridCol w:w="567"/>
        <w:gridCol w:w="567"/>
        <w:gridCol w:w="567"/>
        <w:gridCol w:w="541"/>
        <w:gridCol w:w="490"/>
        <w:gridCol w:w="528"/>
        <w:gridCol w:w="567"/>
        <w:gridCol w:w="567"/>
        <w:gridCol w:w="567"/>
      </w:tblGrid>
      <w:tr w:rsidR="00FC339E" w:rsidRPr="002C074D" w14:paraId="35F27AF1" w14:textId="77777777" w:rsidTr="00FC339E">
        <w:tc>
          <w:tcPr>
            <w:tcW w:w="1134" w:type="dxa"/>
            <w:vMerge w:val="restart"/>
            <w:shd w:val="clear" w:color="auto" w:fill="auto"/>
            <w:tcMar>
              <w:left w:w="57" w:type="dxa"/>
              <w:right w:w="0" w:type="dxa"/>
            </w:tcMar>
          </w:tcPr>
          <w:p w14:paraId="19C9775E" w14:textId="77777777" w:rsidR="00FC339E" w:rsidRPr="00D4204D" w:rsidRDefault="00FC339E" w:rsidP="00932913">
            <w:pPr>
              <w:jc w:val="center"/>
            </w:pPr>
            <w:bookmarkStart w:id="99" w:name="_Toc445801033"/>
            <w:r>
              <w:t>Число</w:t>
            </w:r>
            <w:r w:rsidRPr="00D4204D">
              <w:t xml:space="preserve"> обслужи</w:t>
            </w:r>
            <w:r>
              <w:t>-</w:t>
            </w:r>
            <w:r w:rsidRPr="00D4204D">
              <w:t>ваемых этажей</w:t>
            </w:r>
          </w:p>
        </w:tc>
        <w:tc>
          <w:tcPr>
            <w:tcW w:w="8443" w:type="dxa"/>
            <w:gridSpan w:val="16"/>
            <w:shd w:val="clear" w:color="auto" w:fill="auto"/>
            <w:tcMar>
              <w:left w:w="57" w:type="dxa"/>
              <w:right w:w="0" w:type="dxa"/>
            </w:tcMar>
          </w:tcPr>
          <w:p w14:paraId="60F519FA" w14:textId="77777777" w:rsidR="00FC339E" w:rsidRPr="00D4204D" w:rsidRDefault="00FC339E" w:rsidP="00932913">
            <w:pPr>
              <w:jc w:val="center"/>
            </w:pPr>
            <w:r>
              <w:t>Значения</w:t>
            </w:r>
          </w:p>
        </w:tc>
      </w:tr>
      <w:tr w:rsidR="00FC339E" w:rsidRPr="002C074D" w14:paraId="0B188D42" w14:textId="77777777" w:rsidTr="00FC339E">
        <w:tc>
          <w:tcPr>
            <w:tcW w:w="1134" w:type="dxa"/>
            <w:vMerge/>
            <w:shd w:val="clear" w:color="auto" w:fill="auto"/>
            <w:tcMar>
              <w:left w:w="57" w:type="dxa"/>
              <w:right w:w="0" w:type="dxa"/>
            </w:tcMar>
          </w:tcPr>
          <w:p w14:paraId="32633157" w14:textId="77777777" w:rsidR="00FC339E" w:rsidRPr="00D4204D" w:rsidRDefault="00FC339E" w:rsidP="00932913">
            <w:pPr>
              <w:jc w:val="center"/>
            </w:pPr>
          </w:p>
        </w:tc>
        <w:tc>
          <w:tcPr>
            <w:tcW w:w="931" w:type="dxa"/>
            <w:gridSpan w:val="2"/>
            <w:shd w:val="clear" w:color="auto" w:fill="auto"/>
            <w:tcMar>
              <w:left w:w="57" w:type="dxa"/>
              <w:right w:w="0" w:type="dxa"/>
            </w:tcMar>
          </w:tcPr>
          <w:p w14:paraId="22689C84" w14:textId="77777777" w:rsidR="00FC339E" w:rsidRDefault="00FC339E" w:rsidP="00932913">
            <w:pPr>
              <w:jc w:val="center"/>
            </w:pPr>
            <w:r w:rsidRPr="00070A5F">
              <w:rPr>
                <w:i/>
              </w:rPr>
              <w:t>CC</w:t>
            </w:r>
            <w:r>
              <w:t xml:space="preserve"> </w:t>
            </w:r>
            <w:r w:rsidRPr="00D4204D">
              <w:t>=</w:t>
            </w:r>
            <w:r>
              <w:t xml:space="preserve"> </w:t>
            </w:r>
            <w:r w:rsidRPr="00D4204D">
              <w:t>6</w:t>
            </w:r>
          </w:p>
          <w:p w14:paraId="2249397D" w14:textId="77777777" w:rsidR="00FC339E" w:rsidRPr="00D4204D" w:rsidRDefault="00FC339E" w:rsidP="00932913">
            <w:pPr>
              <w:jc w:val="center"/>
            </w:pPr>
            <w:r w:rsidRPr="00D4204D">
              <w:t>(</w:t>
            </w:r>
            <w:r w:rsidRPr="00687CB7">
              <w:rPr>
                <w:i/>
              </w:rPr>
              <w:t>P</w:t>
            </w:r>
            <w:r>
              <w:t xml:space="preserve"> </w:t>
            </w:r>
            <w:r w:rsidRPr="00D4204D">
              <w:t>=</w:t>
            </w:r>
            <w:r>
              <w:t xml:space="preserve"> </w:t>
            </w:r>
            <w:r w:rsidRPr="00D4204D">
              <w:t>4</w:t>
            </w:r>
            <w:r>
              <w:t>,</w:t>
            </w:r>
            <w:r w:rsidRPr="00D4204D">
              <w:t>8)</w:t>
            </w:r>
          </w:p>
        </w:tc>
        <w:tc>
          <w:tcPr>
            <w:tcW w:w="992" w:type="dxa"/>
            <w:gridSpan w:val="2"/>
            <w:shd w:val="clear" w:color="auto" w:fill="auto"/>
            <w:tcMar>
              <w:left w:w="57" w:type="dxa"/>
              <w:right w:w="0" w:type="dxa"/>
            </w:tcMar>
          </w:tcPr>
          <w:p w14:paraId="6E2F3976" w14:textId="77777777" w:rsidR="00FC339E" w:rsidRDefault="00FC339E" w:rsidP="00932913">
            <w:pPr>
              <w:jc w:val="center"/>
            </w:pPr>
            <w:r w:rsidRPr="00070A5F">
              <w:rPr>
                <w:i/>
              </w:rPr>
              <w:t>CC</w:t>
            </w:r>
            <w:r>
              <w:t xml:space="preserve"> </w:t>
            </w:r>
            <w:r w:rsidRPr="00D4204D">
              <w:t>=</w:t>
            </w:r>
            <w:r>
              <w:t xml:space="preserve"> </w:t>
            </w:r>
            <w:r w:rsidRPr="00D4204D">
              <w:t>8</w:t>
            </w:r>
          </w:p>
          <w:p w14:paraId="24BC67E5" w14:textId="77777777" w:rsidR="00FC339E" w:rsidRPr="00D4204D" w:rsidRDefault="00FC339E" w:rsidP="00932913">
            <w:pPr>
              <w:jc w:val="center"/>
            </w:pPr>
            <w:r w:rsidRPr="00D4204D">
              <w:t>(</w:t>
            </w:r>
            <w:r w:rsidRPr="00687CB7">
              <w:rPr>
                <w:i/>
              </w:rPr>
              <w:t>P</w:t>
            </w:r>
            <w:r>
              <w:t xml:space="preserve"> </w:t>
            </w:r>
            <w:r w:rsidRPr="00D4204D">
              <w:t>=</w:t>
            </w:r>
            <w:r>
              <w:t xml:space="preserve"> </w:t>
            </w:r>
            <w:r w:rsidRPr="00D4204D">
              <w:t>6</w:t>
            </w:r>
            <w:r>
              <w:t>,</w:t>
            </w:r>
            <w:r w:rsidRPr="00D4204D">
              <w:t>4)</w:t>
            </w:r>
          </w:p>
        </w:tc>
        <w:tc>
          <w:tcPr>
            <w:tcW w:w="992" w:type="dxa"/>
            <w:gridSpan w:val="2"/>
            <w:shd w:val="clear" w:color="auto" w:fill="auto"/>
            <w:tcMar>
              <w:left w:w="57" w:type="dxa"/>
              <w:right w:w="0" w:type="dxa"/>
            </w:tcMar>
          </w:tcPr>
          <w:p w14:paraId="6AEA71C3" w14:textId="77777777" w:rsidR="00FC339E" w:rsidRDefault="00FC339E" w:rsidP="00932913">
            <w:pPr>
              <w:jc w:val="center"/>
            </w:pPr>
            <w:r w:rsidRPr="00070A5F">
              <w:rPr>
                <w:i/>
              </w:rPr>
              <w:t>CC</w:t>
            </w:r>
            <w:r>
              <w:t xml:space="preserve"> </w:t>
            </w:r>
            <w:r w:rsidRPr="00D4204D">
              <w:t>=</w:t>
            </w:r>
            <w:r>
              <w:t xml:space="preserve"> </w:t>
            </w:r>
            <w:r w:rsidRPr="00D4204D">
              <w:t>10</w:t>
            </w:r>
          </w:p>
          <w:p w14:paraId="3F1B412C" w14:textId="77777777" w:rsidR="00FC339E" w:rsidRPr="00D4204D" w:rsidRDefault="00FC339E" w:rsidP="00932913">
            <w:pPr>
              <w:jc w:val="center"/>
            </w:pPr>
            <w:r w:rsidRPr="00D4204D">
              <w:t>(</w:t>
            </w:r>
            <w:r w:rsidRPr="00687CB7">
              <w:rPr>
                <w:i/>
              </w:rPr>
              <w:t>P</w:t>
            </w:r>
            <w:r>
              <w:t xml:space="preserve"> </w:t>
            </w:r>
            <w:r w:rsidRPr="00D4204D">
              <w:t>=</w:t>
            </w:r>
            <w:r>
              <w:t xml:space="preserve"> </w:t>
            </w:r>
            <w:r w:rsidRPr="00D4204D">
              <w:t>8</w:t>
            </w:r>
            <w:r>
              <w:t>,</w:t>
            </w:r>
            <w:r w:rsidRPr="00D4204D">
              <w:t>0)</w:t>
            </w:r>
          </w:p>
        </w:tc>
        <w:tc>
          <w:tcPr>
            <w:tcW w:w="1134" w:type="dxa"/>
            <w:gridSpan w:val="2"/>
            <w:shd w:val="clear" w:color="auto" w:fill="auto"/>
            <w:tcMar>
              <w:left w:w="57" w:type="dxa"/>
              <w:right w:w="0" w:type="dxa"/>
            </w:tcMar>
          </w:tcPr>
          <w:p w14:paraId="13A00E3A" w14:textId="77777777" w:rsidR="00FC339E" w:rsidRDefault="00FC339E" w:rsidP="00932913">
            <w:pPr>
              <w:jc w:val="center"/>
            </w:pPr>
            <w:r w:rsidRPr="00070A5F">
              <w:rPr>
                <w:i/>
              </w:rPr>
              <w:t>CC</w:t>
            </w:r>
            <w:r>
              <w:t xml:space="preserve"> </w:t>
            </w:r>
            <w:r w:rsidRPr="00D4204D">
              <w:t>=</w:t>
            </w:r>
            <w:r>
              <w:t xml:space="preserve"> </w:t>
            </w:r>
            <w:r w:rsidRPr="00D4204D">
              <w:t>13</w:t>
            </w:r>
          </w:p>
          <w:p w14:paraId="7E4E875B" w14:textId="77777777" w:rsidR="00FC339E" w:rsidRPr="00D4204D" w:rsidRDefault="00FC339E" w:rsidP="00932913">
            <w:pPr>
              <w:jc w:val="center"/>
            </w:pPr>
            <w:r w:rsidRPr="00D4204D">
              <w:t>(</w:t>
            </w:r>
            <w:r w:rsidRPr="00687CB7">
              <w:rPr>
                <w:i/>
              </w:rPr>
              <w:t>P</w:t>
            </w:r>
            <w:r>
              <w:t xml:space="preserve"> </w:t>
            </w:r>
            <w:r w:rsidRPr="00D4204D">
              <w:t>=</w:t>
            </w:r>
            <w:r>
              <w:t xml:space="preserve"> </w:t>
            </w:r>
            <w:r w:rsidRPr="00D4204D">
              <w:t>10</w:t>
            </w:r>
            <w:r>
              <w:t>,</w:t>
            </w:r>
            <w:r w:rsidRPr="00D4204D">
              <w:t>4)</w:t>
            </w:r>
          </w:p>
        </w:tc>
        <w:tc>
          <w:tcPr>
            <w:tcW w:w="1134" w:type="dxa"/>
            <w:gridSpan w:val="2"/>
            <w:shd w:val="clear" w:color="auto" w:fill="auto"/>
            <w:tcMar>
              <w:left w:w="57" w:type="dxa"/>
              <w:right w:w="0" w:type="dxa"/>
            </w:tcMar>
          </w:tcPr>
          <w:p w14:paraId="25ABA86B" w14:textId="77777777" w:rsidR="00FC339E" w:rsidRDefault="00FC339E" w:rsidP="00932913">
            <w:pPr>
              <w:jc w:val="center"/>
            </w:pPr>
            <w:r w:rsidRPr="00070A5F">
              <w:rPr>
                <w:i/>
              </w:rPr>
              <w:t>CC</w:t>
            </w:r>
            <w:r>
              <w:t xml:space="preserve"> </w:t>
            </w:r>
            <w:r w:rsidRPr="00D4204D">
              <w:t>=</w:t>
            </w:r>
            <w:r>
              <w:t xml:space="preserve"> </w:t>
            </w:r>
            <w:r w:rsidRPr="00D4204D">
              <w:t>16</w:t>
            </w:r>
          </w:p>
          <w:p w14:paraId="4568DC2D" w14:textId="77777777" w:rsidR="00FC339E" w:rsidRPr="00D4204D" w:rsidRDefault="00FC339E" w:rsidP="00932913">
            <w:pPr>
              <w:jc w:val="center"/>
            </w:pPr>
            <w:r w:rsidRPr="00D4204D">
              <w:t>(</w:t>
            </w:r>
            <w:r w:rsidRPr="00687CB7">
              <w:rPr>
                <w:i/>
              </w:rPr>
              <w:t>P</w:t>
            </w:r>
            <w:r>
              <w:t xml:space="preserve"> </w:t>
            </w:r>
            <w:r w:rsidRPr="00D4204D">
              <w:t>=</w:t>
            </w:r>
            <w:r>
              <w:t xml:space="preserve"> </w:t>
            </w:r>
            <w:r w:rsidRPr="00D4204D">
              <w:t>12</w:t>
            </w:r>
            <w:r>
              <w:t>,</w:t>
            </w:r>
            <w:r w:rsidRPr="00D4204D">
              <w:t>8)</w:t>
            </w:r>
          </w:p>
        </w:tc>
        <w:tc>
          <w:tcPr>
            <w:tcW w:w="1031" w:type="dxa"/>
            <w:gridSpan w:val="2"/>
            <w:shd w:val="clear" w:color="auto" w:fill="auto"/>
            <w:tcMar>
              <w:left w:w="57" w:type="dxa"/>
              <w:right w:w="0" w:type="dxa"/>
            </w:tcMar>
          </w:tcPr>
          <w:p w14:paraId="62D372E0" w14:textId="77777777" w:rsidR="00FC339E" w:rsidRPr="00687CB7" w:rsidRDefault="00FC339E" w:rsidP="00932913">
            <w:pPr>
              <w:jc w:val="center"/>
              <w:rPr>
                <w:spacing w:val="-4"/>
              </w:rPr>
            </w:pPr>
            <w:r w:rsidRPr="00687CB7">
              <w:rPr>
                <w:i/>
                <w:spacing w:val="-4"/>
              </w:rPr>
              <w:t>CC</w:t>
            </w:r>
            <w:r w:rsidRPr="00687CB7">
              <w:rPr>
                <w:spacing w:val="-4"/>
              </w:rPr>
              <w:t xml:space="preserve"> = 21</w:t>
            </w:r>
          </w:p>
          <w:p w14:paraId="64EAF4FB" w14:textId="77777777" w:rsidR="00FC339E" w:rsidRPr="00D4204D" w:rsidRDefault="00FC339E" w:rsidP="00932913">
            <w:pPr>
              <w:jc w:val="center"/>
            </w:pPr>
            <w:r w:rsidRPr="00687CB7">
              <w:rPr>
                <w:spacing w:val="-4"/>
              </w:rPr>
              <w:t>(</w:t>
            </w:r>
            <w:r w:rsidRPr="00687CB7">
              <w:rPr>
                <w:i/>
                <w:spacing w:val="-4"/>
              </w:rPr>
              <w:t>P</w:t>
            </w:r>
            <w:r w:rsidRPr="00687CB7">
              <w:rPr>
                <w:spacing w:val="-4"/>
              </w:rPr>
              <w:t xml:space="preserve"> = 16,8)</w:t>
            </w:r>
          </w:p>
        </w:tc>
        <w:tc>
          <w:tcPr>
            <w:tcW w:w="1095" w:type="dxa"/>
            <w:gridSpan w:val="2"/>
            <w:shd w:val="clear" w:color="auto" w:fill="auto"/>
            <w:tcMar>
              <w:left w:w="57" w:type="dxa"/>
              <w:right w:w="0" w:type="dxa"/>
            </w:tcMar>
          </w:tcPr>
          <w:p w14:paraId="24C539D2" w14:textId="77777777" w:rsidR="00FC339E" w:rsidRDefault="00FC339E" w:rsidP="00932913">
            <w:pPr>
              <w:jc w:val="center"/>
            </w:pPr>
            <w:r w:rsidRPr="00070A5F">
              <w:rPr>
                <w:i/>
              </w:rPr>
              <w:t>CC</w:t>
            </w:r>
            <w:r>
              <w:t xml:space="preserve"> </w:t>
            </w:r>
            <w:r w:rsidRPr="00D4204D">
              <w:t>=</w:t>
            </w:r>
            <w:r>
              <w:t xml:space="preserve"> </w:t>
            </w:r>
            <w:r w:rsidRPr="00D4204D">
              <w:t>26</w:t>
            </w:r>
          </w:p>
          <w:p w14:paraId="3D47F1B3" w14:textId="77777777" w:rsidR="00FC339E" w:rsidRPr="00D4204D" w:rsidRDefault="00FC339E" w:rsidP="00932913">
            <w:pPr>
              <w:jc w:val="center"/>
            </w:pPr>
            <w:r w:rsidRPr="00D4204D">
              <w:t>(</w:t>
            </w:r>
            <w:r w:rsidRPr="00687CB7">
              <w:rPr>
                <w:i/>
              </w:rPr>
              <w:t>P</w:t>
            </w:r>
            <w:r>
              <w:t xml:space="preserve"> </w:t>
            </w:r>
            <w:r w:rsidRPr="00D4204D">
              <w:t>=</w:t>
            </w:r>
            <w:r>
              <w:t xml:space="preserve"> </w:t>
            </w:r>
            <w:r w:rsidRPr="00D4204D">
              <w:t>20</w:t>
            </w:r>
            <w:r>
              <w:t>,</w:t>
            </w:r>
            <w:r w:rsidRPr="00D4204D">
              <w:t>8)</w:t>
            </w:r>
          </w:p>
        </w:tc>
        <w:tc>
          <w:tcPr>
            <w:tcW w:w="1134" w:type="dxa"/>
            <w:gridSpan w:val="2"/>
            <w:shd w:val="clear" w:color="auto" w:fill="auto"/>
            <w:tcMar>
              <w:left w:w="57" w:type="dxa"/>
              <w:right w:w="0" w:type="dxa"/>
            </w:tcMar>
          </w:tcPr>
          <w:p w14:paraId="0C1033A7" w14:textId="77777777" w:rsidR="00FC339E" w:rsidRDefault="00FC339E" w:rsidP="00932913">
            <w:pPr>
              <w:jc w:val="center"/>
            </w:pPr>
            <w:r w:rsidRPr="00070A5F">
              <w:rPr>
                <w:i/>
              </w:rPr>
              <w:t>CC</w:t>
            </w:r>
            <w:r>
              <w:t xml:space="preserve"> </w:t>
            </w:r>
            <w:r w:rsidRPr="00D4204D">
              <w:t>=</w:t>
            </w:r>
            <w:r>
              <w:t xml:space="preserve"> </w:t>
            </w:r>
            <w:r w:rsidRPr="00D4204D">
              <w:t>33</w:t>
            </w:r>
          </w:p>
          <w:p w14:paraId="649A360D" w14:textId="77777777" w:rsidR="00FC339E" w:rsidRPr="00D4204D" w:rsidRDefault="00FC339E" w:rsidP="00932913">
            <w:pPr>
              <w:jc w:val="center"/>
            </w:pPr>
            <w:r w:rsidRPr="00D4204D">
              <w:t>(</w:t>
            </w:r>
            <w:r w:rsidRPr="00687CB7">
              <w:rPr>
                <w:i/>
              </w:rPr>
              <w:t>P</w:t>
            </w:r>
            <w:r>
              <w:t xml:space="preserve"> </w:t>
            </w:r>
            <w:r w:rsidRPr="00D4204D">
              <w:t>=</w:t>
            </w:r>
            <w:r>
              <w:t xml:space="preserve"> </w:t>
            </w:r>
            <w:r w:rsidRPr="00D4204D">
              <w:t>26</w:t>
            </w:r>
            <w:r>
              <w:t>,</w:t>
            </w:r>
            <w:r w:rsidRPr="00D4204D">
              <w:t>4)</w:t>
            </w:r>
          </w:p>
        </w:tc>
      </w:tr>
      <w:tr w:rsidR="00FC339E" w:rsidRPr="002C074D" w14:paraId="17629059" w14:textId="77777777" w:rsidTr="00FC339E">
        <w:tc>
          <w:tcPr>
            <w:tcW w:w="1134" w:type="dxa"/>
            <w:vMerge/>
            <w:shd w:val="clear" w:color="auto" w:fill="auto"/>
            <w:tcMar>
              <w:left w:w="57" w:type="dxa"/>
              <w:right w:w="0" w:type="dxa"/>
            </w:tcMar>
          </w:tcPr>
          <w:p w14:paraId="47EFCC1B" w14:textId="77777777" w:rsidR="00FC339E" w:rsidRPr="00D4204D" w:rsidRDefault="00FC339E" w:rsidP="00932913">
            <w:pPr>
              <w:jc w:val="center"/>
            </w:pPr>
          </w:p>
        </w:tc>
        <w:tc>
          <w:tcPr>
            <w:tcW w:w="505" w:type="dxa"/>
            <w:tcBorders>
              <w:bottom w:val="single" w:sz="4" w:space="0" w:color="auto"/>
            </w:tcBorders>
            <w:shd w:val="clear" w:color="auto" w:fill="auto"/>
            <w:tcMar>
              <w:left w:w="57" w:type="dxa"/>
              <w:right w:w="0" w:type="dxa"/>
            </w:tcMar>
          </w:tcPr>
          <w:p w14:paraId="55760B50" w14:textId="77777777" w:rsidR="00FC339E" w:rsidRPr="00070A5F" w:rsidRDefault="00FC339E" w:rsidP="00932913">
            <w:pPr>
              <w:jc w:val="center"/>
              <w:rPr>
                <w:i/>
              </w:rPr>
            </w:pPr>
            <w:r w:rsidRPr="00070A5F">
              <w:rPr>
                <w:i/>
              </w:rPr>
              <w:t>H</w:t>
            </w:r>
          </w:p>
        </w:tc>
        <w:tc>
          <w:tcPr>
            <w:tcW w:w="426" w:type="dxa"/>
            <w:tcBorders>
              <w:bottom w:val="single" w:sz="4" w:space="0" w:color="auto"/>
            </w:tcBorders>
            <w:shd w:val="clear" w:color="auto" w:fill="auto"/>
            <w:tcMar>
              <w:left w:w="57" w:type="dxa"/>
              <w:right w:w="0" w:type="dxa"/>
            </w:tcMar>
          </w:tcPr>
          <w:p w14:paraId="2C9CDE4C" w14:textId="77777777" w:rsidR="00FC339E" w:rsidRPr="00070A5F" w:rsidRDefault="00FC339E" w:rsidP="00932913">
            <w:pPr>
              <w:jc w:val="center"/>
              <w:rPr>
                <w:i/>
              </w:rPr>
            </w:pPr>
            <w:r w:rsidRPr="00070A5F">
              <w:rPr>
                <w:i/>
              </w:rPr>
              <w:t>S</w:t>
            </w:r>
          </w:p>
        </w:tc>
        <w:tc>
          <w:tcPr>
            <w:tcW w:w="567" w:type="dxa"/>
            <w:tcBorders>
              <w:bottom w:val="single" w:sz="4" w:space="0" w:color="auto"/>
            </w:tcBorders>
            <w:shd w:val="clear" w:color="auto" w:fill="auto"/>
            <w:tcMar>
              <w:left w:w="57" w:type="dxa"/>
              <w:right w:w="0" w:type="dxa"/>
            </w:tcMar>
          </w:tcPr>
          <w:p w14:paraId="1908C21C" w14:textId="77777777" w:rsidR="00FC339E" w:rsidRPr="00070A5F" w:rsidRDefault="00FC339E" w:rsidP="00932913">
            <w:pPr>
              <w:jc w:val="center"/>
              <w:rPr>
                <w:i/>
              </w:rPr>
            </w:pPr>
            <w:r w:rsidRPr="00070A5F">
              <w:rPr>
                <w:i/>
              </w:rPr>
              <w:t>H</w:t>
            </w:r>
          </w:p>
        </w:tc>
        <w:tc>
          <w:tcPr>
            <w:tcW w:w="425" w:type="dxa"/>
            <w:tcBorders>
              <w:bottom w:val="single" w:sz="4" w:space="0" w:color="auto"/>
            </w:tcBorders>
            <w:shd w:val="clear" w:color="auto" w:fill="auto"/>
            <w:tcMar>
              <w:left w:w="57" w:type="dxa"/>
              <w:right w:w="0" w:type="dxa"/>
            </w:tcMar>
          </w:tcPr>
          <w:p w14:paraId="000B5E01" w14:textId="77777777" w:rsidR="00FC339E" w:rsidRPr="00070A5F" w:rsidRDefault="00FC339E" w:rsidP="00932913">
            <w:pPr>
              <w:jc w:val="center"/>
              <w:rPr>
                <w:i/>
              </w:rPr>
            </w:pPr>
            <w:r w:rsidRPr="00070A5F">
              <w:rPr>
                <w:i/>
              </w:rPr>
              <w:t>S</w:t>
            </w:r>
          </w:p>
        </w:tc>
        <w:tc>
          <w:tcPr>
            <w:tcW w:w="567" w:type="dxa"/>
            <w:tcBorders>
              <w:bottom w:val="single" w:sz="4" w:space="0" w:color="auto"/>
            </w:tcBorders>
            <w:shd w:val="clear" w:color="auto" w:fill="auto"/>
            <w:tcMar>
              <w:left w:w="57" w:type="dxa"/>
              <w:right w:w="0" w:type="dxa"/>
            </w:tcMar>
          </w:tcPr>
          <w:p w14:paraId="4F21F7D2" w14:textId="77777777" w:rsidR="00FC339E" w:rsidRPr="00070A5F" w:rsidRDefault="00FC339E" w:rsidP="00932913">
            <w:pPr>
              <w:jc w:val="center"/>
              <w:rPr>
                <w:i/>
              </w:rPr>
            </w:pPr>
            <w:r w:rsidRPr="00070A5F">
              <w:rPr>
                <w:i/>
              </w:rPr>
              <w:t>H</w:t>
            </w:r>
          </w:p>
        </w:tc>
        <w:tc>
          <w:tcPr>
            <w:tcW w:w="425" w:type="dxa"/>
            <w:tcBorders>
              <w:bottom w:val="single" w:sz="4" w:space="0" w:color="auto"/>
            </w:tcBorders>
            <w:shd w:val="clear" w:color="auto" w:fill="auto"/>
            <w:tcMar>
              <w:left w:w="57" w:type="dxa"/>
              <w:right w:w="0" w:type="dxa"/>
            </w:tcMar>
          </w:tcPr>
          <w:p w14:paraId="652D1A9D" w14:textId="77777777" w:rsidR="00FC339E" w:rsidRPr="00070A5F" w:rsidRDefault="00FC339E" w:rsidP="00932913">
            <w:pPr>
              <w:jc w:val="center"/>
              <w:rPr>
                <w:i/>
              </w:rPr>
            </w:pPr>
            <w:r w:rsidRPr="00070A5F">
              <w:rPr>
                <w:i/>
              </w:rPr>
              <w:t>S</w:t>
            </w:r>
          </w:p>
        </w:tc>
        <w:tc>
          <w:tcPr>
            <w:tcW w:w="567" w:type="dxa"/>
            <w:tcBorders>
              <w:bottom w:val="single" w:sz="4" w:space="0" w:color="auto"/>
            </w:tcBorders>
            <w:shd w:val="clear" w:color="auto" w:fill="auto"/>
            <w:tcMar>
              <w:left w:w="57" w:type="dxa"/>
              <w:right w:w="0" w:type="dxa"/>
            </w:tcMar>
          </w:tcPr>
          <w:p w14:paraId="0E62F306" w14:textId="77777777" w:rsidR="00FC339E" w:rsidRPr="00070A5F" w:rsidRDefault="00FC339E" w:rsidP="00932913">
            <w:pPr>
              <w:jc w:val="center"/>
              <w:rPr>
                <w:i/>
              </w:rPr>
            </w:pPr>
            <w:r w:rsidRPr="00070A5F">
              <w:rPr>
                <w:i/>
              </w:rPr>
              <w:t>H</w:t>
            </w:r>
          </w:p>
        </w:tc>
        <w:tc>
          <w:tcPr>
            <w:tcW w:w="567" w:type="dxa"/>
            <w:tcBorders>
              <w:bottom w:val="single" w:sz="4" w:space="0" w:color="auto"/>
            </w:tcBorders>
            <w:shd w:val="clear" w:color="auto" w:fill="auto"/>
            <w:tcMar>
              <w:left w:w="57" w:type="dxa"/>
              <w:right w:w="0" w:type="dxa"/>
            </w:tcMar>
          </w:tcPr>
          <w:p w14:paraId="0511D592" w14:textId="77777777" w:rsidR="00FC339E" w:rsidRPr="00070A5F" w:rsidRDefault="00FC339E" w:rsidP="00932913">
            <w:pPr>
              <w:jc w:val="center"/>
              <w:rPr>
                <w:i/>
              </w:rPr>
            </w:pPr>
            <w:r w:rsidRPr="00070A5F">
              <w:rPr>
                <w:i/>
              </w:rPr>
              <w:t>S</w:t>
            </w:r>
          </w:p>
        </w:tc>
        <w:tc>
          <w:tcPr>
            <w:tcW w:w="567" w:type="dxa"/>
            <w:tcBorders>
              <w:bottom w:val="single" w:sz="4" w:space="0" w:color="auto"/>
            </w:tcBorders>
            <w:shd w:val="clear" w:color="auto" w:fill="auto"/>
            <w:tcMar>
              <w:left w:w="57" w:type="dxa"/>
              <w:right w:w="0" w:type="dxa"/>
            </w:tcMar>
          </w:tcPr>
          <w:p w14:paraId="183AF1D9" w14:textId="77777777" w:rsidR="00FC339E" w:rsidRPr="00070A5F" w:rsidRDefault="00FC339E" w:rsidP="00932913">
            <w:pPr>
              <w:jc w:val="center"/>
              <w:rPr>
                <w:i/>
              </w:rPr>
            </w:pPr>
            <w:r w:rsidRPr="00070A5F">
              <w:rPr>
                <w:i/>
              </w:rPr>
              <w:t>H</w:t>
            </w:r>
          </w:p>
        </w:tc>
        <w:tc>
          <w:tcPr>
            <w:tcW w:w="567" w:type="dxa"/>
            <w:tcBorders>
              <w:bottom w:val="single" w:sz="4" w:space="0" w:color="auto"/>
            </w:tcBorders>
            <w:shd w:val="clear" w:color="auto" w:fill="auto"/>
            <w:tcMar>
              <w:left w:w="57" w:type="dxa"/>
              <w:right w:w="0" w:type="dxa"/>
            </w:tcMar>
          </w:tcPr>
          <w:p w14:paraId="285CC0F7" w14:textId="77777777" w:rsidR="00FC339E" w:rsidRPr="00070A5F" w:rsidRDefault="00FC339E" w:rsidP="00932913">
            <w:pPr>
              <w:jc w:val="center"/>
              <w:rPr>
                <w:i/>
              </w:rPr>
            </w:pPr>
            <w:r w:rsidRPr="00070A5F">
              <w:rPr>
                <w:i/>
              </w:rPr>
              <w:t>S</w:t>
            </w:r>
          </w:p>
        </w:tc>
        <w:tc>
          <w:tcPr>
            <w:tcW w:w="541" w:type="dxa"/>
            <w:tcBorders>
              <w:bottom w:val="single" w:sz="4" w:space="0" w:color="auto"/>
            </w:tcBorders>
            <w:shd w:val="clear" w:color="auto" w:fill="auto"/>
            <w:tcMar>
              <w:left w:w="57" w:type="dxa"/>
              <w:right w:w="0" w:type="dxa"/>
            </w:tcMar>
          </w:tcPr>
          <w:p w14:paraId="096380E0" w14:textId="77777777" w:rsidR="00FC339E" w:rsidRPr="00070A5F" w:rsidRDefault="00FC339E" w:rsidP="00932913">
            <w:pPr>
              <w:jc w:val="center"/>
              <w:rPr>
                <w:i/>
              </w:rPr>
            </w:pPr>
            <w:r w:rsidRPr="00070A5F">
              <w:rPr>
                <w:i/>
              </w:rPr>
              <w:t>H</w:t>
            </w:r>
          </w:p>
        </w:tc>
        <w:tc>
          <w:tcPr>
            <w:tcW w:w="490" w:type="dxa"/>
            <w:tcBorders>
              <w:bottom w:val="single" w:sz="4" w:space="0" w:color="auto"/>
            </w:tcBorders>
            <w:shd w:val="clear" w:color="auto" w:fill="auto"/>
            <w:tcMar>
              <w:left w:w="57" w:type="dxa"/>
              <w:right w:w="0" w:type="dxa"/>
            </w:tcMar>
          </w:tcPr>
          <w:p w14:paraId="4953CD3E" w14:textId="77777777" w:rsidR="00FC339E" w:rsidRPr="00070A5F" w:rsidRDefault="00FC339E" w:rsidP="00932913">
            <w:pPr>
              <w:jc w:val="center"/>
              <w:rPr>
                <w:i/>
              </w:rPr>
            </w:pPr>
            <w:r w:rsidRPr="00070A5F">
              <w:rPr>
                <w:i/>
              </w:rPr>
              <w:t>S</w:t>
            </w:r>
          </w:p>
        </w:tc>
        <w:tc>
          <w:tcPr>
            <w:tcW w:w="528" w:type="dxa"/>
            <w:tcBorders>
              <w:bottom w:val="single" w:sz="4" w:space="0" w:color="auto"/>
            </w:tcBorders>
            <w:shd w:val="clear" w:color="auto" w:fill="auto"/>
            <w:tcMar>
              <w:left w:w="57" w:type="dxa"/>
              <w:right w:w="0" w:type="dxa"/>
            </w:tcMar>
          </w:tcPr>
          <w:p w14:paraId="2EF5A262" w14:textId="77777777" w:rsidR="00FC339E" w:rsidRPr="00070A5F" w:rsidRDefault="00FC339E" w:rsidP="00932913">
            <w:pPr>
              <w:jc w:val="center"/>
              <w:rPr>
                <w:i/>
              </w:rPr>
            </w:pPr>
            <w:r w:rsidRPr="00070A5F">
              <w:rPr>
                <w:i/>
              </w:rPr>
              <w:t>H</w:t>
            </w:r>
          </w:p>
        </w:tc>
        <w:tc>
          <w:tcPr>
            <w:tcW w:w="567" w:type="dxa"/>
            <w:tcBorders>
              <w:bottom w:val="single" w:sz="4" w:space="0" w:color="auto"/>
            </w:tcBorders>
            <w:shd w:val="clear" w:color="auto" w:fill="auto"/>
            <w:tcMar>
              <w:left w:w="57" w:type="dxa"/>
              <w:right w:w="0" w:type="dxa"/>
            </w:tcMar>
          </w:tcPr>
          <w:p w14:paraId="206361CB" w14:textId="77777777" w:rsidR="00FC339E" w:rsidRPr="00070A5F" w:rsidRDefault="00FC339E" w:rsidP="00932913">
            <w:pPr>
              <w:jc w:val="center"/>
              <w:rPr>
                <w:i/>
              </w:rPr>
            </w:pPr>
            <w:r w:rsidRPr="00070A5F">
              <w:rPr>
                <w:i/>
              </w:rPr>
              <w:t>S</w:t>
            </w:r>
          </w:p>
        </w:tc>
        <w:tc>
          <w:tcPr>
            <w:tcW w:w="567" w:type="dxa"/>
            <w:tcBorders>
              <w:bottom w:val="single" w:sz="4" w:space="0" w:color="auto"/>
            </w:tcBorders>
            <w:shd w:val="clear" w:color="auto" w:fill="auto"/>
            <w:tcMar>
              <w:left w:w="57" w:type="dxa"/>
              <w:right w:w="0" w:type="dxa"/>
            </w:tcMar>
          </w:tcPr>
          <w:p w14:paraId="1FAB7A92" w14:textId="77777777" w:rsidR="00FC339E" w:rsidRPr="00070A5F" w:rsidRDefault="00FC339E" w:rsidP="00932913">
            <w:pPr>
              <w:jc w:val="center"/>
              <w:rPr>
                <w:i/>
              </w:rPr>
            </w:pPr>
            <w:r w:rsidRPr="00070A5F">
              <w:rPr>
                <w:i/>
              </w:rPr>
              <w:t>H</w:t>
            </w:r>
          </w:p>
        </w:tc>
        <w:tc>
          <w:tcPr>
            <w:tcW w:w="567" w:type="dxa"/>
            <w:tcBorders>
              <w:bottom w:val="single" w:sz="4" w:space="0" w:color="auto"/>
            </w:tcBorders>
            <w:shd w:val="clear" w:color="auto" w:fill="auto"/>
            <w:tcMar>
              <w:left w:w="57" w:type="dxa"/>
              <w:right w:w="0" w:type="dxa"/>
            </w:tcMar>
          </w:tcPr>
          <w:p w14:paraId="1089F401" w14:textId="77777777" w:rsidR="00FC339E" w:rsidRPr="00070A5F" w:rsidRDefault="00FC339E" w:rsidP="00932913">
            <w:pPr>
              <w:jc w:val="center"/>
              <w:rPr>
                <w:i/>
              </w:rPr>
            </w:pPr>
            <w:r w:rsidRPr="00070A5F">
              <w:rPr>
                <w:i/>
              </w:rPr>
              <w:t>S</w:t>
            </w:r>
          </w:p>
        </w:tc>
      </w:tr>
      <w:tr w:rsidR="00FC339E" w:rsidRPr="002C074D" w14:paraId="7EF96212" w14:textId="77777777" w:rsidTr="00FC339E">
        <w:tc>
          <w:tcPr>
            <w:tcW w:w="1134" w:type="dxa"/>
            <w:tcBorders>
              <w:bottom w:val="nil"/>
              <w:right w:val="single" w:sz="4" w:space="0" w:color="auto"/>
            </w:tcBorders>
            <w:shd w:val="clear" w:color="auto" w:fill="auto"/>
            <w:tcMar>
              <w:left w:w="57" w:type="dxa"/>
              <w:right w:w="0" w:type="dxa"/>
            </w:tcMar>
          </w:tcPr>
          <w:p w14:paraId="3B4872D6" w14:textId="77777777" w:rsidR="00FC339E" w:rsidRPr="00D4204D" w:rsidRDefault="00FC339E" w:rsidP="00932913">
            <w:pPr>
              <w:jc w:val="center"/>
            </w:pPr>
            <w:r w:rsidRPr="00D4204D">
              <w:t>5</w:t>
            </w:r>
          </w:p>
        </w:tc>
        <w:tc>
          <w:tcPr>
            <w:tcW w:w="505" w:type="dxa"/>
            <w:tcBorders>
              <w:top w:val="single" w:sz="4" w:space="0" w:color="auto"/>
              <w:left w:val="single" w:sz="4" w:space="0" w:color="auto"/>
              <w:bottom w:val="nil"/>
              <w:right w:val="single" w:sz="4" w:space="0" w:color="auto"/>
            </w:tcBorders>
            <w:shd w:val="clear" w:color="auto" w:fill="auto"/>
            <w:tcMar>
              <w:left w:w="57" w:type="dxa"/>
              <w:right w:w="0" w:type="dxa"/>
            </w:tcMar>
          </w:tcPr>
          <w:p w14:paraId="656A40AD" w14:textId="77777777" w:rsidR="00FC339E" w:rsidRPr="00D4204D" w:rsidRDefault="00FC339E" w:rsidP="00932913">
            <w:pPr>
              <w:jc w:val="center"/>
            </w:pPr>
            <w:r w:rsidRPr="00D4204D">
              <w:t>4</w:t>
            </w:r>
            <w:r>
              <w:t>,</w:t>
            </w:r>
            <w:r w:rsidRPr="00D4204D">
              <w:t>6</w:t>
            </w:r>
          </w:p>
        </w:tc>
        <w:tc>
          <w:tcPr>
            <w:tcW w:w="426" w:type="dxa"/>
            <w:tcBorders>
              <w:top w:val="single" w:sz="4" w:space="0" w:color="auto"/>
              <w:left w:val="single" w:sz="4" w:space="0" w:color="auto"/>
              <w:bottom w:val="nil"/>
              <w:right w:val="single" w:sz="4" w:space="0" w:color="auto"/>
            </w:tcBorders>
            <w:shd w:val="clear" w:color="auto" w:fill="auto"/>
            <w:tcMar>
              <w:left w:w="57" w:type="dxa"/>
              <w:right w:w="0" w:type="dxa"/>
            </w:tcMar>
          </w:tcPr>
          <w:p w14:paraId="38400AE2" w14:textId="77777777" w:rsidR="00FC339E" w:rsidRPr="00D4204D" w:rsidRDefault="00FC339E" w:rsidP="00932913">
            <w:pPr>
              <w:jc w:val="center"/>
            </w:pPr>
            <w:r w:rsidRPr="00D4204D">
              <w:t>3</w:t>
            </w:r>
            <w:r>
              <w:t>,</w:t>
            </w:r>
            <w:r w:rsidRPr="00D4204D">
              <w:t>3</w:t>
            </w:r>
          </w:p>
        </w:tc>
        <w:tc>
          <w:tcPr>
            <w:tcW w:w="567" w:type="dxa"/>
            <w:tcBorders>
              <w:top w:val="single" w:sz="4" w:space="0" w:color="auto"/>
              <w:left w:val="single" w:sz="4" w:space="0" w:color="auto"/>
              <w:bottom w:val="nil"/>
              <w:right w:val="single" w:sz="4" w:space="0" w:color="auto"/>
            </w:tcBorders>
            <w:shd w:val="clear" w:color="auto" w:fill="auto"/>
            <w:tcMar>
              <w:left w:w="57" w:type="dxa"/>
              <w:right w:w="0" w:type="dxa"/>
            </w:tcMar>
          </w:tcPr>
          <w:p w14:paraId="0BEE585F" w14:textId="77777777" w:rsidR="00FC339E" w:rsidRPr="00D4204D" w:rsidRDefault="00FC339E" w:rsidP="00932913">
            <w:pPr>
              <w:jc w:val="center"/>
            </w:pPr>
            <w:r w:rsidRPr="00D4204D">
              <w:t>4</w:t>
            </w:r>
            <w:r>
              <w:t>,</w:t>
            </w:r>
            <w:r w:rsidRPr="00D4204D">
              <w:t>7</w:t>
            </w:r>
          </w:p>
        </w:tc>
        <w:tc>
          <w:tcPr>
            <w:tcW w:w="425" w:type="dxa"/>
            <w:tcBorders>
              <w:top w:val="single" w:sz="4" w:space="0" w:color="auto"/>
              <w:left w:val="single" w:sz="4" w:space="0" w:color="auto"/>
              <w:bottom w:val="nil"/>
              <w:right w:val="single" w:sz="4" w:space="0" w:color="auto"/>
            </w:tcBorders>
            <w:shd w:val="clear" w:color="auto" w:fill="auto"/>
            <w:tcMar>
              <w:left w:w="57" w:type="dxa"/>
              <w:right w:w="0" w:type="dxa"/>
            </w:tcMar>
          </w:tcPr>
          <w:p w14:paraId="51C0E6F0" w14:textId="77777777" w:rsidR="00FC339E" w:rsidRPr="00D4204D" w:rsidRDefault="00FC339E" w:rsidP="00932913">
            <w:pPr>
              <w:jc w:val="center"/>
            </w:pPr>
            <w:r w:rsidRPr="00D4204D">
              <w:t>3</w:t>
            </w:r>
            <w:r>
              <w:t>,</w:t>
            </w:r>
            <w:r w:rsidRPr="00D4204D">
              <w:t>8</w:t>
            </w:r>
          </w:p>
        </w:tc>
        <w:tc>
          <w:tcPr>
            <w:tcW w:w="567" w:type="dxa"/>
            <w:tcBorders>
              <w:top w:val="single" w:sz="4" w:space="0" w:color="auto"/>
              <w:left w:val="single" w:sz="4" w:space="0" w:color="auto"/>
              <w:bottom w:val="nil"/>
              <w:right w:val="single" w:sz="4" w:space="0" w:color="auto"/>
            </w:tcBorders>
            <w:shd w:val="clear" w:color="auto" w:fill="auto"/>
            <w:tcMar>
              <w:left w:w="57" w:type="dxa"/>
              <w:right w:w="0" w:type="dxa"/>
            </w:tcMar>
          </w:tcPr>
          <w:p w14:paraId="70686864" w14:textId="77777777" w:rsidR="00FC339E" w:rsidRPr="00D4204D" w:rsidRDefault="00FC339E" w:rsidP="00932913">
            <w:pPr>
              <w:jc w:val="center"/>
            </w:pPr>
            <w:r w:rsidRPr="00D4204D">
              <w:t>4</w:t>
            </w:r>
            <w:r>
              <w:t>,</w:t>
            </w:r>
            <w:r w:rsidRPr="00D4204D">
              <w:t>8</w:t>
            </w:r>
          </w:p>
        </w:tc>
        <w:tc>
          <w:tcPr>
            <w:tcW w:w="425" w:type="dxa"/>
            <w:tcBorders>
              <w:top w:val="single" w:sz="4" w:space="0" w:color="auto"/>
              <w:left w:val="single" w:sz="4" w:space="0" w:color="auto"/>
              <w:bottom w:val="nil"/>
              <w:right w:val="single" w:sz="4" w:space="0" w:color="auto"/>
            </w:tcBorders>
            <w:shd w:val="clear" w:color="auto" w:fill="auto"/>
            <w:tcMar>
              <w:left w:w="57" w:type="dxa"/>
              <w:right w:w="0" w:type="dxa"/>
            </w:tcMar>
          </w:tcPr>
          <w:p w14:paraId="7079B10C" w14:textId="77777777" w:rsidR="00FC339E" w:rsidRPr="00D4204D" w:rsidRDefault="00FC339E" w:rsidP="00932913">
            <w:pPr>
              <w:jc w:val="center"/>
            </w:pPr>
            <w:r w:rsidRPr="00D4204D">
              <w:t>4</w:t>
            </w:r>
            <w:r>
              <w:t>,</w:t>
            </w:r>
            <w:r w:rsidRPr="00D4204D">
              <w:t>2</w:t>
            </w:r>
          </w:p>
        </w:tc>
        <w:tc>
          <w:tcPr>
            <w:tcW w:w="567" w:type="dxa"/>
            <w:tcBorders>
              <w:top w:val="single" w:sz="4" w:space="0" w:color="auto"/>
              <w:left w:val="single" w:sz="4" w:space="0" w:color="auto"/>
              <w:bottom w:val="nil"/>
              <w:right w:val="single" w:sz="4" w:space="0" w:color="auto"/>
            </w:tcBorders>
            <w:shd w:val="clear" w:color="auto" w:fill="auto"/>
            <w:tcMar>
              <w:left w:w="57" w:type="dxa"/>
              <w:right w:w="0" w:type="dxa"/>
            </w:tcMar>
          </w:tcPr>
          <w:p w14:paraId="078A08C8" w14:textId="77777777" w:rsidR="00FC339E" w:rsidRPr="00D4204D" w:rsidRDefault="00FC339E" w:rsidP="00932913">
            <w:pPr>
              <w:jc w:val="center"/>
            </w:pPr>
            <w:r w:rsidRPr="00D4204D">
              <w:t>4</w:t>
            </w:r>
            <w:r>
              <w:t>,</w:t>
            </w:r>
            <w:r w:rsidRPr="00D4204D">
              <w:t>9</w:t>
            </w:r>
          </w:p>
        </w:tc>
        <w:tc>
          <w:tcPr>
            <w:tcW w:w="567" w:type="dxa"/>
            <w:tcBorders>
              <w:top w:val="single" w:sz="4" w:space="0" w:color="auto"/>
              <w:left w:val="single" w:sz="4" w:space="0" w:color="auto"/>
              <w:bottom w:val="nil"/>
              <w:right w:val="single" w:sz="4" w:space="0" w:color="auto"/>
            </w:tcBorders>
            <w:shd w:val="clear" w:color="auto" w:fill="auto"/>
            <w:tcMar>
              <w:left w:w="57" w:type="dxa"/>
              <w:right w:w="0" w:type="dxa"/>
            </w:tcMar>
          </w:tcPr>
          <w:p w14:paraId="557F9807" w14:textId="77777777" w:rsidR="00FC339E" w:rsidRPr="00D4204D" w:rsidRDefault="00FC339E" w:rsidP="00932913">
            <w:pPr>
              <w:jc w:val="center"/>
            </w:pPr>
            <w:r w:rsidRPr="00D4204D">
              <w:t>4</w:t>
            </w:r>
            <w:r>
              <w:t>,</w:t>
            </w:r>
            <w:r w:rsidRPr="00D4204D">
              <w:t>5</w:t>
            </w:r>
          </w:p>
        </w:tc>
        <w:tc>
          <w:tcPr>
            <w:tcW w:w="567" w:type="dxa"/>
            <w:tcBorders>
              <w:top w:val="single" w:sz="4" w:space="0" w:color="auto"/>
              <w:left w:val="single" w:sz="4" w:space="0" w:color="auto"/>
              <w:bottom w:val="nil"/>
              <w:right w:val="single" w:sz="4" w:space="0" w:color="auto"/>
            </w:tcBorders>
            <w:shd w:val="clear" w:color="auto" w:fill="auto"/>
            <w:tcMar>
              <w:left w:w="57" w:type="dxa"/>
              <w:right w:w="0" w:type="dxa"/>
            </w:tcMar>
          </w:tcPr>
          <w:p w14:paraId="1AF8274D" w14:textId="77777777" w:rsidR="00FC339E" w:rsidRPr="00D4204D" w:rsidRDefault="00FC339E" w:rsidP="00932913">
            <w:pPr>
              <w:jc w:val="center"/>
            </w:pPr>
            <w:r w:rsidRPr="00D4204D">
              <w:t>4</w:t>
            </w:r>
            <w:r>
              <w:t>,</w:t>
            </w:r>
            <w:r w:rsidRPr="00D4204D">
              <w:t>9</w:t>
            </w:r>
          </w:p>
        </w:tc>
        <w:tc>
          <w:tcPr>
            <w:tcW w:w="567" w:type="dxa"/>
            <w:tcBorders>
              <w:top w:val="single" w:sz="4" w:space="0" w:color="auto"/>
              <w:left w:val="single" w:sz="4" w:space="0" w:color="auto"/>
              <w:bottom w:val="nil"/>
              <w:right w:val="single" w:sz="4" w:space="0" w:color="auto"/>
            </w:tcBorders>
            <w:shd w:val="clear" w:color="auto" w:fill="auto"/>
            <w:tcMar>
              <w:left w:w="57" w:type="dxa"/>
              <w:right w:w="0" w:type="dxa"/>
            </w:tcMar>
          </w:tcPr>
          <w:p w14:paraId="3D0877E2" w14:textId="77777777" w:rsidR="00FC339E" w:rsidRPr="00D4204D" w:rsidRDefault="00FC339E" w:rsidP="00932913">
            <w:pPr>
              <w:jc w:val="center"/>
            </w:pPr>
            <w:r w:rsidRPr="00D4204D">
              <w:t>4</w:t>
            </w:r>
            <w:r>
              <w:t>,</w:t>
            </w:r>
            <w:r w:rsidRPr="00D4204D">
              <w:t>7</w:t>
            </w:r>
          </w:p>
        </w:tc>
        <w:tc>
          <w:tcPr>
            <w:tcW w:w="541" w:type="dxa"/>
            <w:tcBorders>
              <w:top w:val="single" w:sz="4" w:space="0" w:color="auto"/>
              <w:left w:val="single" w:sz="4" w:space="0" w:color="auto"/>
              <w:bottom w:val="nil"/>
              <w:right w:val="single" w:sz="4" w:space="0" w:color="auto"/>
            </w:tcBorders>
            <w:shd w:val="clear" w:color="auto" w:fill="auto"/>
            <w:tcMar>
              <w:left w:w="57" w:type="dxa"/>
              <w:right w:w="0" w:type="dxa"/>
            </w:tcMar>
          </w:tcPr>
          <w:p w14:paraId="08EBFAD0" w14:textId="77777777" w:rsidR="00FC339E" w:rsidRPr="00D4204D" w:rsidRDefault="00FC339E" w:rsidP="00932913">
            <w:pPr>
              <w:jc w:val="center"/>
            </w:pPr>
            <w:r w:rsidRPr="00D4204D">
              <w:t>5</w:t>
            </w:r>
            <w:r>
              <w:t>,</w:t>
            </w:r>
            <w:r w:rsidRPr="00D4204D">
              <w:t>0</w:t>
            </w:r>
          </w:p>
        </w:tc>
        <w:tc>
          <w:tcPr>
            <w:tcW w:w="490" w:type="dxa"/>
            <w:tcBorders>
              <w:top w:val="single" w:sz="4" w:space="0" w:color="auto"/>
              <w:left w:val="single" w:sz="4" w:space="0" w:color="auto"/>
              <w:bottom w:val="nil"/>
              <w:right w:val="single" w:sz="4" w:space="0" w:color="auto"/>
            </w:tcBorders>
            <w:shd w:val="clear" w:color="auto" w:fill="auto"/>
            <w:tcMar>
              <w:left w:w="57" w:type="dxa"/>
              <w:right w:w="0" w:type="dxa"/>
            </w:tcMar>
          </w:tcPr>
          <w:p w14:paraId="6001ABA4" w14:textId="77777777" w:rsidR="00FC339E" w:rsidRPr="00D4204D" w:rsidRDefault="00FC339E" w:rsidP="00932913">
            <w:pPr>
              <w:jc w:val="center"/>
            </w:pPr>
            <w:r w:rsidRPr="00D4204D">
              <w:t>4</w:t>
            </w:r>
            <w:r>
              <w:t>,</w:t>
            </w:r>
            <w:r w:rsidRPr="00D4204D">
              <w:t>9</w:t>
            </w:r>
          </w:p>
        </w:tc>
        <w:tc>
          <w:tcPr>
            <w:tcW w:w="528" w:type="dxa"/>
            <w:tcBorders>
              <w:top w:val="single" w:sz="4" w:space="0" w:color="auto"/>
              <w:left w:val="single" w:sz="4" w:space="0" w:color="auto"/>
              <w:bottom w:val="nil"/>
              <w:right w:val="single" w:sz="4" w:space="0" w:color="auto"/>
            </w:tcBorders>
            <w:shd w:val="clear" w:color="auto" w:fill="auto"/>
            <w:tcMar>
              <w:left w:w="57" w:type="dxa"/>
              <w:right w:w="0" w:type="dxa"/>
            </w:tcMar>
          </w:tcPr>
          <w:p w14:paraId="3B22A79E" w14:textId="77777777" w:rsidR="00FC339E" w:rsidRPr="00D4204D" w:rsidRDefault="00FC339E" w:rsidP="00932913">
            <w:pPr>
              <w:jc w:val="center"/>
            </w:pPr>
            <w:r w:rsidRPr="00D4204D">
              <w:t>5</w:t>
            </w:r>
            <w:r>
              <w:t>,</w:t>
            </w:r>
            <w:r w:rsidRPr="00D4204D">
              <w:t>0</w:t>
            </w:r>
          </w:p>
        </w:tc>
        <w:tc>
          <w:tcPr>
            <w:tcW w:w="567" w:type="dxa"/>
            <w:tcBorders>
              <w:top w:val="single" w:sz="4" w:space="0" w:color="auto"/>
              <w:left w:val="single" w:sz="4" w:space="0" w:color="auto"/>
              <w:bottom w:val="nil"/>
              <w:right w:val="single" w:sz="4" w:space="0" w:color="auto"/>
            </w:tcBorders>
            <w:shd w:val="clear" w:color="auto" w:fill="auto"/>
            <w:tcMar>
              <w:left w:w="57" w:type="dxa"/>
              <w:right w:w="0" w:type="dxa"/>
            </w:tcMar>
          </w:tcPr>
          <w:p w14:paraId="3B852799" w14:textId="77777777" w:rsidR="00FC339E" w:rsidRPr="00D4204D" w:rsidRDefault="00FC339E" w:rsidP="00932913">
            <w:pPr>
              <w:jc w:val="center"/>
            </w:pPr>
            <w:r w:rsidRPr="00D4204D">
              <w:t>5</w:t>
            </w:r>
            <w:r>
              <w:t>,</w:t>
            </w:r>
            <w:r w:rsidRPr="00D4204D">
              <w:t>0</w:t>
            </w:r>
          </w:p>
        </w:tc>
        <w:tc>
          <w:tcPr>
            <w:tcW w:w="567" w:type="dxa"/>
            <w:tcBorders>
              <w:top w:val="single" w:sz="4" w:space="0" w:color="auto"/>
              <w:left w:val="single" w:sz="4" w:space="0" w:color="auto"/>
              <w:bottom w:val="nil"/>
              <w:right w:val="single" w:sz="4" w:space="0" w:color="auto"/>
            </w:tcBorders>
            <w:shd w:val="clear" w:color="auto" w:fill="auto"/>
            <w:tcMar>
              <w:left w:w="57" w:type="dxa"/>
              <w:right w:w="0" w:type="dxa"/>
            </w:tcMar>
          </w:tcPr>
          <w:p w14:paraId="7E4CF231" w14:textId="77777777" w:rsidR="00FC339E" w:rsidRPr="00D4204D" w:rsidRDefault="00FC339E" w:rsidP="00932913">
            <w:pPr>
              <w:jc w:val="center"/>
            </w:pPr>
            <w:r w:rsidRPr="00D4204D">
              <w:t>5</w:t>
            </w:r>
            <w:r>
              <w:t>,</w:t>
            </w:r>
            <w:r w:rsidRPr="00D4204D">
              <w:t>0</w:t>
            </w:r>
          </w:p>
        </w:tc>
        <w:tc>
          <w:tcPr>
            <w:tcW w:w="567" w:type="dxa"/>
            <w:tcBorders>
              <w:top w:val="single" w:sz="4" w:space="0" w:color="auto"/>
              <w:left w:val="single" w:sz="4" w:space="0" w:color="auto"/>
              <w:bottom w:val="nil"/>
              <w:right w:val="single" w:sz="4" w:space="0" w:color="auto"/>
            </w:tcBorders>
            <w:shd w:val="clear" w:color="auto" w:fill="auto"/>
            <w:tcMar>
              <w:left w:w="57" w:type="dxa"/>
              <w:right w:w="0" w:type="dxa"/>
            </w:tcMar>
          </w:tcPr>
          <w:p w14:paraId="68F44B4B" w14:textId="77777777" w:rsidR="00FC339E" w:rsidRPr="00D4204D" w:rsidRDefault="00FC339E" w:rsidP="00932913">
            <w:pPr>
              <w:jc w:val="center"/>
            </w:pPr>
            <w:r w:rsidRPr="00D4204D">
              <w:t>5</w:t>
            </w:r>
            <w:r>
              <w:t>,</w:t>
            </w:r>
            <w:r w:rsidRPr="00D4204D">
              <w:t>0</w:t>
            </w:r>
          </w:p>
        </w:tc>
      </w:tr>
      <w:tr w:rsidR="00FC339E" w:rsidRPr="002C074D" w14:paraId="7788866D" w14:textId="77777777" w:rsidTr="00FC339E">
        <w:tc>
          <w:tcPr>
            <w:tcW w:w="1134" w:type="dxa"/>
            <w:tcBorders>
              <w:top w:val="nil"/>
              <w:left w:val="single" w:sz="4" w:space="0" w:color="auto"/>
              <w:bottom w:val="nil"/>
              <w:right w:val="single" w:sz="4" w:space="0" w:color="auto"/>
            </w:tcBorders>
            <w:shd w:val="clear" w:color="auto" w:fill="auto"/>
            <w:tcMar>
              <w:left w:w="57" w:type="dxa"/>
              <w:right w:w="0" w:type="dxa"/>
            </w:tcMar>
          </w:tcPr>
          <w:p w14:paraId="403446F9" w14:textId="77777777" w:rsidR="00FC339E" w:rsidRPr="00D4204D" w:rsidRDefault="00FC339E" w:rsidP="00932913">
            <w:pPr>
              <w:jc w:val="center"/>
            </w:pPr>
            <w:r w:rsidRPr="00D4204D">
              <w:t>6</w:t>
            </w:r>
          </w:p>
        </w:tc>
        <w:tc>
          <w:tcPr>
            <w:tcW w:w="505" w:type="dxa"/>
            <w:tcBorders>
              <w:top w:val="nil"/>
              <w:left w:val="single" w:sz="4" w:space="0" w:color="auto"/>
              <w:bottom w:val="nil"/>
              <w:right w:val="single" w:sz="4" w:space="0" w:color="auto"/>
            </w:tcBorders>
            <w:shd w:val="clear" w:color="auto" w:fill="auto"/>
            <w:tcMar>
              <w:left w:w="57" w:type="dxa"/>
              <w:right w:w="0" w:type="dxa"/>
            </w:tcMar>
          </w:tcPr>
          <w:p w14:paraId="309390CE" w14:textId="77777777" w:rsidR="00FC339E" w:rsidRPr="00D4204D" w:rsidRDefault="00FC339E" w:rsidP="00932913">
            <w:pPr>
              <w:jc w:val="center"/>
            </w:pPr>
            <w:r w:rsidRPr="00D4204D">
              <w:t>5</w:t>
            </w:r>
            <w:r>
              <w:t>,</w:t>
            </w:r>
            <w:r w:rsidRPr="00D4204D">
              <w:t>4</w:t>
            </w:r>
          </w:p>
        </w:tc>
        <w:tc>
          <w:tcPr>
            <w:tcW w:w="426" w:type="dxa"/>
            <w:tcBorders>
              <w:top w:val="nil"/>
              <w:left w:val="single" w:sz="4" w:space="0" w:color="auto"/>
              <w:bottom w:val="nil"/>
              <w:right w:val="single" w:sz="4" w:space="0" w:color="auto"/>
            </w:tcBorders>
            <w:shd w:val="clear" w:color="auto" w:fill="auto"/>
            <w:tcMar>
              <w:left w:w="57" w:type="dxa"/>
              <w:right w:w="0" w:type="dxa"/>
            </w:tcMar>
          </w:tcPr>
          <w:p w14:paraId="2826FA37" w14:textId="77777777" w:rsidR="00FC339E" w:rsidRPr="00D4204D" w:rsidRDefault="00FC339E" w:rsidP="00932913">
            <w:pPr>
              <w:jc w:val="center"/>
            </w:pPr>
            <w:r w:rsidRPr="00D4204D">
              <w:t>3</w:t>
            </w:r>
            <w:r>
              <w:t>,</w:t>
            </w:r>
            <w:r w:rsidRPr="00D4204D">
              <w:t>5</w:t>
            </w:r>
          </w:p>
        </w:tc>
        <w:tc>
          <w:tcPr>
            <w:tcW w:w="567" w:type="dxa"/>
            <w:tcBorders>
              <w:top w:val="nil"/>
              <w:left w:val="single" w:sz="4" w:space="0" w:color="auto"/>
              <w:bottom w:val="nil"/>
              <w:right w:val="single" w:sz="4" w:space="0" w:color="auto"/>
            </w:tcBorders>
            <w:shd w:val="clear" w:color="auto" w:fill="auto"/>
            <w:tcMar>
              <w:left w:w="57" w:type="dxa"/>
              <w:right w:w="0" w:type="dxa"/>
            </w:tcMar>
          </w:tcPr>
          <w:p w14:paraId="7A59DF7A" w14:textId="77777777" w:rsidR="00FC339E" w:rsidRPr="00D4204D" w:rsidRDefault="00FC339E" w:rsidP="00932913">
            <w:pPr>
              <w:jc w:val="center"/>
            </w:pPr>
            <w:r w:rsidRPr="00D4204D">
              <w:t>5</w:t>
            </w:r>
            <w:r>
              <w:t>,</w:t>
            </w:r>
            <w:r w:rsidRPr="00D4204D">
              <w:t>6</w:t>
            </w:r>
          </w:p>
        </w:tc>
        <w:tc>
          <w:tcPr>
            <w:tcW w:w="425" w:type="dxa"/>
            <w:tcBorders>
              <w:top w:val="nil"/>
              <w:left w:val="single" w:sz="4" w:space="0" w:color="auto"/>
              <w:bottom w:val="nil"/>
              <w:right w:val="single" w:sz="4" w:space="0" w:color="auto"/>
            </w:tcBorders>
            <w:shd w:val="clear" w:color="auto" w:fill="auto"/>
            <w:tcMar>
              <w:left w:w="57" w:type="dxa"/>
              <w:right w:w="0" w:type="dxa"/>
            </w:tcMar>
          </w:tcPr>
          <w:p w14:paraId="64DF40CE" w14:textId="77777777" w:rsidR="00FC339E" w:rsidRPr="00D4204D" w:rsidRDefault="00FC339E" w:rsidP="00932913">
            <w:pPr>
              <w:jc w:val="center"/>
            </w:pPr>
            <w:r w:rsidRPr="00D4204D">
              <w:t>4</w:t>
            </w:r>
            <w:r>
              <w:t>,</w:t>
            </w:r>
            <w:r w:rsidRPr="00D4204D">
              <w:t>1</w:t>
            </w:r>
          </w:p>
        </w:tc>
        <w:tc>
          <w:tcPr>
            <w:tcW w:w="567" w:type="dxa"/>
            <w:tcBorders>
              <w:top w:val="nil"/>
              <w:left w:val="single" w:sz="4" w:space="0" w:color="auto"/>
              <w:bottom w:val="nil"/>
              <w:right w:val="single" w:sz="4" w:space="0" w:color="auto"/>
            </w:tcBorders>
            <w:shd w:val="clear" w:color="auto" w:fill="auto"/>
            <w:tcMar>
              <w:left w:w="57" w:type="dxa"/>
              <w:right w:w="0" w:type="dxa"/>
            </w:tcMar>
          </w:tcPr>
          <w:p w14:paraId="63C617D8" w14:textId="77777777" w:rsidR="00FC339E" w:rsidRPr="00D4204D" w:rsidRDefault="00FC339E" w:rsidP="00932913">
            <w:pPr>
              <w:jc w:val="center"/>
            </w:pPr>
            <w:r w:rsidRPr="00D4204D">
              <w:t>5</w:t>
            </w:r>
            <w:r>
              <w:t>,</w:t>
            </w:r>
            <w:r w:rsidRPr="00D4204D">
              <w:t>7</w:t>
            </w:r>
          </w:p>
        </w:tc>
        <w:tc>
          <w:tcPr>
            <w:tcW w:w="425" w:type="dxa"/>
            <w:tcBorders>
              <w:top w:val="nil"/>
              <w:left w:val="single" w:sz="4" w:space="0" w:color="auto"/>
              <w:bottom w:val="nil"/>
              <w:right w:val="single" w:sz="4" w:space="0" w:color="auto"/>
            </w:tcBorders>
            <w:shd w:val="clear" w:color="auto" w:fill="auto"/>
            <w:tcMar>
              <w:left w:w="57" w:type="dxa"/>
              <w:right w:w="0" w:type="dxa"/>
            </w:tcMar>
          </w:tcPr>
          <w:p w14:paraId="418DA0B8" w14:textId="77777777" w:rsidR="00FC339E" w:rsidRPr="00D4204D" w:rsidRDefault="00FC339E" w:rsidP="00932913">
            <w:pPr>
              <w:jc w:val="center"/>
            </w:pPr>
            <w:r w:rsidRPr="00D4204D">
              <w:t>4</w:t>
            </w:r>
            <w:r>
              <w:t>,</w:t>
            </w:r>
            <w:r w:rsidRPr="00D4204D">
              <w:t>6</w:t>
            </w:r>
          </w:p>
        </w:tc>
        <w:tc>
          <w:tcPr>
            <w:tcW w:w="567" w:type="dxa"/>
            <w:tcBorders>
              <w:top w:val="nil"/>
              <w:left w:val="single" w:sz="4" w:space="0" w:color="auto"/>
              <w:bottom w:val="nil"/>
              <w:right w:val="single" w:sz="4" w:space="0" w:color="auto"/>
            </w:tcBorders>
            <w:shd w:val="clear" w:color="auto" w:fill="auto"/>
            <w:tcMar>
              <w:left w:w="57" w:type="dxa"/>
              <w:right w:w="0" w:type="dxa"/>
            </w:tcMar>
          </w:tcPr>
          <w:p w14:paraId="715B9838" w14:textId="77777777" w:rsidR="00FC339E" w:rsidRPr="00D4204D" w:rsidRDefault="00FC339E" w:rsidP="00932913">
            <w:pPr>
              <w:jc w:val="center"/>
            </w:pPr>
            <w:r w:rsidRPr="00D4204D">
              <w:t>5</w:t>
            </w:r>
            <w:r>
              <w:t>,</w:t>
            </w:r>
            <w:r w:rsidRPr="00D4204D">
              <w:t>8</w:t>
            </w:r>
          </w:p>
        </w:tc>
        <w:tc>
          <w:tcPr>
            <w:tcW w:w="567" w:type="dxa"/>
            <w:tcBorders>
              <w:top w:val="nil"/>
              <w:left w:val="single" w:sz="4" w:space="0" w:color="auto"/>
              <w:bottom w:val="nil"/>
              <w:right w:val="single" w:sz="4" w:space="0" w:color="auto"/>
            </w:tcBorders>
            <w:shd w:val="clear" w:color="auto" w:fill="auto"/>
            <w:tcMar>
              <w:left w:w="57" w:type="dxa"/>
              <w:right w:w="0" w:type="dxa"/>
            </w:tcMar>
          </w:tcPr>
          <w:p w14:paraId="61EB9354" w14:textId="77777777" w:rsidR="00FC339E" w:rsidRPr="00D4204D" w:rsidRDefault="00FC339E" w:rsidP="00932913">
            <w:pPr>
              <w:jc w:val="center"/>
            </w:pPr>
            <w:r w:rsidRPr="00D4204D">
              <w:t>5</w:t>
            </w:r>
            <w:r>
              <w:t>,</w:t>
            </w:r>
            <w:r w:rsidRPr="00D4204D">
              <w:t>1</w:t>
            </w:r>
          </w:p>
        </w:tc>
        <w:tc>
          <w:tcPr>
            <w:tcW w:w="567" w:type="dxa"/>
            <w:tcBorders>
              <w:top w:val="nil"/>
              <w:left w:val="single" w:sz="4" w:space="0" w:color="auto"/>
              <w:bottom w:val="nil"/>
              <w:right w:val="single" w:sz="4" w:space="0" w:color="auto"/>
            </w:tcBorders>
            <w:shd w:val="clear" w:color="auto" w:fill="auto"/>
            <w:tcMar>
              <w:left w:w="57" w:type="dxa"/>
              <w:right w:w="0" w:type="dxa"/>
            </w:tcMar>
          </w:tcPr>
          <w:p w14:paraId="257FE871" w14:textId="77777777" w:rsidR="00FC339E" w:rsidRPr="00D4204D" w:rsidRDefault="00FC339E" w:rsidP="00932913">
            <w:pPr>
              <w:jc w:val="center"/>
            </w:pPr>
            <w:r w:rsidRPr="00D4204D">
              <w:t>5</w:t>
            </w:r>
            <w:r>
              <w:t>,</w:t>
            </w:r>
            <w:r w:rsidRPr="00D4204D">
              <w:t>9</w:t>
            </w:r>
          </w:p>
        </w:tc>
        <w:tc>
          <w:tcPr>
            <w:tcW w:w="567" w:type="dxa"/>
            <w:tcBorders>
              <w:top w:val="nil"/>
              <w:left w:val="single" w:sz="4" w:space="0" w:color="auto"/>
              <w:bottom w:val="nil"/>
              <w:right w:val="single" w:sz="4" w:space="0" w:color="auto"/>
            </w:tcBorders>
            <w:shd w:val="clear" w:color="auto" w:fill="auto"/>
            <w:tcMar>
              <w:left w:w="57" w:type="dxa"/>
              <w:right w:w="0" w:type="dxa"/>
            </w:tcMar>
          </w:tcPr>
          <w:p w14:paraId="3704F23F" w14:textId="77777777" w:rsidR="00FC339E" w:rsidRPr="00D4204D" w:rsidRDefault="00FC339E" w:rsidP="00932913">
            <w:pPr>
              <w:jc w:val="center"/>
            </w:pPr>
            <w:r w:rsidRPr="00D4204D">
              <w:t>5</w:t>
            </w:r>
            <w:r>
              <w:t>,</w:t>
            </w:r>
            <w:r w:rsidRPr="00D4204D">
              <w:t>4</w:t>
            </w:r>
          </w:p>
        </w:tc>
        <w:tc>
          <w:tcPr>
            <w:tcW w:w="541" w:type="dxa"/>
            <w:tcBorders>
              <w:top w:val="nil"/>
              <w:left w:val="single" w:sz="4" w:space="0" w:color="auto"/>
              <w:bottom w:val="nil"/>
              <w:right w:val="single" w:sz="4" w:space="0" w:color="auto"/>
            </w:tcBorders>
            <w:shd w:val="clear" w:color="auto" w:fill="auto"/>
            <w:tcMar>
              <w:left w:w="57" w:type="dxa"/>
              <w:right w:w="0" w:type="dxa"/>
            </w:tcMar>
          </w:tcPr>
          <w:p w14:paraId="53CE2165" w14:textId="77777777" w:rsidR="00FC339E" w:rsidRPr="00D4204D" w:rsidRDefault="00FC339E" w:rsidP="00932913">
            <w:pPr>
              <w:jc w:val="center"/>
            </w:pPr>
            <w:r w:rsidRPr="00D4204D">
              <w:t>6</w:t>
            </w:r>
            <w:r>
              <w:t>,</w:t>
            </w:r>
            <w:r w:rsidRPr="00D4204D">
              <w:t>0</w:t>
            </w:r>
          </w:p>
        </w:tc>
        <w:tc>
          <w:tcPr>
            <w:tcW w:w="490" w:type="dxa"/>
            <w:tcBorders>
              <w:top w:val="nil"/>
              <w:left w:val="single" w:sz="4" w:space="0" w:color="auto"/>
              <w:bottom w:val="nil"/>
              <w:right w:val="single" w:sz="4" w:space="0" w:color="auto"/>
            </w:tcBorders>
            <w:shd w:val="clear" w:color="auto" w:fill="auto"/>
            <w:tcMar>
              <w:left w:w="57" w:type="dxa"/>
              <w:right w:w="0" w:type="dxa"/>
            </w:tcMar>
          </w:tcPr>
          <w:p w14:paraId="25E3F69C" w14:textId="77777777" w:rsidR="00FC339E" w:rsidRPr="00D4204D" w:rsidRDefault="00FC339E" w:rsidP="00932913">
            <w:pPr>
              <w:jc w:val="center"/>
            </w:pPr>
            <w:r w:rsidRPr="00D4204D">
              <w:t>5</w:t>
            </w:r>
            <w:r>
              <w:t>,</w:t>
            </w:r>
            <w:r w:rsidRPr="00D4204D">
              <w:t>7</w:t>
            </w:r>
          </w:p>
        </w:tc>
        <w:tc>
          <w:tcPr>
            <w:tcW w:w="528" w:type="dxa"/>
            <w:tcBorders>
              <w:top w:val="nil"/>
              <w:left w:val="single" w:sz="4" w:space="0" w:color="auto"/>
              <w:bottom w:val="nil"/>
              <w:right w:val="single" w:sz="4" w:space="0" w:color="auto"/>
            </w:tcBorders>
            <w:shd w:val="clear" w:color="auto" w:fill="auto"/>
            <w:tcMar>
              <w:left w:w="57" w:type="dxa"/>
              <w:right w:w="0" w:type="dxa"/>
            </w:tcMar>
          </w:tcPr>
          <w:p w14:paraId="35788D1F" w14:textId="77777777" w:rsidR="00FC339E" w:rsidRPr="00D4204D" w:rsidRDefault="00FC339E" w:rsidP="00932913">
            <w:pPr>
              <w:jc w:val="center"/>
            </w:pPr>
            <w:r w:rsidRPr="00D4204D">
              <w:t>6</w:t>
            </w:r>
            <w:r>
              <w:t>,</w:t>
            </w:r>
            <w:r w:rsidRPr="00D4204D">
              <w:t>0</w:t>
            </w:r>
          </w:p>
        </w:tc>
        <w:tc>
          <w:tcPr>
            <w:tcW w:w="567" w:type="dxa"/>
            <w:tcBorders>
              <w:top w:val="nil"/>
              <w:left w:val="single" w:sz="4" w:space="0" w:color="auto"/>
              <w:bottom w:val="nil"/>
              <w:right w:val="single" w:sz="4" w:space="0" w:color="auto"/>
            </w:tcBorders>
            <w:shd w:val="clear" w:color="auto" w:fill="auto"/>
            <w:tcMar>
              <w:left w:w="57" w:type="dxa"/>
              <w:right w:w="0" w:type="dxa"/>
            </w:tcMar>
          </w:tcPr>
          <w:p w14:paraId="6CCABEEB" w14:textId="77777777" w:rsidR="00FC339E" w:rsidRPr="00D4204D" w:rsidRDefault="00FC339E" w:rsidP="00932913">
            <w:pPr>
              <w:jc w:val="center"/>
            </w:pPr>
            <w:r w:rsidRPr="00D4204D">
              <w:t>5</w:t>
            </w:r>
            <w:r>
              <w:t>,</w:t>
            </w:r>
            <w:r w:rsidRPr="00D4204D">
              <w:t>9</w:t>
            </w:r>
          </w:p>
        </w:tc>
        <w:tc>
          <w:tcPr>
            <w:tcW w:w="567" w:type="dxa"/>
            <w:tcBorders>
              <w:top w:val="nil"/>
              <w:left w:val="single" w:sz="4" w:space="0" w:color="auto"/>
              <w:bottom w:val="nil"/>
              <w:right w:val="single" w:sz="4" w:space="0" w:color="auto"/>
            </w:tcBorders>
            <w:shd w:val="clear" w:color="auto" w:fill="auto"/>
            <w:tcMar>
              <w:left w:w="57" w:type="dxa"/>
              <w:right w:w="0" w:type="dxa"/>
            </w:tcMar>
          </w:tcPr>
          <w:p w14:paraId="390B2359" w14:textId="77777777" w:rsidR="00FC339E" w:rsidRPr="00D4204D" w:rsidRDefault="00FC339E" w:rsidP="00932913">
            <w:pPr>
              <w:jc w:val="center"/>
            </w:pPr>
            <w:r w:rsidRPr="00D4204D">
              <w:t>6</w:t>
            </w:r>
            <w:r>
              <w:t>,</w:t>
            </w:r>
            <w:r w:rsidRPr="00D4204D">
              <w:t>0</w:t>
            </w:r>
          </w:p>
        </w:tc>
        <w:tc>
          <w:tcPr>
            <w:tcW w:w="567" w:type="dxa"/>
            <w:tcBorders>
              <w:top w:val="nil"/>
              <w:left w:val="single" w:sz="4" w:space="0" w:color="auto"/>
              <w:bottom w:val="nil"/>
              <w:right w:val="single" w:sz="4" w:space="0" w:color="auto"/>
            </w:tcBorders>
            <w:shd w:val="clear" w:color="auto" w:fill="auto"/>
            <w:tcMar>
              <w:left w:w="57" w:type="dxa"/>
              <w:right w:w="0" w:type="dxa"/>
            </w:tcMar>
          </w:tcPr>
          <w:p w14:paraId="7B57EF69" w14:textId="77777777" w:rsidR="00FC339E" w:rsidRPr="00D4204D" w:rsidRDefault="00FC339E" w:rsidP="00932913">
            <w:pPr>
              <w:jc w:val="center"/>
            </w:pPr>
            <w:r w:rsidRPr="00D4204D">
              <w:t>6</w:t>
            </w:r>
            <w:r>
              <w:t>,</w:t>
            </w:r>
            <w:r w:rsidRPr="00D4204D">
              <w:t>0</w:t>
            </w:r>
          </w:p>
        </w:tc>
      </w:tr>
      <w:tr w:rsidR="00FC339E" w:rsidRPr="002C074D" w14:paraId="660CA678" w14:textId="77777777" w:rsidTr="00FC339E">
        <w:tc>
          <w:tcPr>
            <w:tcW w:w="1134" w:type="dxa"/>
            <w:tcBorders>
              <w:top w:val="nil"/>
              <w:left w:val="single" w:sz="4" w:space="0" w:color="auto"/>
              <w:bottom w:val="nil"/>
              <w:right w:val="single" w:sz="4" w:space="0" w:color="auto"/>
            </w:tcBorders>
            <w:shd w:val="clear" w:color="auto" w:fill="auto"/>
            <w:tcMar>
              <w:left w:w="57" w:type="dxa"/>
              <w:right w:w="0" w:type="dxa"/>
            </w:tcMar>
          </w:tcPr>
          <w:p w14:paraId="4B9A0A65" w14:textId="77777777" w:rsidR="00FC339E" w:rsidRPr="00D4204D" w:rsidRDefault="00FC339E" w:rsidP="00932913">
            <w:pPr>
              <w:jc w:val="center"/>
            </w:pPr>
            <w:r w:rsidRPr="00D4204D">
              <w:t>7</w:t>
            </w:r>
          </w:p>
        </w:tc>
        <w:tc>
          <w:tcPr>
            <w:tcW w:w="505" w:type="dxa"/>
            <w:tcBorders>
              <w:top w:val="nil"/>
              <w:left w:val="single" w:sz="4" w:space="0" w:color="auto"/>
              <w:bottom w:val="nil"/>
              <w:right w:val="single" w:sz="4" w:space="0" w:color="auto"/>
            </w:tcBorders>
            <w:shd w:val="clear" w:color="auto" w:fill="auto"/>
            <w:tcMar>
              <w:left w:w="57" w:type="dxa"/>
              <w:right w:w="0" w:type="dxa"/>
            </w:tcMar>
          </w:tcPr>
          <w:p w14:paraId="6F8D95D6" w14:textId="77777777" w:rsidR="00FC339E" w:rsidRPr="00D4204D" w:rsidRDefault="00FC339E" w:rsidP="00932913">
            <w:pPr>
              <w:jc w:val="center"/>
            </w:pPr>
            <w:r w:rsidRPr="00D4204D">
              <w:t>6</w:t>
            </w:r>
            <w:r>
              <w:t>,</w:t>
            </w:r>
            <w:r w:rsidRPr="00D4204D">
              <w:t>2</w:t>
            </w:r>
          </w:p>
        </w:tc>
        <w:tc>
          <w:tcPr>
            <w:tcW w:w="426" w:type="dxa"/>
            <w:tcBorders>
              <w:top w:val="nil"/>
              <w:left w:val="single" w:sz="4" w:space="0" w:color="auto"/>
              <w:bottom w:val="nil"/>
              <w:right w:val="single" w:sz="4" w:space="0" w:color="auto"/>
            </w:tcBorders>
            <w:shd w:val="clear" w:color="auto" w:fill="auto"/>
            <w:tcMar>
              <w:left w:w="57" w:type="dxa"/>
              <w:right w:w="0" w:type="dxa"/>
            </w:tcMar>
          </w:tcPr>
          <w:p w14:paraId="25BA2815" w14:textId="77777777" w:rsidR="00FC339E" w:rsidRPr="00D4204D" w:rsidRDefault="00FC339E" w:rsidP="00932913">
            <w:pPr>
              <w:jc w:val="center"/>
            </w:pPr>
            <w:r w:rsidRPr="00D4204D">
              <w:t>3</w:t>
            </w:r>
            <w:r>
              <w:t>,</w:t>
            </w:r>
            <w:r w:rsidRPr="00D4204D">
              <w:t>7</w:t>
            </w:r>
          </w:p>
        </w:tc>
        <w:tc>
          <w:tcPr>
            <w:tcW w:w="567" w:type="dxa"/>
            <w:tcBorders>
              <w:top w:val="nil"/>
              <w:left w:val="single" w:sz="4" w:space="0" w:color="auto"/>
              <w:bottom w:val="nil"/>
              <w:right w:val="single" w:sz="4" w:space="0" w:color="auto"/>
            </w:tcBorders>
            <w:shd w:val="clear" w:color="auto" w:fill="auto"/>
            <w:tcMar>
              <w:left w:w="57" w:type="dxa"/>
              <w:right w:w="0" w:type="dxa"/>
            </w:tcMar>
          </w:tcPr>
          <w:p w14:paraId="71A0727C" w14:textId="77777777" w:rsidR="00FC339E" w:rsidRPr="00D4204D" w:rsidRDefault="00FC339E" w:rsidP="00932913">
            <w:pPr>
              <w:jc w:val="center"/>
            </w:pPr>
            <w:r w:rsidRPr="00D4204D">
              <w:t>6</w:t>
            </w:r>
            <w:r>
              <w:t>,</w:t>
            </w:r>
            <w:r w:rsidRPr="00D4204D">
              <w:t>5</w:t>
            </w:r>
          </w:p>
        </w:tc>
        <w:tc>
          <w:tcPr>
            <w:tcW w:w="425" w:type="dxa"/>
            <w:tcBorders>
              <w:top w:val="nil"/>
              <w:left w:val="single" w:sz="4" w:space="0" w:color="auto"/>
              <w:bottom w:val="nil"/>
              <w:right w:val="single" w:sz="4" w:space="0" w:color="auto"/>
            </w:tcBorders>
            <w:shd w:val="clear" w:color="auto" w:fill="auto"/>
            <w:tcMar>
              <w:left w:w="57" w:type="dxa"/>
              <w:right w:w="0" w:type="dxa"/>
            </w:tcMar>
          </w:tcPr>
          <w:p w14:paraId="3354FC7A" w14:textId="77777777" w:rsidR="00FC339E" w:rsidRPr="00D4204D" w:rsidRDefault="00FC339E" w:rsidP="00932913">
            <w:pPr>
              <w:jc w:val="center"/>
            </w:pPr>
            <w:r w:rsidRPr="00D4204D">
              <w:t>4</w:t>
            </w:r>
            <w:r>
              <w:t>,</w:t>
            </w:r>
            <w:r w:rsidRPr="00D4204D">
              <w:t>4</w:t>
            </w:r>
          </w:p>
        </w:tc>
        <w:tc>
          <w:tcPr>
            <w:tcW w:w="567" w:type="dxa"/>
            <w:tcBorders>
              <w:top w:val="nil"/>
              <w:left w:val="single" w:sz="4" w:space="0" w:color="auto"/>
              <w:bottom w:val="nil"/>
              <w:right w:val="single" w:sz="4" w:space="0" w:color="auto"/>
            </w:tcBorders>
            <w:shd w:val="clear" w:color="auto" w:fill="auto"/>
            <w:tcMar>
              <w:left w:w="57" w:type="dxa"/>
              <w:right w:w="0" w:type="dxa"/>
            </w:tcMar>
          </w:tcPr>
          <w:p w14:paraId="5E66B0DB" w14:textId="77777777" w:rsidR="00FC339E" w:rsidRPr="00D4204D" w:rsidRDefault="00FC339E" w:rsidP="00932913">
            <w:pPr>
              <w:jc w:val="center"/>
            </w:pPr>
            <w:r w:rsidRPr="00D4204D">
              <w:t>6</w:t>
            </w:r>
            <w:r>
              <w:t>,</w:t>
            </w:r>
            <w:r w:rsidRPr="00D4204D">
              <w:t>6</w:t>
            </w:r>
          </w:p>
        </w:tc>
        <w:tc>
          <w:tcPr>
            <w:tcW w:w="425" w:type="dxa"/>
            <w:tcBorders>
              <w:top w:val="nil"/>
              <w:left w:val="single" w:sz="4" w:space="0" w:color="auto"/>
              <w:bottom w:val="nil"/>
              <w:right w:val="single" w:sz="4" w:space="0" w:color="auto"/>
            </w:tcBorders>
            <w:shd w:val="clear" w:color="auto" w:fill="auto"/>
            <w:tcMar>
              <w:left w:w="57" w:type="dxa"/>
              <w:right w:w="0" w:type="dxa"/>
            </w:tcMar>
          </w:tcPr>
          <w:p w14:paraId="249BA7EA" w14:textId="77777777" w:rsidR="00FC339E" w:rsidRPr="00D4204D" w:rsidRDefault="00FC339E" w:rsidP="00932913">
            <w:pPr>
              <w:jc w:val="center"/>
            </w:pPr>
            <w:r w:rsidRPr="00D4204D">
              <w:t>5</w:t>
            </w:r>
            <w:r>
              <w:t>,</w:t>
            </w:r>
            <w:r w:rsidRPr="00D4204D">
              <w:t>0</w:t>
            </w:r>
          </w:p>
        </w:tc>
        <w:tc>
          <w:tcPr>
            <w:tcW w:w="567" w:type="dxa"/>
            <w:tcBorders>
              <w:top w:val="nil"/>
              <w:left w:val="single" w:sz="4" w:space="0" w:color="auto"/>
              <w:bottom w:val="nil"/>
              <w:right w:val="single" w:sz="4" w:space="0" w:color="auto"/>
            </w:tcBorders>
            <w:shd w:val="clear" w:color="auto" w:fill="auto"/>
            <w:tcMar>
              <w:left w:w="57" w:type="dxa"/>
              <w:right w:w="0" w:type="dxa"/>
            </w:tcMar>
          </w:tcPr>
          <w:p w14:paraId="02857422" w14:textId="77777777" w:rsidR="00FC339E" w:rsidRPr="00D4204D" w:rsidRDefault="00FC339E" w:rsidP="00932913">
            <w:pPr>
              <w:jc w:val="center"/>
            </w:pPr>
            <w:r w:rsidRPr="00D4204D">
              <w:t>6</w:t>
            </w:r>
            <w:r>
              <w:t>,</w:t>
            </w:r>
            <w:r w:rsidRPr="00D4204D">
              <w:t>8</w:t>
            </w:r>
          </w:p>
        </w:tc>
        <w:tc>
          <w:tcPr>
            <w:tcW w:w="567" w:type="dxa"/>
            <w:tcBorders>
              <w:top w:val="nil"/>
              <w:left w:val="single" w:sz="4" w:space="0" w:color="auto"/>
              <w:bottom w:val="nil"/>
              <w:right w:val="single" w:sz="4" w:space="0" w:color="auto"/>
            </w:tcBorders>
            <w:shd w:val="clear" w:color="auto" w:fill="auto"/>
            <w:tcMar>
              <w:left w:w="57" w:type="dxa"/>
              <w:right w:w="0" w:type="dxa"/>
            </w:tcMar>
          </w:tcPr>
          <w:p w14:paraId="54C4F1B3" w14:textId="77777777" w:rsidR="00FC339E" w:rsidRPr="00D4204D" w:rsidRDefault="00FC339E" w:rsidP="00932913">
            <w:pPr>
              <w:jc w:val="center"/>
            </w:pPr>
            <w:r w:rsidRPr="00D4204D">
              <w:t>5</w:t>
            </w:r>
            <w:r>
              <w:t>,</w:t>
            </w:r>
            <w:r w:rsidRPr="00D4204D">
              <w:t>6</w:t>
            </w:r>
          </w:p>
        </w:tc>
        <w:tc>
          <w:tcPr>
            <w:tcW w:w="567" w:type="dxa"/>
            <w:tcBorders>
              <w:top w:val="nil"/>
              <w:left w:val="single" w:sz="4" w:space="0" w:color="auto"/>
              <w:bottom w:val="nil"/>
              <w:right w:val="single" w:sz="4" w:space="0" w:color="auto"/>
            </w:tcBorders>
            <w:shd w:val="clear" w:color="auto" w:fill="auto"/>
            <w:tcMar>
              <w:left w:w="57" w:type="dxa"/>
              <w:right w:w="0" w:type="dxa"/>
            </w:tcMar>
          </w:tcPr>
          <w:p w14:paraId="22794675" w14:textId="77777777" w:rsidR="00FC339E" w:rsidRPr="00D4204D" w:rsidRDefault="00FC339E" w:rsidP="00932913">
            <w:pPr>
              <w:jc w:val="center"/>
            </w:pPr>
            <w:r w:rsidRPr="00D4204D">
              <w:t>6</w:t>
            </w:r>
            <w:r>
              <w:t>,</w:t>
            </w:r>
            <w:r w:rsidRPr="00D4204D">
              <w:t>8</w:t>
            </w:r>
          </w:p>
        </w:tc>
        <w:tc>
          <w:tcPr>
            <w:tcW w:w="567" w:type="dxa"/>
            <w:tcBorders>
              <w:top w:val="nil"/>
              <w:left w:val="single" w:sz="4" w:space="0" w:color="auto"/>
              <w:bottom w:val="nil"/>
              <w:right w:val="single" w:sz="4" w:space="0" w:color="auto"/>
            </w:tcBorders>
            <w:shd w:val="clear" w:color="auto" w:fill="auto"/>
            <w:tcMar>
              <w:left w:w="57" w:type="dxa"/>
              <w:right w:w="0" w:type="dxa"/>
            </w:tcMar>
          </w:tcPr>
          <w:p w14:paraId="2190CC99" w14:textId="77777777" w:rsidR="00FC339E" w:rsidRPr="00D4204D" w:rsidRDefault="00FC339E" w:rsidP="00932913">
            <w:pPr>
              <w:jc w:val="center"/>
            </w:pPr>
            <w:r w:rsidRPr="00D4204D">
              <w:t>6</w:t>
            </w:r>
            <w:r>
              <w:t>,</w:t>
            </w:r>
            <w:r w:rsidRPr="00D4204D">
              <w:t>0</w:t>
            </w:r>
          </w:p>
        </w:tc>
        <w:tc>
          <w:tcPr>
            <w:tcW w:w="541" w:type="dxa"/>
            <w:tcBorders>
              <w:top w:val="nil"/>
              <w:left w:val="single" w:sz="4" w:space="0" w:color="auto"/>
              <w:bottom w:val="nil"/>
              <w:right w:val="single" w:sz="4" w:space="0" w:color="auto"/>
            </w:tcBorders>
            <w:shd w:val="clear" w:color="auto" w:fill="auto"/>
            <w:tcMar>
              <w:left w:w="57" w:type="dxa"/>
              <w:right w:w="0" w:type="dxa"/>
            </w:tcMar>
          </w:tcPr>
          <w:p w14:paraId="4B05D81B" w14:textId="77777777" w:rsidR="00FC339E" w:rsidRPr="00D4204D" w:rsidRDefault="00FC339E" w:rsidP="00932913">
            <w:pPr>
              <w:jc w:val="center"/>
            </w:pPr>
            <w:r w:rsidRPr="00D4204D">
              <w:t>6</w:t>
            </w:r>
            <w:r>
              <w:t>,</w:t>
            </w:r>
            <w:r w:rsidRPr="00D4204D">
              <w:t>9</w:t>
            </w:r>
          </w:p>
        </w:tc>
        <w:tc>
          <w:tcPr>
            <w:tcW w:w="490" w:type="dxa"/>
            <w:tcBorders>
              <w:top w:val="nil"/>
              <w:left w:val="single" w:sz="4" w:space="0" w:color="auto"/>
              <w:bottom w:val="nil"/>
              <w:right w:val="single" w:sz="4" w:space="0" w:color="auto"/>
            </w:tcBorders>
            <w:shd w:val="clear" w:color="auto" w:fill="auto"/>
            <w:tcMar>
              <w:left w:w="57" w:type="dxa"/>
              <w:right w:w="0" w:type="dxa"/>
            </w:tcMar>
          </w:tcPr>
          <w:p w14:paraId="3A406B6F" w14:textId="77777777" w:rsidR="00FC339E" w:rsidRPr="00D4204D" w:rsidRDefault="00FC339E" w:rsidP="00932913">
            <w:pPr>
              <w:jc w:val="center"/>
            </w:pPr>
            <w:r w:rsidRPr="00D4204D">
              <w:t>6</w:t>
            </w:r>
            <w:r>
              <w:t>,</w:t>
            </w:r>
            <w:r w:rsidRPr="00D4204D">
              <w:t>5</w:t>
            </w:r>
          </w:p>
        </w:tc>
        <w:tc>
          <w:tcPr>
            <w:tcW w:w="528" w:type="dxa"/>
            <w:tcBorders>
              <w:top w:val="nil"/>
              <w:left w:val="single" w:sz="4" w:space="0" w:color="auto"/>
              <w:bottom w:val="nil"/>
              <w:right w:val="single" w:sz="4" w:space="0" w:color="auto"/>
            </w:tcBorders>
            <w:shd w:val="clear" w:color="auto" w:fill="auto"/>
            <w:tcMar>
              <w:left w:w="57" w:type="dxa"/>
              <w:right w:w="0" w:type="dxa"/>
            </w:tcMar>
          </w:tcPr>
          <w:p w14:paraId="5466632E" w14:textId="77777777" w:rsidR="00FC339E" w:rsidRPr="00D4204D" w:rsidRDefault="00FC339E" w:rsidP="00932913">
            <w:pPr>
              <w:jc w:val="center"/>
            </w:pPr>
            <w:r w:rsidRPr="00D4204D">
              <w:t>7</w:t>
            </w:r>
            <w:r>
              <w:t>,</w:t>
            </w:r>
            <w:r w:rsidRPr="00D4204D">
              <w:t>0</w:t>
            </w:r>
          </w:p>
        </w:tc>
        <w:tc>
          <w:tcPr>
            <w:tcW w:w="567" w:type="dxa"/>
            <w:tcBorders>
              <w:top w:val="nil"/>
              <w:left w:val="single" w:sz="4" w:space="0" w:color="auto"/>
              <w:bottom w:val="nil"/>
              <w:right w:val="single" w:sz="4" w:space="0" w:color="auto"/>
            </w:tcBorders>
            <w:shd w:val="clear" w:color="auto" w:fill="auto"/>
            <w:tcMar>
              <w:left w:w="57" w:type="dxa"/>
              <w:right w:w="0" w:type="dxa"/>
            </w:tcMar>
          </w:tcPr>
          <w:p w14:paraId="76F7BE17" w14:textId="77777777" w:rsidR="00FC339E" w:rsidRPr="00D4204D" w:rsidRDefault="00FC339E" w:rsidP="00932913">
            <w:pPr>
              <w:jc w:val="center"/>
            </w:pPr>
            <w:r w:rsidRPr="00D4204D">
              <w:t>6</w:t>
            </w:r>
            <w:r>
              <w:t>,</w:t>
            </w:r>
            <w:r w:rsidRPr="00D4204D">
              <w:t>7</w:t>
            </w:r>
          </w:p>
        </w:tc>
        <w:tc>
          <w:tcPr>
            <w:tcW w:w="567" w:type="dxa"/>
            <w:tcBorders>
              <w:top w:val="nil"/>
              <w:left w:val="single" w:sz="4" w:space="0" w:color="auto"/>
              <w:bottom w:val="nil"/>
              <w:right w:val="single" w:sz="4" w:space="0" w:color="auto"/>
            </w:tcBorders>
            <w:shd w:val="clear" w:color="auto" w:fill="auto"/>
            <w:tcMar>
              <w:left w:w="57" w:type="dxa"/>
              <w:right w:w="0" w:type="dxa"/>
            </w:tcMar>
          </w:tcPr>
          <w:p w14:paraId="19446527" w14:textId="77777777" w:rsidR="00FC339E" w:rsidRPr="00D4204D" w:rsidRDefault="00FC339E" w:rsidP="00932913">
            <w:pPr>
              <w:jc w:val="center"/>
            </w:pPr>
            <w:r w:rsidRPr="00D4204D">
              <w:t>7</w:t>
            </w:r>
            <w:r>
              <w:t>,</w:t>
            </w:r>
            <w:r w:rsidRPr="00D4204D">
              <w:t>0</w:t>
            </w:r>
          </w:p>
        </w:tc>
        <w:tc>
          <w:tcPr>
            <w:tcW w:w="567" w:type="dxa"/>
            <w:tcBorders>
              <w:top w:val="nil"/>
              <w:left w:val="single" w:sz="4" w:space="0" w:color="auto"/>
              <w:bottom w:val="nil"/>
              <w:right w:val="single" w:sz="4" w:space="0" w:color="auto"/>
            </w:tcBorders>
            <w:shd w:val="clear" w:color="auto" w:fill="auto"/>
            <w:tcMar>
              <w:left w:w="57" w:type="dxa"/>
              <w:right w:w="0" w:type="dxa"/>
            </w:tcMar>
          </w:tcPr>
          <w:p w14:paraId="6FE9591D" w14:textId="77777777" w:rsidR="00FC339E" w:rsidRPr="00D4204D" w:rsidRDefault="00FC339E" w:rsidP="00932913">
            <w:pPr>
              <w:jc w:val="center"/>
            </w:pPr>
            <w:r w:rsidRPr="00D4204D">
              <w:t>6</w:t>
            </w:r>
            <w:r>
              <w:t>,</w:t>
            </w:r>
            <w:r w:rsidRPr="00D4204D">
              <w:t>9</w:t>
            </w:r>
          </w:p>
        </w:tc>
      </w:tr>
      <w:tr w:rsidR="00FC339E" w:rsidRPr="002C074D" w14:paraId="3757FD61" w14:textId="77777777" w:rsidTr="00FC339E">
        <w:tc>
          <w:tcPr>
            <w:tcW w:w="1134" w:type="dxa"/>
            <w:tcBorders>
              <w:top w:val="nil"/>
              <w:left w:val="single" w:sz="4" w:space="0" w:color="auto"/>
              <w:bottom w:val="nil"/>
              <w:right w:val="single" w:sz="4" w:space="0" w:color="auto"/>
            </w:tcBorders>
            <w:shd w:val="clear" w:color="auto" w:fill="auto"/>
            <w:tcMar>
              <w:left w:w="57" w:type="dxa"/>
              <w:right w:w="0" w:type="dxa"/>
            </w:tcMar>
          </w:tcPr>
          <w:p w14:paraId="0E5B2A08" w14:textId="77777777" w:rsidR="00FC339E" w:rsidRPr="00D4204D" w:rsidRDefault="00FC339E" w:rsidP="00932913">
            <w:pPr>
              <w:jc w:val="center"/>
            </w:pPr>
            <w:r w:rsidRPr="00D4204D">
              <w:t>8</w:t>
            </w:r>
          </w:p>
        </w:tc>
        <w:tc>
          <w:tcPr>
            <w:tcW w:w="505" w:type="dxa"/>
            <w:tcBorders>
              <w:top w:val="nil"/>
              <w:left w:val="single" w:sz="4" w:space="0" w:color="auto"/>
              <w:bottom w:val="nil"/>
              <w:right w:val="single" w:sz="4" w:space="0" w:color="auto"/>
            </w:tcBorders>
            <w:shd w:val="clear" w:color="auto" w:fill="auto"/>
            <w:tcMar>
              <w:left w:w="57" w:type="dxa"/>
              <w:right w:w="0" w:type="dxa"/>
            </w:tcMar>
          </w:tcPr>
          <w:p w14:paraId="5A681F9D" w14:textId="77777777" w:rsidR="00FC339E" w:rsidRPr="00D4204D" w:rsidRDefault="00FC339E" w:rsidP="00932913">
            <w:pPr>
              <w:jc w:val="center"/>
            </w:pPr>
            <w:r w:rsidRPr="00D4204D">
              <w:t>7</w:t>
            </w:r>
            <w:r>
              <w:t>,</w:t>
            </w:r>
            <w:r w:rsidRPr="00D4204D">
              <w:t>1</w:t>
            </w:r>
          </w:p>
        </w:tc>
        <w:tc>
          <w:tcPr>
            <w:tcW w:w="426" w:type="dxa"/>
            <w:tcBorders>
              <w:top w:val="nil"/>
              <w:left w:val="single" w:sz="4" w:space="0" w:color="auto"/>
              <w:bottom w:val="nil"/>
              <w:right w:val="single" w:sz="4" w:space="0" w:color="auto"/>
            </w:tcBorders>
            <w:shd w:val="clear" w:color="auto" w:fill="auto"/>
            <w:tcMar>
              <w:left w:w="57" w:type="dxa"/>
              <w:right w:w="0" w:type="dxa"/>
            </w:tcMar>
          </w:tcPr>
          <w:p w14:paraId="6791B867" w14:textId="77777777" w:rsidR="00FC339E" w:rsidRPr="00D4204D" w:rsidRDefault="00FC339E" w:rsidP="00932913">
            <w:pPr>
              <w:jc w:val="center"/>
            </w:pPr>
            <w:r w:rsidRPr="00D4204D">
              <w:t>3</w:t>
            </w:r>
            <w:r>
              <w:t>,</w:t>
            </w:r>
            <w:r w:rsidRPr="00D4204D">
              <w:t>8</w:t>
            </w:r>
          </w:p>
        </w:tc>
        <w:tc>
          <w:tcPr>
            <w:tcW w:w="567" w:type="dxa"/>
            <w:tcBorders>
              <w:top w:val="nil"/>
              <w:left w:val="single" w:sz="4" w:space="0" w:color="auto"/>
              <w:bottom w:val="nil"/>
              <w:right w:val="single" w:sz="4" w:space="0" w:color="auto"/>
            </w:tcBorders>
            <w:shd w:val="clear" w:color="auto" w:fill="auto"/>
            <w:tcMar>
              <w:left w:w="57" w:type="dxa"/>
              <w:right w:w="0" w:type="dxa"/>
            </w:tcMar>
          </w:tcPr>
          <w:p w14:paraId="5C5C369C" w14:textId="77777777" w:rsidR="00FC339E" w:rsidRPr="00D4204D" w:rsidRDefault="00FC339E" w:rsidP="00932913">
            <w:pPr>
              <w:jc w:val="center"/>
            </w:pPr>
            <w:r w:rsidRPr="00D4204D">
              <w:t>7</w:t>
            </w:r>
            <w:r>
              <w:t>,</w:t>
            </w:r>
            <w:r w:rsidRPr="00D4204D">
              <w:t>4</w:t>
            </w:r>
          </w:p>
        </w:tc>
        <w:tc>
          <w:tcPr>
            <w:tcW w:w="425" w:type="dxa"/>
            <w:tcBorders>
              <w:top w:val="nil"/>
              <w:left w:val="single" w:sz="4" w:space="0" w:color="auto"/>
              <w:bottom w:val="nil"/>
              <w:right w:val="single" w:sz="4" w:space="0" w:color="auto"/>
            </w:tcBorders>
            <w:shd w:val="clear" w:color="auto" w:fill="auto"/>
            <w:tcMar>
              <w:left w:w="57" w:type="dxa"/>
              <w:right w:w="0" w:type="dxa"/>
            </w:tcMar>
          </w:tcPr>
          <w:p w14:paraId="58A7EDCA" w14:textId="77777777" w:rsidR="00FC339E" w:rsidRPr="00D4204D" w:rsidRDefault="00FC339E" w:rsidP="00932913">
            <w:pPr>
              <w:jc w:val="center"/>
            </w:pPr>
            <w:r w:rsidRPr="00D4204D">
              <w:t>4</w:t>
            </w:r>
            <w:r>
              <w:t>,</w:t>
            </w:r>
            <w:r w:rsidRPr="00D4204D">
              <w:t>6</w:t>
            </w:r>
          </w:p>
        </w:tc>
        <w:tc>
          <w:tcPr>
            <w:tcW w:w="567" w:type="dxa"/>
            <w:tcBorders>
              <w:top w:val="nil"/>
              <w:left w:val="single" w:sz="4" w:space="0" w:color="auto"/>
              <w:bottom w:val="nil"/>
              <w:right w:val="single" w:sz="4" w:space="0" w:color="auto"/>
            </w:tcBorders>
            <w:shd w:val="clear" w:color="auto" w:fill="auto"/>
            <w:tcMar>
              <w:left w:w="57" w:type="dxa"/>
              <w:right w:w="0" w:type="dxa"/>
            </w:tcMar>
          </w:tcPr>
          <w:p w14:paraId="3D5A4689" w14:textId="77777777" w:rsidR="00FC339E" w:rsidRPr="00D4204D" w:rsidRDefault="00FC339E" w:rsidP="00932913">
            <w:pPr>
              <w:jc w:val="center"/>
            </w:pPr>
            <w:r w:rsidRPr="00D4204D">
              <w:t>7</w:t>
            </w:r>
            <w:r>
              <w:t>,</w:t>
            </w:r>
            <w:r w:rsidRPr="00D4204D">
              <w:t>5</w:t>
            </w:r>
          </w:p>
        </w:tc>
        <w:tc>
          <w:tcPr>
            <w:tcW w:w="425" w:type="dxa"/>
            <w:tcBorders>
              <w:top w:val="nil"/>
              <w:left w:val="single" w:sz="4" w:space="0" w:color="auto"/>
              <w:bottom w:val="nil"/>
              <w:right w:val="single" w:sz="4" w:space="0" w:color="auto"/>
            </w:tcBorders>
            <w:shd w:val="clear" w:color="auto" w:fill="auto"/>
            <w:tcMar>
              <w:left w:w="57" w:type="dxa"/>
              <w:right w:w="0" w:type="dxa"/>
            </w:tcMar>
          </w:tcPr>
          <w:p w14:paraId="4B50BBAD" w14:textId="77777777" w:rsidR="00FC339E" w:rsidRPr="00D4204D" w:rsidRDefault="00FC339E" w:rsidP="00932913">
            <w:pPr>
              <w:jc w:val="center"/>
            </w:pPr>
            <w:r w:rsidRPr="00D4204D">
              <w:t>5</w:t>
            </w:r>
            <w:r>
              <w:t>,</w:t>
            </w:r>
            <w:r w:rsidRPr="00D4204D">
              <w:t>3</w:t>
            </w:r>
          </w:p>
        </w:tc>
        <w:tc>
          <w:tcPr>
            <w:tcW w:w="567" w:type="dxa"/>
            <w:tcBorders>
              <w:top w:val="nil"/>
              <w:left w:val="single" w:sz="4" w:space="0" w:color="auto"/>
              <w:bottom w:val="nil"/>
              <w:right w:val="single" w:sz="4" w:space="0" w:color="auto"/>
            </w:tcBorders>
            <w:shd w:val="clear" w:color="auto" w:fill="auto"/>
            <w:tcMar>
              <w:left w:w="57" w:type="dxa"/>
              <w:right w:w="0" w:type="dxa"/>
            </w:tcMar>
          </w:tcPr>
          <w:p w14:paraId="733CC7BE" w14:textId="77777777" w:rsidR="00FC339E" w:rsidRPr="00D4204D" w:rsidRDefault="00FC339E" w:rsidP="00932913">
            <w:pPr>
              <w:jc w:val="center"/>
            </w:pPr>
            <w:r w:rsidRPr="00D4204D">
              <w:t>7</w:t>
            </w:r>
            <w:r>
              <w:t>,</w:t>
            </w:r>
            <w:r w:rsidRPr="00D4204D">
              <w:t>7</w:t>
            </w:r>
          </w:p>
        </w:tc>
        <w:tc>
          <w:tcPr>
            <w:tcW w:w="567" w:type="dxa"/>
            <w:tcBorders>
              <w:top w:val="nil"/>
              <w:left w:val="single" w:sz="4" w:space="0" w:color="auto"/>
              <w:bottom w:val="nil"/>
              <w:right w:val="single" w:sz="4" w:space="0" w:color="auto"/>
            </w:tcBorders>
            <w:shd w:val="clear" w:color="auto" w:fill="auto"/>
            <w:tcMar>
              <w:left w:w="57" w:type="dxa"/>
              <w:right w:w="0" w:type="dxa"/>
            </w:tcMar>
          </w:tcPr>
          <w:p w14:paraId="7DC7B370" w14:textId="77777777" w:rsidR="00FC339E" w:rsidRPr="00D4204D" w:rsidRDefault="00FC339E" w:rsidP="00932913">
            <w:pPr>
              <w:jc w:val="center"/>
            </w:pPr>
            <w:r w:rsidRPr="00D4204D">
              <w:t>6</w:t>
            </w:r>
            <w:r>
              <w:t>,</w:t>
            </w:r>
            <w:r w:rsidRPr="00D4204D">
              <w:t>0</w:t>
            </w:r>
          </w:p>
        </w:tc>
        <w:tc>
          <w:tcPr>
            <w:tcW w:w="567" w:type="dxa"/>
            <w:tcBorders>
              <w:top w:val="nil"/>
              <w:left w:val="single" w:sz="4" w:space="0" w:color="auto"/>
              <w:bottom w:val="nil"/>
              <w:right w:val="single" w:sz="4" w:space="0" w:color="auto"/>
            </w:tcBorders>
            <w:shd w:val="clear" w:color="auto" w:fill="auto"/>
            <w:tcMar>
              <w:left w:w="57" w:type="dxa"/>
              <w:right w:w="0" w:type="dxa"/>
            </w:tcMar>
          </w:tcPr>
          <w:p w14:paraId="713BD3C9" w14:textId="77777777" w:rsidR="00FC339E" w:rsidRPr="00D4204D" w:rsidRDefault="00FC339E" w:rsidP="00932913">
            <w:pPr>
              <w:jc w:val="center"/>
            </w:pPr>
            <w:r w:rsidRPr="00D4204D">
              <w:t>7</w:t>
            </w:r>
            <w:r>
              <w:t>,</w:t>
            </w:r>
            <w:r w:rsidRPr="00D4204D">
              <w:t>8</w:t>
            </w:r>
          </w:p>
        </w:tc>
        <w:tc>
          <w:tcPr>
            <w:tcW w:w="567" w:type="dxa"/>
            <w:tcBorders>
              <w:top w:val="nil"/>
              <w:left w:val="single" w:sz="4" w:space="0" w:color="auto"/>
              <w:bottom w:val="nil"/>
              <w:right w:val="single" w:sz="4" w:space="0" w:color="auto"/>
            </w:tcBorders>
            <w:shd w:val="clear" w:color="auto" w:fill="auto"/>
            <w:tcMar>
              <w:left w:w="57" w:type="dxa"/>
              <w:right w:w="0" w:type="dxa"/>
            </w:tcMar>
          </w:tcPr>
          <w:p w14:paraId="1F38A8DA" w14:textId="77777777" w:rsidR="00FC339E" w:rsidRPr="00D4204D" w:rsidRDefault="00FC339E" w:rsidP="00932913">
            <w:pPr>
              <w:jc w:val="center"/>
            </w:pPr>
            <w:r w:rsidRPr="00D4204D">
              <w:t>6</w:t>
            </w:r>
            <w:r>
              <w:t>,</w:t>
            </w:r>
            <w:r w:rsidRPr="00D4204D">
              <w:t>6</w:t>
            </w:r>
          </w:p>
        </w:tc>
        <w:tc>
          <w:tcPr>
            <w:tcW w:w="541" w:type="dxa"/>
            <w:tcBorders>
              <w:top w:val="nil"/>
              <w:left w:val="single" w:sz="4" w:space="0" w:color="auto"/>
              <w:bottom w:val="nil"/>
              <w:right w:val="single" w:sz="4" w:space="0" w:color="auto"/>
            </w:tcBorders>
            <w:shd w:val="clear" w:color="auto" w:fill="auto"/>
            <w:tcMar>
              <w:left w:w="57" w:type="dxa"/>
              <w:right w:w="0" w:type="dxa"/>
            </w:tcMar>
          </w:tcPr>
          <w:p w14:paraId="5BB27D26" w14:textId="77777777" w:rsidR="00FC339E" w:rsidRPr="00D4204D" w:rsidRDefault="00FC339E" w:rsidP="00932913">
            <w:pPr>
              <w:jc w:val="center"/>
            </w:pPr>
            <w:r w:rsidRPr="00D4204D">
              <w:t>7</w:t>
            </w:r>
            <w:r>
              <w:t>,</w:t>
            </w:r>
            <w:r w:rsidRPr="00D4204D">
              <w:t>9</w:t>
            </w:r>
          </w:p>
        </w:tc>
        <w:tc>
          <w:tcPr>
            <w:tcW w:w="490" w:type="dxa"/>
            <w:tcBorders>
              <w:top w:val="nil"/>
              <w:left w:val="single" w:sz="4" w:space="0" w:color="auto"/>
              <w:bottom w:val="nil"/>
              <w:right w:val="single" w:sz="4" w:space="0" w:color="auto"/>
            </w:tcBorders>
            <w:shd w:val="clear" w:color="auto" w:fill="auto"/>
            <w:tcMar>
              <w:left w:w="57" w:type="dxa"/>
              <w:right w:w="0" w:type="dxa"/>
            </w:tcMar>
          </w:tcPr>
          <w:p w14:paraId="6977FF5B" w14:textId="77777777" w:rsidR="00FC339E" w:rsidRPr="00D4204D" w:rsidRDefault="00FC339E" w:rsidP="00932913">
            <w:pPr>
              <w:jc w:val="center"/>
            </w:pPr>
            <w:r w:rsidRPr="00D4204D">
              <w:t>7</w:t>
            </w:r>
            <w:r>
              <w:t>,</w:t>
            </w:r>
            <w:r w:rsidRPr="00D4204D">
              <w:t>2</w:t>
            </w:r>
          </w:p>
        </w:tc>
        <w:tc>
          <w:tcPr>
            <w:tcW w:w="528" w:type="dxa"/>
            <w:tcBorders>
              <w:top w:val="nil"/>
              <w:left w:val="single" w:sz="4" w:space="0" w:color="auto"/>
              <w:bottom w:val="nil"/>
              <w:right w:val="single" w:sz="4" w:space="0" w:color="auto"/>
            </w:tcBorders>
            <w:shd w:val="clear" w:color="auto" w:fill="auto"/>
            <w:tcMar>
              <w:left w:w="57" w:type="dxa"/>
              <w:right w:w="0" w:type="dxa"/>
            </w:tcMar>
          </w:tcPr>
          <w:p w14:paraId="3B8C3D1F" w14:textId="77777777" w:rsidR="00FC339E" w:rsidRPr="00D4204D" w:rsidRDefault="00FC339E" w:rsidP="00932913">
            <w:pPr>
              <w:jc w:val="center"/>
            </w:pPr>
            <w:r w:rsidRPr="00D4204D">
              <w:t>7</w:t>
            </w:r>
            <w:r>
              <w:t>,</w:t>
            </w:r>
            <w:r w:rsidRPr="00D4204D">
              <w:t>9</w:t>
            </w:r>
          </w:p>
        </w:tc>
        <w:tc>
          <w:tcPr>
            <w:tcW w:w="567" w:type="dxa"/>
            <w:tcBorders>
              <w:top w:val="nil"/>
              <w:left w:val="single" w:sz="4" w:space="0" w:color="auto"/>
              <w:bottom w:val="nil"/>
              <w:right w:val="single" w:sz="4" w:space="0" w:color="auto"/>
            </w:tcBorders>
            <w:shd w:val="clear" w:color="auto" w:fill="auto"/>
            <w:tcMar>
              <w:left w:w="57" w:type="dxa"/>
              <w:right w:w="0" w:type="dxa"/>
            </w:tcMar>
          </w:tcPr>
          <w:p w14:paraId="0E1199CB" w14:textId="77777777" w:rsidR="00FC339E" w:rsidRPr="00D4204D" w:rsidRDefault="00FC339E" w:rsidP="00932913">
            <w:pPr>
              <w:jc w:val="center"/>
            </w:pPr>
            <w:r w:rsidRPr="00D4204D">
              <w:t>7</w:t>
            </w:r>
            <w:r>
              <w:t>,</w:t>
            </w:r>
            <w:r w:rsidRPr="00D4204D">
              <w:t>5</w:t>
            </w:r>
          </w:p>
        </w:tc>
        <w:tc>
          <w:tcPr>
            <w:tcW w:w="567" w:type="dxa"/>
            <w:tcBorders>
              <w:top w:val="nil"/>
              <w:left w:val="single" w:sz="4" w:space="0" w:color="auto"/>
              <w:bottom w:val="nil"/>
              <w:right w:val="single" w:sz="4" w:space="0" w:color="auto"/>
            </w:tcBorders>
            <w:shd w:val="clear" w:color="auto" w:fill="auto"/>
            <w:tcMar>
              <w:left w:w="57" w:type="dxa"/>
              <w:right w:w="0" w:type="dxa"/>
            </w:tcMar>
          </w:tcPr>
          <w:p w14:paraId="5445B7D1" w14:textId="77777777" w:rsidR="00FC339E" w:rsidRPr="00D4204D" w:rsidRDefault="00FC339E" w:rsidP="00932913">
            <w:pPr>
              <w:jc w:val="center"/>
            </w:pPr>
            <w:r w:rsidRPr="00D4204D">
              <w:t>8</w:t>
            </w:r>
            <w:r>
              <w:t>,</w:t>
            </w:r>
            <w:r w:rsidRPr="00D4204D">
              <w:t>0</w:t>
            </w:r>
          </w:p>
        </w:tc>
        <w:tc>
          <w:tcPr>
            <w:tcW w:w="567" w:type="dxa"/>
            <w:tcBorders>
              <w:top w:val="nil"/>
              <w:left w:val="single" w:sz="4" w:space="0" w:color="auto"/>
              <w:bottom w:val="nil"/>
              <w:right w:val="single" w:sz="4" w:space="0" w:color="auto"/>
            </w:tcBorders>
            <w:shd w:val="clear" w:color="auto" w:fill="auto"/>
            <w:tcMar>
              <w:left w:w="57" w:type="dxa"/>
              <w:right w:w="0" w:type="dxa"/>
            </w:tcMar>
          </w:tcPr>
          <w:p w14:paraId="11A9BA2D" w14:textId="77777777" w:rsidR="00FC339E" w:rsidRPr="00D4204D" w:rsidRDefault="00FC339E" w:rsidP="00932913">
            <w:pPr>
              <w:jc w:val="center"/>
            </w:pPr>
            <w:r w:rsidRPr="00D4204D">
              <w:t>7</w:t>
            </w:r>
            <w:r>
              <w:t>,</w:t>
            </w:r>
            <w:r w:rsidRPr="00D4204D">
              <w:t>8</w:t>
            </w:r>
          </w:p>
        </w:tc>
      </w:tr>
      <w:tr w:rsidR="00FC339E" w:rsidRPr="002C074D" w14:paraId="7F27A87E" w14:textId="77777777" w:rsidTr="00FC339E">
        <w:tc>
          <w:tcPr>
            <w:tcW w:w="1134" w:type="dxa"/>
            <w:tcBorders>
              <w:top w:val="nil"/>
              <w:bottom w:val="single" w:sz="4" w:space="0" w:color="auto"/>
              <w:right w:val="single" w:sz="4" w:space="0" w:color="auto"/>
            </w:tcBorders>
            <w:shd w:val="clear" w:color="auto" w:fill="auto"/>
            <w:tcMar>
              <w:left w:w="57" w:type="dxa"/>
              <w:right w:w="0" w:type="dxa"/>
            </w:tcMar>
          </w:tcPr>
          <w:p w14:paraId="45A05272" w14:textId="77777777" w:rsidR="00FC339E" w:rsidRPr="00D4204D" w:rsidRDefault="00FC339E" w:rsidP="00932913">
            <w:pPr>
              <w:jc w:val="center"/>
            </w:pPr>
            <w:r w:rsidRPr="00D4204D">
              <w:t>9</w:t>
            </w:r>
          </w:p>
        </w:tc>
        <w:tc>
          <w:tcPr>
            <w:tcW w:w="505" w:type="dxa"/>
            <w:tcBorders>
              <w:top w:val="nil"/>
              <w:left w:val="single" w:sz="4" w:space="0" w:color="auto"/>
              <w:bottom w:val="single" w:sz="4" w:space="0" w:color="auto"/>
              <w:right w:val="single" w:sz="4" w:space="0" w:color="auto"/>
            </w:tcBorders>
            <w:shd w:val="clear" w:color="auto" w:fill="auto"/>
            <w:tcMar>
              <w:left w:w="57" w:type="dxa"/>
              <w:right w:w="0" w:type="dxa"/>
            </w:tcMar>
          </w:tcPr>
          <w:p w14:paraId="3287C1F2" w14:textId="77777777" w:rsidR="00FC339E" w:rsidRPr="00D4204D" w:rsidRDefault="00FC339E" w:rsidP="00932913">
            <w:pPr>
              <w:jc w:val="center"/>
            </w:pPr>
            <w:r w:rsidRPr="00D4204D">
              <w:t>7</w:t>
            </w:r>
            <w:r>
              <w:t>,</w:t>
            </w:r>
            <w:r w:rsidRPr="00D4204D">
              <w:t>9</w:t>
            </w:r>
          </w:p>
        </w:tc>
        <w:tc>
          <w:tcPr>
            <w:tcW w:w="426" w:type="dxa"/>
            <w:tcBorders>
              <w:top w:val="nil"/>
              <w:left w:val="single" w:sz="4" w:space="0" w:color="auto"/>
              <w:bottom w:val="single" w:sz="4" w:space="0" w:color="auto"/>
              <w:right w:val="single" w:sz="4" w:space="0" w:color="auto"/>
            </w:tcBorders>
            <w:shd w:val="clear" w:color="auto" w:fill="auto"/>
            <w:tcMar>
              <w:left w:w="57" w:type="dxa"/>
              <w:right w:w="0" w:type="dxa"/>
            </w:tcMar>
          </w:tcPr>
          <w:p w14:paraId="1D283549" w14:textId="77777777" w:rsidR="00FC339E" w:rsidRPr="00D4204D" w:rsidRDefault="00FC339E" w:rsidP="00932913">
            <w:pPr>
              <w:jc w:val="center"/>
            </w:pPr>
            <w:r w:rsidRPr="00D4204D">
              <w:t>3</w:t>
            </w:r>
            <w:r>
              <w:t>,</w:t>
            </w:r>
            <w:r w:rsidRPr="00D4204D">
              <w:t>9</w:t>
            </w:r>
          </w:p>
        </w:tc>
        <w:tc>
          <w:tcPr>
            <w:tcW w:w="567" w:type="dxa"/>
            <w:tcBorders>
              <w:top w:val="nil"/>
              <w:left w:val="single" w:sz="4" w:space="0" w:color="auto"/>
              <w:bottom w:val="single" w:sz="4" w:space="0" w:color="auto"/>
              <w:right w:val="single" w:sz="4" w:space="0" w:color="auto"/>
            </w:tcBorders>
            <w:shd w:val="clear" w:color="auto" w:fill="auto"/>
            <w:tcMar>
              <w:left w:w="57" w:type="dxa"/>
              <w:right w:w="0" w:type="dxa"/>
            </w:tcMar>
          </w:tcPr>
          <w:p w14:paraId="2A90F93A" w14:textId="77777777" w:rsidR="00FC339E" w:rsidRPr="00D4204D" w:rsidRDefault="00FC339E" w:rsidP="00932913">
            <w:pPr>
              <w:jc w:val="center"/>
            </w:pPr>
            <w:r w:rsidRPr="00D4204D">
              <w:t>8</w:t>
            </w:r>
            <w:r>
              <w:t>,</w:t>
            </w:r>
            <w:r w:rsidRPr="00D4204D">
              <w:t>2</w:t>
            </w:r>
          </w:p>
        </w:tc>
        <w:tc>
          <w:tcPr>
            <w:tcW w:w="425" w:type="dxa"/>
            <w:tcBorders>
              <w:top w:val="nil"/>
              <w:left w:val="single" w:sz="4" w:space="0" w:color="auto"/>
              <w:bottom w:val="single" w:sz="4" w:space="0" w:color="auto"/>
              <w:right w:val="single" w:sz="4" w:space="0" w:color="auto"/>
            </w:tcBorders>
            <w:shd w:val="clear" w:color="auto" w:fill="auto"/>
            <w:tcMar>
              <w:left w:w="57" w:type="dxa"/>
              <w:right w:w="0" w:type="dxa"/>
            </w:tcMar>
          </w:tcPr>
          <w:p w14:paraId="16B5F965" w14:textId="77777777" w:rsidR="00FC339E" w:rsidRPr="00D4204D" w:rsidRDefault="00FC339E" w:rsidP="00932913">
            <w:pPr>
              <w:jc w:val="center"/>
            </w:pPr>
            <w:r w:rsidRPr="00D4204D">
              <w:t>4</w:t>
            </w:r>
            <w:r>
              <w:t>,</w:t>
            </w:r>
            <w:r w:rsidRPr="00D4204D">
              <w:t>8</w:t>
            </w:r>
          </w:p>
        </w:tc>
        <w:tc>
          <w:tcPr>
            <w:tcW w:w="567" w:type="dxa"/>
            <w:tcBorders>
              <w:top w:val="nil"/>
              <w:left w:val="single" w:sz="4" w:space="0" w:color="auto"/>
              <w:bottom w:val="single" w:sz="4" w:space="0" w:color="auto"/>
              <w:right w:val="single" w:sz="4" w:space="0" w:color="auto"/>
            </w:tcBorders>
            <w:shd w:val="clear" w:color="auto" w:fill="auto"/>
            <w:tcMar>
              <w:left w:w="57" w:type="dxa"/>
              <w:right w:w="0" w:type="dxa"/>
            </w:tcMar>
          </w:tcPr>
          <w:p w14:paraId="5E2D4A91" w14:textId="77777777" w:rsidR="00FC339E" w:rsidRPr="00D4204D" w:rsidRDefault="00FC339E" w:rsidP="00932913">
            <w:pPr>
              <w:jc w:val="center"/>
            </w:pPr>
            <w:r w:rsidRPr="00D4204D">
              <w:t>8</w:t>
            </w:r>
            <w:r>
              <w:t>,</w:t>
            </w:r>
            <w:r w:rsidRPr="00D4204D">
              <w:t>4</w:t>
            </w:r>
          </w:p>
        </w:tc>
        <w:tc>
          <w:tcPr>
            <w:tcW w:w="425" w:type="dxa"/>
            <w:tcBorders>
              <w:top w:val="nil"/>
              <w:left w:val="single" w:sz="4" w:space="0" w:color="auto"/>
              <w:bottom w:val="single" w:sz="4" w:space="0" w:color="auto"/>
              <w:right w:val="single" w:sz="4" w:space="0" w:color="auto"/>
            </w:tcBorders>
            <w:shd w:val="clear" w:color="auto" w:fill="auto"/>
            <w:tcMar>
              <w:left w:w="57" w:type="dxa"/>
              <w:right w:w="0" w:type="dxa"/>
            </w:tcMar>
          </w:tcPr>
          <w:p w14:paraId="0A928355" w14:textId="77777777" w:rsidR="00FC339E" w:rsidRPr="00D4204D" w:rsidRDefault="00FC339E" w:rsidP="00932913">
            <w:pPr>
              <w:jc w:val="center"/>
            </w:pPr>
            <w:r w:rsidRPr="00D4204D">
              <w:t>5</w:t>
            </w:r>
            <w:r>
              <w:t>,</w:t>
            </w:r>
            <w:r w:rsidRPr="00D4204D">
              <w:t>5</w:t>
            </w:r>
          </w:p>
        </w:tc>
        <w:tc>
          <w:tcPr>
            <w:tcW w:w="567" w:type="dxa"/>
            <w:tcBorders>
              <w:top w:val="nil"/>
              <w:left w:val="single" w:sz="4" w:space="0" w:color="auto"/>
              <w:bottom w:val="single" w:sz="4" w:space="0" w:color="auto"/>
              <w:right w:val="single" w:sz="4" w:space="0" w:color="auto"/>
            </w:tcBorders>
            <w:shd w:val="clear" w:color="auto" w:fill="auto"/>
            <w:tcMar>
              <w:left w:w="57" w:type="dxa"/>
              <w:right w:w="0" w:type="dxa"/>
            </w:tcMar>
          </w:tcPr>
          <w:p w14:paraId="31C50183" w14:textId="77777777" w:rsidR="00FC339E" w:rsidRPr="00D4204D" w:rsidRDefault="00FC339E" w:rsidP="00932913">
            <w:pPr>
              <w:jc w:val="center"/>
            </w:pPr>
            <w:r w:rsidRPr="00D4204D">
              <w:t>8</w:t>
            </w:r>
            <w:r>
              <w:t>,</w:t>
            </w:r>
            <w:r w:rsidRPr="00D4204D">
              <w:t>6</w:t>
            </w:r>
          </w:p>
        </w:tc>
        <w:tc>
          <w:tcPr>
            <w:tcW w:w="567" w:type="dxa"/>
            <w:tcBorders>
              <w:top w:val="nil"/>
              <w:left w:val="single" w:sz="4" w:space="0" w:color="auto"/>
              <w:bottom w:val="single" w:sz="4" w:space="0" w:color="auto"/>
              <w:right w:val="single" w:sz="4" w:space="0" w:color="auto"/>
            </w:tcBorders>
            <w:shd w:val="clear" w:color="auto" w:fill="auto"/>
            <w:tcMar>
              <w:left w:w="57" w:type="dxa"/>
              <w:right w:w="0" w:type="dxa"/>
            </w:tcMar>
          </w:tcPr>
          <w:p w14:paraId="6DD7C9D1" w14:textId="77777777" w:rsidR="00FC339E" w:rsidRPr="00D4204D" w:rsidRDefault="00FC339E" w:rsidP="00932913">
            <w:pPr>
              <w:jc w:val="center"/>
            </w:pPr>
            <w:r w:rsidRPr="00D4204D">
              <w:t>6</w:t>
            </w:r>
            <w:r>
              <w:t>,</w:t>
            </w:r>
            <w:r w:rsidRPr="00D4204D">
              <w:t>4</w:t>
            </w:r>
          </w:p>
        </w:tc>
        <w:tc>
          <w:tcPr>
            <w:tcW w:w="567" w:type="dxa"/>
            <w:tcBorders>
              <w:top w:val="nil"/>
              <w:left w:val="single" w:sz="4" w:space="0" w:color="auto"/>
              <w:bottom w:val="single" w:sz="4" w:space="0" w:color="auto"/>
              <w:right w:val="single" w:sz="4" w:space="0" w:color="auto"/>
            </w:tcBorders>
            <w:shd w:val="clear" w:color="auto" w:fill="auto"/>
            <w:tcMar>
              <w:left w:w="57" w:type="dxa"/>
              <w:right w:w="0" w:type="dxa"/>
            </w:tcMar>
          </w:tcPr>
          <w:p w14:paraId="0A663EDB" w14:textId="77777777" w:rsidR="00FC339E" w:rsidRPr="00D4204D" w:rsidRDefault="00FC339E" w:rsidP="00932913">
            <w:pPr>
              <w:jc w:val="center"/>
            </w:pPr>
            <w:r w:rsidRPr="00D4204D">
              <w:t>8</w:t>
            </w:r>
            <w:r>
              <w:t>,</w:t>
            </w:r>
            <w:r w:rsidRPr="00D4204D">
              <w:t>7</w:t>
            </w:r>
          </w:p>
        </w:tc>
        <w:tc>
          <w:tcPr>
            <w:tcW w:w="567" w:type="dxa"/>
            <w:tcBorders>
              <w:top w:val="nil"/>
              <w:left w:val="single" w:sz="4" w:space="0" w:color="auto"/>
              <w:bottom w:val="single" w:sz="4" w:space="0" w:color="auto"/>
              <w:right w:val="single" w:sz="4" w:space="0" w:color="auto"/>
            </w:tcBorders>
            <w:shd w:val="clear" w:color="auto" w:fill="auto"/>
            <w:tcMar>
              <w:left w:w="57" w:type="dxa"/>
              <w:right w:w="0" w:type="dxa"/>
            </w:tcMar>
          </w:tcPr>
          <w:p w14:paraId="0F8608A4" w14:textId="77777777" w:rsidR="00FC339E" w:rsidRPr="00D4204D" w:rsidRDefault="00FC339E" w:rsidP="00932913">
            <w:pPr>
              <w:jc w:val="center"/>
            </w:pPr>
            <w:r w:rsidRPr="00D4204D">
              <w:t>7</w:t>
            </w:r>
            <w:r>
              <w:t>,</w:t>
            </w:r>
            <w:r w:rsidRPr="00D4204D">
              <w:t>0</w:t>
            </w:r>
          </w:p>
        </w:tc>
        <w:tc>
          <w:tcPr>
            <w:tcW w:w="541" w:type="dxa"/>
            <w:tcBorders>
              <w:top w:val="nil"/>
              <w:left w:val="single" w:sz="4" w:space="0" w:color="auto"/>
              <w:bottom w:val="single" w:sz="4" w:space="0" w:color="auto"/>
              <w:right w:val="single" w:sz="4" w:space="0" w:color="auto"/>
            </w:tcBorders>
            <w:shd w:val="clear" w:color="auto" w:fill="auto"/>
            <w:tcMar>
              <w:left w:w="57" w:type="dxa"/>
              <w:right w:w="0" w:type="dxa"/>
            </w:tcMar>
          </w:tcPr>
          <w:p w14:paraId="24062E15" w14:textId="77777777" w:rsidR="00FC339E" w:rsidRPr="00D4204D" w:rsidRDefault="00FC339E" w:rsidP="00932913">
            <w:pPr>
              <w:jc w:val="center"/>
            </w:pPr>
            <w:r w:rsidRPr="00D4204D">
              <w:t>8</w:t>
            </w:r>
            <w:r>
              <w:t>,</w:t>
            </w:r>
            <w:r w:rsidRPr="00D4204D">
              <w:t>8</w:t>
            </w:r>
          </w:p>
        </w:tc>
        <w:tc>
          <w:tcPr>
            <w:tcW w:w="490" w:type="dxa"/>
            <w:tcBorders>
              <w:top w:val="nil"/>
              <w:left w:val="single" w:sz="4" w:space="0" w:color="auto"/>
              <w:bottom w:val="single" w:sz="4" w:space="0" w:color="auto"/>
              <w:right w:val="single" w:sz="4" w:space="0" w:color="auto"/>
            </w:tcBorders>
            <w:shd w:val="clear" w:color="auto" w:fill="auto"/>
            <w:tcMar>
              <w:left w:w="57" w:type="dxa"/>
              <w:right w:w="0" w:type="dxa"/>
            </w:tcMar>
          </w:tcPr>
          <w:p w14:paraId="1C229F71" w14:textId="77777777" w:rsidR="00FC339E" w:rsidRPr="00D4204D" w:rsidRDefault="00FC339E" w:rsidP="00932913">
            <w:pPr>
              <w:jc w:val="center"/>
            </w:pPr>
            <w:r w:rsidRPr="00D4204D">
              <w:t>7</w:t>
            </w:r>
            <w:r>
              <w:t>,</w:t>
            </w:r>
            <w:r w:rsidRPr="00D4204D">
              <w:t>8</w:t>
            </w:r>
          </w:p>
        </w:tc>
        <w:tc>
          <w:tcPr>
            <w:tcW w:w="528" w:type="dxa"/>
            <w:tcBorders>
              <w:top w:val="nil"/>
              <w:left w:val="single" w:sz="4" w:space="0" w:color="auto"/>
              <w:bottom w:val="single" w:sz="4" w:space="0" w:color="auto"/>
              <w:right w:val="single" w:sz="4" w:space="0" w:color="auto"/>
            </w:tcBorders>
            <w:shd w:val="clear" w:color="auto" w:fill="auto"/>
            <w:tcMar>
              <w:left w:w="57" w:type="dxa"/>
              <w:right w:w="0" w:type="dxa"/>
            </w:tcMar>
          </w:tcPr>
          <w:p w14:paraId="774B7449" w14:textId="77777777" w:rsidR="00FC339E" w:rsidRPr="00D4204D" w:rsidRDefault="00FC339E" w:rsidP="00932913">
            <w:pPr>
              <w:jc w:val="center"/>
            </w:pPr>
            <w:r w:rsidRPr="00D4204D">
              <w:t>8</w:t>
            </w:r>
            <w:r>
              <w:t>,</w:t>
            </w:r>
            <w:r w:rsidRPr="00D4204D">
              <w:t>9</w:t>
            </w:r>
          </w:p>
        </w:tc>
        <w:tc>
          <w:tcPr>
            <w:tcW w:w="567" w:type="dxa"/>
            <w:tcBorders>
              <w:top w:val="nil"/>
              <w:left w:val="single" w:sz="4" w:space="0" w:color="auto"/>
              <w:bottom w:val="single" w:sz="4" w:space="0" w:color="auto"/>
              <w:right w:val="single" w:sz="4" w:space="0" w:color="auto"/>
            </w:tcBorders>
            <w:shd w:val="clear" w:color="auto" w:fill="auto"/>
            <w:tcMar>
              <w:left w:w="57" w:type="dxa"/>
              <w:right w:w="0" w:type="dxa"/>
            </w:tcMar>
          </w:tcPr>
          <w:p w14:paraId="24B9043D" w14:textId="77777777" w:rsidR="00FC339E" w:rsidRPr="00D4204D" w:rsidRDefault="00FC339E" w:rsidP="00932913">
            <w:pPr>
              <w:jc w:val="center"/>
            </w:pPr>
            <w:r w:rsidRPr="00D4204D">
              <w:t>8</w:t>
            </w:r>
            <w:r>
              <w:t>,</w:t>
            </w:r>
            <w:r w:rsidRPr="00D4204D">
              <w:t>2</w:t>
            </w:r>
          </w:p>
        </w:tc>
        <w:tc>
          <w:tcPr>
            <w:tcW w:w="567" w:type="dxa"/>
            <w:tcBorders>
              <w:top w:val="nil"/>
              <w:left w:val="single" w:sz="4" w:space="0" w:color="auto"/>
              <w:bottom w:val="single" w:sz="4" w:space="0" w:color="auto"/>
              <w:right w:val="single" w:sz="4" w:space="0" w:color="auto"/>
            </w:tcBorders>
            <w:shd w:val="clear" w:color="auto" w:fill="auto"/>
            <w:tcMar>
              <w:left w:w="57" w:type="dxa"/>
              <w:right w:w="0" w:type="dxa"/>
            </w:tcMar>
          </w:tcPr>
          <w:p w14:paraId="68E46B67" w14:textId="77777777" w:rsidR="00FC339E" w:rsidRPr="00D4204D" w:rsidRDefault="00FC339E" w:rsidP="00932913">
            <w:pPr>
              <w:jc w:val="center"/>
            </w:pPr>
            <w:r w:rsidRPr="00D4204D">
              <w:t>9</w:t>
            </w:r>
            <w:r>
              <w:t>,</w:t>
            </w:r>
            <w:r w:rsidRPr="00D4204D">
              <w:t>0</w:t>
            </w:r>
          </w:p>
        </w:tc>
        <w:tc>
          <w:tcPr>
            <w:tcW w:w="567" w:type="dxa"/>
            <w:tcBorders>
              <w:top w:val="nil"/>
              <w:left w:val="single" w:sz="4" w:space="0" w:color="auto"/>
              <w:bottom w:val="single" w:sz="4" w:space="0" w:color="auto"/>
              <w:right w:val="single" w:sz="4" w:space="0" w:color="auto"/>
            </w:tcBorders>
            <w:shd w:val="clear" w:color="auto" w:fill="auto"/>
            <w:tcMar>
              <w:left w:w="57" w:type="dxa"/>
              <w:right w:w="0" w:type="dxa"/>
            </w:tcMar>
          </w:tcPr>
          <w:p w14:paraId="1DF9470E" w14:textId="77777777" w:rsidR="00FC339E" w:rsidRPr="00D4204D" w:rsidRDefault="00FC339E" w:rsidP="00932913">
            <w:pPr>
              <w:jc w:val="center"/>
            </w:pPr>
            <w:r w:rsidRPr="00D4204D">
              <w:t>8</w:t>
            </w:r>
            <w:r>
              <w:t>,</w:t>
            </w:r>
            <w:r w:rsidRPr="00D4204D">
              <w:t>6</w:t>
            </w:r>
          </w:p>
        </w:tc>
      </w:tr>
      <w:tr w:rsidR="00FC339E" w:rsidRPr="002C074D" w14:paraId="20FBBAF6" w14:textId="77777777" w:rsidTr="00FC339E">
        <w:tc>
          <w:tcPr>
            <w:tcW w:w="1134" w:type="dxa"/>
            <w:tcBorders>
              <w:top w:val="single" w:sz="4" w:space="0" w:color="auto"/>
              <w:left w:val="single" w:sz="4" w:space="0" w:color="auto"/>
              <w:bottom w:val="nil"/>
              <w:right w:val="single" w:sz="4" w:space="0" w:color="auto"/>
            </w:tcBorders>
            <w:shd w:val="clear" w:color="auto" w:fill="auto"/>
            <w:tcMar>
              <w:left w:w="57" w:type="dxa"/>
              <w:right w:w="0" w:type="dxa"/>
            </w:tcMar>
          </w:tcPr>
          <w:p w14:paraId="2F77E3C2" w14:textId="77777777" w:rsidR="00FC339E" w:rsidRPr="00D4204D" w:rsidRDefault="00FC339E" w:rsidP="00932913">
            <w:pPr>
              <w:jc w:val="center"/>
            </w:pPr>
            <w:r w:rsidRPr="00D4204D">
              <w:t>10</w:t>
            </w:r>
          </w:p>
        </w:tc>
        <w:tc>
          <w:tcPr>
            <w:tcW w:w="505" w:type="dxa"/>
            <w:tcBorders>
              <w:top w:val="single" w:sz="4" w:space="0" w:color="auto"/>
              <w:left w:val="single" w:sz="4" w:space="0" w:color="auto"/>
              <w:bottom w:val="nil"/>
              <w:right w:val="single" w:sz="4" w:space="0" w:color="auto"/>
            </w:tcBorders>
            <w:shd w:val="clear" w:color="auto" w:fill="auto"/>
            <w:tcMar>
              <w:left w:w="57" w:type="dxa"/>
              <w:right w:w="0" w:type="dxa"/>
            </w:tcMar>
          </w:tcPr>
          <w:p w14:paraId="2569583A" w14:textId="77777777" w:rsidR="00FC339E" w:rsidRPr="00D4204D" w:rsidRDefault="00FC339E" w:rsidP="00932913">
            <w:pPr>
              <w:jc w:val="center"/>
            </w:pPr>
            <w:r w:rsidRPr="00D4204D">
              <w:t>8</w:t>
            </w:r>
            <w:r>
              <w:t>,</w:t>
            </w:r>
            <w:r w:rsidRPr="00D4204D">
              <w:t>7</w:t>
            </w:r>
          </w:p>
        </w:tc>
        <w:tc>
          <w:tcPr>
            <w:tcW w:w="426" w:type="dxa"/>
            <w:tcBorders>
              <w:top w:val="single" w:sz="4" w:space="0" w:color="auto"/>
              <w:left w:val="single" w:sz="4" w:space="0" w:color="auto"/>
              <w:bottom w:val="nil"/>
              <w:right w:val="single" w:sz="4" w:space="0" w:color="auto"/>
            </w:tcBorders>
            <w:shd w:val="clear" w:color="auto" w:fill="auto"/>
            <w:tcMar>
              <w:left w:w="57" w:type="dxa"/>
              <w:right w:w="0" w:type="dxa"/>
            </w:tcMar>
          </w:tcPr>
          <w:p w14:paraId="556A7F3D" w14:textId="77777777" w:rsidR="00FC339E" w:rsidRPr="00D4204D" w:rsidRDefault="00FC339E" w:rsidP="00932913">
            <w:pPr>
              <w:jc w:val="center"/>
            </w:pPr>
            <w:r w:rsidRPr="00D4204D">
              <w:t>4</w:t>
            </w:r>
            <w:r>
              <w:t>,</w:t>
            </w:r>
            <w:r w:rsidRPr="00D4204D">
              <w:t>0</w:t>
            </w:r>
          </w:p>
        </w:tc>
        <w:tc>
          <w:tcPr>
            <w:tcW w:w="567" w:type="dxa"/>
            <w:tcBorders>
              <w:top w:val="single" w:sz="4" w:space="0" w:color="auto"/>
              <w:left w:val="single" w:sz="4" w:space="0" w:color="auto"/>
              <w:bottom w:val="nil"/>
              <w:right w:val="single" w:sz="4" w:space="0" w:color="auto"/>
            </w:tcBorders>
            <w:shd w:val="clear" w:color="auto" w:fill="auto"/>
            <w:tcMar>
              <w:left w:w="57" w:type="dxa"/>
              <w:right w:w="0" w:type="dxa"/>
            </w:tcMar>
          </w:tcPr>
          <w:p w14:paraId="71A01CA7" w14:textId="77777777" w:rsidR="00FC339E" w:rsidRPr="00D4204D" w:rsidRDefault="00FC339E" w:rsidP="00932913">
            <w:pPr>
              <w:jc w:val="center"/>
            </w:pPr>
            <w:r w:rsidRPr="00D4204D">
              <w:t>9</w:t>
            </w:r>
            <w:r>
              <w:t>,</w:t>
            </w:r>
            <w:r w:rsidRPr="00D4204D">
              <w:t>1</w:t>
            </w:r>
          </w:p>
        </w:tc>
        <w:tc>
          <w:tcPr>
            <w:tcW w:w="425" w:type="dxa"/>
            <w:tcBorders>
              <w:top w:val="single" w:sz="4" w:space="0" w:color="auto"/>
              <w:left w:val="single" w:sz="4" w:space="0" w:color="auto"/>
              <w:bottom w:val="nil"/>
              <w:right w:val="single" w:sz="4" w:space="0" w:color="auto"/>
            </w:tcBorders>
            <w:shd w:val="clear" w:color="auto" w:fill="auto"/>
            <w:tcMar>
              <w:left w:w="57" w:type="dxa"/>
              <w:right w:w="0" w:type="dxa"/>
            </w:tcMar>
          </w:tcPr>
          <w:p w14:paraId="2678162D" w14:textId="77777777" w:rsidR="00FC339E" w:rsidRPr="00D4204D" w:rsidRDefault="00FC339E" w:rsidP="00932913">
            <w:pPr>
              <w:jc w:val="center"/>
            </w:pPr>
            <w:r w:rsidRPr="00D4204D">
              <w:t>4</w:t>
            </w:r>
            <w:r>
              <w:t>,</w:t>
            </w:r>
            <w:r w:rsidRPr="00D4204D">
              <w:t>9</w:t>
            </w:r>
          </w:p>
        </w:tc>
        <w:tc>
          <w:tcPr>
            <w:tcW w:w="567" w:type="dxa"/>
            <w:tcBorders>
              <w:top w:val="single" w:sz="4" w:space="0" w:color="auto"/>
              <w:left w:val="single" w:sz="4" w:space="0" w:color="auto"/>
              <w:bottom w:val="nil"/>
              <w:right w:val="single" w:sz="4" w:space="0" w:color="auto"/>
            </w:tcBorders>
            <w:shd w:val="clear" w:color="auto" w:fill="auto"/>
            <w:tcMar>
              <w:left w:w="57" w:type="dxa"/>
              <w:right w:w="0" w:type="dxa"/>
            </w:tcMar>
          </w:tcPr>
          <w:p w14:paraId="67F77837" w14:textId="77777777" w:rsidR="00FC339E" w:rsidRPr="00D4204D" w:rsidRDefault="00FC339E" w:rsidP="00932913">
            <w:pPr>
              <w:jc w:val="center"/>
            </w:pPr>
            <w:r w:rsidRPr="00D4204D">
              <w:t>9</w:t>
            </w:r>
            <w:r>
              <w:t>,</w:t>
            </w:r>
            <w:r w:rsidRPr="00D4204D">
              <w:t>3</w:t>
            </w:r>
          </w:p>
        </w:tc>
        <w:tc>
          <w:tcPr>
            <w:tcW w:w="425" w:type="dxa"/>
            <w:tcBorders>
              <w:top w:val="single" w:sz="4" w:space="0" w:color="auto"/>
              <w:left w:val="single" w:sz="4" w:space="0" w:color="auto"/>
              <w:bottom w:val="nil"/>
              <w:right w:val="single" w:sz="4" w:space="0" w:color="auto"/>
            </w:tcBorders>
            <w:shd w:val="clear" w:color="auto" w:fill="auto"/>
            <w:tcMar>
              <w:left w:w="57" w:type="dxa"/>
              <w:right w:w="0" w:type="dxa"/>
            </w:tcMar>
          </w:tcPr>
          <w:p w14:paraId="1BCBB4D8" w14:textId="77777777" w:rsidR="00FC339E" w:rsidRPr="00D4204D" w:rsidRDefault="00FC339E" w:rsidP="00932913">
            <w:pPr>
              <w:jc w:val="center"/>
            </w:pPr>
            <w:r w:rsidRPr="00D4204D">
              <w:t>5</w:t>
            </w:r>
            <w:r>
              <w:t>,</w:t>
            </w:r>
            <w:r w:rsidRPr="00D4204D">
              <w:t>7</w:t>
            </w:r>
          </w:p>
        </w:tc>
        <w:tc>
          <w:tcPr>
            <w:tcW w:w="567" w:type="dxa"/>
            <w:tcBorders>
              <w:top w:val="single" w:sz="4" w:space="0" w:color="auto"/>
              <w:left w:val="single" w:sz="4" w:space="0" w:color="auto"/>
              <w:bottom w:val="nil"/>
              <w:right w:val="single" w:sz="4" w:space="0" w:color="auto"/>
            </w:tcBorders>
            <w:shd w:val="clear" w:color="auto" w:fill="auto"/>
            <w:tcMar>
              <w:left w:w="57" w:type="dxa"/>
              <w:right w:w="0" w:type="dxa"/>
            </w:tcMar>
          </w:tcPr>
          <w:p w14:paraId="70E5744B" w14:textId="77777777" w:rsidR="00FC339E" w:rsidRPr="00D4204D" w:rsidRDefault="00FC339E" w:rsidP="00932913">
            <w:pPr>
              <w:jc w:val="center"/>
            </w:pPr>
            <w:r w:rsidRPr="00D4204D">
              <w:t>9</w:t>
            </w:r>
            <w:r>
              <w:t>,</w:t>
            </w:r>
            <w:r w:rsidRPr="00D4204D">
              <w:t>5</w:t>
            </w:r>
          </w:p>
        </w:tc>
        <w:tc>
          <w:tcPr>
            <w:tcW w:w="567" w:type="dxa"/>
            <w:tcBorders>
              <w:top w:val="single" w:sz="4" w:space="0" w:color="auto"/>
              <w:left w:val="single" w:sz="4" w:space="0" w:color="auto"/>
              <w:bottom w:val="nil"/>
              <w:right w:val="single" w:sz="4" w:space="0" w:color="auto"/>
            </w:tcBorders>
            <w:shd w:val="clear" w:color="auto" w:fill="auto"/>
            <w:tcMar>
              <w:left w:w="57" w:type="dxa"/>
              <w:right w:w="0" w:type="dxa"/>
            </w:tcMar>
          </w:tcPr>
          <w:p w14:paraId="2DAB596F" w14:textId="77777777" w:rsidR="00FC339E" w:rsidRPr="00D4204D" w:rsidRDefault="00FC339E" w:rsidP="00932913">
            <w:pPr>
              <w:jc w:val="center"/>
            </w:pPr>
            <w:r w:rsidRPr="00D4204D">
              <w:t>6</w:t>
            </w:r>
            <w:r>
              <w:t>,</w:t>
            </w:r>
            <w:r w:rsidRPr="00D4204D">
              <w:t>7</w:t>
            </w:r>
          </w:p>
        </w:tc>
        <w:tc>
          <w:tcPr>
            <w:tcW w:w="567" w:type="dxa"/>
            <w:tcBorders>
              <w:top w:val="single" w:sz="4" w:space="0" w:color="auto"/>
              <w:left w:val="single" w:sz="4" w:space="0" w:color="auto"/>
              <w:bottom w:val="nil"/>
              <w:right w:val="single" w:sz="4" w:space="0" w:color="auto"/>
            </w:tcBorders>
            <w:shd w:val="clear" w:color="auto" w:fill="auto"/>
            <w:tcMar>
              <w:left w:w="57" w:type="dxa"/>
              <w:right w:w="0" w:type="dxa"/>
            </w:tcMar>
          </w:tcPr>
          <w:p w14:paraId="2192B84A" w14:textId="77777777" w:rsidR="00FC339E" w:rsidRPr="00D4204D" w:rsidRDefault="00FC339E" w:rsidP="00932913">
            <w:pPr>
              <w:jc w:val="center"/>
            </w:pPr>
            <w:r w:rsidRPr="00D4204D">
              <w:t>9</w:t>
            </w:r>
            <w:r>
              <w:t>,</w:t>
            </w:r>
            <w:r w:rsidRPr="00D4204D">
              <w:t>7</w:t>
            </w:r>
          </w:p>
        </w:tc>
        <w:tc>
          <w:tcPr>
            <w:tcW w:w="567" w:type="dxa"/>
            <w:tcBorders>
              <w:top w:val="single" w:sz="4" w:space="0" w:color="auto"/>
              <w:left w:val="single" w:sz="4" w:space="0" w:color="auto"/>
              <w:bottom w:val="nil"/>
              <w:right w:val="single" w:sz="4" w:space="0" w:color="auto"/>
            </w:tcBorders>
            <w:shd w:val="clear" w:color="auto" w:fill="auto"/>
            <w:tcMar>
              <w:left w:w="57" w:type="dxa"/>
              <w:right w:w="0" w:type="dxa"/>
            </w:tcMar>
          </w:tcPr>
          <w:p w14:paraId="14B4B4DE" w14:textId="77777777" w:rsidR="00FC339E" w:rsidRPr="00D4204D" w:rsidRDefault="00FC339E" w:rsidP="00932913">
            <w:pPr>
              <w:jc w:val="center"/>
            </w:pPr>
            <w:r w:rsidRPr="00D4204D">
              <w:t>7</w:t>
            </w:r>
            <w:r>
              <w:t>,</w:t>
            </w:r>
            <w:r w:rsidRPr="00D4204D">
              <w:t>4</w:t>
            </w:r>
          </w:p>
        </w:tc>
        <w:tc>
          <w:tcPr>
            <w:tcW w:w="541" w:type="dxa"/>
            <w:tcBorders>
              <w:top w:val="single" w:sz="4" w:space="0" w:color="auto"/>
              <w:left w:val="single" w:sz="4" w:space="0" w:color="auto"/>
              <w:bottom w:val="nil"/>
              <w:right w:val="single" w:sz="4" w:space="0" w:color="auto"/>
            </w:tcBorders>
            <w:shd w:val="clear" w:color="auto" w:fill="auto"/>
            <w:tcMar>
              <w:left w:w="57" w:type="dxa"/>
              <w:right w:w="0" w:type="dxa"/>
            </w:tcMar>
          </w:tcPr>
          <w:p w14:paraId="738B7526" w14:textId="77777777" w:rsidR="00FC339E" w:rsidRPr="00D4204D" w:rsidRDefault="00FC339E" w:rsidP="00932913">
            <w:pPr>
              <w:jc w:val="center"/>
            </w:pPr>
            <w:r w:rsidRPr="00D4204D">
              <w:t>9</w:t>
            </w:r>
            <w:r>
              <w:t>,</w:t>
            </w:r>
            <w:r w:rsidRPr="00D4204D">
              <w:t>8</w:t>
            </w:r>
          </w:p>
        </w:tc>
        <w:tc>
          <w:tcPr>
            <w:tcW w:w="490" w:type="dxa"/>
            <w:tcBorders>
              <w:top w:val="single" w:sz="4" w:space="0" w:color="auto"/>
              <w:left w:val="single" w:sz="4" w:space="0" w:color="auto"/>
              <w:bottom w:val="nil"/>
              <w:right w:val="single" w:sz="4" w:space="0" w:color="auto"/>
            </w:tcBorders>
            <w:shd w:val="clear" w:color="auto" w:fill="auto"/>
            <w:tcMar>
              <w:left w:w="57" w:type="dxa"/>
              <w:right w:w="0" w:type="dxa"/>
            </w:tcMar>
          </w:tcPr>
          <w:p w14:paraId="481A1E1A" w14:textId="77777777" w:rsidR="00FC339E" w:rsidRPr="00D4204D" w:rsidRDefault="00FC339E" w:rsidP="00932913">
            <w:pPr>
              <w:jc w:val="center"/>
            </w:pPr>
            <w:r w:rsidRPr="00D4204D">
              <w:t>8</w:t>
            </w:r>
            <w:r>
              <w:t>,</w:t>
            </w:r>
            <w:r w:rsidRPr="00D4204D">
              <w:t>3</w:t>
            </w:r>
          </w:p>
        </w:tc>
        <w:tc>
          <w:tcPr>
            <w:tcW w:w="528" w:type="dxa"/>
            <w:tcBorders>
              <w:top w:val="single" w:sz="4" w:space="0" w:color="auto"/>
              <w:left w:val="single" w:sz="4" w:space="0" w:color="auto"/>
              <w:bottom w:val="nil"/>
              <w:right w:val="single" w:sz="4" w:space="0" w:color="auto"/>
            </w:tcBorders>
            <w:shd w:val="clear" w:color="auto" w:fill="auto"/>
            <w:tcMar>
              <w:left w:w="57" w:type="dxa"/>
              <w:right w:w="0" w:type="dxa"/>
            </w:tcMar>
          </w:tcPr>
          <w:p w14:paraId="2D01A97B" w14:textId="77777777" w:rsidR="00FC339E" w:rsidRPr="00D4204D" w:rsidRDefault="00FC339E" w:rsidP="00932913">
            <w:pPr>
              <w:jc w:val="center"/>
            </w:pPr>
            <w:r w:rsidRPr="00D4204D">
              <w:t>9</w:t>
            </w:r>
            <w:r>
              <w:t>,</w:t>
            </w:r>
            <w:r w:rsidRPr="00D4204D">
              <w:t>9</w:t>
            </w:r>
          </w:p>
        </w:tc>
        <w:tc>
          <w:tcPr>
            <w:tcW w:w="567" w:type="dxa"/>
            <w:tcBorders>
              <w:top w:val="single" w:sz="4" w:space="0" w:color="auto"/>
              <w:left w:val="single" w:sz="4" w:space="0" w:color="auto"/>
              <w:bottom w:val="nil"/>
              <w:right w:val="single" w:sz="4" w:space="0" w:color="auto"/>
            </w:tcBorders>
            <w:shd w:val="clear" w:color="auto" w:fill="auto"/>
            <w:tcMar>
              <w:left w:w="57" w:type="dxa"/>
              <w:right w:w="0" w:type="dxa"/>
            </w:tcMar>
          </w:tcPr>
          <w:p w14:paraId="33CFABF3" w14:textId="77777777" w:rsidR="00FC339E" w:rsidRPr="00D4204D" w:rsidRDefault="00FC339E" w:rsidP="00932913">
            <w:pPr>
              <w:jc w:val="center"/>
            </w:pPr>
            <w:r w:rsidRPr="00D4204D">
              <w:t>8</w:t>
            </w:r>
            <w:r>
              <w:t>,</w:t>
            </w:r>
            <w:r w:rsidRPr="00D4204D">
              <w:t>9</w:t>
            </w:r>
          </w:p>
        </w:tc>
        <w:tc>
          <w:tcPr>
            <w:tcW w:w="567" w:type="dxa"/>
            <w:tcBorders>
              <w:top w:val="single" w:sz="4" w:space="0" w:color="auto"/>
              <w:left w:val="single" w:sz="4" w:space="0" w:color="auto"/>
              <w:bottom w:val="nil"/>
              <w:right w:val="single" w:sz="4" w:space="0" w:color="auto"/>
            </w:tcBorders>
            <w:shd w:val="clear" w:color="auto" w:fill="auto"/>
            <w:tcMar>
              <w:left w:w="57" w:type="dxa"/>
              <w:right w:w="0" w:type="dxa"/>
            </w:tcMar>
          </w:tcPr>
          <w:p w14:paraId="41046211" w14:textId="77777777" w:rsidR="00FC339E" w:rsidRPr="00D4204D" w:rsidRDefault="00FC339E" w:rsidP="00932913">
            <w:pPr>
              <w:jc w:val="center"/>
            </w:pPr>
            <w:r w:rsidRPr="00D4204D">
              <w:t>9</w:t>
            </w:r>
            <w:r>
              <w:t>,</w:t>
            </w:r>
            <w:r w:rsidRPr="00D4204D">
              <w:t>9</w:t>
            </w:r>
          </w:p>
        </w:tc>
        <w:tc>
          <w:tcPr>
            <w:tcW w:w="567" w:type="dxa"/>
            <w:tcBorders>
              <w:top w:val="single" w:sz="4" w:space="0" w:color="auto"/>
              <w:left w:val="single" w:sz="4" w:space="0" w:color="auto"/>
              <w:bottom w:val="nil"/>
              <w:right w:val="single" w:sz="4" w:space="0" w:color="auto"/>
            </w:tcBorders>
            <w:shd w:val="clear" w:color="auto" w:fill="auto"/>
            <w:tcMar>
              <w:left w:w="57" w:type="dxa"/>
              <w:right w:w="0" w:type="dxa"/>
            </w:tcMar>
          </w:tcPr>
          <w:p w14:paraId="60330961" w14:textId="77777777" w:rsidR="00FC339E" w:rsidRPr="00D4204D" w:rsidRDefault="00FC339E" w:rsidP="00932913">
            <w:pPr>
              <w:jc w:val="center"/>
            </w:pPr>
            <w:r w:rsidRPr="00D4204D">
              <w:t>9</w:t>
            </w:r>
            <w:r>
              <w:t>,</w:t>
            </w:r>
            <w:r w:rsidRPr="00D4204D">
              <w:t>4</w:t>
            </w:r>
          </w:p>
        </w:tc>
      </w:tr>
      <w:tr w:rsidR="00FC339E" w:rsidRPr="002C074D" w14:paraId="4B313F45" w14:textId="77777777" w:rsidTr="00FC339E">
        <w:tc>
          <w:tcPr>
            <w:tcW w:w="1134" w:type="dxa"/>
            <w:tcBorders>
              <w:top w:val="nil"/>
              <w:left w:val="single" w:sz="4" w:space="0" w:color="auto"/>
              <w:bottom w:val="nil"/>
              <w:right w:val="single" w:sz="4" w:space="0" w:color="auto"/>
            </w:tcBorders>
            <w:shd w:val="clear" w:color="auto" w:fill="auto"/>
            <w:tcMar>
              <w:left w:w="57" w:type="dxa"/>
              <w:right w:w="0" w:type="dxa"/>
            </w:tcMar>
          </w:tcPr>
          <w:p w14:paraId="74403858" w14:textId="77777777" w:rsidR="00FC339E" w:rsidRPr="00D4204D" w:rsidRDefault="00FC339E" w:rsidP="00932913">
            <w:pPr>
              <w:jc w:val="center"/>
            </w:pPr>
            <w:r w:rsidRPr="00D4204D">
              <w:t>11</w:t>
            </w:r>
          </w:p>
        </w:tc>
        <w:tc>
          <w:tcPr>
            <w:tcW w:w="505" w:type="dxa"/>
            <w:tcBorders>
              <w:top w:val="nil"/>
              <w:left w:val="single" w:sz="4" w:space="0" w:color="auto"/>
              <w:bottom w:val="nil"/>
              <w:right w:val="single" w:sz="4" w:space="0" w:color="auto"/>
            </w:tcBorders>
            <w:shd w:val="clear" w:color="auto" w:fill="auto"/>
            <w:tcMar>
              <w:left w:w="57" w:type="dxa"/>
              <w:right w:w="0" w:type="dxa"/>
            </w:tcMar>
          </w:tcPr>
          <w:p w14:paraId="5EBE8506" w14:textId="77777777" w:rsidR="00FC339E" w:rsidRPr="00D4204D" w:rsidRDefault="00FC339E" w:rsidP="00932913">
            <w:pPr>
              <w:jc w:val="center"/>
            </w:pPr>
            <w:r w:rsidRPr="00D4204D">
              <w:t>9</w:t>
            </w:r>
            <w:r>
              <w:t>,</w:t>
            </w:r>
            <w:r w:rsidRPr="00D4204D">
              <w:t>6</w:t>
            </w:r>
          </w:p>
        </w:tc>
        <w:tc>
          <w:tcPr>
            <w:tcW w:w="426" w:type="dxa"/>
            <w:tcBorders>
              <w:top w:val="nil"/>
              <w:left w:val="single" w:sz="4" w:space="0" w:color="auto"/>
              <w:bottom w:val="nil"/>
              <w:right w:val="single" w:sz="4" w:space="0" w:color="auto"/>
            </w:tcBorders>
            <w:shd w:val="clear" w:color="auto" w:fill="auto"/>
            <w:tcMar>
              <w:left w:w="57" w:type="dxa"/>
              <w:right w:w="0" w:type="dxa"/>
            </w:tcMar>
          </w:tcPr>
          <w:p w14:paraId="4E02172A" w14:textId="77777777" w:rsidR="00FC339E" w:rsidRPr="00D4204D" w:rsidRDefault="00FC339E" w:rsidP="00932913">
            <w:pPr>
              <w:jc w:val="center"/>
            </w:pPr>
            <w:r w:rsidRPr="00D4204D">
              <w:t>4</w:t>
            </w:r>
            <w:r>
              <w:t>,</w:t>
            </w:r>
            <w:r w:rsidRPr="00D4204D">
              <w:t>0</w:t>
            </w:r>
          </w:p>
        </w:tc>
        <w:tc>
          <w:tcPr>
            <w:tcW w:w="567" w:type="dxa"/>
            <w:tcBorders>
              <w:top w:val="nil"/>
              <w:left w:val="single" w:sz="4" w:space="0" w:color="auto"/>
              <w:bottom w:val="nil"/>
              <w:right w:val="single" w:sz="4" w:space="0" w:color="auto"/>
            </w:tcBorders>
            <w:shd w:val="clear" w:color="auto" w:fill="auto"/>
            <w:tcMar>
              <w:left w:w="57" w:type="dxa"/>
              <w:right w:w="0" w:type="dxa"/>
            </w:tcMar>
          </w:tcPr>
          <w:p w14:paraId="413F73E2" w14:textId="77777777" w:rsidR="00FC339E" w:rsidRPr="00D4204D" w:rsidRDefault="00FC339E" w:rsidP="00932913">
            <w:pPr>
              <w:jc w:val="center"/>
            </w:pPr>
            <w:r w:rsidRPr="00D4204D">
              <w:t>10</w:t>
            </w:r>
            <w:r>
              <w:t>,</w:t>
            </w:r>
            <w:r w:rsidRPr="00D4204D">
              <w:t>0</w:t>
            </w:r>
          </w:p>
        </w:tc>
        <w:tc>
          <w:tcPr>
            <w:tcW w:w="425" w:type="dxa"/>
            <w:tcBorders>
              <w:top w:val="nil"/>
              <w:left w:val="single" w:sz="4" w:space="0" w:color="auto"/>
              <w:bottom w:val="nil"/>
              <w:right w:val="single" w:sz="4" w:space="0" w:color="auto"/>
            </w:tcBorders>
            <w:shd w:val="clear" w:color="auto" w:fill="auto"/>
            <w:tcMar>
              <w:left w:w="57" w:type="dxa"/>
              <w:right w:w="0" w:type="dxa"/>
            </w:tcMar>
          </w:tcPr>
          <w:p w14:paraId="3A4D85D6" w14:textId="77777777" w:rsidR="00FC339E" w:rsidRPr="00D4204D" w:rsidRDefault="00FC339E" w:rsidP="00932913">
            <w:pPr>
              <w:jc w:val="center"/>
            </w:pPr>
            <w:r w:rsidRPr="00D4204D">
              <w:t>5</w:t>
            </w:r>
            <w:r>
              <w:t>,</w:t>
            </w:r>
            <w:r w:rsidRPr="00D4204D">
              <w:t>0</w:t>
            </w:r>
          </w:p>
        </w:tc>
        <w:tc>
          <w:tcPr>
            <w:tcW w:w="567" w:type="dxa"/>
            <w:tcBorders>
              <w:top w:val="nil"/>
              <w:left w:val="single" w:sz="4" w:space="0" w:color="auto"/>
              <w:bottom w:val="nil"/>
              <w:right w:val="single" w:sz="4" w:space="0" w:color="auto"/>
            </w:tcBorders>
            <w:shd w:val="clear" w:color="auto" w:fill="auto"/>
            <w:tcMar>
              <w:left w:w="57" w:type="dxa"/>
              <w:right w:w="0" w:type="dxa"/>
            </w:tcMar>
          </w:tcPr>
          <w:p w14:paraId="4B142953" w14:textId="77777777" w:rsidR="00FC339E" w:rsidRPr="00D4204D" w:rsidRDefault="00FC339E" w:rsidP="00932913">
            <w:pPr>
              <w:jc w:val="center"/>
            </w:pPr>
            <w:r w:rsidRPr="00D4204D">
              <w:t>10</w:t>
            </w:r>
            <w:r>
              <w:t>,</w:t>
            </w:r>
            <w:r w:rsidRPr="00D4204D">
              <w:t>2</w:t>
            </w:r>
          </w:p>
        </w:tc>
        <w:tc>
          <w:tcPr>
            <w:tcW w:w="425" w:type="dxa"/>
            <w:tcBorders>
              <w:top w:val="nil"/>
              <w:left w:val="single" w:sz="4" w:space="0" w:color="auto"/>
              <w:bottom w:val="nil"/>
              <w:right w:val="single" w:sz="4" w:space="0" w:color="auto"/>
            </w:tcBorders>
            <w:shd w:val="clear" w:color="auto" w:fill="auto"/>
            <w:tcMar>
              <w:left w:w="57" w:type="dxa"/>
              <w:right w:w="0" w:type="dxa"/>
            </w:tcMar>
          </w:tcPr>
          <w:p w14:paraId="5F823309" w14:textId="77777777" w:rsidR="00FC339E" w:rsidRPr="00D4204D" w:rsidRDefault="00FC339E" w:rsidP="00932913">
            <w:pPr>
              <w:jc w:val="center"/>
            </w:pPr>
            <w:r w:rsidRPr="00D4204D">
              <w:t>5</w:t>
            </w:r>
            <w:r>
              <w:t>,</w:t>
            </w:r>
            <w:r w:rsidRPr="00D4204D">
              <w:t>9</w:t>
            </w:r>
          </w:p>
        </w:tc>
        <w:tc>
          <w:tcPr>
            <w:tcW w:w="567" w:type="dxa"/>
            <w:tcBorders>
              <w:top w:val="nil"/>
              <w:left w:val="single" w:sz="4" w:space="0" w:color="auto"/>
              <w:bottom w:val="nil"/>
              <w:right w:val="single" w:sz="4" w:space="0" w:color="auto"/>
            </w:tcBorders>
            <w:shd w:val="clear" w:color="auto" w:fill="auto"/>
            <w:tcMar>
              <w:left w:w="57" w:type="dxa"/>
              <w:right w:w="0" w:type="dxa"/>
            </w:tcMar>
          </w:tcPr>
          <w:p w14:paraId="20ECD0F7" w14:textId="77777777" w:rsidR="00FC339E" w:rsidRPr="00D4204D" w:rsidRDefault="00FC339E" w:rsidP="00932913">
            <w:pPr>
              <w:jc w:val="center"/>
            </w:pPr>
            <w:r w:rsidRPr="00D4204D">
              <w:t>10</w:t>
            </w:r>
            <w:r>
              <w:t>,</w:t>
            </w:r>
            <w:r w:rsidRPr="00D4204D">
              <w:t>5</w:t>
            </w:r>
          </w:p>
        </w:tc>
        <w:tc>
          <w:tcPr>
            <w:tcW w:w="567" w:type="dxa"/>
            <w:tcBorders>
              <w:top w:val="nil"/>
              <w:left w:val="single" w:sz="4" w:space="0" w:color="auto"/>
              <w:bottom w:val="nil"/>
              <w:right w:val="single" w:sz="4" w:space="0" w:color="auto"/>
            </w:tcBorders>
            <w:shd w:val="clear" w:color="auto" w:fill="auto"/>
            <w:tcMar>
              <w:left w:w="57" w:type="dxa"/>
              <w:right w:w="0" w:type="dxa"/>
            </w:tcMar>
          </w:tcPr>
          <w:p w14:paraId="38194E66" w14:textId="77777777" w:rsidR="00FC339E" w:rsidRPr="00D4204D" w:rsidRDefault="00FC339E" w:rsidP="00932913">
            <w:pPr>
              <w:jc w:val="center"/>
            </w:pPr>
            <w:r w:rsidRPr="00D4204D">
              <w:t>6</w:t>
            </w:r>
            <w:r>
              <w:t>,</w:t>
            </w:r>
            <w:r w:rsidRPr="00D4204D">
              <w:t>9</w:t>
            </w:r>
          </w:p>
        </w:tc>
        <w:tc>
          <w:tcPr>
            <w:tcW w:w="567" w:type="dxa"/>
            <w:tcBorders>
              <w:top w:val="nil"/>
              <w:left w:val="single" w:sz="4" w:space="0" w:color="auto"/>
              <w:bottom w:val="nil"/>
              <w:right w:val="single" w:sz="4" w:space="0" w:color="auto"/>
            </w:tcBorders>
            <w:shd w:val="clear" w:color="auto" w:fill="auto"/>
            <w:tcMar>
              <w:left w:w="57" w:type="dxa"/>
              <w:right w:w="0" w:type="dxa"/>
            </w:tcMar>
          </w:tcPr>
          <w:p w14:paraId="3DE18183" w14:textId="77777777" w:rsidR="00FC339E" w:rsidRPr="00D4204D" w:rsidRDefault="00FC339E" w:rsidP="00932913">
            <w:pPr>
              <w:jc w:val="center"/>
            </w:pPr>
            <w:r w:rsidRPr="00D4204D">
              <w:t>10</w:t>
            </w:r>
            <w:r>
              <w:t>,</w:t>
            </w:r>
            <w:r w:rsidRPr="00D4204D">
              <w:t>6</w:t>
            </w:r>
          </w:p>
        </w:tc>
        <w:tc>
          <w:tcPr>
            <w:tcW w:w="567" w:type="dxa"/>
            <w:tcBorders>
              <w:top w:val="nil"/>
              <w:left w:val="single" w:sz="4" w:space="0" w:color="auto"/>
              <w:bottom w:val="nil"/>
              <w:right w:val="single" w:sz="4" w:space="0" w:color="auto"/>
            </w:tcBorders>
            <w:shd w:val="clear" w:color="auto" w:fill="auto"/>
            <w:tcMar>
              <w:left w:w="57" w:type="dxa"/>
              <w:right w:w="0" w:type="dxa"/>
            </w:tcMar>
          </w:tcPr>
          <w:p w14:paraId="0F324BFE" w14:textId="77777777" w:rsidR="00FC339E" w:rsidRPr="00D4204D" w:rsidRDefault="00FC339E" w:rsidP="00932913">
            <w:pPr>
              <w:jc w:val="center"/>
            </w:pPr>
            <w:r w:rsidRPr="00D4204D">
              <w:t>7</w:t>
            </w:r>
            <w:r>
              <w:t>,</w:t>
            </w:r>
            <w:r w:rsidRPr="00D4204D">
              <w:t>8</w:t>
            </w:r>
          </w:p>
        </w:tc>
        <w:tc>
          <w:tcPr>
            <w:tcW w:w="541" w:type="dxa"/>
            <w:tcBorders>
              <w:top w:val="nil"/>
              <w:left w:val="single" w:sz="4" w:space="0" w:color="auto"/>
              <w:bottom w:val="nil"/>
              <w:right w:val="single" w:sz="4" w:space="0" w:color="auto"/>
            </w:tcBorders>
            <w:shd w:val="clear" w:color="auto" w:fill="auto"/>
            <w:tcMar>
              <w:left w:w="57" w:type="dxa"/>
              <w:right w:w="0" w:type="dxa"/>
            </w:tcMar>
          </w:tcPr>
          <w:p w14:paraId="179A1B1B" w14:textId="77777777" w:rsidR="00FC339E" w:rsidRPr="00D4204D" w:rsidRDefault="00FC339E" w:rsidP="00932913">
            <w:pPr>
              <w:jc w:val="center"/>
            </w:pPr>
            <w:r w:rsidRPr="00D4204D">
              <w:t>10</w:t>
            </w:r>
            <w:r>
              <w:t>,</w:t>
            </w:r>
            <w:r w:rsidRPr="00D4204D">
              <w:t>8</w:t>
            </w:r>
          </w:p>
        </w:tc>
        <w:tc>
          <w:tcPr>
            <w:tcW w:w="490" w:type="dxa"/>
            <w:tcBorders>
              <w:top w:val="nil"/>
              <w:left w:val="single" w:sz="4" w:space="0" w:color="auto"/>
              <w:bottom w:val="nil"/>
              <w:right w:val="single" w:sz="4" w:space="0" w:color="auto"/>
            </w:tcBorders>
            <w:shd w:val="clear" w:color="auto" w:fill="auto"/>
            <w:tcMar>
              <w:left w:w="57" w:type="dxa"/>
              <w:right w:w="0" w:type="dxa"/>
            </w:tcMar>
          </w:tcPr>
          <w:p w14:paraId="0E0E8765" w14:textId="77777777" w:rsidR="00FC339E" w:rsidRPr="00D4204D" w:rsidRDefault="00FC339E" w:rsidP="00932913">
            <w:pPr>
              <w:jc w:val="center"/>
            </w:pPr>
            <w:r w:rsidRPr="00D4204D">
              <w:t>8</w:t>
            </w:r>
            <w:r>
              <w:t>,</w:t>
            </w:r>
            <w:r w:rsidRPr="00D4204D">
              <w:t>8</w:t>
            </w:r>
          </w:p>
        </w:tc>
        <w:tc>
          <w:tcPr>
            <w:tcW w:w="528" w:type="dxa"/>
            <w:tcBorders>
              <w:top w:val="nil"/>
              <w:left w:val="single" w:sz="4" w:space="0" w:color="auto"/>
              <w:bottom w:val="nil"/>
              <w:right w:val="single" w:sz="4" w:space="0" w:color="auto"/>
            </w:tcBorders>
            <w:shd w:val="clear" w:color="auto" w:fill="auto"/>
            <w:tcMar>
              <w:left w:w="57" w:type="dxa"/>
              <w:right w:w="0" w:type="dxa"/>
            </w:tcMar>
          </w:tcPr>
          <w:p w14:paraId="5E6CE416" w14:textId="77777777" w:rsidR="00FC339E" w:rsidRPr="00D4204D" w:rsidRDefault="00FC339E" w:rsidP="00932913">
            <w:pPr>
              <w:jc w:val="center"/>
            </w:pPr>
            <w:r w:rsidRPr="00D4204D">
              <w:t>10</w:t>
            </w:r>
            <w:r>
              <w:t>,</w:t>
            </w:r>
            <w:r w:rsidRPr="00D4204D">
              <w:t>8</w:t>
            </w:r>
          </w:p>
        </w:tc>
        <w:tc>
          <w:tcPr>
            <w:tcW w:w="567" w:type="dxa"/>
            <w:tcBorders>
              <w:top w:val="nil"/>
              <w:left w:val="single" w:sz="4" w:space="0" w:color="auto"/>
              <w:bottom w:val="nil"/>
              <w:right w:val="single" w:sz="4" w:space="0" w:color="auto"/>
            </w:tcBorders>
            <w:shd w:val="clear" w:color="auto" w:fill="auto"/>
            <w:tcMar>
              <w:left w:w="57" w:type="dxa"/>
              <w:right w:w="0" w:type="dxa"/>
            </w:tcMar>
          </w:tcPr>
          <w:p w14:paraId="12771B41" w14:textId="77777777" w:rsidR="00FC339E" w:rsidRPr="00D4204D" w:rsidRDefault="00FC339E" w:rsidP="00932913">
            <w:pPr>
              <w:jc w:val="center"/>
            </w:pPr>
            <w:r w:rsidRPr="00D4204D">
              <w:t>9</w:t>
            </w:r>
            <w:r>
              <w:t>,</w:t>
            </w:r>
            <w:r w:rsidRPr="00D4204D">
              <w:t>5</w:t>
            </w:r>
          </w:p>
        </w:tc>
        <w:tc>
          <w:tcPr>
            <w:tcW w:w="567" w:type="dxa"/>
            <w:tcBorders>
              <w:top w:val="nil"/>
              <w:left w:val="single" w:sz="4" w:space="0" w:color="auto"/>
              <w:bottom w:val="nil"/>
              <w:right w:val="single" w:sz="4" w:space="0" w:color="auto"/>
            </w:tcBorders>
            <w:shd w:val="clear" w:color="auto" w:fill="auto"/>
            <w:tcMar>
              <w:left w:w="57" w:type="dxa"/>
              <w:right w:w="0" w:type="dxa"/>
            </w:tcMar>
          </w:tcPr>
          <w:p w14:paraId="7E5D385E" w14:textId="77777777" w:rsidR="00FC339E" w:rsidRPr="00D4204D" w:rsidRDefault="00FC339E" w:rsidP="00932913">
            <w:pPr>
              <w:jc w:val="center"/>
            </w:pPr>
            <w:r w:rsidRPr="00D4204D">
              <w:t>10</w:t>
            </w:r>
            <w:r>
              <w:t>,</w:t>
            </w:r>
            <w:r w:rsidRPr="00D4204D">
              <w:t>9</w:t>
            </w:r>
          </w:p>
        </w:tc>
        <w:tc>
          <w:tcPr>
            <w:tcW w:w="567" w:type="dxa"/>
            <w:tcBorders>
              <w:top w:val="nil"/>
              <w:left w:val="single" w:sz="4" w:space="0" w:color="auto"/>
              <w:bottom w:val="nil"/>
              <w:right w:val="single" w:sz="4" w:space="0" w:color="auto"/>
            </w:tcBorders>
            <w:shd w:val="clear" w:color="auto" w:fill="auto"/>
            <w:tcMar>
              <w:left w:w="57" w:type="dxa"/>
              <w:right w:w="0" w:type="dxa"/>
            </w:tcMar>
          </w:tcPr>
          <w:p w14:paraId="59487159" w14:textId="77777777" w:rsidR="00FC339E" w:rsidRPr="00D4204D" w:rsidRDefault="00FC339E" w:rsidP="00932913">
            <w:pPr>
              <w:jc w:val="center"/>
            </w:pPr>
            <w:r w:rsidRPr="00D4204D">
              <w:t>10</w:t>
            </w:r>
            <w:r>
              <w:t>,</w:t>
            </w:r>
            <w:r w:rsidRPr="00D4204D">
              <w:t>1</w:t>
            </w:r>
          </w:p>
        </w:tc>
      </w:tr>
      <w:tr w:rsidR="00FC339E" w:rsidRPr="002C074D" w14:paraId="58D63088" w14:textId="77777777" w:rsidTr="00FC339E">
        <w:tc>
          <w:tcPr>
            <w:tcW w:w="1134" w:type="dxa"/>
            <w:tcBorders>
              <w:top w:val="nil"/>
              <w:left w:val="single" w:sz="4" w:space="0" w:color="auto"/>
              <w:bottom w:val="nil"/>
              <w:right w:val="single" w:sz="4" w:space="0" w:color="auto"/>
            </w:tcBorders>
            <w:shd w:val="clear" w:color="auto" w:fill="auto"/>
            <w:tcMar>
              <w:left w:w="57" w:type="dxa"/>
              <w:right w:w="0" w:type="dxa"/>
            </w:tcMar>
          </w:tcPr>
          <w:p w14:paraId="3B550F09" w14:textId="77777777" w:rsidR="00FC339E" w:rsidRPr="00D4204D" w:rsidRDefault="00FC339E" w:rsidP="00932913">
            <w:pPr>
              <w:jc w:val="center"/>
            </w:pPr>
            <w:r w:rsidRPr="00D4204D">
              <w:t>12</w:t>
            </w:r>
          </w:p>
        </w:tc>
        <w:tc>
          <w:tcPr>
            <w:tcW w:w="505" w:type="dxa"/>
            <w:tcBorders>
              <w:top w:val="nil"/>
              <w:left w:val="single" w:sz="4" w:space="0" w:color="auto"/>
              <w:bottom w:val="nil"/>
              <w:right w:val="single" w:sz="4" w:space="0" w:color="auto"/>
            </w:tcBorders>
            <w:shd w:val="clear" w:color="auto" w:fill="auto"/>
            <w:tcMar>
              <w:left w:w="57" w:type="dxa"/>
              <w:right w:w="0" w:type="dxa"/>
            </w:tcMar>
          </w:tcPr>
          <w:p w14:paraId="492EA55C" w14:textId="77777777" w:rsidR="00FC339E" w:rsidRPr="00D4204D" w:rsidRDefault="00FC339E" w:rsidP="00932913">
            <w:pPr>
              <w:jc w:val="center"/>
            </w:pPr>
            <w:r w:rsidRPr="00D4204D">
              <w:t>10</w:t>
            </w:r>
            <w:r>
              <w:t>,</w:t>
            </w:r>
            <w:r w:rsidRPr="00D4204D">
              <w:t>4</w:t>
            </w:r>
          </w:p>
        </w:tc>
        <w:tc>
          <w:tcPr>
            <w:tcW w:w="426" w:type="dxa"/>
            <w:tcBorders>
              <w:top w:val="nil"/>
              <w:left w:val="single" w:sz="4" w:space="0" w:color="auto"/>
              <w:bottom w:val="nil"/>
              <w:right w:val="single" w:sz="4" w:space="0" w:color="auto"/>
            </w:tcBorders>
            <w:shd w:val="clear" w:color="auto" w:fill="auto"/>
            <w:tcMar>
              <w:left w:w="57" w:type="dxa"/>
              <w:right w:w="0" w:type="dxa"/>
            </w:tcMar>
          </w:tcPr>
          <w:p w14:paraId="1D8A9324" w14:textId="77777777" w:rsidR="00FC339E" w:rsidRPr="00D4204D" w:rsidRDefault="00FC339E" w:rsidP="00932913">
            <w:pPr>
              <w:jc w:val="center"/>
            </w:pPr>
            <w:r w:rsidRPr="00D4204D">
              <w:t>4</w:t>
            </w:r>
            <w:r>
              <w:t>,</w:t>
            </w:r>
            <w:r w:rsidRPr="00D4204D">
              <w:t>1</w:t>
            </w:r>
          </w:p>
        </w:tc>
        <w:tc>
          <w:tcPr>
            <w:tcW w:w="567" w:type="dxa"/>
            <w:tcBorders>
              <w:top w:val="nil"/>
              <w:left w:val="single" w:sz="4" w:space="0" w:color="auto"/>
              <w:bottom w:val="nil"/>
              <w:right w:val="single" w:sz="4" w:space="0" w:color="auto"/>
            </w:tcBorders>
            <w:shd w:val="clear" w:color="auto" w:fill="auto"/>
            <w:tcMar>
              <w:left w:w="57" w:type="dxa"/>
              <w:right w:w="0" w:type="dxa"/>
            </w:tcMar>
          </w:tcPr>
          <w:p w14:paraId="683B81F3" w14:textId="77777777" w:rsidR="00FC339E" w:rsidRPr="00D4204D" w:rsidRDefault="00FC339E" w:rsidP="00932913">
            <w:pPr>
              <w:jc w:val="center"/>
            </w:pPr>
            <w:r w:rsidRPr="00D4204D">
              <w:t>10</w:t>
            </w:r>
            <w:r>
              <w:t>,</w:t>
            </w:r>
            <w:r w:rsidRPr="00D4204D">
              <w:t>8</w:t>
            </w:r>
          </w:p>
        </w:tc>
        <w:tc>
          <w:tcPr>
            <w:tcW w:w="425" w:type="dxa"/>
            <w:tcBorders>
              <w:top w:val="nil"/>
              <w:left w:val="single" w:sz="4" w:space="0" w:color="auto"/>
              <w:bottom w:val="nil"/>
              <w:right w:val="single" w:sz="4" w:space="0" w:color="auto"/>
            </w:tcBorders>
            <w:shd w:val="clear" w:color="auto" w:fill="auto"/>
            <w:tcMar>
              <w:left w:w="57" w:type="dxa"/>
              <w:right w:w="0" w:type="dxa"/>
            </w:tcMar>
          </w:tcPr>
          <w:p w14:paraId="4DF5381E" w14:textId="77777777" w:rsidR="00FC339E" w:rsidRPr="00D4204D" w:rsidRDefault="00FC339E" w:rsidP="00932913">
            <w:pPr>
              <w:jc w:val="center"/>
            </w:pPr>
            <w:r w:rsidRPr="00D4204D">
              <w:t>5</w:t>
            </w:r>
            <w:r>
              <w:t>,</w:t>
            </w:r>
            <w:r w:rsidRPr="00D4204D">
              <w:t>1</w:t>
            </w:r>
          </w:p>
        </w:tc>
        <w:tc>
          <w:tcPr>
            <w:tcW w:w="567" w:type="dxa"/>
            <w:tcBorders>
              <w:top w:val="nil"/>
              <w:left w:val="single" w:sz="4" w:space="0" w:color="auto"/>
              <w:bottom w:val="nil"/>
              <w:right w:val="single" w:sz="4" w:space="0" w:color="auto"/>
            </w:tcBorders>
            <w:shd w:val="clear" w:color="auto" w:fill="auto"/>
            <w:tcMar>
              <w:left w:w="57" w:type="dxa"/>
              <w:right w:w="0" w:type="dxa"/>
            </w:tcMar>
          </w:tcPr>
          <w:p w14:paraId="5376C5DE" w14:textId="77777777" w:rsidR="00FC339E" w:rsidRPr="00D4204D" w:rsidRDefault="00FC339E" w:rsidP="00932913">
            <w:pPr>
              <w:jc w:val="center"/>
            </w:pPr>
            <w:r w:rsidRPr="00D4204D">
              <w:t>11</w:t>
            </w:r>
            <w:r>
              <w:t>,</w:t>
            </w:r>
            <w:r w:rsidRPr="00D4204D">
              <w:t>1</w:t>
            </w:r>
          </w:p>
        </w:tc>
        <w:tc>
          <w:tcPr>
            <w:tcW w:w="425" w:type="dxa"/>
            <w:tcBorders>
              <w:top w:val="nil"/>
              <w:left w:val="single" w:sz="4" w:space="0" w:color="auto"/>
              <w:bottom w:val="nil"/>
              <w:right w:val="single" w:sz="4" w:space="0" w:color="auto"/>
            </w:tcBorders>
            <w:shd w:val="clear" w:color="auto" w:fill="auto"/>
            <w:tcMar>
              <w:left w:w="57" w:type="dxa"/>
              <w:right w:w="0" w:type="dxa"/>
            </w:tcMar>
          </w:tcPr>
          <w:p w14:paraId="0E91AFDE" w14:textId="77777777" w:rsidR="00FC339E" w:rsidRPr="00D4204D" w:rsidRDefault="00FC339E" w:rsidP="00932913">
            <w:pPr>
              <w:jc w:val="center"/>
            </w:pPr>
            <w:r w:rsidRPr="00D4204D">
              <w:t>6</w:t>
            </w:r>
            <w:r>
              <w:t>,</w:t>
            </w:r>
            <w:r w:rsidRPr="00D4204D">
              <w:t>0</w:t>
            </w:r>
          </w:p>
        </w:tc>
        <w:tc>
          <w:tcPr>
            <w:tcW w:w="567" w:type="dxa"/>
            <w:tcBorders>
              <w:top w:val="nil"/>
              <w:left w:val="single" w:sz="4" w:space="0" w:color="auto"/>
              <w:bottom w:val="nil"/>
              <w:right w:val="single" w:sz="4" w:space="0" w:color="auto"/>
            </w:tcBorders>
            <w:shd w:val="clear" w:color="auto" w:fill="auto"/>
            <w:tcMar>
              <w:left w:w="57" w:type="dxa"/>
              <w:right w:w="0" w:type="dxa"/>
            </w:tcMar>
          </w:tcPr>
          <w:p w14:paraId="06147F70" w14:textId="77777777" w:rsidR="00FC339E" w:rsidRPr="00D4204D" w:rsidRDefault="00FC339E" w:rsidP="00932913">
            <w:pPr>
              <w:jc w:val="center"/>
            </w:pPr>
            <w:r w:rsidRPr="00D4204D">
              <w:t>11</w:t>
            </w:r>
            <w:r>
              <w:t>,</w:t>
            </w:r>
            <w:r w:rsidRPr="00D4204D">
              <w:t>4</w:t>
            </w:r>
          </w:p>
        </w:tc>
        <w:tc>
          <w:tcPr>
            <w:tcW w:w="567" w:type="dxa"/>
            <w:tcBorders>
              <w:top w:val="nil"/>
              <w:left w:val="single" w:sz="4" w:space="0" w:color="auto"/>
              <w:bottom w:val="nil"/>
              <w:right w:val="single" w:sz="4" w:space="0" w:color="auto"/>
            </w:tcBorders>
            <w:shd w:val="clear" w:color="auto" w:fill="auto"/>
            <w:tcMar>
              <w:left w:w="57" w:type="dxa"/>
              <w:right w:w="0" w:type="dxa"/>
            </w:tcMar>
          </w:tcPr>
          <w:p w14:paraId="5B69B078" w14:textId="77777777" w:rsidR="00FC339E" w:rsidRPr="00D4204D" w:rsidRDefault="00FC339E" w:rsidP="00932913">
            <w:pPr>
              <w:jc w:val="center"/>
            </w:pPr>
            <w:r w:rsidRPr="00D4204D">
              <w:t>7</w:t>
            </w:r>
            <w:r>
              <w:t>,</w:t>
            </w:r>
            <w:r w:rsidRPr="00D4204D">
              <w:t>1</w:t>
            </w:r>
          </w:p>
        </w:tc>
        <w:tc>
          <w:tcPr>
            <w:tcW w:w="567" w:type="dxa"/>
            <w:tcBorders>
              <w:top w:val="nil"/>
              <w:left w:val="single" w:sz="4" w:space="0" w:color="auto"/>
              <w:bottom w:val="nil"/>
              <w:right w:val="single" w:sz="4" w:space="0" w:color="auto"/>
            </w:tcBorders>
            <w:shd w:val="clear" w:color="auto" w:fill="auto"/>
            <w:tcMar>
              <w:left w:w="57" w:type="dxa"/>
              <w:right w:w="0" w:type="dxa"/>
            </w:tcMar>
          </w:tcPr>
          <w:p w14:paraId="00A3E20F" w14:textId="77777777" w:rsidR="00FC339E" w:rsidRPr="00D4204D" w:rsidRDefault="00FC339E" w:rsidP="00932913">
            <w:pPr>
              <w:jc w:val="center"/>
            </w:pPr>
            <w:r w:rsidRPr="00D4204D">
              <w:t>11</w:t>
            </w:r>
            <w:r>
              <w:t>,</w:t>
            </w:r>
            <w:r w:rsidRPr="00D4204D">
              <w:t>5</w:t>
            </w:r>
          </w:p>
        </w:tc>
        <w:tc>
          <w:tcPr>
            <w:tcW w:w="567" w:type="dxa"/>
            <w:tcBorders>
              <w:top w:val="nil"/>
              <w:left w:val="single" w:sz="4" w:space="0" w:color="auto"/>
              <w:bottom w:val="nil"/>
              <w:right w:val="single" w:sz="4" w:space="0" w:color="auto"/>
            </w:tcBorders>
            <w:shd w:val="clear" w:color="auto" w:fill="auto"/>
            <w:tcMar>
              <w:left w:w="57" w:type="dxa"/>
              <w:right w:w="0" w:type="dxa"/>
            </w:tcMar>
          </w:tcPr>
          <w:p w14:paraId="2A241398" w14:textId="77777777" w:rsidR="00FC339E" w:rsidRPr="00D4204D" w:rsidRDefault="00FC339E" w:rsidP="00932913">
            <w:pPr>
              <w:jc w:val="center"/>
            </w:pPr>
            <w:r w:rsidRPr="00D4204D">
              <w:t>8</w:t>
            </w:r>
            <w:r>
              <w:t>,</w:t>
            </w:r>
            <w:r w:rsidRPr="00D4204D">
              <w:t>1</w:t>
            </w:r>
          </w:p>
        </w:tc>
        <w:tc>
          <w:tcPr>
            <w:tcW w:w="541" w:type="dxa"/>
            <w:tcBorders>
              <w:top w:val="nil"/>
              <w:left w:val="single" w:sz="4" w:space="0" w:color="auto"/>
              <w:bottom w:val="nil"/>
              <w:right w:val="single" w:sz="4" w:space="0" w:color="auto"/>
            </w:tcBorders>
            <w:shd w:val="clear" w:color="auto" w:fill="auto"/>
            <w:tcMar>
              <w:left w:w="57" w:type="dxa"/>
              <w:right w:w="0" w:type="dxa"/>
            </w:tcMar>
          </w:tcPr>
          <w:p w14:paraId="45108643" w14:textId="77777777" w:rsidR="00FC339E" w:rsidRPr="00D4204D" w:rsidRDefault="00FC339E" w:rsidP="00932913">
            <w:pPr>
              <w:jc w:val="center"/>
            </w:pPr>
            <w:r w:rsidRPr="00D4204D">
              <w:t>11</w:t>
            </w:r>
            <w:r>
              <w:t>,</w:t>
            </w:r>
            <w:r w:rsidRPr="00D4204D">
              <w:t>7</w:t>
            </w:r>
          </w:p>
        </w:tc>
        <w:tc>
          <w:tcPr>
            <w:tcW w:w="490" w:type="dxa"/>
            <w:tcBorders>
              <w:top w:val="nil"/>
              <w:left w:val="single" w:sz="4" w:space="0" w:color="auto"/>
              <w:bottom w:val="nil"/>
              <w:right w:val="single" w:sz="4" w:space="0" w:color="auto"/>
            </w:tcBorders>
            <w:shd w:val="clear" w:color="auto" w:fill="auto"/>
            <w:tcMar>
              <w:left w:w="57" w:type="dxa"/>
              <w:right w:w="0" w:type="dxa"/>
            </w:tcMar>
          </w:tcPr>
          <w:p w14:paraId="25FB87BA" w14:textId="77777777" w:rsidR="00FC339E" w:rsidRPr="00D4204D" w:rsidRDefault="00FC339E" w:rsidP="00932913">
            <w:pPr>
              <w:jc w:val="center"/>
            </w:pPr>
            <w:r w:rsidRPr="00D4204D">
              <w:t>9</w:t>
            </w:r>
            <w:r>
              <w:t>,</w:t>
            </w:r>
            <w:r w:rsidRPr="00D4204D">
              <w:t>2</w:t>
            </w:r>
          </w:p>
        </w:tc>
        <w:tc>
          <w:tcPr>
            <w:tcW w:w="528" w:type="dxa"/>
            <w:tcBorders>
              <w:top w:val="nil"/>
              <w:left w:val="single" w:sz="4" w:space="0" w:color="auto"/>
              <w:bottom w:val="nil"/>
              <w:right w:val="single" w:sz="4" w:space="0" w:color="auto"/>
            </w:tcBorders>
            <w:shd w:val="clear" w:color="auto" w:fill="auto"/>
            <w:tcMar>
              <w:left w:w="57" w:type="dxa"/>
              <w:right w:w="0" w:type="dxa"/>
            </w:tcMar>
          </w:tcPr>
          <w:p w14:paraId="3D92C263" w14:textId="77777777" w:rsidR="00FC339E" w:rsidRPr="00D4204D" w:rsidRDefault="00FC339E" w:rsidP="00932913">
            <w:pPr>
              <w:jc w:val="center"/>
            </w:pPr>
            <w:r w:rsidRPr="00D4204D">
              <w:t>11</w:t>
            </w:r>
            <w:r>
              <w:t>,</w:t>
            </w:r>
            <w:r w:rsidRPr="00D4204D">
              <w:t>8</w:t>
            </w:r>
          </w:p>
        </w:tc>
        <w:tc>
          <w:tcPr>
            <w:tcW w:w="567" w:type="dxa"/>
            <w:tcBorders>
              <w:top w:val="nil"/>
              <w:left w:val="single" w:sz="4" w:space="0" w:color="auto"/>
              <w:bottom w:val="nil"/>
              <w:right w:val="single" w:sz="4" w:space="0" w:color="auto"/>
            </w:tcBorders>
            <w:shd w:val="clear" w:color="auto" w:fill="auto"/>
            <w:tcMar>
              <w:left w:w="57" w:type="dxa"/>
              <w:right w:w="0" w:type="dxa"/>
            </w:tcMar>
          </w:tcPr>
          <w:p w14:paraId="4238254F" w14:textId="77777777" w:rsidR="00FC339E" w:rsidRPr="00D4204D" w:rsidRDefault="00FC339E" w:rsidP="00932913">
            <w:pPr>
              <w:jc w:val="center"/>
            </w:pPr>
            <w:r w:rsidRPr="00D4204D">
              <w:t>10</w:t>
            </w:r>
            <w:r>
              <w:t>,</w:t>
            </w:r>
            <w:r w:rsidRPr="00D4204D">
              <w:t>0</w:t>
            </w:r>
          </w:p>
        </w:tc>
        <w:tc>
          <w:tcPr>
            <w:tcW w:w="567" w:type="dxa"/>
            <w:tcBorders>
              <w:top w:val="nil"/>
              <w:left w:val="single" w:sz="4" w:space="0" w:color="auto"/>
              <w:bottom w:val="nil"/>
              <w:right w:val="single" w:sz="4" w:space="0" w:color="auto"/>
            </w:tcBorders>
            <w:shd w:val="clear" w:color="auto" w:fill="auto"/>
            <w:tcMar>
              <w:left w:w="57" w:type="dxa"/>
              <w:right w:w="0" w:type="dxa"/>
            </w:tcMar>
          </w:tcPr>
          <w:p w14:paraId="7EFC1D44" w14:textId="77777777" w:rsidR="00FC339E" w:rsidRPr="00D4204D" w:rsidRDefault="00FC339E" w:rsidP="00932913">
            <w:pPr>
              <w:jc w:val="center"/>
            </w:pPr>
            <w:r w:rsidRPr="00D4204D">
              <w:t>11</w:t>
            </w:r>
            <w:r>
              <w:t>,</w:t>
            </w:r>
            <w:r w:rsidRPr="00D4204D">
              <w:t>9</w:t>
            </w:r>
          </w:p>
        </w:tc>
        <w:tc>
          <w:tcPr>
            <w:tcW w:w="567" w:type="dxa"/>
            <w:tcBorders>
              <w:top w:val="nil"/>
              <w:left w:val="single" w:sz="4" w:space="0" w:color="auto"/>
              <w:bottom w:val="nil"/>
              <w:right w:val="single" w:sz="4" w:space="0" w:color="auto"/>
            </w:tcBorders>
            <w:shd w:val="clear" w:color="auto" w:fill="auto"/>
            <w:tcMar>
              <w:left w:w="57" w:type="dxa"/>
              <w:right w:w="0" w:type="dxa"/>
            </w:tcMar>
          </w:tcPr>
          <w:p w14:paraId="28FBA42E" w14:textId="77777777" w:rsidR="00FC339E" w:rsidRPr="00D4204D" w:rsidRDefault="00FC339E" w:rsidP="00932913">
            <w:pPr>
              <w:jc w:val="center"/>
            </w:pPr>
            <w:r w:rsidRPr="00D4204D">
              <w:t>10</w:t>
            </w:r>
            <w:r>
              <w:t>,</w:t>
            </w:r>
            <w:r w:rsidRPr="00D4204D">
              <w:t>8</w:t>
            </w:r>
          </w:p>
        </w:tc>
      </w:tr>
      <w:tr w:rsidR="00FC339E" w:rsidRPr="002C074D" w14:paraId="7A325619" w14:textId="77777777" w:rsidTr="00FC339E">
        <w:tc>
          <w:tcPr>
            <w:tcW w:w="1134" w:type="dxa"/>
            <w:tcBorders>
              <w:top w:val="nil"/>
              <w:left w:val="single" w:sz="4" w:space="0" w:color="auto"/>
              <w:bottom w:val="nil"/>
              <w:right w:val="single" w:sz="4" w:space="0" w:color="auto"/>
            </w:tcBorders>
            <w:shd w:val="clear" w:color="auto" w:fill="auto"/>
            <w:tcMar>
              <w:left w:w="57" w:type="dxa"/>
              <w:right w:w="0" w:type="dxa"/>
            </w:tcMar>
          </w:tcPr>
          <w:p w14:paraId="2C10B79C" w14:textId="77777777" w:rsidR="00FC339E" w:rsidRPr="00D4204D" w:rsidRDefault="00FC339E" w:rsidP="00932913">
            <w:pPr>
              <w:jc w:val="center"/>
            </w:pPr>
            <w:r w:rsidRPr="00D4204D">
              <w:t>13</w:t>
            </w:r>
          </w:p>
        </w:tc>
        <w:tc>
          <w:tcPr>
            <w:tcW w:w="505" w:type="dxa"/>
            <w:tcBorders>
              <w:top w:val="nil"/>
              <w:left w:val="single" w:sz="4" w:space="0" w:color="auto"/>
              <w:bottom w:val="nil"/>
              <w:right w:val="single" w:sz="4" w:space="0" w:color="auto"/>
            </w:tcBorders>
            <w:shd w:val="clear" w:color="auto" w:fill="auto"/>
            <w:tcMar>
              <w:left w:w="57" w:type="dxa"/>
              <w:right w:w="0" w:type="dxa"/>
            </w:tcMar>
          </w:tcPr>
          <w:p w14:paraId="1860AC39" w14:textId="77777777" w:rsidR="00FC339E" w:rsidRPr="00D4204D" w:rsidRDefault="00FC339E" w:rsidP="00932913">
            <w:pPr>
              <w:jc w:val="center"/>
            </w:pPr>
            <w:r w:rsidRPr="00D4204D">
              <w:t>11</w:t>
            </w:r>
            <w:r>
              <w:t>,</w:t>
            </w:r>
            <w:r w:rsidRPr="00D4204D">
              <w:t>2</w:t>
            </w:r>
          </w:p>
        </w:tc>
        <w:tc>
          <w:tcPr>
            <w:tcW w:w="426" w:type="dxa"/>
            <w:tcBorders>
              <w:top w:val="nil"/>
              <w:left w:val="single" w:sz="4" w:space="0" w:color="auto"/>
              <w:bottom w:val="nil"/>
              <w:right w:val="single" w:sz="4" w:space="0" w:color="auto"/>
            </w:tcBorders>
            <w:shd w:val="clear" w:color="auto" w:fill="auto"/>
            <w:tcMar>
              <w:left w:w="57" w:type="dxa"/>
              <w:right w:w="0" w:type="dxa"/>
            </w:tcMar>
          </w:tcPr>
          <w:p w14:paraId="4FBBC44C" w14:textId="77777777" w:rsidR="00FC339E" w:rsidRPr="00D4204D" w:rsidRDefault="00FC339E" w:rsidP="00932913">
            <w:pPr>
              <w:jc w:val="center"/>
            </w:pPr>
            <w:r w:rsidRPr="00D4204D">
              <w:t>4</w:t>
            </w:r>
            <w:r>
              <w:t>,</w:t>
            </w:r>
            <w:r w:rsidRPr="00D4204D">
              <w:t>1</w:t>
            </w:r>
          </w:p>
        </w:tc>
        <w:tc>
          <w:tcPr>
            <w:tcW w:w="567" w:type="dxa"/>
            <w:tcBorders>
              <w:top w:val="nil"/>
              <w:left w:val="single" w:sz="4" w:space="0" w:color="auto"/>
              <w:bottom w:val="nil"/>
              <w:right w:val="single" w:sz="4" w:space="0" w:color="auto"/>
            </w:tcBorders>
            <w:shd w:val="clear" w:color="auto" w:fill="auto"/>
            <w:tcMar>
              <w:left w:w="57" w:type="dxa"/>
              <w:right w:w="0" w:type="dxa"/>
            </w:tcMar>
          </w:tcPr>
          <w:p w14:paraId="71667D49" w14:textId="77777777" w:rsidR="00FC339E" w:rsidRPr="00D4204D" w:rsidRDefault="00FC339E" w:rsidP="00932913">
            <w:pPr>
              <w:jc w:val="center"/>
            </w:pPr>
            <w:r w:rsidRPr="00D4204D">
              <w:t>11</w:t>
            </w:r>
            <w:r>
              <w:t>,</w:t>
            </w:r>
            <w:r w:rsidRPr="00D4204D">
              <w:t>7</w:t>
            </w:r>
          </w:p>
        </w:tc>
        <w:tc>
          <w:tcPr>
            <w:tcW w:w="425" w:type="dxa"/>
            <w:tcBorders>
              <w:top w:val="nil"/>
              <w:left w:val="single" w:sz="4" w:space="0" w:color="auto"/>
              <w:bottom w:val="nil"/>
              <w:right w:val="single" w:sz="4" w:space="0" w:color="auto"/>
            </w:tcBorders>
            <w:shd w:val="clear" w:color="auto" w:fill="auto"/>
            <w:tcMar>
              <w:left w:w="57" w:type="dxa"/>
              <w:right w:w="0" w:type="dxa"/>
            </w:tcMar>
          </w:tcPr>
          <w:p w14:paraId="03E14605" w14:textId="77777777" w:rsidR="00FC339E" w:rsidRPr="00D4204D" w:rsidRDefault="00FC339E" w:rsidP="00932913">
            <w:pPr>
              <w:jc w:val="center"/>
            </w:pPr>
            <w:r w:rsidRPr="00D4204D">
              <w:t>5</w:t>
            </w:r>
            <w:r>
              <w:t>,</w:t>
            </w:r>
            <w:r w:rsidRPr="00D4204D">
              <w:t>2</w:t>
            </w:r>
          </w:p>
        </w:tc>
        <w:tc>
          <w:tcPr>
            <w:tcW w:w="567" w:type="dxa"/>
            <w:tcBorders>
              <w:top w:val="nil"/>
              <w:left w:val="single" w:sz="4" w:space="0" w:color="auto"/>
              <w:bottom w:val="nil"/>
              <w:right w:val="single" w:sz="4" w:space="0" w:color="auto"/>
            </w:tcBorders>
            <w:shd w:val="clear" w:color="auto" w:fill="auto"/>
            <w:tcMar>
              <w:left w:w="57" w:type="dxa"/>
              <w:right w:w="0" w:type="dxa"/>
            </w:tcMar>
          </w:tcPr>
          <w:p w14:paraId="7447E1E4" w14:textId="77777777" w:rsidR="00FC339E" w:rsidRPr="00D4204D" w:rsidRDefault="00FC339E" w:rsidP="00932913">
            <w:pPr>
              <w:jc w:val="center"/>
            </w:pPr>
            <w:r w:rsidRPr="00D4204D">
              <w:t>12</w:t>
            </w:r>
            <w:r>
              <w:t>,</w:t>
            </w:r>
            <w:r w:rsidRPr="00D4204D">
              <w:t>0</w:t>
            </w:r>
          </w:p>
        </w:tc>
        <w:tc>
          <w:tcPr>
            <w:tcW w:w="425" w:type="dxa"/>
            <w:tcBorders>
              <w:top w:val="nil"/>
              <w:left w:val="single" w:sz="4" w:space="0" w:color="auto"/>
              <w:bottom w:val="nil"/>
              <w:right w:val="single" w:sz="4" w:space="0" w:color="auto"/>
            </w:tcBorders>
            <w:shd w:val="clear" w:color="auto" w:fill="auto"/>
            <w:tcMar>
              <w:left w:w="57" w:type="dxa"/>
              <w:right w:w="0" w:type="dxa"/>
            </w:tcMar>
          </w:tcPr>
          <w:p w14:paraId="04B1CAE3" w14:textId="77777777" w:rsidR="00FC339E" w:rsidRPr="00D4204D" w:rsidRDefault="00FC339E" w:rsidP="00932913">
            <w:pPr>
              <w:jc w:val="center"/>
            </w:pPr>
            <w:r w:rsidRPr="00D4204D">
              <w:t>6</w:t>
            </w:r>
            <w:r>
              <w:t>,</w:t>
            </w:r>
            <w:r w:rsidRPr="00D4204D">
              <w:t>1</w:t>
            </w:r>
          </w:p>
        </w:tc>
        <w:tc>
          <w:tcPr>
            <w:tcW w:w="567" w:type="dxa"/>
            <w:tcBorders>
              <w:top w:val="nil"/>
              <w:left w:val="single" w:sz="4" w:space="0" w:color="auto"/>
              <w:bottom w:val="nil"/>
              <w:right w:val="single" w:sz="4" w:space="0" w:color="auto"/>
            </w:tcBorders>
            <w:shd w:val="clear" w:color="auto" w:fill="auto"/>
            <w:tcMar>
              <w:left w:w="57" w:type="dxa"/>
              <w:right w:w="0" w:type="dxa"/>
            </w:tcMar>
          </w:tcPr>
          <w:p w14:paraId="33C11F09" w14:textId="77777777" w:rsidR="00FC339E" w:rsidRPr="00D4204D" w:rsidRDefault="00FC339E" w:rsidP="00932913">
            <w:pPr>
              <w:jc w:val="center"/>
            </w:pPr>
            <w:r w:rsidRPr="00D4204D">
              <w:t>12</w:t>
            </w:r>
            <w:r>
              <w:t>,</w:t>
            </w:r>
            <w:r w:rsidRPr="00D4204D">
              <w:t>3</w:t>
            </w:r>
          </w:p>
        </w:tc>
        <w:tc>
          <w:tcPr>
            <w:tcW w:w="567" w:type="dxa"/>
            <w:tcBorders>
              <w:top w:val="nil"/>
              <w:left w:val="single" w:sz="4" w:space="0" w:color="auto"/>
              <w:bottom w:val="nil"/>
              <w:right w:val="single" w:sz="4" w:space="0" w:color="auto"/>
            </w:tcBorders>
            <w:shd w:val="clear" w:color="auto" w:fill="auto"/>
            <w:tcMar>
              <w:left w:w="57" w:type="dxa"/>
              <w:right w:w="0" w:type="dxa"/>
            </w:tcMar>
          </w:tcPr>
          <w:p w14:paraId="12D07B6E" w14:textId="77777777" w:rsidR="00FC339E" w:rsidRPr="00D4204D" w:rsidRDefault="00FC339E" w:rsidP="00932913">
            <w:pPr>
              <w:jc w:val="center"/>
            </w:pPr>
            <w:r w:rsidRPr="00D4204D">
              <w:t>7</w:t>
            </w:r>
            <w:r>
              <w:t>,</w:t>
            </w:r>
            <w:r w:rsidRPr="00D4204D">
              <w:t>3</w:t>
            </w:r>
          </w:p>
        </w:tc>
        <w:tc>
          <w:tcPr>
            <w:tcW w:w="567" w:type="dxa"/>
            <w:tcBorders>
              <w:top w:val="nil"/>
              <w:left w:val="single" w:sz="4" w:space="0" w:color="auto"/>
              <w:bottom w:val="nil"/>
              <w:right w:val="single" w:sz="4" w:space="0" w:color="auto"/>
            </w:tcBorders>
            <w:shd w:val="clear" w:color="auto" w:fill="auto"/>
            <w:tcMar>
              <w:left w:w="57" w:type="dxa"/>
              <w:right w:w="0" w:type="dxa"/>
            </w:tcMar>
          </w:tcPr>
          <w:p w14:paraId="631BF8A9" w14:textId="77777777" w:rsidR="00FC339E" w:rsidRPr="00D4204D" w:rsidRDefault="00FC339E" w:rsidP="00932913">
            <w:pPr>
              <w:jc w:val="center"/>
            </w:pPr>
            <w:r w:rsidRPr="00D4204D">
              <w:t>12</w:t>
            </w:r>
            <w:r>
              <w:t>,</w:t>
            </w:r>
            <w:r w:rsidRPr="00D4204D">
              <w:t>5</w:t>
            </w:r>
          </w:p>
        </w:tc>
        <w:tc>
          <w:tcPr>
            <w:tcW w:w="567" w:type="dxa"/>
            <w:tcBorders>
              <w:top w:val="nil"/>
              <w:left w:val="single" w:sz="4" w:space="0" w:color="auto"/>
              <w:bottom w:val="nil"/>
              <w:right w:val="single" w:sz="4" w:space="0" w:color="auto"/>
            </w:tcBorders>
            <w:shd w:val="clear" w:color="auto" w:fill="auto"/>
            <w:tcMar>
              <w:left w:w="57" w:type="dxa"/>
              <w:right w:w="0" w:type="dxa"/>
            </w:tcMar>
          </w:tcPr>
          <w:p w14:paraId="431F5318" w14:textId="77777777" w:rsidR="00FC339E" w:rsidRPr="00D4204D" w:rsidRDefault="00FC339E" w:rsidP="00932913">
            <w:pPr>
              <w:jc w:val="center"/>
            </w:pPr>
            <w:r w:rsidRPr="00D4204D">
              <w:t>8</w:t>
            </w:r>
            <w:r>
              <w:t>,</w:t>
            </w:r>
            <w:r w:rsidRPr="00D4204D">
              <w:t>3</w:t>
            </w:r>
          </w:p>
        </w:tc>
        <w:tc>
          <w:tcPr>
            <w:tcW w:w="541" w:type="dxa"/>
            <w:tcBorders>
              <w:top w:val="nil"/>
              <w:left w:val="single" w:sz="4" w:space="0" w:color="auto"/>
              <w:bottom w:val="nil"/>
              <w:right w:val="single" w:sz="4" w:space="0" w:color="auto"/>
            </w:tcBorders>
            <w:shd w:val="clear" w:color="auto" w:fill="auto"/>
            <w:tcMar>
              <w:left w:w="57" w:type="dxa"/>
              <w:right w:w="0" w:type="dxa"/>
            </w:tcMar>
          </w:tcPr>
          <w:p w14:paraId="23C3A88C" w14:textId="77777777" w:rsidR="00FC339E" w:rsidRPr="00D4204D" w:rsidRDefault="00FC339E" w:rsidP="00932913">
            <w:pPr>
              <w:jc w:val="center"/>
            </w:pPr>
            <w:r w:rsidRPr="00D4204D">
              <w:t>12</w:t>
            </w:r>
            <w:r>
              <w:t>,</w:t>
            </w:r>
            <w:r w:rsidRPr="00D4204D">
              <w:t>7</w:t>
            </w:r>
          </w:p>
        </w:tc>
        <w:tc>
          <w:tcPr>
            <w:tcW w:w="490" w:type="dxa"/>
            <w:tcBorders>
              <w:top w:val="nil"/>
              <w:left w:val="single" w:sz="4" w:space="0" w:color="auto"/>
              <w:bottom w:val="nil"/>
              <w:right w:val="single" w:sz="4" w:space="0" w:color="auto"/>
            </w:tcBorders>
            <w:shd w:val="clear" w:color="auto" w:fill="auto"/>
            <w:tcMar>
              <w:left w:w="57" w:type="dxa"/>
              <w:right w:w="0" w:type="dxa"/>
            </w:tcMar>
          </w:tcPr>
          <w:p w14:paraId="2425BAC2" w14:textId="77777777" w:rsidR="00FC339E" w:rsidRPr="00D4204D" w:rsidRDefault="00FC339E" w:rsidP="00932913">
            <w:pPr>
              <w:jc w:val="center"/>
            </w:pPr>
            <w:r w:rsidRPr="00D4204D">
              <w:t>9</w:t>
            </w:r>
            <w:r>
              <w:t>,</w:t>
            </w:r>
            <w:r w:rsidRPr="00D4204D">
              <w:t>6</w:t>
            </w:r>
          </w:p>
        </w:tc>
        <w:tc>
          <w:tcPr>
            <w:tcW w:w="528" w:type="dxa"/>
            <w:tcBorders>
              <w:top w:val="nil"/>
              <w:left w:val="single" w:sz="4" w:space="0" w:color="auto"/>
              <w:bottom w:val="nil"/>
              <w:right w:val="single" w:sz="4" w:space="0" w:color="auto"/>
            </w:tcBorders>
            <w:shd w:val="clear" w:color="auto" w:fill="auto"/>
            <w:tcMar>
              <w:left w:w="57" w:type="dxa"/>
              <w:right w:w="0" w:type="dxa"/>
            </w:tcMar>
          </w:tcPr>
          <w:p w14:paraId="567A6B48" w14:textId="77777777" w:rsidR="00FC339E" w:rsidRPr="00D4204D" w:rsidRDefault="00FC339E" w:rsidP="00932913">
            <w:pPr>
              <w:jc w:val="center"/>
            </w:pPr>
            <w:r w:rsidRPr="00D4204D">
              <w:t>12</w:t>
            </w:r>
            <w:r>
              <w:t>,</w:t>
            </w:r>
            <w:r w:rsidRPr="00D4204D">
              <w:t>8</w:t>
            </w:r>
          </w:p>
        </w:tc>
        <w:tc>
          <w:tcPr>
            <w:tcW w:w="567" w:type="dxa"/>
            <w:tcBorders>
              <w:top w:val="nil"/>
              <w:left w:val="single" w:sz="4" w:space="0" w:color="auto"/>
              <w:bottom w:val="nil"/>
              <w:right w:val="single" w:sz="4" w:space="0" w:color="auto"/>
            </w:tcBorders>
            <w:shd w:val="clear" w:color="auto" w:fill="auto"/>
            <w:tcMar>
              <w:left w:w="57" w:type="dxa"/>
              <w:right w:w="0" w:type="dxa"/>
            </w:tcMar>
          </w:tcPr>
          <w:p w14:paraId="31729BF3" w14:textId="77777777" w:rsidR="00FC339E" w:rsidRPr="00D4204D" w:rsidRDefault="00FC339E" w:rsidP="00932913">
            <w:pPr>
              <w:jc w:val="center"/>
            </w:pPr>
            <w:r w:rsidRPr="00D4204D">
              <w:t>10</w:t>
            </w:r>
            <w:r>
              <w:t>,</w:t>
            </w:r>
            <w:r w:rsidRPr="00D4204D">
              <w:t>5</w:t>
            </w:r>
          </w:p>
        </w:tc>
        <w:tc>
          <w:tcPr>
            <w:tcW w:w="567" w:type="dxa"/>
            <w:tcBorders>
              <w:top w:val="nil"/>
              <w:left w:val="single" w:sz="4" w:space="0" w:color="auto"/>
              <w:bottom w:val="nil"/>
              <w:right w:val="single" w:sz="4" w:space="0" w:color="auto"/>
            </w:tcBorders>
            <w:shd w:val="clear" w:color="auto" w:fill="auto"/>
            <w:tcMar>
              <w:left w:w="57" w:type="dxa"/>
              <w:right w:w="0" w:type="dxa"/>
            </w:tcMar>
          </w:tcPr>
          <w:p w14:paraId="14D5773F" w14:textId="77777777" w:rsidR="00FC339E" w:rsidRPr="00D4204D" w:rsidRDefault="00FC339E" w:rsidP="00932913">
            <w:pPr>
              <w:jc w:val="center"/>
            </w:pPr>
            <w:r w:rsidRPr="00D4204D">
              <w:t>12</w:t>
            </w:r>
            <w:r>
              <w:t>,</w:t>
            </w:r>
            <w:r w:rsidRPr="00D4204D">
              <w:t>9</w:t>
            </w:r>
          </w:p>
        </w:tc>
        <w:tc>
          <w:tcPr>
            <w:tcW w:w="567" w:type="dxa"/>
            <w:tcBorders>
              <w:top w:val="nil"/>
              <w:left w:val="single" w:sz="4" w:space="0" w:color="auto"/>
              <w:bottom w:val="nil"/>
              <w:right w:val="single" w:sz="4" w:space="0" w:color="auto"/>
            </w:tcBorders>
            <w:shd w:val="clear" w:color="auto" w:fill="auto"/>
            <w:tcMar>
              <w:left w:w="57" w:type="dxa"/>
              <w:right w:w="0" w:type="dxa"/>
            </w:tcMar>
          </w:tcPr>
          <w:p w14:paraId="5C4C67AE" w14:textId="77777777" w:rsidR="00FC339E" w:rsidRPr="00D4204D" w:rsidRDefault="00FC339E" w:rsidP="00932913">
            <w:pPr>
              <w:jc w:val="center"/>
            </w:pPr>
            <w:r w:rsidRPr="00D4204D">
              <w:t>11</w:t>
            </w:r>
            <w:r>
              <w:t>,</w:t>
            </w:r>
            <w:r w:rsidRPr="00D4204D">
              <w:t>4</w:t>
            </w:r>
          </w:p>
        </w:tc>
      </w:tr>
      <w:tr w:rsidR="00FC339E" w:rsidRPr="002C074D" w14:paraId="753669D3" w14:textId="77777777" w:rsidTr="00FC339E">
        <w:tc>
          <w:tcPr>
            <w:tcW w:w="1134" w:type="dxa"/>
            <w:tcBorders>
              <w:top w:val="nil"/>
              <w:left w:val="single" w:sz="4" w:space="0" w:color="auto"/>
              <w:bottom w:val="single" w:sz="4" w:space="0" w:color="auto"/>
              <w:right w:val="single" w:sz="4" w:space="0" w:color="auto"/>
            </w:tcBorders>
            <w:shd w:val="clear" w:color="auto" w:fill="auto"/>
            <w:tcMar>
              <w:left w:w="57" w:type="dxa"/>
              <w:right w:w="0" w:type="dxa"/>
            </w:tcMar>
          </w:tcPr>
          <w:p w14:paraId="781DFFC1" w14:textId="77777777" w:rsidR="00FC339E" w:rsidRPr="00D4204D" w:rsidRDefault="00FC339E" w:rsidP="00932913">
            <w:pPr>
              <w:jc w:val="center"/>
            </w:pPr>
            <w:r w:rsidRPr="00D4204D">
              <w:t>14</w:t>
            </w:r>
          </w:p>
        </w:tc>
        <w:tc>
          <w:tcPr>
            <w:tcW w:w="505" w:type="dxa"/>
            <w:tcBorders>
              <w:top w:val="nil"/>
              <w:left w:val="single" w:sz="4" w:space="0" w:color="auto"/>
              <w:bottom w:val="single" w:sz="4" w:space="0" w:color="auto"/>
              <w:right w:val="single" w:sz="4" w:space="0" w:color="auto"/>
            </w:tcBorders>
            <w:shd w:val="clear" w:color="auto" w:fill="auto"/>
            <w:tcMar>
              <w:left w:w="57" w:type="dxa"/>
              <w:right w:w="0" w:type="dxa"/>
            </w:tcMar>
          </w:tcPr>
          <w:p w14:paraId="31E986ED" w14:textId="77777777" w:rsidR="00FC339E" w:rsidRPr="00D4204D" w:rsidRDefault="00FC339E" w:rsidP="00932913">
            <w:pPr>
              <w:jc w:val="center"/>
            </w:pPr>
            <w:r w:rsidRPr="00D4204D">
              <w:t>12</w:t>
            </w:r>
            <w:r>
              <w:t>,</w:t>
            </w:r>
            <w:r w:rsidRPr="00D4204D">
              <w:t>1</w:t>
            </w:r>
          </w:p>
        </w:tc>
        <w:tc>
          <w:tcPr>
            <w:tcW w:w="426" w:type="dxa"/>
            <w:tcBorders>
              <w:top w:val="nil"/>
              <w:left w:val="single" w:sz="4" w:space="0" w:color="auto"/>
              <w:bottom w:val="single" w:sz="4" w:space="0" w:color="auto"/>
              <w:right w:val="single" w:sz="4" w:space="0" w:color="auto"/>
            </w:tcBorders>
            <w:shd w:val="clear" w:color="auto" w:fill="auto"/>
            <w:tcMar>
              <w:left w:w="57" w:type="dxa"/>
              <w:right w:w="0" w:type="dxa"/>
            </w:tcMar>
          </w:tcPr>
          <w:p w14:paraId="66E9F6A8" w14:textId="77777777" w:rsidR="00FC339E" w:rsidRPr="00D4204D" w:rsidRDefault="00FC339E" w:rsidP="00932913">
            <w:pPr>
              <w:jc w:val="center"/>
            </w:pPr>
            <w:r w:rsidRPr="00D4204D">
              <w:t>4</w:t>
            </w:r>
            <w:r>
              <w:t>,</w:t>
            </w:r>
            <w:r w:rsidRPr="00D4204D">
              <w:t>2</w:t>
            </w:r>
          </w:p>
        </w:tc>
        <w:tc>
          <w:tcPr>
            <w:tcW w:w="567" w:type="dxa"/>
            <w:tcBorders>
              <w:top w:val="nil"/>
              <w:left w:val="single" w:sz="4" w:space="0" w:color="auto"/>
              <w:bottom w:val="single" w:sz="4" w:space="0" w:color="auto"/>
              <w:right w:val="single" w:sz="4" w:space="0" w:color="auto"/>
            </w:tcBorders>
            <w:shd w:val="clear" w:color="auto" w:fill="auto"/>
            <w:tcMar>
              <w:left w:w="57" w:type="dxa"/>
              <w:right w:w="0" w:type="dxa"/>
            </w:tcMar>
          </w:tcPr>
          <w:p w14:paraId="38A86C97" w14:textId="77777777" w:rsidR="00FC339E" w:rsidRPr="00D4204D" w:rsidRDefault="00FC339E" w:rsidP="00932913">
            <w:pPr>
              <w:jc w:val="center"/>
            </w:pPr>
            <w:r w:rsidRPr="00D4204D">
              <w:t>12</w:t>
            </w:r>
            <w:r>
              <w:t>,</w:t>
            </w:r>
            <w:r w:rsidRPr="00D4204D">
              <w:t>6</w:t>
            </w:r>
          </w:p>
        </w:tc>
        <w:tc>
          <w:tcPr>
            <w:tcW w:w="425" w:type="dxa"/>
            <w:tcBorders>
              <w:top w:val="nil"/>
              <w:left w:val="single" w:sz="4" w:space="0" w:color="auto"/>
              <w:bottom w:val="single" w:sz="4" w:space="0" w:color="auto"/>
              <w:right w:val="single" w:sz="4" w:space="0" w:color="auto"/>
            </w:tcBorders>
            <w:shd w:val="clear" w:color="auto" w:fill="auto"/>
            <w:tcMar>
              <w:left w:w="57" w:type="dxa"/>
              <w:right w:w="0" w:type="dxa"/>
            </w:tcMar>
          </w:tcPr>
          <w:p w14:paraId="305AA35D" w14:textId="77777777" w:rsidR="00FC339E" w:rsidRPr="00D4204D" w:rsidRDefault="00FC339E" w:rsidP="00932913">
            <w:pPr>
              <w:jc w:val="center"/>
            </w:pPr>
            <w:r w:rsidRPr="00D4204D">
              <w:t>5</w:t>
            </w:r>
            <w:r>
              <w:t>,</w:t>
            </w:r>
            <w:r w:rsidRPr="00D4204D">
              <w:t>3</w:t>
            </w:r>
          </w:p>
        </w:tc>
        <w:tc>
          <w:tcPr>
            <w:tcW w:w="567" w:type="dxa"/>
            <w:tcBorders>
              <w:top w:val="nil"/>
              <w:left w:val="single" w:sz="4" w:space="0" w:color="auto"/>
              <w:bottom w:val="single" w:sz="4" w:space="0" w:color="auto"/>
              <w:right w:val="single" w:sz="4" w:space="0" w:color="auto"/>
            </w:tcBorders>
            <w:shd w:val="clear" w:color="auto" w:fill="auto"/>
            <w:tcMar>
              <w:left w:w="57" w:type="dxa"/>
              <w:right w:w="0" w:type="dxa"/>
            </w:tcMar>
          </w:tcPr>
          <w:p w14:paraId="2039FDB4" w14:textId="77777777" w:rsidR="00FC339E" w:rsidRPr="00D4204D" w:rsidRDefault="00FC339E" w:rsidP="00932913">
            <w:pPr>
              <w:jc w:val="center"/>
            </w:pPr>
            <w:r w:rsidRPr="00D4204D">
              <w:t>12</w:t>
            </w:r>
            <w:r>
              <w:t>,</w:t>
            </w:r>
            <w:r w:rsidRPr="00D4204D">
              <w:t>9</w:t>
            </w:r>
          </w:p>
        </w:tc>
        <w:tc>
          <w:tcPr>
            <w:tcW w:w="425" w:type="dxa"/>
            <w:tcBorders>
              <w:top w:val="nil"/>
              <w:left w:val="single" w:sz="4" w:space="0" w:color="auto"/>
              <w:bottom w:val="single" w:sz="4" w:space="0" w:color="auto"/>
              <w:right w:val="single" w:sz="4" w:space="0" w:color="auto"/>
            </w:tcBorders>
            <w:shd w:val="clear" w:color="auto" w:fill="auto"/>
            <w:tcMar>
              <w:left w:w="57" w:type="dxa"/>
              <w:right w:w="0" w:type="dxa"/>
            </w:tcMar>
          </w:tcPr>
          <w:p w14:paraId="6BC6B0D7" w14:textId="77777777" w:rsidR="00FC339E" w:rsidRPr="00D4204D" w:rsidRDefault="00FC339E" w:rsidP="00932913">
            <w:pPr>
              <w:jc w:val="center"/>
            </w:pPr>
            <w:r w:rsidRPr="00D4204D">
              <w:t>6</w:t>
            </w:r>
            <w:r>
              <w:t>,</w:t>
            </w:r>
            <w:r w:rsidRPr="00D4204D">
              <w:t>3</w:t>
            </w:r>
          </w:p>
        </w:tc>
        <w:tc>
          <w:tcPr>
            <w:tcW w:w="567" w:type="dxa"/>
            <w:tcBorders>
              <w:top w:val="nil"/>
              <w:left w:val="single" w:sz="4" w:space="0" w:color="auto"/>
              <w:bottom w:val="single" w:sz="4" w:space="0" w:color="auto"/>
              <w:right w:val="single" w:sz="4" w:space="0" w:color="auto"/>
            </w:tcBorders>
            <w:shd w:val="clear" w:color="auto" w:fill="auto"/>
            <w:tcMar>
              <w:left w:w="57" w:type="dxa"/>
              <w:right w:w="0" w:type="dxa"/>
            </w:tcMar>
          </w:tcPr>
          <w:p w14:paraId="407B08C3" w14:textId="77777777" w:rsidR="00FC339E" w:rsidRPr="00D4204D" w:rsidRDefault="00FC339E" w:rsidP="00932913">
            <w:pPr>
              <w:jc w:val="center"/>
            </w:pPr>
            <w:r w:rsidRPr="00D4204D">
              <w:t>13</w:t>
            </w:r>
            <w:r>
              <w:t>,</w:t>
            </w:r>
            <w:r w:rsidRPr="00D4204D">
              <w:t>2</w:t>
            </w:r>
          </w:p>
        </w:tc>
        <w:tc>
          <w:tcPr>
            <w:tcW w:w="567" w:type="dxa"/>
            <w:tcBorders>
              <w:top w:val="nil"/>
              <w:left w:val="single" w:sz="4" w:space="0" w:color="auto"/>
              <w:bottom w:val="single" w:sz="4" w:space="0" w:color="auto"/>
              <w:right w:val="single" w:sz="4" w:space="0" w:color="auto"/>
            </w:tcBorders>
            <w:shd w:val="clear" w:color="auto" w:fill="auto"/>
            <w:tcMar>
              <w:left w:w="57" w:type="dxa"/>
              <w:right w:w="0" w:type="dxa"/>
            </w:tcMar>
          </w:tcPr>
          <w:p w14:paraId="4B0C06F7" w14:textId="77777777" w:rsidR="00FC339E" w:rsidRPr="00D4204D" w:rsidRDefault="00FC339E" w:rsidP="00932913">
            <w:pPr>
              <w:jc w:val="center"/>
            </w:pPr>
            <w:r w:rsidRPr="00D4204D">
              <w:t>7</w:t>
            </w:r>
            <w:r>
              <w:t>,</w:t>
            </w:r>
            <w:r w:rsidRPr="00D4204D">
              <w:t>5</w:t>
            </w:r>
          </w:p>
        </w:tc>
        <w:tc>
          <w:tcPr>
            <w:tcW w:w="567" w:type="dxa"/>
            <w:tcBorders>
              <w:top w:val="nil"/>
              <w:left w:val="single" w:sz="4" w:space="0" w:color="auto"/>
              <w:bottom w:val="single" w:sz="4" w:space="0" w:color="auto"/>
              <w:right w:val="single" w:sz="4" w:space="0" w:color="auto"/>
            </w:tcBorders>
            <w:shd w:val="clear" w:color="auto" w:fill="auto"/>
            <w:tcMar>
              <w:left w:w="57" w:type="dxa"/>
              <w:right w:w="0" w:type="dxa"/>
            </w:tcMar>
          </w:tcPr>
          <w:p w14:paraId="277421AD" w14:textId="77777777" w:rsidR="00FC339E" w:rsidRPr="00D4204D" w:rsidRDefault="00FC339E" w:rsidP="00932913">
            <w:pPr>
              <w:jc w:val="center"/>
            </w:pPr>
            <w:r w:rsidRPr="00D4204D">
              <w:t>13</w:t>
            </w:r>
            <w:r>
              <w:t>,</w:t>
            </w:r>
            <w:r w:rsidRPr="00D4204D">
              <w:t>4</w:t>
            </w:r>
          </w:p>
        </w:tc>
        <w:tc>
          <w:tcPr>
            <w:tcW w:w="567" w:type="dxa"/>
            <w:tcBorders>
              <w:top w:val="nil"/>
              <w:left w:val="single" w:sz="4" w:space="0" w:color="auto"/>
              <w:bottom w:val="single" w:sz="4" w:space="0" w:color="auto"/>
              <w:right w:val="single" w:sz="4" w:space="0" w:color="auto"/>
            </w:tcBorders>
            <w:shd w:val="clear" w:color="auto" w:fill="auto"/>
            <w:tcMar>
              <w:left w:w="57" w:type="dxa"/>
              <w:right w:w="0" w:type="dxa"/>
            </w:tcMar>
          </w:tcPr>
          <w:p w14:paraId="2D3CAB90" w14:textId="77777777" w:rsidR="00FC339E" w:rsidRPr="00D4204D" w:rsidRDefault="00FC339E" w:rsidP="00932913">
            <w:pPr>
              <w:jc w:val="center"/>
            </w:pPr>
            <w:r w:rsidRPr="00D4204D">
              <w:t>8</w:t>
            </w:r>
            <w:r>
              <w:t>,</w:t>
            </w:r>
            <w:r w:rsidRPr="00D4204D">
              <w:t>6</w:t>
            </w:r>
          </w:p>
        </w:tc>
        <w:tc>
          <w:tcPr>
            <w:tcW w:w="541" w:type="dxa"/>
            <w:tcBorders>
              <w:top w:val="nil"/>
              <w:left w:val="single" w:sz="4" w:space="0" w:color="auto"/>
              <w:bottom w:val="single" w:sz="4" w:space="0" w:color="auto"/>
              <w:right w:val="single" w:sz="4" w:space="0" w:color="auto"/>
            </w:tcBorders>
            <w:shd w:val="clear" w:color="auto" w:fill="auto"/>
            <w:tcMar>
              <w:left w:w="57" w:type="dxa"/>
              <w:right w:w="0" w:type="dxa"/>
            </w:tcMar>
          </w:tcPr>
          <w:p w14:paraId="0B8E7241" w14:textId="77777777" w:rsidR="00FC339E" w:rsidRPr="00D4204D" w:rsidRDefault="00FC339E" w:rsidP="00932913">
            <w:pPr>
              <w:jc w:val="center"/>
            </w:pPr>
            <w:r w:rsidRPr="00D4204D">
              <w:t>13</w:t>
            </w:r>
            <w:r>
              <w:t>,</w:t>
            </w:r>
            <w:r w:rsidRPr="00D4204D">
              <w:t>6</w:t>
            </w:r>
          </w:p>
        </w:tc>
        <w:tc>
          <w:tcPr>
            <w:tcW w:w="490" w:type="dxa"/>
            <w:tcBorders>
              <w:top w:val="nil"/>
              <w:left w:val="single" w:sz="4" w:space="0" w:color="auto"/>
              <w:bottom w:val="single" w:sz="4" w:space="0" w:color="auto"/>
              <w:right w:val="single" w:sz="4" w:space="0" w:color="auto"/>
            </w:tcBorders>
            <w:shd w:val="clear" w:color="auto" w:fill="auto"/>
            <w:tcMar>
              <w:left w:w="57" w:type="dxa"/>
              <w:right w:w="0" w:type="dxa"/>
            </w:tcMar>
          </w:tcPr>
          <w:p w14:paraId="72C1F144" w14:textId="77777777" w:rsidR="00FC339E" w:rsidRPr="00D4204D" w:rsidRDefault="00FC339E" w:rsidP="00932913">
            <w:pPr>
              <w:jc w:val="center"/>
            </w:pPr>
            <w:r w:rsidRPr="00D4204D">
              <w:t>10</w:t>
            </w:r>
            <w:r>
              <w:t>,</w:t>
            </w:r>
            <w:r w:rsidRPr="00D4204D">
              <w:t>0</w:t>
            </w:r>
          </w:p>
        </w:tc>
        <w:tc>
          <w:tcPr>
            <w:tcW w:w="528" w:type="dxa"/>
            <w:tcBorders>
              <w:top w:val="nil"/>
              <w:left w:val="single" w:sz="4" w:space="0" w:color="auto"/>
              <w:bottom w:val="single" w:sz="4" w:space="0" w:color="auto"/>
              <w:right w:val="single" w:sz="4" w:space="0" w:color="auto"/>
            </w:tcBorders>
            <w:shd w:val="clear" w:color="auto" w:fill="auto"/>
            <w:tcMar>
              <w:left w:w="57" w:type="dxa"/>
              <w:right w:w="0" w:type="dxa"/>
            </w:tcMar>
          </w:tcPr>
          <w:p w14:paraId="1551ACC0" w14:textId="77777777" w:rsidR="00FC339E" w:rsidRPr="00D4204D" w:rsidRDefault="00FC339E" w:rsidP="00932913">
            <w:pPr>
              <w:jc w:val="center"/>
            </w:pPr>
            <w:r w:rsidRPr="00D4204D">
              <w:t>13</w:t>
            </w:r>
            <w:r>
              <w:t>,</w:t>
            </w:r>
            <w:r w:rsidRPr="00D4204D">
              <w:t>7</w:t>
            </w:r>
          </w:p>
        </w:tc>
        <w:tc>
          <w:tcPr>
            <w:tcW w:w="567" w:type="dxa"/>
            <w:tcBorders>
              <w:top w:val="nil"/>
              <w:left w:val="single" w:sz="4" w:space="0" w:color="auto"/>
              <w:bottom w:val="single" w:sz="4" w:space="0" w:color="auto"/>
              <w:right w:val="single" w:sz="4" w:space="0" w:color="auto"/>
            </w:tcBorders>
            <w:shd w:val="clear" w:color="auto" w:fill="auto"/>
            <w:tcMar>
              <w:left w:w="57" w:type="dxa"/>
              <w:right w:w="0" w:type="dxa"/>
            </w:tcMar>
          </w:tcPr>
          <w:p w14:paraId="795CFCB7" w14:textId="77777777" w:rsidR="00FC339E" w:rsidRPr="00D4204D" w:rsidRDefault="00FC339E" w:rsidP="00932913">
            <w:pPr>
              <w:jc w:val="center"/>
            </w:pPr>
            <w:r w:rsidRPr="00D4204D">
              <w:t>11</w:t>
            </w:r>
            <w:r>
              <w:t>,</w:t>
            </w:r>
            <w:r w:rsidRPr="00D4204D">
              <w:t>0</w:t>
            </w:r>
          </w:p>
        </w:tc>
        <w:tc>
          <w:tcPr>
            <w:tcW w:w="567" w:type="dxa"/>
            <w:tcBorders>
              <w:top w:val="nil"/>
              <w:left w:val="single" w:sz="4" w:space="0" w:color="auto"/>
              <w:bottom w:val="single" w:sz="4" w:space="0" w:color="auto"/>
              <w:right w:val="single" w:sz="4" w:space="0" w:color="auto"/>
            </w:tcBorders>
            <w:shd w:val="clear" w:color="auto" w:fill="auto"/>
            <w:tcMar>
              <w:left w:w="57" w:type="dxa"/>
              <w:right w:w="0" w:type="dxa"/>
            </w:tcMar>
          </w:tcPr>
          <w:p w14:paraId="7F57F6CE" w14:textId="77777777" w:rsidR="00FC339E" w:rsidRPr="00D4204D" w:rsidRDefault="00FC339E" w:rsidP="00932913">
            <w:pPr>
              <w:jc w:val="center"/>
            </w:pPr>
            <w:r w:rsidRPr="00D4204D">
              <w:t>13</w:t>
            </w:r>
            <w:r>
              <w:t>,</w:t>
            </w:r>
            <w:r w:rsidRPr="00D4204D">
              <w:t>8</w:t>
            </w:r>
          </w:p>
        </w:tc>
        <w:tc>
          <w:tcPr>
            <w:tcW w:w="567" w:type="dxa"/>
            <w:tcBorders>
              <w:top w:val="nil"/>
              <w:left w:val="single" w:sz="4" w:space="0" w:color="auto"/>
              <w:bottom w:val="single" w:sz="4" w:space="0" w:color="auto"/>
              <w:right w:val="single" w:sz="4" w:space="0" w:color="auto"/>
            </w:tcBorders>
            <w:shd w:val="clear" w:color="auto" w:fill="auto"/>
            <w:tcMar>
              <w:left w:w="57" w:type="dxa"/>
              <w:right w:w="0" w:type="dxa"/>
            </w:tcMar>
          </w:tcPr>
          <w:p w14:paraId="6CA446A0" w14:textId="77777777" w:rsidR="00FC339E" w:rsidRPr="00D4204D" w:rsidRDefault="00FC339E" w:rsidP="00932913">
            <w:pPr>
              <w:jc w:val="center"/>
            </w:pPr>
            <w:r w:rsidRPr="00D4204D">
              <w:t>12</w:t>
            </w:r>
            <w:r>
              <w:t>,</w:t>
            </w:r>
            <w:r w:rsidRPr="00D4204D">
              <w:t>0</w:t>
            </w:r>
          </w:p>
        </w:tc>
      </w:tr>
      <w:tr w:rsidR="00FC339E" w:rsidRPr="002C074D" w14:paraId="625A7108" w14:textId="77777777" w:rsidTr="00FC339E">
        <w:tc>
          <w:tcPr>
            <w:tcW w:w="1134" w:type="dxa"/>
            <w:tcBorders>
              <w:top w:val="single" w:sz="4" w:space="0" w:color="auto"/>
              <w:left w:val="single" w:sz="4" w:space="0" w:color="auto"/>
              <w:bottom w:val="nil"/>
              <w:right w:val="single" w:sz="4" w:space="0" w:color="auto"/>
            </w:tcBorders>
            <w:shd w:val="clear" w:color="auto" w:fill="auto"/>
            <w:tcMar>
              <w:left w:w="57" w:type="dxa"/>
              <w:right w:w="0" w:type="dxa"/>
            </w:tcMar>
          </w:tcPr>
          <w:p w14:paraId="4386ADAD" w14:textId="77777777" w:rsidR="00FC339E" w:rsidRPr="00D4204D" w:rsidRDefault="00FC339E" w:rsidP="00932913">
            <w:pPr>
              <w:jc w:val="center"/>
            </w:pPr>
            <w:r w:rsidRPr="00D4204D">
              <w:t>15</w:t>
            </w:r>
          </w:p>
        </w:tc>
        <w:tc>
          <w:tcPr>
            <w:tcW w:w="505" w:type="dxa"/>
            <w:tcBorders>
              <w:top w:val="single" w:sz="4" w:space="0" w:color="auto"/>
              <w:left w:val="single" w:sz="4" w:space="0" w:color="auto"/>
              <w:bottom w:val="nil"/>
              <w:right w:val="single" w:sz="4" w:space="0" w:color="auto"/>
            </w:tcBorders>
            <w:shd w:val="clear" w:color="auto" w:fill="auto"/>
            <w:tcMar>
              <w:left w:w="57" w:type="dxa"/>
              <w:right w:w="0" w:type="dxa"/>
            </w:tcMar>
          </w:tcPr>
          <w:p w14:paraId="20C1A097" w14:textId="77777777" w:rsidR="00FC339E" w:rsidRPr="00D4204D" w:rsidRDefault="00FC339E" w:rsidP="00932913">
            <w:pPr>
              <w:jc w:val="center"/>
            </w:pPr>
            <w:r w:rsidRPr="00D4204D">
              <w:t>12</w:t>
            </w:r>
            <w:r>
              <w:t>,</w:t>
            </w:r>
            <w:r w:rsidRPr="00D4204D">
              <w:t>9</w:t>
            </w:r>
          </w:p>
        </w:tc>
        <w:tc>
          <w:tcPr>
            <w:tcW w:w="426" w:type="dxa"/>
            <w:tcBorders>
              <w:top w:val="single" w:sz="4" w:space="0" w:color="auto"/>
              <w:left w:val="single" w:sz="4" w:space="0" w:color="auto"/>
              <w:bottom w:val="nil"/>
              <w:right w:val="single" w:sz="4" w:space="0" w:color="auto"/>
            </w:tcBorders>
            <w:shd w:val="clear" w:color="auto" w:fill="auto"/>
            <w:tcMar>
              <w:left w:w="57" w:type="dxa"/>
              <w:right w:w="0" w:type="dxa"/>
            </w:tcMar>
          </w:tcPr>
          <w:p w14:paraId="3F3A730F" w14:textId="77777777" w:rsidR="00FC339E" w:rsidRPr="00D4204D" w:rsidRDefault="00FC339E" w:rsidP="00932913">
            <w:pPr>
              <w:jc w:val="center"/>
            </w:pPr>
            <w:r w:rsidRPr="00D4204D">
              <w:t>4</w:t>
            </w:r>
            <w:r>
              <w:t>,</w:t>
            </w:r>
            <w:r w:rsidRPr="00D4204D">
              <w:t>3</w:t>
            </w:r>
          </w:p>
        </w:tc>
        <w:tc>
          <w:tcPr>
            <w:tcW w:w="567" w:type="dxa"/>
            <w:tcBorders>
              <w:top w:val="single" w:sz="4" w:space="0" w:color="auto"/>
              <w:left w:val="single" w:sz="4" w:space="0" w:color="auto"/>
              <w:bottom w:val="nil"/>
              <w:right w:val="single" w:sz="4" w:space="0" w:color="auto"/>
            </w:tcBorders>
            <w:shd w:val="clear" w:color="auto" w:fill="auto"/>
            <w:tcMar>
              <w:left w:w="57" w:type="dxa"/>
              <w:right w:w="0" w:type="dxa"/>
            </w:tcMar>
          </w:tcPr>
          <w:p w14:paraId="405CD4C0" w14:textId="77777777" w:rsidR="00FC339E" w:rsidRPr="00D4204D" w:rsidRDefault="00FC339E" w:rsidP="00932913">
            <w:pPr>
              <w:jc w:val="center"/>
            </w:pPr>
            <w:r w:rsidRPr="00D4204D">
              <w:t>13</w:t>
            </w:r>
            <w:r>
              <w:t>,</w:t>
            </w:r>
            <w:r w:rsidRPr="00D4204D">
              <w:t>4</w:t>
            </w:r>
          </w:p>
        </w:tc>
        <w:tc>
          <w:tcPr>
            <w:tcW w:w="425" w:type="dxa"/>
            <w:tcBorders>
              <w:top w:val="single" w:sz="4" w:space="0" w:color="auto"/>
              <w:left w:val="single" w:sz="4" w:space="0" w:color="auto"/>
              <w:bottom w:val="nil"/>
              <w:right w:val="single" w:sz="4" w:space="0" w:color="auto"/>
            </w:tcBorders>
            <w:shd w:val="clear" w:color="auto" w:fill="auto"/>
            <w:tcMar>
              <w:left w:w="57" w:type="dxa"/>
              <w:right w:w="0" w:type="dxa"/>
            </w:tcMar>
          </w:tcPr>
          <w:p w14:paraId="445A9C79" w14:textId="77777777" w:rsidR="00FC339E" w:rsidRPr="00D4204D" w:rsidRDefault="00FC339E" w:rsidP="00932913">
            <w:pPr>
              <w:jc w:val="center"/>
            </w:pPr>
            <w:r w:rsidRPr="00D4204D">
              <w:t>5</w:t>
            </w:r>
            <w:r>
              <w:t>,</w:t>
            </w:r>
            <w:r w:rsidRPr="00D4204D">
              <w:t>4</w:t>
            </w:r>
          </w:p>
        </w:tc>
        <w:tc>
          <w:tcPr>
            <w:tcW w:w="567" w:type="dxa"/>
            <w:tcBorders>
              <w:top w:val="single" w:sz="4" w:space="0" w:color="auto"/>
              <w:left w:val="single" w:sz="4" w:space="0" w:color="auto"/>
              <w:bottom w:val="nil"/>
              <w:right w:val="single" w:sz="4" w:space="0" w:color="auto"/>
            </w:tcBorders>
            <w:shd w:val="clear" w:color="auto" w:fill="auto"/>
            <w:tcMar>
              <w:left w:w="57" w:type="dxa"/>
              <w:right w:w="0" w:type="dxa"/>
            </w:tcMar>
          </w:tcPr>
          <w:p w14:paraId="633195D0" w14:textId="77777777" w:rsidR="00FC339E" w:rsidRPr="00D4204D" w:rsidRDefault="00FC339E" w:rsidP="00932913">
            <w:pPr>
              <w:jc w:val="center"/>
            </w:pPr>
            <w:r w:rsidRPr="00D4204D">
              <w:t>13</w:t>
            </w:r>
            <w:r>
              <w:t>,</w:t>
            </w:r>
            <w:r w:rsidRPr="00D4204D">
              <w:t>8</w:t>
            </w:r>
          </w:p>
        </w:tc>
        <w:tc>
          <w:tcPr>
            <w:tcW w:w="425" w:type="dxa"/>
            <w:tcBorders>
              <w:top w:val="single" w:sz="4" w:space="0" w:color="auto"/>
              <w:left w:val="single" w:sz="4" w:space="0" w:color="auto"/>
              <w:bottom w:val="nil"/>
              <w:right w:val="single" w:sz="4" w:space="0" w:color="auto"/>
            </w:tcBorders>
            <w:shd w:val="clear" w:color="auto" w:fill="auto"/>
            <w:tcMar>
              <w:left w:w="57" w:type="dxa"/>
              <w:right w:w="0" w:type="dxa"/>
            </w:tcMar>
          </w:tcPr>
          <w:p w14:paraId="004D2DD3" w14:textId="77777777" w:rsidR="00FC339E" w:rsidRPr="00D4204D" w:rsidRDefault="00FC339E" w:rsidP="00932913">
            <w:pPr>
              <w:jc w:val="center"/>
            </w:pPr>
            <w:r w:rsidRPr="00D4204D">
              <w:t>6</w:t>
            </w:r>
            <w:r>
              <w:t>,</w:t>
            </w:r>
            <w:r w:rsidRPr="00D4204D">
              <w:t>4</w:t>
            </w:r>
          </w:p>
        </w:tc>
        <w:tc>
          <w:tcPr>
            <w:tcW w:w="567" w:type="dxa"/>
            <w:tcBorders>
              <w:top w:val="single" w:sz="4" w:space="0" w:color="auto"/>
              <w:left w:val="single" w:sz="4" w:space="0" w:color="auto"/>
              <w:bottom w:val="nil"/>
              <w:right w:val="single" w:sz="4" w:space="0" w:color="auto"/>
            </w:tcBorders>
            <w:shd w:val="clear" w:color="auto" w:fill="auto"/>
            <w:tcMar>
              <w:left w:w="57" w:type="dxa"/>
              <w:right w:w="0" w:type="dxa"/>
            </w:tcMar>
          </w:tcPr>
          <w:p w14:paraId="2BE3A24A" w14:textId="77777777" w:rsidR="00FC339E" w:rsidRPr="00D4204D" w:rsidRDefault="00FC339E" w:rsidP="00932913">
            <w:pPr>
              <w:jc w:val="center"/>
            </w:pPr>
            <w:r w:rsidRPr="00D4204D">
              <w:t>14</w:t>
            </w:r>
            <w:r>
              <w:t>,</w:t>
            </w:r>
            <w:r w:rsidRPr="00D4204D">
              <w:t>1</w:t>
            </w:r>
          </w:p>
        </w:tc>
        <w:tc>
          <w:tcPr>
            <w:tcW w:w="567" w:type="dxa"/>
            <w:tcBorders>
              <w:top w:val="single" w:sz="4" w:space="0" w:color="auto"/>
              <w:left w:val="single" w:sz="4" w:space="0" w:color="auto"/>
              <w:bottom w:val="nil"/>
              <w:right w:val="single" w:sz="4" w:space="0" w:color="auto"/>
            </w:tcBorders>
            <w:shd w:val="clear" w:color="auto" w:fill="auto"/>
            <w:tcMar>
              <w:left w:w="57" w:type="dxa"/>
              <w:right w:w="0" w:type="dxa"/>
            </w:tcMar>
          </w:tcPr>
          <w:p w14:paraId="56D5B1EC" w14:textId="77777777" w:rsidR="00FC339E" w:rsidRPr="00D4204D" w:rsidRDefault="00FC339E" w:rsidP="00932913">
            <w:pPr>
              <w:jc w:val="center"/>
            </w:pPr>
            <w:r w:rsidRPr="00D4204D">
              <w:t>7</w:t>
            </w:r>
            <w:r>
              <w:t>,</w:t>
            </w:r>
            <w:r w:rsidRPr="00D4204D">
              <w:t>7</w:t>
            </w:r>
          </w:p>
        </w:tc>
        <w:tc>
          <w:tcPr>
            <w:tcW w:w="567" w:type="dxa"/>
            <w:tcBorders>
              <w:top w:val="single" w:sz="4" w:space="0" w:color="auto"/>
              <w:left w:val="single" w:sz="4" w:space="0" w:color="auto"/>
              <w:bottom w:val="nil"/>
              <w:right w:val="single" w:sz="4" w:space="0" w:color="auto"/>
            </w:tcBorders>
            <w:shd w:val="clear" w:color="auto" w:fill="auto"/>
            <w:tcMar>
              <w:left w:w="57" w:type="dxa"/>
              <w:right w:w="0" w:type="dxa"/>
            </w:tcMar>
          </w:tcPr>
          <w:p w14:paraId="5F178612" w14:textId="77777777" w:rsidR="00FC339E" w:rsidRPr="00D4204D" w:rsidRDefault="00FC339E" w:rsidP="00932913">
            <w:pPr>
              <w:jc w:val="center"/>
            </w:pPr>
            <w:r w:rsidRPr="00D4204D">
              <w:t>14</w:t>
            </w:r>
            <w:r>
              <w:t>,</w:t>
            </w:r>
            <w:r w:rsidRPr="00D4204D">
              <w:t>3</w:t>
            </w:r>
          </w:p>
        </w:tc>
        <w:tc>
          <w:tcPr>
            <w:tcW w:w="567" w:type="dxa"/>
            <w:tcBorders>
              <w:top w:val="single" w:sz="4" w:space="0" w:color="auto"/>
              <w:left w:val="single" w:sz="4" w:space="0" w:color="auto"/>
              <w:bottom w:val="nil"/>
              <w:right w:val="single" w:sz="4" w:space="0" w:color="auto"/>
            </w:tcBorders>
            <w:shd w:val="clear" w:color="auto" w:fill="auto"/>
            <w:tcMar>
              <w:left w:w="57" w:type="dxa"/>
              <w:right w:w="0" w:type="dxa"/>
            </w:tcMar>
          </w:tcPr>
          <w:p w14:paraId="247F4A7D" w14:textId="77777777" w:rsidR="00FC339E" w:rsidRPr="00D4204D" w:rsidRDefault="00FC339E" w:rsidP="00932913">
            <w:pPr>
              <w:jc w:val="center"/>
            </w:pPr>
            <w:r w:rsidRPr="00D4204D">
              <w:t>8</w:t>
            </w:r>
            <w:r>
              <w:t>,</w:t>
            </w:r>
            <w:r w:rsidRPr="00D4204D">
              <w:t>8</w:t>
            </w:r>
          </w:p>
        </w:tc>
        <w:tc>
          <w:tcPr>
            <w:tcW w:w="541" w:type="dxa"/>
            <w:tcBorders>
              <w:top w:val="single" w:sz="4" w:space="0" w:color="auto"/>
              <w:left w:val="single" w:sz="4" w:space="0" w:color="auto"/>
              <w:bottom w:val="nil"/>
              <w:right w:val="single" w:sz="4" w:space="0" w:color="auto"/>
            </w:tcBorders>
            <w:shd w:val="clear" w:color="auto" w:fill="auto"/>
            <w:tcMar>
              <w:left w:w="57" w:type="dxa"/>
              <w:right w:w="0" w:type="dxa"/>
            </w:tcMar>
          </w:tcPr>
          <w:p w14:paraId="4259711B" w14:textId="77777777" w:rsidR="00FC339E" w:rsidRPr="00D4204D" w:rsidRDefault="00FC339E" w:rsidP="00932913">
            <w:pPr>
              <w:jc w:val="center"/>
            </w:pPr>
            <w:r w:rsidRPr="00D4204D">
              <w:t>14</w:t>
            </w:r>
            <w:r>
              <w:t>,</w:t>
            </w:r>
            <w:r w:rsidRPr="00D4204D">
              <w:t>6</w:t>
            </w:r>
          </w:p>
        </w:tc>
        <w:tc>
          <w:tcPr>
            <w:tcW w:w="490" w:type="dxa"/>
            <w:tcBorders>
              <w:top w:val="single" w:sz="4" w:space="0" w:color="auto"/>
              <w:left w:val="single" w:sz="4" w:space="0" w:color="auto"/>
              <w:bottom w:val="nil"/>
              <w:right w:val="single" w:sz="4" w:space="0" w:color="auto"/>
            </w:tcBorders>
            <w:shd w:val="clear" w:color="auto" w:fill="auto"/>
            <w:tcMar>
              <w:left w:w="57" w:type="dxa"/>
              <w:right w:w="0" w:type="dxa"/>
            </w:tcMar>
          </w:tcPr>
          <w:p w14:paraId="7C54EE86" w14:textId="77777777" w:rsidR="00FC339E" w:rsidRPr="00D4204D" w:rsidRDefault="00FC339E" w:rsidP="00932913">
            <w:pPr>
              <w:jc w:val="center"/>
            </w:pPr>
            <w:r w:rsidRPr="00D4204D">
              <w:t>10</w:t>
            </w:r>
            <w:r>
              <w:t>,</w:t>
            </w:r>
            <w:r w:rsidRPr="00D4204D">
              <w:t>3</w:t>
            </w:r>
          </w:p>
        </w:tc>
        <w:tc>
          <w:tcPr>
            <w:tcW w:w="528" w:type="dxa"/>
            <w:tcBorders>
              <w:top w:val="single" w:sz="4" w:space="0" w:color="auto"/>
              <w:left w:val="single" w:sz="4" w:space="0" w:color="auto"/>
              <w:bottom w:val="nil"/>
              <w:right w:val="single" w:sz="4" w:space="0" w:color="auto"/>
            </w:tcBorders>
            <w:shd w:val="clear" w:color="auto" w:fill="auto"/>
            <w:tcMar>
              <w:left w:w="57" w:type="dxa"/>
              <w:right w:w="0" w:type="dxa"/>
            </w:tcMar>
          </w:tcPr>
          <w:p w14:paraId="614F8316" w14:textId="77777777" w:rsidR="00FC339E" w:rsidRPr="00D4204D" w:rsidRDefault="00FC339E" w:rsidP="00932913">
            <w:pPr>
              <w:jc w:val="center"/>
            </w:pPr>
            <w:r w:rsidRPr="00D4204D">
              <w:t>14</w:t>
            </w:r>
            <w:r>
              <w:t>,</w:t>
            </w:r>
            <w:r w:rsidRPr="00D4204D">
              <w:t>7</w:t>
            </w:r>
          </w:p>
        </w:tc>
        <w:tc>
          <w:tcPr>
            <w:tcW w:w="567" w:type="dxa"/>
            <w:tcBorders>
              <w:top w:val="single" w:sz="4" w:space="0" w:color="auto"/>
              <w:left w:val="single" w:sz="4" w:space="0" w:color="auto"/>
              <w:bottom w:val="nil"/>
              <w:right w:val="single" w:sz="4" w:space="0" w:color="auto"/>
            </w:tcBorders>
            <w:shd w:val="clear" w:color="auto" w:fill="auto"/>
            <w:tcMar>
              <w:left w:w="57" w:type="dxa"/>
              <w:right w:w="0" w:type="dxa"/>
            </w:tcMar>
          </w:tcPr>
          <w:p w14:paraId="4264DF4C" w14:textId="77777777" w:rsidR="00FC339E" w:rsidRPr="00D4204D" w:rsidRDefault="00FC339E" w:rsidP="00932913">
            <w:pPr>
              <w:jc w:val="center"/>
            </w:pPr>
            <w:r w:rsidRPr="00D4204D">
              <w:t>11</w:t>
            </w:r>
            <w:r>
              <w:t>,</w:t>
            </w:r>
            <w:r w:rsidRPr="00D4204D">
              <w:t>4</w:t>
            </w:r>
          </w:p>
        </w:tc>
        <w:tc>
          <w:tcPr>
            <w:tcW w:w="567" w:type="dxa"/>
            <w:tcBorders>
              <w:top w:val="single" w:sz="4" w:space="0" w:color="auto"/>
              <w:left w:val="single" w:sz="4" w:space="0" w:color="auto"/>
              <w:bottom w:val="nil"/>
              <w:right w:val="single" w:sz="4" w:space="0" w:color="auto"/>
            </w:tcBorders>
            <w:shd w:val="clear" w:color="auto" w:fill="auto"/>
            <w:tcMar>
              <w:left w:w="57" w:type="dxa"/>
              <w:right w:w="0" w:type="dxa"/>
            </w:tcMar>
          </w:tcPr>
          <w:p w14:paraId="32D74D90" w14:textId="77777777" w:rsidR="00FC339E" w:rsidRPr="00D4204D" w:rsidRDefault="00FC339E" w:rsidP="00932913">
            <w:pPr>
              <w:jc w:val="center"/>
            </w:pPr>
            <w:r w:rsidRPr="00D4204D">
              <w:t>14</w:t>
            </w:r>
            <w:r>
              <w:t>,</w:t>
            </w:r>
            <w:r w:rsidRPr="00D4204D">
              <w:t>8</w:t>
            </w:r>
          </w:p>
        </w:tc>
        <w:tc>
          <w:tcPr>
            <w:tcW w:w="567" w:type="dxa"/>
            <w:tcBorders>
              <w:top w:val="single" w:sz="4" w:space="0" w:color="auto"/>
              <w:left w:val="single" w:sz="4" w:space="0" w:color="auto"/>
              <w:bottom w:val="nil"/>
              <w:right w:val="single" w:sz="4" w:space="0" w:color="auto"/>
            </w:tcBorders>
            <w:shd w:val="clear" w:color="auto" w:fill="auto"/>
            <w:tcMar>
              <w:left w:w="57" w:type="dxa"/>
              <w:right w:w="0" w:type="dxa"/>
            </w:tcMar>
          </w:tcPr>
          <w:p w14:paraId="08C756D2" w14:textId="77777777" w:rsidR="00FC339E" w:rsidRPr="00D4204D" w:rsidRDefault="00FC339E" w:rsidP="00932913">
            <w:pPr>
              <w:jc w:val="center"/>
            </w:pPr>
            <w:r w:rsidRPr="00D4204D">
              <w:t>12</w:t>
            </w:r>
            <w:r>
              <w:t>,</w:t>
            </w:r>
            <w:r w:rsidRPr="00D4204D">
              <w:t>6</w:t>
            </w:r>
          </w:p>
        </w:tc>
      </w:tr>
      <w:tr w:rsidR="00FC339E" w:rsidRPr="002C074D" w14:paraId="3FC7A487" w14:textId="77777777" w:rsidTr="00FC339E">
        <w:tc>
          <w:tcPr>
            <w:tcW w:w="1134" w:type="dxa"/>
            <w:tcBorders>
              <w:top w:val="nil"/>
              <w:left w:val="single" w:sz="4" w:space="0" w:color="auto"/>
              <w:bottom w:val="nil"/>
              <w:right w:val="single" w:sz="4" w:space="0" w:color="auto"/>
            </w:tcBorders>
            <w:shd w:val="clear" w:color="auto" w:fill="auto"/>
            <w:tcMar>
              <w:left w:w="57" w:type="dxa"/>
              <w:right w:w="0" w:type="dxa"/>
            </w:tcMar>
          </w:tcPr>
          <w:p w14:paraId="42AF2955" w14:textId="77777777" w:rsidR="00FC339E" w:rsidRPr="00D4204D" w:rsidRDefault="00FC339E" w:rsidP="00932913">
            <w:pPr>
              <w:jc w:val="center"/>
            </w:pPr>
            <w:r w:rsidRPr="00D4204D">
              <w:t>16</w:t>
            </w:r>
          </w:p>
        </w:tc>
        <w:tc>
          <w:tcPr>
            <w:tcW w:w="505" w:type="dxa"/>
            <w:tcBorders>
              <w:top w:val="nil"/>
              <w:left w:val="single" w:sz="4" w:space="0" w:color="auto"/>
              <w:bottom w:val="nil"/>
              <w:right w:val="single" w:sz="4" w:space="0" w:color="auto"/>
            </w:tcBorders>
            <w:shd w:val="clear" w:color="auto" w:fill="auto"/>
            <w:tcMar>
              <w:left w:w="57" w:type="dxa"/>
              <w:right w:w="0" w:type="dxa"/>
            </w:tcMar>
          </w:tcPr>
          <w:p w14:paraId="54D16B28" w14:textId="77777777" w:rsidR="00FC339E" w:rsidRPr="00D4204D" w:rsidRDefault="00FC339E" w:rsidP="00932913">
            <w:pPr>
              <w:jc w:val="center"/>
            </w:pPr>
            <w:r w:rsidRPr="00D4204D">
              <w:t>13</w:t>
            </w:r>
            <w:r>
              <w:t>,</w:t>
            </w:r>
            <w:r w:rsidRPr="00D4204D">
              <w:t>7</w:t>
            </w:r>
          </w:p>
        </w:tc>
        <w:tc>
          <w:tcPr>
            <w:tcW w:w="426" w:type="dxa"/>
            <w:tcBorders>
              <w:top w:val="nil"/>
              <w:left w:val="single" w:sz="4" w:space="0" w:color="auto"/>
              <w:bottom w:val="nil"/>
              <w:right w:val="single" w:sz="4" w:space="0" w:color="auto"/>
            </w:tcBorders>
            <w:shd w:val="clear" w:color="auto" w:fill="auto"/>
            <w:tcMar>
              <w:left w:w="57" w:type="dxa"/>
              <w:right w:w="0" w:type="dxa"/>
            </w:tcMar>
          </w:tcPr>
          <w:p w14:paraId="0108D01A" w14:textId="77777777" w:rsidR="00FC339E" w:rsidRPr="00D4204D" w:rsidRDefault="00FC339E" w:rsidP="00932913">
            <w:pPr>
              <w:jc w:val="center"/>
            </w:pPr>
            <w:r w:rsidRPr="00D4204D">
              <w:t>4</w:t>
            </w:r>
            <w:r>
              <w:t>,</w:t>
            </w:r>
            <w:r w:rsidRPr="00D4204D">
              <w:t>3</w:t>
            </w:r>
          </w:p>
        </w:tc>
        <w:tc>
          <w:tcPr>
            <w:tcW w:w="567" w:type="dxa"/>
            <w:tcBorders>
              <w:top w:val="nil"/>
              <w:left w:val="single" w:sz="4" w:space="0" w:color="auto"/>
              <w:bottom w:val="nil"/>
              <w:right w:val="single" w:sz="4" w:space="0" w:color="auto"/>
            </w:tcBorders>
            <w:shd w:val="clear" w:color="auto" w:fill="auto"/>
            <w:tcMar>
              <w:left w:w="57" w:type="dxa"/>
              <w:right w:w="0" w:type="dxa"/>
            </w:tcMar>
          </w:tcPr>
          <w:p w14:paraId="4A241E81" w14:textId="77777777" w:rsidR="00FC339E" w:rsidRPr="00D4204D" w:rsidRDefault="00FC339E" w:rsidP="00932913">
            <w:pPr>
              <w:jc w:val="center"/>
            </w:pPr>
            <w:r w:rsidRPr="00D4204D">
              <w:t>14</w:t>
            </w:r>
            <w:r>
              <w:t>,</w:t>
            </w:r>
            <w:r w:rsidRPr="00D4204D">
              <w:t>3</w:t>
            </w:r>
          </w:p>
        </w:tc>
        <w:tc>
          <w:tcPr>
            <w:tcW w:w="425" w:type="dxa"/>
            <w:tcBorders>
              <w:top w:val="nil"/>
              <w:left w:val="single" w:sz="4" w:space="0" w:color="auto"/>
              <w:bottom w:val="nil"/>
              <w:right w:val="single" w:sz="4" w:space="0" w:color="auto"/>
            </w:tcBorders>
            <w:shd w:val="clear" w:color="auto" w:fill="auto"/>
            <w:tcMar>
              <w:left w:w="57" w:type="dxa"/>
              <w:right w:w="0" w:type="dxa"/>
            </w:tcMar>
          </w:tcPr>
          <w:p w14:paraId="66B32962" w14:textId="77777777" w:rsidR="00FC339E" w:rsidRPr="00D4204D" w:rsidRDefault="00FC339E" w:rsidP="00932913">
            <w:pPr>
              <w:jc w:val="center"/>
            </w:pPr>
            <w:r w:rsidRPr="00D4204D">
              <w:t>5</w:t>
            </w:r>
            <w:r>
              <w:t>,</w:t>
            </w:r>
            <w:r w:rsidRPr="00D4204D">
              <w:t>4</w:t>
            </w:r>
          </w:p>
        </w:tc>
        <w:tc>
          <w:tcPr>
            <w:tcW w:w="567" w:type="dxa"/>
            <w:tcBorders>
              <w:top w:val="nil"/>
              <w:left w:val="single" w:sz="4" w:space="0" w:color="auto"/>
              <w:bottom w:val="nil"/>
              <w:right w:val="single" w:sz="4" w:space="0" w:color="auto"/>
            </w:tcBorders>
            <w:shd w:val="clear" w:color="auto" w:fill="auto"/>
            <w:tcMar>
              <w:left w:w="57" w:type="dxa"/>
              <w:right w:w="0" w:type="dxa"/>
            </w:tcMar>
          </w:tcPr>
          <w:p w14:paraId="024776D6" w14:textId="77777777" w:rsidR="00FC339E" w:rsidRPr="00D4204D" w:rsidRDefault="00FC339E" w:rsidP="00932913">
            <w:pPr>
              <w:jc w:val="center"/>
            </w:pPr>
            <w:r w:rsidRPr="00D4204D">
              <w:t>14</w:t>
            </w:r>
            <w:r>
              <w:t>,</w:t>
            </w:r>
            <w:r w:rsidRPr="00D4204D">
              <w:t>7</w:t>
            </w:r>
          </w:p>
        </w:tc>
        <w:tc>
          <w:tcPr>
            <w:tcW w:w="425" w:type="dxa"/>
            <w:tcBorders>
              <w:top w:val="nil"/>
              <w:left w:val="single" w:sz="4" w:space="0" w:color="auto"/>
              <w:bottom w:val="nil"/>
              <w:right w:val="single" w:sz="4" w:space="0" w:color="auto"/>
            </w:tcBorders>
            <w:shd w:val="clear" w:color="auto" w:fill="auto"/>
            <w:tcMar>
              <w:left w:w="57" w:type="dxa"/>
              <w:right w:w="0" w:type="dxa"/>
            </w:tcMar>
          </w:tcPr>
          <w:p w14:paraId="0AA6A83E" w14:textId="77777777" w:rsidR="00FC339E" w:rsidRPr="00D4204D" w:rsidRDefault="00FC339E" w:rsidP="00932913">
            <w:pPr>
              <w:jc w:val="center"/>
            </w:pPr>
            <w:r w:rsidRPr="00D4204D">
              <w:t>6</w:t>
            </w:r>
            <w:r>
              <w:t>,</w:t>
            </w:r>
            <w:r w:rsidRPr="00D4204D">
              <w:t>5</w:t>
            </w:r>
          </w:p>
        </w:tc>
        <w:tc>
          <w:tcPr>
            <w:tcW w:w="567" w:type="dxa"/>
            <w:tcBorders>
              <w:top w:val="nil"/>
              <w:left w:val="single" w:sz="4" w:space="0" w:color="auto"/>
              <w:bottom w:val="nil"/>
              <w:right w:val="single" w:sz="4" w:space="0" w:color="auto"/>
            </w:tcBorders>
            <w:shd w:val="clear" w:color="auto" w:fill="auto"/>
            <w:tcMar>
              <w:left w:w="57" w:type="dxa"/>
              <w:right w:w="0" w:type="dxa"/>
            </w:tcMar>
          </w:tcPr>
          <w:p w14:paraId="3691045B" w14:textId="77777777" w:rsidR="00FC339E" w:rsidRPr="00D4204D" w:rsidRDefault="00FC339E" w:rsidP="00932913">
            <w:pPr>
              <w:jc w:val="center"/>
            </w:pPr>
            <w:r w:rsidRPr="00D4204D">
              <w:t>15</w:t>
            </w:r>
            <w:r>
              <w:t>,</w:t>
            </w:r>
            <w:r w:rsidRPr="00D4204D">
              <w:t>0</w:t>
            </w:r>
          </w:p>
        </w:tc>
        <w:tc>
          <w:tcPr>
            <w:tcW w:w="567" w:type="dxa"/>
            <w:tcBorders>
              <w:top w:val="nil"/>
              <w:left w:val="single" w:sz="4" w:space="0" w:color="auto"/>
              <w:bottom w:val="nil"/>
              <w:right w:val="single" w:sz="4" w:space="0" w:color="auto"/>
            </w:tcBorders>
            <w:shd w:val="clear" w:color="auto" w:fill="auto"/>
            <w:tcMar>
              <w:left w:w="57" w:type="dxa"/>
              <w:right w:w="0" w:type="dxa"/>
            </w:tcMar>
          </w:tcPr>
          <w:p w14:paraId="7460D982" w14:textId="77777777" w:rsidR="00FC339E" w:rsidRPr="00D4204D" w:rsidRDefault="00FC339E" w:rsidP="00932913">
            <w:pPr>
              <w:jc w:val="center"/>
            </w:pPr>
            <w:r w:rsidRPr="00D4204D">
              <w:t>7</w:t>
            </w:r>
            <w:r>
              <w:t>,</w:t>
            </w:r>
            <w:r w:rsidRPr="00D4204D">
              <w:t>8</w:t>
            </w:r>
          </w:p>
        </w:tc>
        <w:tc>
          <w:tcPr>
            <w:tcW w:w="567" w:type="dxa"/>
            <w:tcBorders>
              <w:top w:val="nil"/>
              <w:left w:val="single" w:sz="4" w:space="0" w:color="auto"/>
              <w:bottom w:val="nil"/>
              <w:right w:val="single" w:sz="4" w:space="0" w:color="auto"/>
            </w:tcBorders>
            <w:shd w:val="clear" w:color="auto" w:fill="auto"/>
            <w:tcMar>
              <w:left w:w="57" w:type="dxa"/>
              <w:right w:w="0" w:type="dxa"/>
            </w:tcMar>
          </w:tcPr>
          <w:p w14:paraId="42854590" w14:textId="77777777" w:rsidR="00FC339E" w:rsidRPr="00D4204D" w:rsidRDefault="00FC339E" w:rsidP="00932913">
            <w:pPr>
              <w:jc w:val="center"/>
            </w:pPr>
            <w:r w:rsidRPr="00D4204D">
              <w:t>15</w:t>
            </w:r>
            <w:r>
              <w:t>,</w:t>
            </w:r>
            <w:r w:rsidRPr="00D4204D">
              <w:t>3</w:t>
            </w:r>
          </w:p>
        </w:tc>
        <w:tc>
          <w:tcPr>
            <w:tcW w:w="567" w:type="dxa"/>
            <w:tcBorders>
              <w:top w:val="nil"/>
              <w:left w:val="single" w:sz="4" w:space="0" w:color="auto"/>
              <w:bottom w:val="nil"/>
              <w:right w:val="single" w:sz="4" w:space="0" w:color="auto"/>
            </w:tcBorders>
            <w:shd w:val="clear" w:color="auto" w:fill="auto"/>
            <w:tcMar>
              <w:left w:w="57" w:type="dxa"/>
              <w:right w:w="0" w:type="dxa"/>
            </w:tcMar>
          </w:tcPr>
          <w:p w14:paraId="0DCA908A" w14:textId="77777777" w:rsidR="00FC339E" w:rsidRPr="00D4204D" w:rsidRDefault="00FC339E" w:rsidP="00932913">
            <w:pPr>
              <w:jc w:val="center"/>
            </w:pPr>
            <w:r w:rsidRPr="00D4204D">
              <w:t>9</w:t>
            </w:r>
            <w:r>
              <w:t>,</w:t>
            </w:r>
            <w:r w:rsidRPr="00D4204D">
              <w:t>0</w:t>
            </w:r>
          </w:p>
        </w:tc>
        <w:tc>
          <w:tcPr>
            <w:tcW w:w="541" w:type="dxa"/>
            <w:tcBorders>
              <w:top w:val="nil"/>
              <w:left w:val="single" w:sz="4" w:space="0" w:color="auto"/>
              <w:bottom w:val="nil"/>
              <w:right w:val="single" w:sz="4" w:space="0" w:color="auto"/>
            </w:tcBorders>
            <w:shd w:val="clear" w:color="auto" w:fill="auto"/>
            <w:tcMar>
              <w:left w:w="57" w:type="dxa"/>
              <w:right w:w="0" w:type="dxa"/>
            </w:tcMar>
          </w:tcPr>
          <w:p w14:paraId="2F17AED6" w14:textId="77777777" w:rsidR="00FC339E" w:rsidRPr="00D4204D" w:rsidRDefault="00FC339E" w:rsidP="00932913">
            <w:pPr>
              <w:jc w:val="center"/>
            </w:pPr>
            <w:r w:rsidRPr="00D4204D">
              <w:t>15</w:t>
            </w:r>
            <w:r>
              <w:t>,</w:t>
            </w:r>
            <w:r w:rsidRPr="00D4204D">
              <w:t>5</w:t>
            </w:r>
          </w:p>
        </w:tc>
        <w:tc>
          <w:tcPr>
            <w:tcW w:w="490" w:type="dxa"/>
            <w:tcBorders>
              <w:top w:val="nil"/>
              <w:left w:val="single" w:sz="4" w:space="0" w:color="auto"/>
              <w:bottom w:val="nil"/>
              <w:right w:val="single" w:sz="4" w:space="0" w:color="auto"/>
            </w:tcBorders>
            <w:shd w:val="clear" w:color="auto" w:fill="auto"/>
            <w:tcMar>
              <w:left w:w="57" w:type="dxa"/>
              <w:right w:w="0" w:type="dxa"/>
            </w:tcMar>
          </w:tcPr>
          <w:p w14:paraId="3A9B2421" w14:textId="77777777" w:rsidR="00FC339E" w:rsidRPr="00D4204D" w:rsidRDefault="00FC339E" w:rsidP="00932913">
            <w:pPr>
              <w:jc w:val="center"/>
            </w:pPr>
            <w:r w:rsidRPr="00D4204D">
              <w:t>10</w:t>
            </w:r>
            <w:r>
              <w:t>,</w:t>
            </w:r>
            <w:r w:rsidRPr="00D4204D">
              <w:t>6</w:t>
            </w:r>
          </w:p>
        </w:tc>
        <w:tc>
          <w:tcPr>
            <w:tcW w:w="528" w:type="dxa"/>
            <w:tcBorders>
              <w:top w:val="nil"/>
              <w:left w:val="single" w:sz="4" w:space="0" w:color="auto"/>
              <w:bottom w:val="nil"/>
              <w:right w:val="single" w:sz="4" w:space="0" w:color="auto"/>
            </w:tcBorders>
            <w:shd w:val="clear" w:color="auto" w:fill="auto"/>
            <w:tcMar>
              <w:left w:w="57" w:type="dxa"/>
              <w:right w:w="0" w:type="dxa"/>
            </w:tcMar>
          </w:tcPr>
          <w:p w14:paraId="6CC5DE67" w14:textId="77777777" w:rsidR="00FC339E" w:rsidRPr="00D4204D" w:rsidRDefault="00FC339E" w:rsidP="00932913">
            <w:pPr>
              <w:jc w:val="center"/>
            </w:pPr>
            <w:r w:rsidRPr="00D4204D">
              <w:t>15</w:t>
            </w:r>
            <w:r>
              <w:t>,</w:t>
            </w:r>
            <w:r w:rsidRPr="00D4204D">
              <w:t>7</w:t>
            </w:r>
          </w:p>
        </w:tc>
        <w:tc>
          <w:tcPr>
            <w:tcW w:w="567" w:type="dxa"/>
            <w:tcBorders>
              <w:top w:val="nil"/>
              <w:left w:val="single" w:sz="4" w:space="0" w:color="auto"/>
              <w:bottom w:val="nil"/>
              <w:right w:val="single" w:sz="4" w:space="0" w:color="auto"/>
            </w:tcBorders>
            <w:shd w:val="clear" w:color="auto" w:fill="auto"/>
            <w:tcMar>
              <w:left w:w="57" w:type="dxa"/>
              <w:right w:w="0" w:type="dxa"/>
            </w:tcMar>
          </w:tcPr>
          <w:p w14:paraId="7DF1FC24" w14:textId="77777777" w:rsidR="00FC339E" w:rsidRPr="00D4204D" w:rsidRDefault="00FC339E" w:rsidP="00932913">
            <w:pPr>
              <w:jc w:val="center"/>
            </w:pPr>
            <w:r w:rsidRPr="00D4204D">
              <w:t>11</w:t>
            </w:r>
            <w:r>
              <w:t>,</w:t>
            </w:r>
            <w:r w:rsidRPr="00D4204D">
              <w:t>8</w:t>
            </w:r>
          </w:p>
        </w:tc>
        <w:tc>
          <w:tcPr>
            <w:tcW w:w="567" w:type="dxa"/>
            <w:tcBorders>
              <w:top w:val="nil"/>
              <w:left w:val="single" w:sz="4" w:space="0" w:color="auto"/>
              <w:bottom w:val="nil"/>
              <w:right w:val="single" w:sz="4" w:space="0" w:color="auto"/>
            </w:tcBorders>
            <w:shd w:val="clear" w:color="auto" w:fill="auto"/>
            <w:tcMar>
              <w:left w:w="57" w:type="dxa"/>
              <w:right w:w="0" w:type="dxa"/>
            </w:tcMar>
          </w:tcPr>
          <w:p w14:paraId="4762F27B" w14:textId="77777777" w:rsidR="00FC339E" w:rsidRPr="00D4204D" w:rsidRDefault="00FC339E" w:rsidP="00932913">
            <w:pPr>
              <w:jc w:val="center"/>
            </w:pPr>
            <w:r w:rsidRPr="00D4204D">
              <w:t>15</w:t>
            </w:r>
            <w:r>
              <w:t>,</w:t>
            </w:r>
            <w:r w:rsidRPr="00D4204D">
              <w:t>8</w:t>
            </w:r>
          </w:p>
        </w:tc>
        <w:tc>
          <w:tcPr>
            <w:tcW w:w="567" w:type="dxa"/>
            <w:tcBorders>
              <w:top w:val="nil"/>
              <w:left w:val="single" w:sz="4" w:space="0" w:color="auto"/>
              <w:bottom w:val="nil"/>
              <w:right w:val="single" w:sz="4" w:space="0" w:color="auto"/>
            </w:tcBorders>
            <w:shd w:val="clear" w:color="auto" w:fill="auto"/>
            <w:tcMar>
              <w:left w:w="57" w:type="dxa"/>
              <w:right w:w="0" w:type="dxa"/>
            </w:tcMar>
          </w:tcPr>
          <w:p w14:paraId="39FD26D6" w14:textId="77777777" w:rsidR="00FC339E" w:rsidRPr="00D4204D" w:rsidRDefault="00FC339E" w:rsidP="00932913">
            <w:pPr>
              <w:jc w:val="center"/>
            </w:pPr>
            <w:r w:rsidRPr="00D4204D">
              <w:t>13</w:t>
            </w:r>
            <w:r>
              <w:t>,</w:t>
            </w:r>
            <w:r w:rsidRPr="00D4204D">
              <w:t>1</w:t>
            </w:r>
          </w:p>
        </w:tc>
      </w:tr>
      <w:tr w:rsidR="00FC339E" w:rsidRPr="002C074D" w14:paraId="56B415FC" w14:textId="77777777" w:rsidTr="00FC339E">
        <w:tc>
          <w:tcPr>
            <w:tcW w:w="1134" w:type="dxa"/>
            <w:tcBorders>
              <w:top w:val="nil"/>
              <w:left w:val="single" w:sz="4" w:space="0" w:color="auto"/>
              <w:bottom w:val="nil"/>
              <w:right w:val="single" w:sz="4" w:space="0" w:color="auto"/>
            </w:tcBorders>
            <w:shd w:val="clear" w:color="auto" w:fill="auto"/>
            <w:tcMar>
              <w:left w:w="57" w:type="dxa"/>
              <w:right w:w="0" w:type="dxa"/>
            </w:tcMar>
          </w:tcPr>
          <w:p w14:paraId="68FF9F24" w14:textId="77777777" w:rsidR="00FC339E" w:rsidRPr="00D4204D" w:rsidRDefault="00FC339E" w:rsidP="00932913">
            <w:pPr>
              <w:jc w:val="center"/>
            </w:pPr>
            <w:r w:rsidRPr="00D4204D">
              <w:t>17</w:t>
            </w:r>
          </w:p>
        </w:tc>
        <w:tc>
          <w:tcPr>
            <w:tcW w:w="505" w:type="dxa"/>
            <w:tcBorders>
              <w:top w:val="nil"/>
              <w:left w:val="single" w:sz="4" w:space="0" w:color="auto"/>
              <w:bottom w:val="nil"/>
              <w:right w:val="single" w:sz="4" w:space="0" w:color="auto"/>
            </w:tcBorders>
            <w:shd w:val="clear" w:color="auto" w:fill="auto"/>
            <w:tcMar>
              <w:left w:w="57" w:type="dxa"/>
              <w:right w:w="0" w:type="dxa"/>
            </w:tcMar>
          </w:tcPr>
          <w:p w14:paraId="31890896" w14:textId="77777777" w:rsidR="00FC339E" w:rsidRPr="00D4204D" w:rsidRDefault="00FC339E" w:rsidP="00932913">
            <w:pPr>
              <w:jc w:val="center"/>
            </w:pPr>
            <w:r w:rsidRPr="00D4204D">
              <w:t>14</w:t>
            </w:r>
            <w:r>
              <w:t>,</w:t>
            </w:r>
            <w:r w:rsidRPr="00D4204D">
              <w:t>5</w:t>
            </w:r>
          </w:p>
        </w:tc>
        <w:tc>
          <w:tcPr>
            <w:tcW w:w="426" w:type="dxa"/>
            <w:tcBorders>
              <w:top w:val="nil"/>
              <w:left w:val="single" w:sz="4" w:space="0" w:color="auto"/>
              <w:bottom w:val="nil"/>
              <w:right w:val="single" w:sz="4" w:space="0" w:color="auto"/>
            </w:tcBorders>
            <w:shd w:val="clear" w:color="auto" w:fill="auto"/>
            <w:tcMar>
              <w:left w:w="57" w:type="dxa"/>
              <w:right w:w="0" w:type="dxa"/>
            </w:tcMar>
          </w:tcPr>
          <w:p w14:paraId="711B3A88" w14:textId="77777777" w:rsidR="00FC339E" w:rsidRPr="00D4204D" w:rsidRDefault="00FC339E" w:rsidP="00932913">
            <w:pPr>
              <w:jc w:val="center"/>
            </w:pPr>
            <w:r w:rsidRPr="00D4204D">
              <w:t>4</w:t>
            </w:r>
            <w:r>
              <w:t>,</w:t>
            </w:r>
            <w:r w:rsidRPr="00D4204D">
              <w:t>3</w:t>
            </w:r>
          </w:p>
        </w:tc>
        <w:tc>
          <w:tcPr>
            <w:tcW w:w="567" w:type="dxa"/>
            <w:tcBorders>
              <w:top w:val="nil"/>
              <w:left w:val="single" w:sz="4" w:space="0" w:color="auto"/>
              <w:bottom w:val="nil"/>
              <w:right w:val="single" w:sz="4" w:space="0" w:color="auto"/>
            </w:tcBorders>
            <w:shd w:val="clear" w:color="auto" w:fill="auto"/>
            <w:tcMar>
              <w:left w:w="57" w:type="dxa"/>
              <w:right w:w="0" w:type="dxa"/>
            </w:tcMar>
          </w:tcPr>
          <w:p w14:paraId="3CA15DA8" w14:textId="77777777" w:rsidR="00FC339E" w:rsidRPr="00D4204D" w:rsidRDefault="00FC339E" w:rsidP="00932913">
            <w:pPr>
              <w:jc w:val="center"/>
            </w:pPr>
            <w:r w:rsidRPr="00D4204D">
              <w:t>15</w:t>
            </w:r>
            <w:r>
              <w:t>,</w:t>
            </w:r>
            <w:r w:rsidRPr="00D4204D">
              <w:t>3</w:t>
            </w:r>
          </w:p>
        </w:tc>
        <w:tc>
          <w:tcPr>
            <w:tcW w:w="425" w:type="dxa"/>
            <w:tcBorders>
              <w:top w:val="nil"/>
              <w:left w:val="single" w:sz="4" w:space="0" w:color="auto"/>
              <w:bottom w:val="nil"/>
              <w:right w:val="single" w:sz="4" w:space="0" w:color="auto"/>
            </w:tcBorders>
            <w:shd w:val="clear" w:color="auto" w:fill="auto"/>
            <w:tcMar>
              <w:left w:w="57" w:type="dxa"/>
              <w:right w:w="0" w:type="dxa"/>
            </w:tcMar>
          </w:tcPr>
          <w:p w14:paraId="1592BF64" w14:textId="77777777" w:rsidR="00FC339E" w:rsidRPr="00D4204D" w:rsidRDefault="00FC339E" w:rsidP="00932913">
            <w:pPr>
              <w:jc w:val="center"/>
            </w:pPr>
            <w:r w:rsidRPr="00D4204D">
              <w:t>5</w:t>
            </w:r>
            <w:r>
              <w:t>,</w:t>
            </w:r>
            <w:r w:rsidRPr="00D4204D">
              <w:t>5</w:t>
            </w:r>
          </w:p>
        </w:tc>
        <w:tc>
          <w:tcPr>
            <w:tcW w:w="567" w:type="dxa"/>
            <w:tcBorders>
              <w:top w:val="nil"/>
              <w:left w:val="single" w:sz="4" w:space="0" w:color="auto"/>
              <w:bottom w:val="nil"/>
              <w:right w:val="single" w:sz="4" w:space="0" w:color="auto"/>
            </w:tcBorders>
            <w:shd w:val="clear" w:color="auto" w:fill="auto"/>
            <w:tcMar>
              <w:left w:w="57" w:type="dxa"/>
              <w:right w:w="0" w:type="dxa"/>
            </w:tcMar>
          </w:tcPr>
          <w:p w14:paraId="39C50C23" w14:textId="77777777" w:rsidR="00FC339E" w:rsidRPr="00D4204D" w:rsidRDefault="00FC339E" w:rsidP="00932913">
            <w:pPr>
              <w:jc w:val="center"/>
            </w:pPr>
            <w:r w:rsidRPr="00D4204D">
              <w:t>15</w:t>
            </w:r>
            <w:r>
              <w:t>,</w:t>
            </w:r>
            <w:r w:rsidRPr="00D4204D">
              <w:t>6</w:t>
            </w:r>
          </w:p>
        </w:tc>
        <w:tc>
          <w:tcPr>
            <w:tcW w:w="425" w:type="dxa"/>
            <w:tcBorders>
              <w:top w:val="nil"/>
              <w:left w:val="single" w:sz="4" w:space="0" w:color="auto"/>
              <w:bottom w:val="nil"/>
              <w:right w:val="single" w:sz="4" w:space="0" w:color="auto"/>
            </w:tcBorders>
            <w:shd w:val="clear" w:color="auto" w:fill="auto"/>
            <w:tcMar>
              <w:left w:w="57" w:type="dxa"/>
              <w:right w:w="0" w:type="dxa"/>
            </w:tcMar>
          </w:tcPr>
          <w:p w14:paraId="576F6604" w14:textId="77777777" w:rsidR="00FC339E" w:rsidRPr="00D4204D" w:rsidRDefault="00FC339E" w:rsidP="00932913">
            <w:pPr>
              <w:jc w:val="center"/>
            </w:pPr>
            <w:r w:rsidRPr="00D4204D">
              <w:t>6</w:t>
            </w:r>
            <w:r>
              <w:t>,</w:t>
            </w:r>
            <w:r w:rsidRPr="00D4204D">
              <w:t>5</w:t>
            </w:r>
          </w:p>
        </w:tc>
        <w:tc>
          <w:tcPr>
            <w:tcW w:w="567" w:type="dxa"/>
            <w:tcBorders>
              <w:top w:val="nil"/>
              <w:left w:val="single" w:sz="4" w:space="0" w:color="auto"/>
              <w:bottom w:val="nil"/>
              <w:right w:val="single" w:sz="4" w:space="0" w:color="auto"/>
            </w:tcBorders>
            <w:shd w:val="clear" w:color="auto" w:fill="auto"/>
            <w:tcMar>
              <w:left w:w="57" w:type="dxa"/>
              <w:right w:w="0" w:type="dxa"/>
            </w:tcMar>
          </w:tcPr>
          <w:p w14:paraId="67A99658" w14:textId="77777777" w:rsidR="00FC339E" w:rsidRPr="00D4204D" w:rsidRDefault="00FC339E" w:rsidP="00932913">
            <w:pPr>
              <w:jc w:val="center"/>
            </w:pPr>
            <w:r w:rsidRPr="00D4204D">
              <w:t>16</w:t>
            </w:r>
            <w:r>
              <w:t>,</w:t>
            </w:r>
            <w:r w:rsidRPr="00D4204D">
              <w:t>0</w:t>
            </w:r>
          </w:p>
        </w:tc>
        <w:tc>
          <w:tcPr>
            <w:tcW w:w="567" w:type="dxa"/>
            <w:tcBorders>
              <w:top w:val="nil"/>
              <w:left w:val="single" w:sz="4" w:space="0" w:color="auto"/>
              <w:bottom w:val="nil"/>
              <w:right w:val="single" w:sz="4" w:space="0" w:color="auto"/>
            </w:tcBorders>
            <w:shd w:val="clear" w:color="auto" w:fill="auto"/>
            <w:tcMar>
              <w:left w:w="57" w:type="dxa"/>
              <w:right w:w="0" w:type="dxa"/>
            </w:tcMar>
          </w:tcPr>
          <w:p w14:paraId="6FF9A793" w14:textId="77777777" w:rsidR="00FC339E" w:rsidRPr="00D4204D" w:rsidRDefault="00FC339E" w:rsidP="00932913">
            <w:pPr>
              <w:jc w:val="center"/>
            </w:pPr>
            <w:r w:rsidRPr="00D4204D">
              <w:t>8</w:t>
            </w:r>
            <w:r>
              <w:t>,</w:t>
            </w:r>
            <w:r w:rsidRPr="00D4204D">
              <w:t>0</w:t>
            </w:r>
          </w:p>
        </w:tc>
        <w:tc>
          <w:tcPr>
            <w:tcW w:w="567" w:type="dxa"/>
            <w:tcBorders>
              <w:top w:val="nil"/>
              <w:left w:val="single" w:sz="4" w:space="0" w:color="auto"/>
              <w:bottom w:val="nil"/>
              <w:right w:val="single" w:sz="4" w:space="0" w:color="auto"/>
            </w:tcBorders>
            <w:shd w:val="clear" w:color="auto" w:fill="auto"/>
            <w:tcMar>
              <w:left w:w="57" w:type="dxa"/>
              <w:right w:w="0" w:type="dxa"/>
            </w:tcMar>
          </w:tcPr>
          <w:p w14:paraId="579EAB09" w14:textId="77777777" w:rsidR="00FC339E" w:rsidRPr="00D4204D" w:rsidRDefault="00FC339E" w:rsidP="00932913">
            <w:pPr>
              <w:jc w:val="center"/>
            </w:pPr>
            <w:r w:rsidRPr="00D4204D">
              <w:t>16</w:t>
            </w:r>
            <w:r>
              <w:t>,</w:t>
            </w:r>
            <w:r w:rsidRPr="00D4204D">
              <w:t>2</w:t>
            </w:r>
          </w:p>
        </w:tc>
        <w:tc>
          <w:tcPr>
            <w:tcW w:w="567" w:type="dxa"/>
            <w:tcBorders>
              <w:top w:val="nil"/>
              <w:left w:val="single" w:sz="4" w:space="0" w:color="auto"/>
              <w:bottom w:val="nil"/>
              <w:right w:val="single" w:sz="4" w:space="0" w:color="auto"/>
            </w:tcBorders>
            <w:shd w:val="clear" w:color="auto" w:fill="auto"/>
            <w:tcMar>
              <w:left w:w="57" w:type="dxa"/>
              <w:right w:w="0" w:type="dxa"/>
            </w:tcMar>
          </w:tcPr>
          <w:p w14:paraId="7D146330" w14:textId="77777777" w:rsidR="00FC339E" w:rsidRPr="00D4204D" w:rsidRDefault="00FC339E" w:rsidP="00932913">
            <w:pPr>
              <w:jc w:val="center"/>
            </w:pPr>
            <w:r w:rsidRPr="00D4204D">
              <w:t>9</w:t>
            </w:r>
            <w:r>
              <w:t>,</w:t>
            </w:r>
            <w:r w:rsidRPr="00D4204D">
              <w:t>2</w:t>
            </w:r>
          </w:p>
        </w:tc>
        <w:tc>
          <w:tcPr>
            <w:tcW w:w="541" w:type="dxa"/>
            <w:tcBorders>
              <w:top w:val="nil"/>
              <w:left w:val="single" w:sz="4" w:space="0" w:color="auto"/>
              <w:bottom w:val="nil"/>
              <w:right w:val="single" w:sz="4" w:space="0" w:color="auto"/>
            </w:tcBorders>
            <w:shd w:val="clear" w:color="auto" w:fill="auto"/>
            <w:tcMar>
              <w:left w:w="57" w:type="dxa"/>
              <w:right w:w="0" w:type="dxa"/>
            </w:tcMar>
          </w:tcPr>
          <w:p w14:paraId="122E305C" w14:textId="77777777" w:rsidR="00FC339E" w:rsidRPr="00D4204D" w:rsidRDefault="00FC339E" w:rsidP="00932913">
            <w:pPr>
              <w:jc w:val="center"/>
            </w:pPr>
            <w:r w:rsidRPr="00D4204D">
              <w:t>16</w:t>
            </w:r>
            <w:r>
              <w:t>,</w:t>
            </w:r>
            <w:r w:rsidRPr="00D4204D">
              <w:t>5</w:t>
            </w:r>
          </w:p>
        </w:tc>
        <w:tc>
          <w:tcPr>
            <w:tcW w:w="490" w:type="dxa"/>
            <w:tcBorders>
              <w:top w:val="nil"/>
              <w:left w:val="single" w:sz="4" w:space="0" w:color="auto"/>
              <w:bottom w:val="nil"/>
              <w:right w:val="single" w:sz="4" w:space="0" w:color="auto"/>
            </w:tcBorders>
            <w:shd w:val="clear" w:color="auto" w:fill="auto"/>
            <w:tcMar>
              <w:left w:w="57" w:type="dxa"/>
              <w:right w:w="0" w:type="dxa"/>
            </w:tcMar>
          </w:tcPr>
          <w:p w14:paraId="11020015" w14:textId="77777777" w:rsidR="00FC339E" w:rsidRPr="00D4204D" w:rsidRDefault="00FC339E" w:rsidP="00932913">
            <w:pPr>
              <w:jc w:val="center"/>
            </w:pPr>
            <w:r w:rsidRPr="00D4204D">
              <w:t>10</w:t>
            </w:r>
            <w:r>
              <w:t>,</w:t>
            </w:r>
            <w:r w:rsidRPr="00D4204D">
              <w:t>9</w:t>
            </w:r>
          </w:p>
        </w:tc>
        <w:tc>
          <w:tcPr>
            <w:tcW w:w="528" w:type="dxa"/>
            <w:tcBorders>
              <w:top w:val="nil"/>
              <w:left w:val="single" w:sz="4" w:space="0" w:color="auto"/>
              <w:bottom w:val="nil"/>
              <w:right w:val="single" w:sz="4" w:space="0" w:color="auto"/>
            </w:tcBorders>
            <w:shd w:val="clear" w:color="auto" w:fill="auto"/>
            <w:tcMar>
              <w:left w:w="57" w:type="dxa"/>
              <w:right w:w="0" w:type="dxa"/>
            </w:tcMar>
          </w:tcPr>
          <w:p w14:paraId="14C9E41F" w14:textId="77777777" w:rsidR="00FC339E" w:rsidRPr="00D4204D" w:rsidRDefault="00FC339E" w:rsidP="00932913">
            <w:pPr>
              <w:jc w:val="center"/>
            </w:pPr>
            <w:r w:rsidRPr="00D4204D">
              <w:t>16</w:t>
            </w:r>
            <w:r>
              <w:t>,</w:t>
            </w:r>
            <w:r w:rsidRPr="00D4204D">
              <w:t>6</w:t>
            </w:r>
          </w:p>
        </w:tc>
        <w:tc>
          <w:tcPr>
            <w:tcW w:w="567" w:type="dxa"/>
            <w:tcBorders>
              <w:top w:val="nil"/>
              <w:left w:val="single" w:sz="4" w:space="0" w:color="auto"/>
              <w:bottom w:val="nil"/>
              <w:right w:val="single" w:sz="4" w:space="0" w:color="auto"/>
            </w:tcBorders>
            <w:shd w:val="clear" w:color="auto" w:fill="auto"/>
            <w:tcMar>
              <w:left w:w="57" w:type="dxa"/>
              <w:right w:w="0" w:type="dxa"/>
            </w:tcMar>
          </w:tcPr>
          <w:p w14:paraId="20413F79" w14:textId="77777777" w:rsidR="00FC339E" w:rsidRPr="00D4204D" w:rsidRDefault="00FC339E" w:rsidP="00932913">
            <w:pPr>
              <w:jc w:val="center"/>
            </w:pPr>
            <w:r w:rsidRPr="00D4204D">
              <w:t>12</w:t>
            </w:r>
            <w:r>
              <w:t>,</w:t>
            </w:r>
            <w:r w:rsidRPr="00D4204D">
              <w:t>2</w:t>
            </w:r>
          </w:p>
        </w:tc>
        <w:tc>
          <w:tcPr>
            <w:tcW w:w="567" w:type="dxa"/>
            <w:tcBorders>
              <w:top w:val="nil"/>
              <w:left w:val="single" w:sz="4" w:space="0" w:color="auto"/>
              <w:bottom w:val="nil"/>
              <w:right w:val="single" w:sz="4" w:space="0" w:color="auto"/>
            </w:tcBorders>
            <w:shd w:val="clear" w:color="auto" w:fill="auto"/>
            <w:tcMar>
              <w:left w:w="57" w:type="dxa"/>
              <w:right w:w="0" w:type="dxa"/>
            </w:tcMar>
          </w:tcPr>
          <w:p w14:paraId="022CC001" w14:textId="77777777" w:rsidR="00FC339E" w:rsidRPr="00D4204D" w:rsidRDefault="00FC339E" w:rsidP="00932913">
            <w:pPr>
              <w:jc w:val="center"/>
            </w:pPr>
            <w:r w:rsidRPr="00D4204D">
              <w:t>16</w:t>
            </w:r>
            <w:r>
              <w:t>,</w:t>
            </w:r>
            <w:r w:rsidRPr="00D4204D">
              <w:t>8</w:t>
            </w:r>
          </w:p>
        </w:tc>
        <w:tc>
          <w:tcPr>
            <w:tcW w:w="567" w:type="dxa"/>
            <w:tcBorders>
              <w:top w:val="nil"/>
              <w:left w:val="single" w:sz="4" w:space="0" w:color="auto"/>
              <w:bottom w:val="nil"/>
              <w:right w:val="single" w:sz="4" w:space="0" w:color="auto"/>
            </w:tcBorders>
            <w:shd w:val="clear" w:color="auto" w:fill="auto"/>
            <w:tcMar>
              <w:left w:w="57" w:type="dxa"/>
              <w:right w:w="0" w:type="dxa"/>
            </w:tcMar>
          </w:tcPr>
          <w:p w14:paraId="09CE9EF0" w14:textId="77777777" w:rsidR="00FC339E" w:rsidRPr="00D4204D" w:rsidRDefault="00FC339E" w:rsidP="00932913">
            <w:pPr>
              <w:jc w:val="center"/>
            </w:pPr>
            <w:r w:rsidRPr="00D4204D">
              <w:t>13</w:t>
            </w:r>
            <w:r>
              <w:t>,</w:t>
            </w:r>
            <w:r w:rsidRPr="00D4204D">
              <w:t>6</w:t>
            </w:r>
          </w:p>
        </w:tc>
      </w:tr>
      <w:tr w:rsidR="00FC339E" w:rsidRPr="002C074D" w14:paraId="6FEBB170" w14:textId="77777777" w:rsidTr="00FC339E">
        <w:tc>
          <w:tcPr>
            <w:tcW w:w="1134" w:type="dxa"/>
            <w:tcBorders>
              <w:top w:val="nil"/>
              <w:left w:val="single" w:sz="4" w:space="0" w:color="auto"/>
              <w:bottom w:val="nil"/>
              <w:right w:val="single" w:sz="4" w:space="0" w:color="auto"/>
            </w:tcBorders>
            <w:shd w:val="clear" w:color="auto" w:fill="auto"/>
            <w:tcMar>
              <w:left w:w="57" w:type="dxa"/>
              <w:right w:w="0" w:type="dxa"/>
            </w:tcMar>
          </w:tcPr>
          <w:p w14:paraId="55BC493D" w14:textId="77777777" w:rsidR="00FC339E" w:rsidRPr="00D4204D" w:rsidRDefault="00FC339E" w:rsidP="00932913">
            <w:pPr>
              <w:jc w:val="center"/>
            </w:pPr>
            <w:r w:rsidRPr="00D4204D">
              <w:t>18</w:t>
            </w:r>
          </w:p>
        </w:tc>
        <w:tc>
          <w:tcPr>
            <w:tcW w:w="505" w:type="dxa"/>
            <w:tcBorders>
              <w:top w:val="nil"/>
              <w:left w:val="single" w:sz="4" w:space="0" w:color="auto"/>
              <w:bottom w:val="nil"/>
              <w:right w:val="single" w:sz="4" w:space="0" w:color="auto"/>
            </w:tcBorders>
            <w:shd w:val="clear" w:color="auto" w:fill="auto"/>
            <w:tcMar>
              <w:left w:w="57" w:type="dxa"/>
              <w:right w:w="0" w:type="dxa"/>
            </w:tcMar>
          </w:tcPr>
          <w:p w14:paraId="33529EE0" w14:textId="77777777" w:rsidR="00FC339E" w:rsidRPr="00D4204D" w:rsidRDefault="00FC339E" w:rsidP="00932913">
            <w:pPr>
              <w:jc w:val="center"/>
            </w:pPr>
            <w:r w:rsidRPr="00D4204D">
              <w:t>15</w:t>
            </w:r>
            <w:r>
              <w:t>,</w:t>
            </w:r>
            <w:r w:rsidRPr="00D4204D">
              <w:t>4</w:t>
            </w:r>
          </w:p>
        </w:tc>
        <w:tc>
          <w:tcPr>
            <w:tcW w:w="426" w:type="dxa"/>
            <w:tcBorders>
              <w:top w:val="nil"/>
              <w:left w:val="single" w:sz="4" w:space="0" w:color="auto"/>
              <w:bottom w:val="nil"/>
              <w:right w:val="single" w:sz="4" w:space="0" w:color="auto"/>
            </w:tcBorders>
            <w:shd w:val="clear" w:color="auto" w:fill="auto"/>
            <w:tcMar>
              <w:left w:w="57" w:type="dxa"/>
              <w:right w:w="0" w:type="dxa"/>
            </w:tcMar>
          </w:tcPr>
          <w:p w14:paraId="03A5B891" w14:textId="77777777" w:rsidR="00FC339E" w:rsidRPr="00D4204D" w:rsidRDefault="00FC339E" w:rsidP="00932913">
            <w:pPr>
              <w:jc w:val="center"/>
            </w:pPr>
            <w:r w:rsidRPr="00D4204D">
              <w:t>4</w:t>
            </w:r>
            <w:r>
              <w:t>,</w:t>
            </w:r>
            <w:r w:rsidRPr="00D4204D">
              <w:t>3</w:t>
            </w:r>
          </w:p>
        </w:tc>
        <w:tc>
          <w:tcPr>
            <w:tcW w:w="567" w:type="dxa"/>
            <w:tcBorders>
              <w:top w:val="nil"/>
              <w:left w:val="single" w:sz="4" w:space="0" w:color="auto"/>
              <w:bottom w:val="nil"/>
              <w:right w:val="single" w:sz="4" w:space="0" w:color="auto"/>
            </w:tcBorders>
            <w:shd w:val="clear" w:color="auto" w:fill="auto"/>
            <w:tcMar>
              <w:left w:w="57" w:type="dxa"/>
              <w:right w:w="0" w:type="dxa"/>
            </w:tcMar>
          </w:tcPr>
          <w:p w14:paraId="07A64734" w14:textId="77777777" w:rsidR="00FC339E" w:rsidRPr="00D4204D" w:rsidRDefault="00FC339E" w:rsidP="00932913">
            <w:pPr>
              <w:jc w:val="center"/>
            </w:pPr>
            <w:r w:rsidRPr="00D4204D">
              <w:t>16</w:t>
            </w:r>
            <w:r>
              <w:t>,</w:t>
            </w:r>
            <w:r w:rsidRPr="00D4204D">
              <w:t>0</w:t>
            </w:r>
          </w:p>
        </w:tc>
        <w:tc>
          <w:tcPr>
            <w:tcW w:w="425" w:type="dxa"/>
            <w:tcBorders>
              <w:top w:val="nil"/>
              <w:left w:val="single" w:sz="4" w:space="0" w:color="auto"/>
              <w:bottom w:val="nil"/>
              <w:right w:val="single" w:sz="4" w:space="0" w:color="auto"/>
            </w:tcBorders>
            <w:shd w:val="clear" w:color="auto" w:fill="auto"/>
            <w:tcMar>
              <w:left w:w="57" w:type="dxa"/>
              <w:right w:w="0" w:type="dxa"/>
            </w:tcMar>
          </w:tcPr>
          <w:p w14:paraId="11065608" w14:textId="77777777" w:rsidR="00FC339E" w:rsidRPr="00D4204D" w:rsidRDefault="00FC339E" w:rsidP="00932913">
            <w:pPr>
              <w:jc w:val="center"/>
            </w:pPr>
            <w:r w:rsidRPr="00D4204D">
              <w:t>5</w:t>
            </w:r>
            <w:r>
              <w:t>,</w:t>
            </w:r>
            <w:r w:rsidRPr="00D4204D">
              <w:t>5</w:t>
            </w:r>
          </w:p>
        </w:tc>
        <w:tc>
          <w:tcPr>
            <w:tcW w:w="567" w:type="dxa"/>
            <w:tcBorders>
              <w:top w:val="nil"/>
              <w:left w:val="single" w:sz="4" w:space="0" w:color="auto"/>
              <w:bottom w:val="nil"/>
              <w:right w:val="single" w:sz="4" w:space="0" w:color="auto"/>
            </w:tcBorders>
            <w:shd w:val="clear" w:color="auto" w:fill="auto"/>
            <w:tcMar>
              <w:left w:w="57" w:type="dxa"/>
              <w:right w:w="0" w:type="dxa"/>
            </w:tcMar>
          </w:tcPr>
          <w:p w14:paraId="3B1F36F7" w14:textId="77777777" w:rsidR="00FC339E" w:rsidRPr="00D4204D" w:rsidRDefault="00FC339E" w:rsidP="00932913">
            <w:pPr>
              <w:jc w:val="center"/>
            </w:pPr>
            <w:r w:rsidRPr="00D4204D">
              <w:t>16</w:t>
            </w:r>
            <w:r>
              <w:t>,</w:t>
            </w:r>
            <w:r w:rsidRPr="00D4204D">
              <w:t>6</w:t>
            </w:r>
          </w:p>
        </w:tc>
        <w:tc>
          <w:tcPr>
            <w:tcW w:w="425" w:type="dxa"/>
            <w:tcBorders>
              <w:top w:val="nil"/>
              <w:left w:val="single" w:sz="4" w:space="0" w:color="auto"/>
              <w:bottom w:val="nil"/>
              <w:right w:val="single" w:sz="4" w:space="0" w:color="auto"/>
            </w:tcBorders>
            <w:shd w:val="clear" w:color="auto" w:fill="auto"/>
            <w:tcMar>
              <w:left w:w="57" w:type="dxa"/>
              <w:right w:w="0" w:type="dxa"/>
            </w:tcMar>
          </w:tcPr>
          <w:p w14:paraId="378C7534" w14:textId="77777777" w:rsidR="00FC339E" w:rsidRPr="00D4204D" w:rsidRDefault="00FC339E" w:rsidP="00932913">
            <w:pPr>
              <w:jc w:val="center"/>
            </w:pPr>
            <w:r w:rsidRPr="00D4204D">
              <w:t>6</w:t>
            </w:r>
            <w:r>
              <w:t>,</w:t>
            </w:r>
            <w:r w:rsidRPr="00D4204D">
              <w:t>6</w:t>
            </w:r>
          </w:p>
        </w:tc>
        <w:tc>
          <w:tcPr>
            <w:tcW w:w="567" w:type="dxa"/>
            <w:tcBorders>
              <w:top w:val="nil"/>
              <w:left w:val="single" w:sz="4" w:space="0" w:color="auto"/>
              <w:bottom w:val="nil"/>
              <w:right w:val="single" w:sz="4" w:space="0" w:color="auto"/>
            </w:tcBorders>
            <w:shd w:val="clear" w:color="auto" w:fill="auto"/>
            <w:tcMar>
              <w:left w:w="57" w:type="dxa"/>
              <w:right w:w="0" w:type="dxa"/>
            </w:tcMar>
          </w:tcPr>
          <w:p w14:paraId="22790CB5" w14:textId="77777777" w:rsidR="00FC339E" w:rsidRPr="00D4204D" w:rsidRDefault="00FC339E" w:rsidP="00932913">
            <w:pPr>
              <w:jc w:val="center"/>
            </w:pPr>
            <w:r w:rsidRPr="00D4204D">
              <w:t>16</w:t>
            </w:r>
            <w:r>
              <w:t>,</w:t>
            </w:r>
            <w:r w:rsidRPr="00D4204D">
              <w:t>9</w:t>
            </w:r>
          </w:p>
        </w:tc>
        <w:tc>
          <w:tcPr>
            <w:tcW w:w="567" w:type="dxa"/>
            <w:tcBorders>
              <w:top w:val="nil"/>
              <w:left w:val="single" w:sz="4" w:space="0" w:color="auto"/>
              <w:bottom w:val="nil"/>
              <w:right w:val="single" w:sz="4" w:space="0" w:color="auto"/>
            </w:tcBorders>
            <w:shd w:val="clear" w:color="auto" w:fill="auto"/>
            <w:tcMar>
              <w:left w:w="57" w:type="dxa"/>
              <w:right w:w="0" w:type="dxa"/>
            </w:tcMar>
          </w:tcPr>
          <w:p w14:paraId="18E933CE" w14:textId="77777777" w:rsidR="00FC339E" w:rsidRPr="00D4204D" w:rsidRDefault="00FC339E" w:rsidP="00932913">
            <w:pPr>
              <w:jc w:val="center"/>
            </w:pPr>
            <w:r w:rsidRPr="00D4204D">
              <w:t>8</w:t>
            </w:r>
            <w:r>
              <w:t>,</w:t>
            </w:r>
            <w:r w:rsidRPr="00D4204D">
              <w:t>1</w:t>
            </w:r>
          </w:p>
        </w:tc>
        <w:tc>
          <w:tcPr>
            <w:tcW w:w="567" w:type="dxa"/>
            <w:tcBorders>
              <w:top w:val="nil"/>
              <w:left w:val="single" w:sz="4" w:space="0" w:color="auto"/>
              <w:bottom w:val="nil"/>
              <w:right w:val="single" w:sz="4" w:space="0" w:color="auto"/>
            </w:tcBorders>
            <w:shd w:val="clear" w:color="auto" w:fill="auto"/>
            <w:tcMar>
              <w:left w:w="57" w:type="dxa"/>
              <w:right w:w="0" w:type="dxa"/>
            </w:tcMar>
          </w:tcPr>
          <w:p w14:paraId="45751437" w14:textId="77777777" w:rsidR="00FC339E" w:rsidRPr="00D4204D" w:rsidRDefault="00FC339E" w:rsidP="00932913">
            <w:pPr>
              <w:jc w:val="center"/>
            </w:pPr>
            <w:r w:rsidRPr="00D4204D">
              <w:t>17</w:t>
            </w:r>
            <w:r>
              <w:t>,</w:t>
            </w:r>
            <w:r w:rsidRPr="00D4204D">
              <w:t>1</w:t>
            </w:r>
          </w:p>
        </w:tc>
        <w:tc>
          <w:tcPr>
            <w:tcW w:w="567" w:type="dxa"/>
            <w:tcBorders>
              <w:top w:val="nil"/>
              <w:left w:val="single" w:sz="4" w:space="0" w:color="auto"/>
              <w:bottom w:val="nil"/>
              <w:right w:val="single" w:sz="4" w:space="0" w:color="auto"/>
            </w:tcBorders>
            <w:shd w:val="clear" w:color="auto" w:fill="auto"/>
            <w:tcMar>
              <w:left w:w="57" w:type="dxa"/>
              <w:right w:w="0" w:type="dxa"/>
            </w:tcMar>
          </w:tcPr>
          <w:p w14:paraId="37956C88" w14:textId="77777777" w:rsidR="00FC339E" w:rsidRPr="00D4204D" w:rsidRDefault="00FC339E" w:rsidP="00932913">
            <w:pPr>
              <w:jc w:val="center"/>
            </w:pPr>
            <w:r w:rsidRPr="00D4204D">
              <w:t>9</w:t>
            </w:r>
            <w:r>
              <w:t>,</w:t>
            </w:r>
            <w:r w:rsidRPr="00D4204D">
              <w:t>3</w:t>
            </w:r>
          </w:p>
        </w:tc>
        <w:tc>
          <w:tcPr>
            <w:tcW w:w="541" w:type="dxa"/>
            <w:tcBorders>
              <w:top w:val="nil"/>
              <w:left w:val="single" w:sz="4" w:space="0" w:color="auto"/>
              <w:bottom w:val="nil"/>
              <w:right w:val="single" w:sz="4" w:space="0" w:color="auto"/>
            </w:tcBorders>
            <w:shd w:val="clear" w:color="auto" w:fill="auto"/>
            <w:tcMar>
              <w:left w:w="57" w:type="dxa"/>
              <w:right w:w="0" w:type="dxa"/>
            </w:tcMar>
          </w:tcPr>
          <w:p w14:paraId="7A715C1E" w14:textId="77777777" w:rsidR="00FC339E" w:rsidRPr="00D4204D" w:rsidRDefault="00FC339E" w:rsidP="00932913">
            <w:pPr>
              <w:jc w:val="center"/>
            </w:pPr>
            <w:r w:rsidRPr="00D4204D">
              <w:t>17</w:t>
            </w:r>
            <w:r>
              <w:t>,</w:t>
            </w:r>
            <w:r w:rsidRPr="00D4204D">
              <w:t>4</w:t>
            </w:r>
          </w:p>
        </w:tc>
        <w:tc>
          <w:tcPr>
            <w:tcW w:w="490" w:type="dxa"/>
            <w:tcBorders>
              <w:top w:val="nil"/>
              <w:left w:val="single" w:sz="4" w:space="0" w:color="auto"/>
              <w:bottom w:val="nil"/>
              <w:right w:val="single" w:sz="4" w:space="0" w:color="auto"/>
            </w:tcBorders>
            <w:shd w:val="clear" w:color="auto" w:fill="auto"/>
            <w:tcMar>
              <w:left w:w="57" w:type="dxa"/>
              <w:right w:w="0" w:type="dxa"/>
            </w:tcMar>
          </w:tcPr>
          <w:p w14:paraId="69E7EC5F" w14:textId="77777777" w:rsidR="00FC339E" w:rsidRPr="00D4204D" w:rsidRDefault="00FC339E" w:rsidP="00932913">
            <w:pPr>
              <w:jc w:val="center"/>
            </w:pPr>
            <w:r w:rsidRPr="00D4204D">
              <w:t>11</w:t>
            </w:r>
            <w:r>
              <w:t>,</w:t>
            </w:r>
            <w:r w:rsidRPr="00D4204D">
              <w:t>1</w:t>
            </w:r>
          </w:p>
        </w:tc>
        <w:tc>
          <w:tcPr>
            <w:tcW w:w="528" w:type="dxa"/>
            <w:tcBorders>
              <w:top w:val="nil"/>
              <w:left w:val="single" w:sz="4" w:space="0" w:color="auto"/>
              <w:bottom w:val="nil"/>
              <w:right w:val="single" w:sz="4" w:space="0" w:color="auto"/>
            </w:tcBorders>
            <w:shd w:val="clear" w:color="auto" w:fill="auto"/>
            <w:tcMar>
              <w:left w:w="57" w:type="dxa"/>
              <w:right w:w="0" w:type="dxa"/>
            </w:tcMar>
          </w:tcPr>
          <w:p w14:paraId="0163F3EC" w14:textId="77777777" w:rsidR="00FC339E" w:rsidRPr="00D4204D" w:rsidRDefault="00FC339E" w:rsidP="00932913">
            <w:pPr>
              <w:jc w:val="center"/>
            </w:pPr>
            <w:r w:rsidRPr="00D4204D">
              <w:t>17</w:t>
            </w:r>
            <w:r>
              <w:t>,</w:t>
            </w:r>
            <w:r w:rsidRPr="00D4204D">
              <w:t>6</w:t>
            </w:r>
          </w:p>
        </w:tc>
        <w:tc>
          <w:tcPr>
            <w:tcW w:w="567" w:type="dxa"/>
            <w:tcBorders>
              <w:top w:val="nil"/>
              <w:left w:val="single" w:sz="4" w:space="0" w:color="auto"/>
              <w:bottom w:val="nil"/>
              <w:right w:val="single" w:sz="4" w:space="0" w:color="auto"/>
            </w:tcBorders>
            <w:shd w:val="clear" w:color="auto" w:fill="auto"/>
            <w:tcMar>
              <w:left w:w="57" w:type="dxa"/>
              <w:right w:w="0" w:type="dxa"/>
            </w:tcMar>
          </w:tcPr>
          <w:p w14:paraId="72915E6D" w14:textId="77777777" w:rsidR="00FC339E" w:rsidRPr="00D4204D" w:rsidRDefault="00FC339E" w:rsidP="00932913">
            <w:pPr>
              <w:jc w:val="center"/>
            </w:pPr>
            <w:r w:rsidRPr="00D4204D">
              <w:t>12</w:t>
            </w:r>
            <w:r>
              <w:t>,</w:t>
            </w:r>
            <w:r w:rsidRPr="00D4204D">
              <w:t>5</w:t>
            </w:r>
          </w:p>
        </w:tc>
        <w:tc>
          <w:tcPr>
            <w:tcW w:w="567" w:type="dxa"/>
            <w:tcBorders>
              <w:top w:val="nil"/>
              <w:left w:val="single" w:sz="4" w:space="0" w:color="auto"/>
              <w:bottom w:val="nil"/>
              <w:right w:val="single" w:sz="4" w:space="0" w:color="auto"/>
            </w:tcBorders>
            <w:shd w:val="clear" w:color="auto" w:fill="auto"/>
            <w:tcMar>
              <w:left w:w="57" w:type="dxa"/>
              <w:right w:w="0" w:type="dxa"/>
            </w:tcMar>
          </w:tcPr>
          <w:p w14:paraId="4DE0768E" w14:textId="77777777" w:rsidR="00FC339E" w:rsidRPr="00D4204D" w:rsidRDefault="00FC339E" w:rsidP="00932913">
            <w:pPr>
              <w:jc w:val="center"/>
            </w:pPr>
            <w:r w:rsidRPr="00D4204D">
              <w:t>17</w:t>
            </w:r>
            <w:r>
              <w:t>,</w:t>
            </w:r>
            <w:r w:rsidRPr="00D4204D">
              <w:t>7</w:t>
            </w:r>
          </w:p>
        </w:tc>
        <w:tc>
          <w:tcPr>
            <w:tcW w:w="567" w:type="dxa"/>
            <w:tcBorders>
              <w:top w:val="nil"/>
              <w:left w:val="single" w:sz="4" w:space="0" w:color="auto"/>
              <w:bottom w:val="nil"/>
              <w:right w:val="single" w:sz="4" w:space="0" w:color="auto"/>
            </w:tcBorders>
            <w:shd w:val="clear" w:color="auto" w:fill="auto"/>
            <w:tcMar>
              <w:left w:w="57" w:type="dxa"/>
              <w:right w:w="0" w:type="dxa"/>
            </w:tcMar>
          </w:tcPr>
          <w:p w14:paraId="37310DD0" w14:textId="77777777" w:rsidR="00FC339E" w:rsidRPr="00D4204D" w:rsidRDefault="00FC339E" w:rsidP="00932913">
            <w:pPr>
              <w:jc w:val="center"/>
            </w:pPr>
            <w:r w:rsidRPr="00D4204D">
              <w:t>14</w:t>
            </w:r>
            <w:r>
              <w:t>,</w:t>
            </w:r>
            <w:r w:rsidRPr="00D4204D">
              <w:t>0</w:t>
            </w:r>
          </w:p>
        </w:tc>
      </w:tr>
      <w:tr w:rsidR="00FC339E" w:rsidRPr="002C074D" w14:paraId="072D011B" w14:textId="77777777" w:rsidTr="00FC339E">
        <w:tc>
          <w:tcPr>
            <w:tcW w:w="1134" w:type="dxa"/>
            <w:tcBorders>
              <w:top w:val="nil"/>
              <w:left w:val="single" w:sz="4" w:space="0" w:color="auto"/>
              <w:bottom w:val="single" w:sz="4" w:space="0" w:color="auto"/>
              <w:right w:val="single" w:sz="4" w:space="0" w:color="auto"/>
            </w:tcBorders>
            <w:shd w:val="clear" w:color="auto" w:fill="auto"/>
            <w:tcMar>
              <w:left w:w="57" w:type="dxa"/>
              <w:right w:w="0" w:type="dxa"/>
            </w:tcMar>
          </w:tcPr>
          <w:p w14:paraId="4002FD77" w14:textId="77777777" w:rsidR="00FC339E" w:rsidRPr="00D4204D" w:rsidRDefault="00FC339E" w:rsidP="00932913">
            <w:pPr>
              <w:jc w:val="center"/>
            </w:pPr>
            <w:r w:rsidRPr="00D4204D">
              <w:lastRenderedPageBreak/>
              <w:t>19</w:t>
            </w:r>
          </w:p>
        </w:tc>
        <w:tc>
          <w:tcPr>
            <w:tcW w:w="505" w:type="dxa"/>
            <w:tcBorders>
              <w:top w:val="nil"/>
              <w:left w:val="single" w:sz="4" w:space="0" w:color="auto"/>
              <w:bottom w:val="single" w:sz="4" w:space="0" w:color="auto"/>
              <w:right w:val="single" w:sz="4" w:space="0" w:color="auto"/>
            </w:tcBorders>
            <w:shd w:val="clear" w:color="auto" w:fill="auto"/>
            <w:tcMar>
              <w:left w:w="57" w:type="dxa"/>
              <w:right w:w="0" w:type="dxa"/>
            </w:tcMar>
          </w:tcPr>
          <w:p w14:paraId="4DC287BC" w14:textId="77777777" w:rsidR="00FC339E" w:rsidRPr="00D4204D" w:rsidRDefault="00FC339E" w:rsidP="00932913">
            <w:pPr>
              <w:jc w:val="center"/>
            </w:pPr>
            <w:r w:rsidRPr="00D4204D">
              <w:t>16</w:t>
            </w:r>
            <w:r>
              <w:t>,</w:t>
            </w:r>
            <w:r w:rsidRPr="00D4204D">
              <w:t>2</w:t>
            </w:r>
          </w:p>
        </w:tc>
        <w:tc>
          <w:tcPr>
            <w:tcW w:w="426" w:type="dxa"/>
            <w:tcBorders>
              <w:top w:val="nil"/>
              <w:left w:val="single" w:sz="4" w:space="0" w:color="auto"/>
              <w:bottom w:val="single" w:sz="4" w:space="0" w:color="auto"/>
              <w:right w:val="single" w:sz="4" w:space="0" w:color="auto"/>
            </w:tcBorders>
            <w:shd w:val="clear" w:color="auto" w:fill="auto"/>
            <w:tcMar>
              <w:left w:w="57" w:type="dxa"/>
              <w:right w:w="0" w:type="dxa"/>
            </w:tcMar>
          </w:tcPr>
          <w:p w14:paraId="3ADE1868" w14:textId="77777777" w:rsidR="00FC339E" w:rsidRPr="00D4204D" w:rsidRDefault="00FC339E" w:rsidP="00932913">
            <w:pPr>
              <w:jc w:val="center"/>
            </w:pPr>
            <w:r w:rsidRPr="00D4204D">
              <w:t>4</w:t>
            </w:r>
            <w:r>
              <w:t>,</w:t>
            </w:r>
            <w:r w:rsidRPr="00D4204D">
              <w:t>3</w:t>
            </w:r>
          </w:p>
        </w:tc>
        <w:tc>
          <w:tcPr>
            <w:tcW w:w="567" w:type="dxa"/>
            <w:tcBorders>
              <w:top w:val="nil"/>
              <w:left w:val="single" w:sz="4" w:space="0" w:color="auto"/>
              <w:bottom w:val="single" w:sz="4" w:space="0" w:color="auto"/>
              <w:right w:val="single" w:sz="4" w:space="0" w:color="auto"/>
            </w:tcBorders>
            <w:shd w:val="clear" w:color="auto" w:fill="auto"/>
            <w:tcMar>
              <w:left w:w="57" w:type="dxa"/>
              <w:right w:w="0" w:type="dxa"/>
            </w:tcMar>
          </w:tcPr>
          <w:p w14:paraId="755B10D7" w14:textId="77777777" w:rsidR="00FC339E" w:rsidRPr="00D4204D" w:rsidRDefault="00FC339E" w:rsidP="00932913">
            <w:pPr>
              <w:jc w:val="center"/>
            </w:pPr>
            <w:r w:rsidRPr="00D4204D">
              <w:t>16</w:t>
            </w:r>
            <w:r>
              <w:t>,</w:t>
            </w:r>
            <w:r w:rsidRPr="00D4204D">
              <w:t>9</w:t>
            </w:r>
          </w:p>
        </w:tc>
        <w:tc>
          <w:tcPr>
            <w:tcW w:w="425" w:type="dxa"/>
            <w:tcBorders>
              <w:top w:val="nil"/>
              <w:left w:val="single" w:sz="4" w:space="0" w:color="auto"/>
              <w:bottom w:val="single" w:sz="4" w:space="0" w:color="auto"/>
              <w:right w:val="single" w:sz="4" w:space="0" w:color="auto"/>
            </w:tcBorders>
            <w:shd w:val="clear" w:color="auto" w:fill="auto"/>
            <w:tcMar>
              <w:left w:w="57" w:type="dxa"/>
              <w:right w:w="0" w:type="dxa"/>
            </w:tcMar>
          </w:tcPr>
          <w:p w14:paraId="41A1F7C0" w14:textId="77777777" w:rsidR="00FC339E" w:rsidRPr="00D4204D" w:rsidRDefault="00FC339E" w:rsidP="00932913">
            <w:pPr>
              <w:jc w:val="center"/>
            </w:pPr>
            <w:r w:rsidRPr="00D4204D">
              <w:t>5</w:t>
            </w:r>
            <w:r>
              <w:t>,</w:t>
            </w:r>
            <w:r w:rsidRPr="00D4204D">
              <w:t>5</w:t>
            </w:r>
          </w:p>
        </w:tc>
        <w:tc>
          <w:tcPr>
            <w:tcW w:w="567" w:type="dxa"/>
            <w:tcBorders>
              <w:top w:val="nil"/>
              <w:left w:val="single" w:sz="4" w:space="0" w:color="auto"/>
              <w:bottom w:val="single" w:sz="4" w:space="0" w:color="auto"/>
              <w:right w:val="single" w:sz="4" w:space="0" w:color="auto"/>
            </w:tcBorders>
            <w:shd w:val="clear" w:color="auto" w:fill="auto"/>
            <w:tcMar>
              <w:left w:w="57" w:type="dxa"/>
              <w:right w:w="0" w:type="dxa"/>
            </w:tcMar>
          </w:tcPr>
          <w:p w14:paraId="7DAA4D19" w14:textId="77777777" w:rsidR="00FC339E" w:rsidRPr="00D4204D" w:rsidRDefault="00FC339E" w:rsidP="00932913">
            <w:pPr>
              <w:jc w:val="center"/>
            </w:pPr>
            <w:r w:rsidRPr="00D4204D">
              <w:t>17</w:t>
            </w:r>
            <w:r>
              <w:t>,</w:t>
            </w:r>
            <w:r w:rsidRPr="00D4204D">
              <w:t>4</w:t>
            </w:r>
          </w:p>
        </w:tc>
        <w:tc>
          <w:tcPr>
            <w:tcW w:w="425" w:type="dxa"/>
            <w:tcBorders>
              <w:top w:val="nil"/>
              <w:left w:val="single" w:sz="4" w:space="0" w:color="auto"/>
              <w:bottom w:val="single" w:sz="4" w:space="0" w:color="auto"/>
              <w:right w:val="single" w:sz="4" w:space="0" w:color="auto"/>
            </w:tcBorders>
            <w:shd w:val="clear" w:color="auto" w:fill="auto"/>
            <w:tcMar>
              <w:left w:w="57" w:type="dxa"/>
              <w:right w:w="0" w:type="dxa"/>
            </w:tcMar>
          </w:tcPr>
          <w:p w14:paraId="095CBBCF" w14:textId="77777777" w:rsidR="00FC339E" w:rsidRPr="00D4204D" w:rsidRDefault="00FC339E" w:rsidP="00932913">
            <w:pPr>
              <w:jc w:val="center"/>
            </w:pPr>
            <w:r w:rsidRPr="00D4204D">
              <w:t>6</w:t>
            </w:r>
            <w:r>
              <w:t>,</w:t>
            </w:r>
            <w:r w:rsidRPr="00D4204D">
              <w:t>7</w:t>
            </w:r>
          </w:p>
        </w:tc>
        <w:tc>
          <w:tcPr>
            <w:tcW w:w="567" w:type="dxa"/>
            <w:tcBorders>
              <w:top w:val="nil"/>
              <w:left w:val="single" w:sz="4" w:space="0" w:color="auto"/>
              <w:bottom w:val="single" w:sz="4" w:space="0" w:color="auto"/>
              <w:right w:val="single" w:sz="4" w:space="0" w:color="auto"/>
            </w:tcBorders>
            <w:shd w:val="clear" w:color="auto" w:fill="auto"/>
            <w:tcMar>
              <w:left w:w="57" w:type="dxa"/>
              <w:right w:w="0" w:type="dxa"/>
            </w:tcMar>
          </w:tcPr>
          <w:p w14:paraId="459DB443" w14:textId="77777777" w:rsidR="00FC339E" w:rsidRPr="00D4204D" w:rsidRDefault="00FC339E" w:rsidP="00932913">
            <w:pPr>
              <w:jc w:val="center"/>
            </w:pPr>
            <w:r w:rsidRPr="00D4204D">
              <w:t>17</w:t>
            </w:r>
            <w:r>
              <w:t>,</w:t>
            </w:r>
            <w:r w:rsidRPr="00D4204D">
              <w:t>8</w:t>
            </w:r>
          </w:p>
        </w:tc>
        <w:tc>
          <w:tcPr>
            <w:tcW w:w="567" w:type="dxa"/>
            <w:tcBorders>
              <w:top w:val="nil"/>
              <w:left w:val="single" w:sz="4" w:space="0" w:color="auto"/>
              <w:bottom w:val="single" w:sz="4" w:space="0" w:color="auto"/>
              <w:right w:val="single" w:sz="4" w:space="0" w:color="auto"/>
            </w:tcBorders>
            <w:shd w:val="clear" w:color="auto" w:fill="auto"/>
            <w:tcMar>
              <w:left w:w="57" w:type="dxa"/>
              <w:right w:w="0" w:type="dxa"/>
            </w:tcMar>
          </w:tcPr>
          <w:p w14:paraId="4E1953CB" w14:textId="77777777" w:rsidR="00FC339E" w:rsidRPr="00D4204D" w:rsidRDefault="00FC339E" w:rsidP="00932913">
            <w:pPr>
              <w:jc w:val="center"/>
            </w:pPr>
            <w:r w:rsidRPr="00D4204D">
              <w:t>8</w:t>
            </w:r>
            <w:r>
              <w:t>,</w:t>
            </w:r>
            <w:r w:rsidRPr="00D4204D">
              <w:t>2</w:t>
            </w:r>
          </w:p>
        </w:tc>
        <w:tc>
          <w:tcPr>
            <w:tcW w:w="567" w:type="dxa"/>
            <w:tcBorders>
              <w:top w:val="nil"/>
              <w:left w:val="single" w:sz="4" w:space="0" w:color="auto"/>
              <w:bottom w:val="single" w:sz="4" w:space="0" w:color="auto"/>
              <w:right w:val="single" w:sz="4" w:space="0" w:color="auto"/>
            </w:tcBorders>
            <w:shd w:val="clear" w:color="auto" w:fill="auto"/>
            <w:tcMar>
              <w:left w:w="57" w:type="dxa"/>
              <w:right w:w="0" w:type="dxa"/>
            </w:tcMar>
          </w:tcPr>
          <w:p w14:paraId="3CB06A56" w14:textId="77777777" w:rsidR="00FC339E" w:rsidRPr="00D4204D" w:rsidRDefault="00FC339E" w:rsidP="00932913">
            <w:pPr>
              <w:jc w:val="center"/>
            </w:pPr>
            <w:r w:rsidRPr="00D4204D">
              <w:t>18</w:t>
            </w:r>
            <w:r>
              <w:t>,</w:t>
            </w:r>
            <w:r w:rsidRPr="00D4204D">
              <w:t>1</w:t>
            </w:r>
          </w:p>
        </w:tc>
        <w:tc>
          <w:tcPr>
            <w:tcW w:w="567" w:type="dxa"/>
            <w:tcBorders>
              <w:top w:val="nil"/>
              <w:left w:val="single" w:sz="4" w:space="0" w:color="auto"/>
              <w:bottom w:val="single" w:sz="4" w:space="0" w:color="auto"/>
              <w:right w:val="single" w:sz="4" w:space="0" w:color="auto"/>
            </w:tcBorders>
            <w:shd w:val="clear" w:color="auto" w:fill="auto"/>
            <w:tcMar>
              <w:left w:w="57" w:type="dxa"/>
              <w:right w:w="0" w:type="dxa"/>
            </w:tcMar>
          </w:tcPr>
          <w:p w14:paraId="56EC4C0B" w14:textId="77777777" w:rsidR="00FC339E" w:rsidRPr="00D4204D" w:rsidRDefault="00FC339E" w:rsidP="00932913">
            <w:pPr>
              <w:jc w:val="center"/>
            </w:pPr>
            <w:r w:rsidRPr="00D4204D">
              <w:t>9</w:t>
            </w:r>
            <w:r>
              <w:t>,</w:t>
            </w:r>
            <w:r w:rsidRPr="00D4204D">
              <w:t>5</w:t>
            </w:r>
          </w:p>
        </w:tc>
        <w:tc>
          <w:tcPr>
            <w:tcW w:w="541" w:type="dxa"/>
            <w:tcBorders>
              <w:top w:val="nil"/>
              <w:left w:val="single" w:sz="4" w:space="0" w:color="auto"/>
              <w:bottom w:val="single" w:sz="4" w:space="0" w:color="auto"/>
              <w:right w:val="single" w:sz="4" w:space="0" w:color="auto"/>
            </w:tcBorders>
            <w:shd w:val="clear" w:color="auto" w:fill="auto"/>
            <w:tcMar>
              <w:left w:w="57" w:type="dxa"/>
              <w:right w:w="0" w:type="dxa"/>
            </w:tcMar>
          </w:tcPr>
          <w:p w14:paraId="422E23ED" w14:textId="77777777" w:rsidR="00FC339E" w:rsidRPr="00D4204D" w:rsidRDefault="00FC339E" w:rsidP="00932913">
            <w:pPr>
              <w:jc w:val="center"/>
            </w:pPr>
            <w:r w:rsidRPr="00D4204D">
              <w:t>18</w:t>
            </w:r>
            <w:r>
              <w:t>,</w:t>
            </w:r>
            <w:r w:rsidRPr="00D4204D">
              <w:t>4</w:t>
            </w:r>
          </w:p>
        </w:tc>
        <w:tc>
          <w:tcPr>
            <w:tcW w:w="490" w:type="dxa"/>
            <w:tcBorders>
              <w:top w:val="nil"/>
              <w:left w:val="single" w:sz="4" w:space="0" w:color="auto"/>
              <w:bottom w:val="single" w:sz="4" w:space="0" w:color="auto"/>
              <w:right w:val="single" w:sz="4" w:space="0" w:color="auto"/>
            </w:tcBorders>
            <w:shd w:val="clear" w:color="auto" w:fill="auto"/>
            <w:tcMar>
              <w:left w:w="57" w:type="dxa"/>
              <w:right w:w="0" w:type="dxa"/>
            </w:tcMar>
          </w:tcPr>
          <w:p w14:paraId="7F252471" w14:textId="77777777" w:rsidR="00FC339E" w:rsidRPr="00D4204D" w:rsidRDefault="00FC339E" w:rsidP="00932913">
            <w:pPr>
              <w:jc w:val="center"/>
            </w:pPr>
            <w:r w:rsidRPr="00D4204D">
              <w:t>11</w:t>
            </w:r>
            <w:r>
              <w:t>,</w:t>
            </w:r>
            <w:r w:rsidRPr="00D4204D">
              <w:t>3</w:t>
            </w:r>
          </w:p>
        </w:tc>
        <w:tc>
          <w:tcPr>
            <w:tcW w:w="528" w:type="dxa"/>
            <w:tcBorders>
              <w:top w:val="nil"/>
              <w:left w:val="single" w:sz="4" w:space="0" w:color="auto"/>
              <w:bottom w:val="single" w:sz="4" w:space="0" w:color="auto"/>
              <w:right w:val="single" w:sz="4" w:space="0" w:color="auto"/>
            </w:tcBorders>
            <w:shd w:val="clear" w:color="auto" w:fill="auto"/>
            <w:tcMar>
              <w:left w:w="57" w:type="dxa"/>
              <w:right w:w="0" w:type="dxa"/>
            </w:tcMar>
          </w:tcPr>
          <w:p w14:paraId="4EF41217" w14:textId="77777777" w:rsidR="00FC339E" w:rsidRPr="00D4204D" w:rsidRDefault="00FC339E" w:rsidP="00932913">
            <w:pPr>
              <w:jc w:val="center"/>
            </w:pPr>
            <w:r w:rsidRPr="00D4204D">
              <w:t>18</w:t>
            </w:r>
            <w:r>
              <w:t>,</w:t>
            </w:r>
            <w:r w:rsidRPr="00D4204D">
              <w:t>5</w:t>
            </w:r>
          </w:p>
        </w:tc>
        <w:tc>
          <w:tcPr>
            <w:tcW w:w="567" w:type="dxa"/>
            <w:tcBorders>
              <w:top w:val="nil"/>
              <w:left w:val="single" w:sz="4" w:space="0" w:color="auto"/>
              <w:bottom w:val="single" w:sz="4" w:space="0" w:color="auto"/>
              <w:right w:val="single" w:sz="4" w:space="0" w:color="auto"/>
            </w:tcBorders>
            <w:shd w:val="clear" w:color="auto" w:fill="auto"/>
            <w:tcMar>
              <w:left w:w="57" w:type="dxa"/>
              <w:right w:w="0" w:type="dxa"/>
            </w:tcMar>
          </w:tcPr>
          <w:p w14:paraId="0466CCC2" w14:textId="77777777" w:rsidR="00FC339E" w:rsidRPr="00D4204D" w:rsidRDefault="00FC339E" w:rsidP="00932913">
            <w:pPr>
              <w:jc w:val="center"/>
            </w:pPr>
            <w:r w:rsidRPr="00D4204D">
              <w:t>12</w:t>
            </w:r>
            <w:r>
              <w:t>,</w:t>
            </w:r>
            <w:r w:rsidRPr="00D4204D">
              <w:t>8</w:t>
            </w:r>
          </w:p>
        </w:tc>
        <w:tc>
          <w:tcPr>
            <w:tcW w:w="567" w:type="dxa"/>
            <w:tcBorders>
              <w:top w:val="nil"/>
              <w:left w:val="single" w:sz="4" w:space="0" w:color="auto"/>
              <w:bottom w:val="single" w:sz="4" w:space="0" w:color="auto"/>
              <w:right w:val="single" w:sz="4" w:space="0" w:color="auto"/>
            </w:tcBorders>
            <w:shd w:val="clear" w:color="auto" w:fill="auto"/>
            <w:tcMar>
              <w:left w:w="57" w:type="dxa"/>
              <w:right w:w="0" w:type="dxa"/>
            </w:tcMar>
          </w:tcPr>
          <w:p w14:paraId="76C9DE21" w14:textId="77777777" w:rsidR="00FC339E" w:rsidRPr="00D4204D" w:rsidRDefault="00FC339E" w:rsidP="00932913">
            <w:pPr>
              <w:jc w:val="center"/>
            </w:pPr>
            <w:r w:rsidRPr="00D4204D">
              <w:t>18</w:t>
            </w:r>
            <w:r>
              <w:t>,</w:t>
            </w:r>
            <w:r w:rsidRPr="00D4204D">
              <w:t>7</w:t>
            </w:r>
          </w:p>
        </w:tc>
        <w:tc>
          <w:tcPr>
            <w:tcW w:w="567" w:type="dxa"/>
            <w:tcBorders>
              <w:top w:val="nil"/>
              <w:left w:val="single" w:sz="4" w:space="0" w:color="auto"/>
              <w:bottom w:val="single" w:sz="4" w:space="0" w:color="auto"/>
              <w:right w:val="single" w:sz="4" w:space="0" w:color="auto"/>
            </w:tcBorders>
            <w:shd w:val="clear" w:color="auto" w:fill="auto"/>
            <w:tcMar>
              <w:left w:w="57" w:type="dxa"/>
              <w:right w:w="0" w:type="dxa"/>
            </w:tcMar>
          </w:tcPr>
          <w:p w14:paraId="395B85E9" w14:textId="77777777" w:rsidR="00FC339E" w:rsidRPr="00D4204D" w:rsidRDefault="00FC339E" w:rsidP="00932913">
            <w:pPr>
              <w:jc w:val="center"/>
            </w:pPr>
            <w:r w:rsidRPr="00D4204D">
              <w:t>14</w:t>
            </w:r>
            <w:r>
              <w:t>,</w:t>
            </w:r>
            <w:r w:rsidRPr="00D4204D">
              <w:t>4</w:t>
            </w:r>
          </w:p>
        </w:tc>
      </w:tr>
      <w:tr w:rsidR="00FC339E" w:rsidRPr="002C074D" w14:paraId="20F56849" w14:textId="77777777" w:rsidTr="00FC339E">
        <w:tc>
          <w:tcPr>
            <w:tcW w:w="1134" w:type="dxa"/>
            <w:tcBorders>
              <w:top w:val="single" w:sz="4" w:space="0" w:color="auto"/>
              <w:left w:val="single" w:sz="4" w:space="0" w:color="auto"/>
              <w:bottom w:val="nil"/>
              <w:right w:val="single" w:sz="4" w:space="0" w:color="auto"/>
            </w:tcBorders>
            <w:shd w:val="clear" w:color="auto" w:fill="auto"/>
            <w:tcMar>
              <w:left w:w="57" w:type="dxa"/>
              <w:right w:w="0" w:type="dxa"/>
            </w:tcMar>
          </w:tcPr>
          <w:p w14:paraId="64902AE5" w14:textId="77777777" w:rsidR="00FC339E" w:rsidRPr="00D4204D" w:rsidRDefault="00FC339E" w:rsidP="00932913">
            <w:pPr>
              <w:jc w:val="center"/>
            </w:pPr>
            <w:r w:rsidRPr="00D4204D">
              <w:t>20</w:t>
            </w:r>
          </w:p>
        </w:tc>
        <w:tc>
          <w:tcPr>
            <w:tcW w:w="505" w:type="dxa"/>
            <w:tcBorders>
              <w:top w:val="single" w:sz="4" w:space="0" w:color="auto"/>
              <w:left w:val="single" w:sz="4" w:space="0" w:color="auto"/>
              <w:bottom w:val="nil"/>
              <w:right w:val="single" w:sz="4" w:space="0" w:color="auto"/>
            </w:tcBorders>
            <w:shd w:val="clear" w:color="auto" w:fill="auto"/>
            <w:tcMar>
              <w:left w:w="57" w:type="dxa"/>
              <w:right w:w="0" w:type="dxa"/>
            </w:tcMar>
          </w:tcPr>
          <w:p w14:paraId="09CA74FA" w14:textId="77777777" w:rsidR="00FC339E" w:rsidRPr="00D4204D" w:rsidRDefault="00FC339E" w:rsidP="00932913">
            <w:pPr>
              <w:jc w:val="center"/>
            </w:pPr>
            <w:r w:rsidRPr="00D4204D">
              <w:t>17</w:t>
            </w:r>
            <w:r>
              <w:t>,</w:t>
            </w:r>
            <w:r w:rsidRPr="00D4204D">
              <w:t>0</w:t>
            </w:r>
          </w:p>
        </w:tc>
        <w:tc>
          <w:tcPr>
            <w:tcW w:w="426" w:type="dxa"/>
            <w:tcBorders>
              <w:top w:val="single" w:sz="4" w:space="0" w:color="auto"/>
              <w:left w:val="single" w:sz="4" w:space="0" w:color="auto"/>
              <w:bottom w:val="nil"/>
              <w:right w:val="single" w:sz="4" w:space="0" w:color="auto"/>
            </w:tcBorders>
            <w:shd w:val="clear" w:color="auto" w:fill="auto"/>
            <w:tcMar>
              <w:left w:w="57" w:type="dxa"/>
              <w:right w:w="0" w:type="dxa"/>
            </w:tcMar>
          </w:tcPr>
          <w:p w14:paraId="36F64FDF" w14:textId="77777777" w:rsidR="00FC339E" w:rsidRPr="00D4204D" w:rsidRDefault="00FC339E" w:rsidP="00932913">
            <w:pPr>
              <w:jc w:val="center"/>
            </w:pPr>
            <w:r w:rsidRPr="00D4204D">
              <w:t>4</w:t>
            </w:r>
            <w:r>
              <w:t>,</w:t>
            </w:r>
            <w:r w:rsidRPr="00D4204D">
              <w:t>4</w:t>
            </w:r>
          </w:p>
        </w:tc>
        <w:tc>
          <w:tcPr>
            <w:tcW w:w="567" w:type="dxa"/>
            <w:tcBorders>
              <w:top w:val="single" w:sz="4" w:space="0" w:color="auto"/>
              <w:left w:val="single" w:sz="4" w:space="0" w:color="auto"/>
              <w:bottom w:val="nil"/>
              <w:right w:val="single" w:sz="4" w:space="0" w:color="auto"/>
            </w:tcBorders>
            <w:shd w:val="clear" w:color="auto" w:fill="auto"/>
            <w:tcMar>
              <w:left w:w="57" w:type="dxa"/>
              <w:right w:w="0" w:type="dxa"/>
            </w:tcMar>
          </w:tcPr>
          <w:p w14:paraId="2262E891" w14:textId="77777777" w:rsidR="00FC339E" w:rsidRPr="00D4204D" w:rsidRDefault="00FC339E" w:rsidP="00932913">
            <w:pPr>
              <w:jc w:val="center"/>
            </w:pPr>
            <w:r w:rsidRPr="00D4204D">
              <w:t>17</w:t>
            </w:r>
            <w:r>
              <w:t>,</w:t>
            </w:r>
            <w:r w:rsidRPr="00D4204D">
              <w:t>8</w:t>
            </w:r>
          </w:p>
        </w:tc>
        <w:tc>
          <w:tcPr>
            <w:tcW w:w="425" w:type="dxa"/>
            <w:tcBorders>
              <w:top w:val="single" w:sz="4" w:space="0" w:color="auto"/>
              <w:left w:val="single" w:sz="4" w:space="0" w:color="auto"/>
              <w:bottom w:val="nil"/>
              <w:right w:val="single" w:sz="4" w:space="0" w:color="auto"/>
            </w:tcBorders>
            <w:shd w:val="clear" w:color="auto" w:fill="auto"/>
            <w:tcMar>
              <w:left w:w="57" w:type="dxa"/>
              <w:right w:w="0" w:type="dxa"/>
            </w:tcMar>
          </w:tcPr>
          <w:p w14:paraId="4780D240" w14:textId="77777777" w:rsidR="00FC339E" w:rsidRPr="00D4204D" w:rsidRDefault="00FC339E" w:rsidP="00932913">
            <w:pPr>
              <w:jc w:val="center"/>
            </w:pPr>
            <w:r w:rsidRPr="00D4204D">
              <w:t>5</w:t>
            </w:r>
            <w:r>
              <w:t>,</w:t>
            </w:r>
            <w:r w:rsidRPr="00D4204D">
              <w:t>6</w:t>
            </w:r>
          </w:p>
        </w:tc>
        <w:tc>
          <w:tcPr>
            <w:tcW w:w="567" w:type="dxa"/>
            <w:tcBorders>
              <w:top w:val="single" w:sz="4" w:space="0" w:color="auto"/>
              <w:left w:val="single" w:sz="4" w:space="0" w:color="auto"/>
              <w:bottom w:val="nil"/>
              <w:right w:val="single" w:sz="4" w:space="0" w:color="auto"/>
            </w:tcBorders>
            <w:shd w:val="clear" w:color="auto" w:fill="auto"/>
            <w:tcMar>
              <w:left w:w="57" w:type="dxa"/>
              <w:right w:w="0" w:type="dxa"/>
            </w:tcMar>
          </w:tcPr>
          <w:p w14:paraId="340EB758" w14:textId="77777777" w:rsidR="00FC339E" w:rsidRPr="00D4204D" w:rsidRDefault="00FC339E" w:rsidP="00932913">
            <w:pPr>
              <w:jc w:val="center"/>
            </w:pPr>
            <w:r w:rsidRPr="00D4204D">
              <w:t>18</w:t>
            </w:r>
            <w:r>
              <w:t>,</w:t>
            </w:r>
            <w:r w:rsidRPr="00D4204D">
              <w:t>2</w:t>
            </w:r>
          </w:p>
        </w:tc>
        <w:tc>
          <w:tcPr>
            <w:tcW w:w="425" w:type="dxa"/>
            <w:tcBorders>
              <w:top w:val="single" w:sz="4" w:space="0" w:color="auto"/>
              <w:left w:val="single" w:sz="4" w:space="0" w:color="auto"/>
              <w:bottom w:val="nil"/>
              <w:right w:val="single" w:sz="4" w:space="0" w:color="auto"/>
            </w:tcBorders>
            <w:shd w:val="clear" w:color="auto" w:fill="auto"/>
            <w:tcMar>
              <w:left w:w="57" w:type="dxa"/>
              <w:right w:w="0" w:type="dxa"/>
            </w:tcMar>
          </w:tcPr>
          <w:p w14:paraId="339C797F" w14:textId="77777777" w:rsidR="00FC339E" w:rsidRPr="00D4204D" w:rsidRDefault="00FC339E" w:rsidP="00932913">
            <w:pPr>
              <w:jc w:val="center"/>
            </w:pPr>
            <w:r w:rsidRPr="00D4204D">
              <w:t>6</w:t>
            </w:r>
            <w:r>
              <w:t>,</w:t>
            </w:r>
            <w:r w:rsidRPr="00D4204D">
              <w:t>7</w:t>
            </w:r>
          </w:p>
        </w:tc>
        <w:tc>
          <w:tcPr>
            <w:tcW w:w="567" w:type="dxa"/>
            <w:tcBorders>
              <w:top w:val="single" w:sz="4" w:space="0" w:color="auto"/>
              <w:left w:val="single" w:sz="4" w:space="0" w:color="auto"/>
              <w:bottom w:val="nil"/>
              <w:right w:val="single" w:sz="4" w:space="0" w:color="auto"/>
            </w:tcBorders>
            <w:shd w:val="clear" w:color="auto" w:fill="auto"/>
            <w:tcMar>
              <w:left w:w="57" w:type="dxa"/>
              <w:right w:w="0" w:type="dxa"/>
            </w:tcMar>
          </w:tcPr>
          <w:p w14:paraId="14EDBE67" w14:textId="77777777" w:rsidR="00FC339E" w:rsidRPr="00D4204D" w:rsidRDefault="00FC339E" w:rsidP="00932913">
            <w:pPr>
              <w:jc w:val="center"/>
            </w:pPr>
            <w:r w:rsidRPr="00D4204D">
              <w:t>18</w:t>
            </w:r>
            <w:r>
              <w:t>,</w:t>
            </w:r>
            <w:r w:rsidRPr="00D4204D">
              <w:t>7</w:t>
            </w:r>
          </w:p>
        </w:tc>
        <w:tc>
          <w:tcPr>
            <w:tcW w:w="567" w:type="dxa"/>
            <w:tcBorders>
              <w:top w:val="single" w:sz="4" w:space="0" w:color="auto"/>
              <w:left w:val="single" w:sz="4" w:space="0" w:color="auto"/>
              <w:bottom w:val="nil"/>
              <w:right w:val="single" w:sz="4" w:space="0" w:color="auto"/>
            </w:tcBorders>
            <w:shd w:val="clear" w:color="auto" w:fill="auto"/>
            <w:tcMar>
              <w:left w:w="57" w:type="dxa"/>
              <w:right w:w="0" w:type="dxa"/>
            </w:tcMar>
          </w:tcPr>
          <w:p w14:paraId="7FAE30E8" w14:textId="77777777" w:rsidR="00FC339E" w:rsidRPr="00D4204D" w:rsidRDefault="00FC339E" w:rsidP="00932913">
            <w:pPr>
              <w:jc w:val="center"/>
            </w:pPr>
            <w:r w:rsidRPr="00D4204D">
              <w:t>8</w:t>
            </w:r>
            <w:r>
              <w:t>,</w:t>
            </w:r>
            <w:r w:rsidRPr="00D4204D">
              <w:t>3</w:t>
            </w:r>
          </w:p>
        </w:tc>
        <w:tc>
          <w:tcPr>
            <w:tcW w:w="567" w:type="dxa"/>
            <w:tcBorders>
              <w:top w:val="single" w:sz="4" w:space="0" w:color="auto"/>
              <w:left w:val="single" w:sz="4" w:space="0" w:color="auto"/>
              <w:bottom w:val="nil"/>
              <w:right w:val="single" w:sz="4" w:space="0" w:color="auto"/>
            </w:tcBorders>
            <w:shd w:val="clear" w:color="auto" w:fill="auto"/>
            <w:tcMar>
              <w:left w:w="57" w:type="dxa"/>
              <w:right w:w="0" w:type="dxa"/>
            </w:tcMar>
          </w:tcPr>
          <w:p w14:paraId="58973D06" w14:textId="77777777" w:rsidR="00FC339E" w:rsidRPr="00D4204D" w:rsidRDefault="00FC339E" w:rsidP="00932913">
            <w:pPr>
              <w:jc w:val="center"/>
            </w:pPr>
            <w:r w:rsidRPr="00D4204D">
              <w:t>19</w:t>
            </w:r>
            <w:r>
              <w:t>,</w:t>
            </w:r>
            <w:r w:rsidRPr="00D4204D">
              <w:t>0</w:t>
            </w:r>
          </w:p>
        </w:tc>
        <w:tc>
          <w:tcPr>
            <w:tcW w:w="567" w:type="dxa"/>
            <w:tcBorders>
              <w:top w:val="single" w:sz="4" w:space="0" w:color="auto"/>
              <w:left w:val="single" w:sz="4" w:space="0" w:color="auto"/>
              <w:bottom w:val="nil"/>
              <w:right w:val="single" w:sz="4" w:space="0" w:color="auto"/>
            </w:tcBorders>
            <w:shd w:val="clear" w:color="auto" w:fill="auto"/>
            <w:tcMar>
              <w:left w:w="57" w:type="dxa"/>
              <w:right w:w="0" w:type="dxa"/>
            </w:tcMar>
          </w:tcPr>
          <w:p w14:paraId="3D0CFC0D" w14:textId="77777777" w:rsidR="00FC339E" w:rsidRPr="00D4204D" w:rsidRDefault="00FC339E" w:rsidP="00932913">
            <w:pPr>
              <w:jc w:val="center"/>
            </w:pPr>
            <w:r w:rsidRPr="00D4204D">
              <w:t>9</w:t>
            </w:r>
            <w:r>
              <w:t>,</w:t>
            </w:r>
            <w:r w:rsidRPr="00D4204D">
              <w:t>6</w:t>
            </w:r>
          </w:p>
        </w:tc>
        <w:tc>
          <w:tcPr>
            <w:tcW w:w="541" w:type="dxa"/>
            <w:tcBorders>
              <w:top w:val="single" w:sz="4" w:space="0" w:color="auto"/>
              <w:left w:val="single" w:sz="4" w:space="0" w:color="auto"/>
              <w:bottom w:val="nil"/>
              <w:right w:val="single" w:sz="4" w:space="0" w:color="auto"/>
            </w:tcBorders>
            <w:shd w:val="clear" w:color="auto" w:fill="auto"/>
            <w:tcMar>
              <w:left w:w="57" w:type="dxa"/>
              <w:right w:w="0" w:type="dxa"/>
            </w:tcMar>
          </w:tcPr>
          <w:p w14:paraId="362E55A4" w14:textId="77777777" w:rsidR="00FC339E" w:rsidRPr="00D4204D" w:rsidRDefault="00FC339E" w:rsidP="00932913">
            <w:pPr>
              <w:jc w:val="center"/>
            </w:pPr>
            <w:r w:rsidRPr="00D4204D">
              <w:t>19</w:t>
            </w:r>
            <w:r>
              <w:t>,</w:t>
            </w:r>
            <w:r w:rsidRPr="00D4204D">
              <w:t>3</w:t>
            </w:r>
          </w:p>
        </w:tc>
        <w:tc>
          <w:tcPr>
            <w:tcW w:w="490" w:type="dxa"/>
            <w:tcBorders>
              <w:top w:val="single" w:sz="4" w:space="0" w:color="auto"/>
              <w:left w:val="single" w:sz="4" w:space="0" w:color="auto"/>
              <w:bottom w:val="nil"/>
              <w:right w:val="single" w:sz="4" w:space="0" w:color="auto"/>
            </w:tcBorders>
            <w:shd w:val="clear" w:color="auto" w:fill="auto"/>
            <w:tcMar>
              <w:left w:w="57" w:type="dxa"/>
              <w:right w:w="0" w:type="dxa"/>
            </w:tcMar>
          </w:tcPr>
          <w:p w14:paraId="2A984308" w14:textId="77777777" w:rsidR="00FC339E" w:rsidRPr="00D4204D" w:rsidRDefault="00FC339E" w:rsidP="00932913">
            <w:pPr>
              <w:jc w:val="center"/>
            </w:pPr>
            <w:r w:rsidRPr="00D4204D">
              <w:t>11</w:t>
            </w:r>
            <w:r>
              <w:t>,</w:t>
            </w:r>
            <w:r w:rsidRPr="00D4204D">
              <w:t>6</w:t>
            </w:r>
          </w:p>
        </w:tc>
        <w:tc>
          <w:tcPr>
            <w:tcW w:w="528" w:type="dxa"/>
            <w:tcBorders>
              <w:top w:val="single" w:sz="4" w:space="0" w:color="auto"/>
              <w:left w:val="single" w:sz="4" w:space="0" w:color="auto"/>
              <w:bottom w:val="nil"/>
              <w:right w:val="single" w:sz="4" w:space="0" w:color="auto"/>
            </w:tcBorders>
            <w:shd w:val="clear" w:color="auto" w:fill="auto"/>
            <w:tcMar>
              <w:left w:w="57" w:type="dxa"/>
              <w:right w:w="0" w:type="dxa"/>
            </w:tcMar>
          </w:tcPr>
          <w:p w14:paraId="2E504434" w14:textId="77777777" w:rsidR="00FC339E" w:rsidRPr="00D4204D" w:rsidRDefault="00FC339E" w:rsidP="00932913">
            <w:pPr>
              <w:jc w:val="center"/>
            </w:pPr>
            <w:r w:rsidRPr="00D4204D">
              <w:t>19</w:t>
            </w:r>
            <w:r>
              <w:t>,</w:t>
            </w:r>
            <w:r w:rsidRPr="00D4204D">
              <w:t>5</w:t>
            </w:r>
          </w:p>
        </w:tc>
        <w:tc>
          <w:tcPr>
            <w:tcW w:w="567" w:type="dxa"/>
            <w:tcBorders>
              <w:top w:val="single" w:sz="4" w:space="0" w:color="auto"/>
              <w:left w:val="single" w:sz="4" w:space="0" w:color="auto"/>
              <w:bottom w:val="nil"/>
              <w:right w:val="single" w:sz="4" w:space="0" w:color="auto"/>
            </w:tcBorders>
            <w:shd w:val="clear" w:color="auto" w:fill="auto"/>
            <w:tcMar>
              <w:left w:w="57" w:type="dxa"/>
              <w:right w:w="0" w:type="dxa"/>
            </w:tcMar>
          </w:tcPr>
          <w:p w14:paraId="58553E81" w14:textId="77777777" w:rsidR="00FC339E" w:rsidRPr="00D4204D" w:rsidRDefault="00FC339E" w:rsidP="00932913">
            <w:pPr>
              <w:jc w:val="center"/>
            </w:pPr>
            <w:r w:rsidRPr="00D4204D">
              <w:t>13</w:t>
            </w:r>
            <w:r>
              <w:t>,</w:t>
            </w:r>
            <w:r w:rsidRPr="00D4204D">
              <w:t>1</w:t>
            </w:r>
          </w:p>
        </w:tc>
        <w:tc>
          <w:tcPr>
            <w:tcW w:w="567" w:type="dxa"/>
            <w:tcBorders>
              <w:top w:val="single" w:sz="4" w:space="0" w:color="auto"/>
              <w:left w:val="single" w:sz="4" w:space="0" w:color="auto"/>
              <w:bottom w:val="nil"/>
              <w:right w:val="single" w:sz="4" w:space="0" w:color="auto"/>
            </w:tcBorders>
            <w:shd w:val="clear" w:color="auto" w:fill="auto"/>
            <w:tcMar>
              <w:left w:w="57" w:type="dxa"/>
              <w:right w:w="0" w:type="dxa"/>
            </w:tcMar>
          </w:tcPr>
          <w:p w14:paraId="594BBCDE" w14:textId="77777777" w:rsidR="00FC339E" w:rsidRPr="00D4204D" w:rsidRDefault="00FC339E" w:rsidP="00932913">
            <w:pPr>
              <w:jc w:val="center"/>
            </w:pPr>
            <w:r w:rsidRPr="00D4204D">
              <w:t>19</w:t>
            </w:r>
            <w:r>
              <w:t>,</w:t>
            </w:r>
            <w:r w:rsidRPr="00D4204D">
              <w:t>7</w:t>
            </w:r>
          </w:p>
        </w:tc>
        <w:tc>
          <w:tcPr>
            <w:tcW w:w="567" w:type="dxa"/>
            <w:tcBorders>
              <w:top w:val="single" w:sz="4" w:space="0" w:color="auto"/>
              <w:left w:val="single" w:sz="4" w:space="0" w:color="auto"/>
              <w:bottom w:val="nil"/>
              <w:right w:val="single" w:sz="4" w:space="0" w:color="auto"/>
            </w:tcBorders>
            <w:shd w:val="clear" w:color="auto" w:fill="auto"/>
            <w:tcMar>
              <w:left w:w="57" w:type="dxa"/>
              <w:right w:w="0" w:type="dxa"/>
            </w:tcMar>
          </w:tcPr>
          <w:p w14:paraId="499980F7" w14:textId="77777777" w:rsidR="00FC339E" w:rsidRPr="00D4204D" w:rsidRDefault="00FC339E" w:rsidP="00932913">
            <w:pPr>
              <w:jc w:val="center"/>
            </w:pPr>
            <w:r w:rsidRPr="00D4204D">
              <w:t>14</w:t>
            </w:r>
            <w:r>
              <w:t>,</w:t>
            </w:r>
            <w:r w:rsidRPr="00D4204D">
              <w:t>8</w:t>
            </w:r>
          </w:p>
        </w:tc>
      </w:tr>
      <w:tr w:rsidR="00FC339E" w:rsidRPr="002C074D" w14:paraId="67A5C57D" w14:textId="77777777" w:rsidTr="00FC339E">
        <w:tc>
          <w:tcPr>
            <w:tcW w:w="1134" w:type="dxa"/>
            <w:tcBorders>
              <w:top w:val="nil"/>
              <w:left w:val="single" w:sz="4" w:space="0" w:color="auto"/>
              <w:bottom w:val="nil"/>
              <w:right w:val="single" w:sz="4" w:space="0" w:color="auto"/>
            </w:tcBorders>
            <w:shd w:val="clear" w:color="auto" w:fill="auto"/>
            <w:tcMar>
              <w:left w:w="57" w:type="dxa"/>
              <w:right w:w="0" w:type="dxa"/>
            </w:tcMar>
          </w:tcPr>
          <w:p w14:paraId="01AE8939" w14:textId="77777777" w:rsidR="00FC339E" w:rsidRPr="00D4204D" w:rsidRDefault="00FC339E" w:rsidP="00932913">
            <w:pPr>
              <w:jc w:val="center"/>
            </w:pPr>
            <w:r w:rsidRPr="00D4204D">
              <w:t>21</w:t>
            </w:r>
          </w:p>
        </w:tc>
        <w:tc>
          <w:tcPr>
            <w:tcW w:w="505" w:type="dxa"/>
            <w:tcBorders>
              <w:top w:val="nil"/>
              <w:left w:val="single" w:sz="4" w:space="0" w:color="auto"/>
              <w:bottom w:val="nil"/>
              <w:right w:val="single" w:sz="4" w:space="0" w:color="auto"/>
            </w:tcBorders>
            <w:shd w:val="clear" w:color="auto" w:fill="auto"/>
            <w:tcMar>
              <w:left w:w="57" w:type="dxa"/>
              <w:right w:w="0" w:type="dxa"/>
            </w:tcMar>
          </w:tcPr>
          <w:p w14:paraId="1FD2F4E0" w14:textId="77777777" w:rsidR="00FC339E" w:rsidRPr="00D4204D" w:rsidRDefault="00FC339E" w:rsidP="00932913">
            <w:pPr>
              <w:jc w:val="center"/>
            </w:pPr>
            <w:r w:rsidRPr="00D4204D">
              <w:t>17</w:t>
            </w:r>
            <w:r>
              <w:t>,</w:t>
            </w:r>
            <w:r w:rsidRPr="00D4204D">
              <w:t>9</w:t>
            </w:r>
          </w:p>
        </w:tc>
        <w:tc>
          <w:tcPr>
            <w:tcW w:w="426" w:type="dxa"/>
            <w:tcBorders>
              <w:top w:val="nil"/>
              <w:left w:val="single" w:sz="4" w:space="0" w:color="auto"/>
              <w:bottom w:val="nil"/>
              <w:right w:val="single" w:sz="4" w:space="0" w:color="auto"/>
            </w:tcBorders>
            <w:shd w:val="clear" w:color="auto" w:fill="auto"/>
            <w:tcMar>
              <w:left w:w="57" w:type="dxa"/>
              <w:right w:w="0" w:type="dxa"/>
            </w:tcMar>
          </w:tcPr>
          <w:p w14:paraId="7B08EC72" w14:textId="77777777" w:rsidR="00FC339E" w:rsidRPr="00D4204D" w:rsidRDefault="00FC339E" w:rsidP="00932913">
            <w:pPr>
              <w:jc w:val="center"/>
            </w:pPr>
            <w:r w:rsidRPr="00D4204D">
              <w:t>4</w:t>
            </w:r>
            <w:r>
              <w:t>,</w:t>
            </w:r>
            <w:r w:rsidRPr="00D4204D">
              <w:t>4</w:t>
            </w:r>
          </w:p>
        </w:tc>
        <w:tc>
          <w:tcPr>
            <w:tcW w:w="567" w:type="dxa"/>
            <w:tcBorders>
              <w:top w:val="nil"/>
              <w:left w:val="single" w:sz="4" w:space="0" w:color="auto"/>
              <w:bottom w:val="nil"/>
              <w:right w:val="single" w:sz="4" w:space="0" w:color="auto"/>
            </w:tcBorders>
            <w:shd w:val="clear" w:color="auto" w:fill="auto"/>
            <w:tcMar>
              <w:left w:w="57" w:type="dxa"/>
              <w:right w:w="0" w:type="dxa"/>
            </w:tcMar>
          </w:tcPr>
          <w:p w14:paraId="2063D5AA" w14:textId="77777777" w:rsidR="00FC339E" w:rsidRPr="00D4204D" w:rsidRDefault="00FC339E" w:rsidP="00932913">
            <w:pPr>
              <w:jc w:val="center"/>
            </w:pPr>
            <w:r w:rsidRPr="00D4204D">
              <w:t>18</w:t>
            </w:r>
            <w:r>
              <w:t>,</w:t>
            </w:r>
            <w:r w:rsidRPr="00D4204D">
              <w:t>6</w:t>
            </w:r>
          </w:p>
        </w:tc>
        <w:tc>
          <w:tcPr>
            <w:tcW w:w="425" w:type="dxa"/>
            <w:tcBorders>
              <w:top w:val="nil"/>
              <w:left w:val="single" w:sz="4" w:space="0" w:color="auto"/>
              <w:bottom w:val="nil"/>
              <w:right w:val="single" w:sz="4" w:space="0" w:color="auto"/>
            </w:tcBorders>
            <w:shd w:val="clear" w:color="auto" w:fill="auto"/>
            <w:tcMar>
              <w:left w:w="57" w:type="dxa"/>
              <w:right w:w="0" w:type="dxa"/>
            </w:tcMar>
          </w:tcPr>
          <w:p w14:paraId="3108A52A" w14:textId="77777777" w:rsidR="00FC339E" w:rsidRPr="00D4204D" w:rsidRDefault="00FC339E" w:rsidP="00932913">
            <w:pPr>
              <w:jc w:val="center"/>
            </w:pPr>
            <w:r w:rsidRPr="00D4204D">
              <w:t>5</w:t>
            </w:r>
            <w:r>
              <w:t>,</w:t>
            </w:r>
            <w:r w:rsidRPr="00D4204D">
              <w:t>6</w:t>
            </w:r>
          </w:p>
        </w:tc>
        <w:tc>
          <w:tcPr>
            <w:tcW w:w="567" w:type="dxa"/>
            <w:tcBorders>
              <w:top w:val="nil"/>
              <w:left w:val="single" w:sz="4" w:space="0" w:color="auto"/>
              <w:bottom w:val="nil"/>
              <w:right w:val="single" w:sz="4" w:space="0" w:color="auto"/>
            </w:tcBorders>
            <w:shd w:val="clear" w:color="auto" w:fill="auto"/>
            <w:tcMar>
              <w:left w:w="57" w:type="dxa"/>
              <w:right w:w="0" w:type="dxa"/>
            </w:tcMar>
          </w:tcPr>
          <w:p w14:paraId="33B4FDE5" w14:textId="77777777" w:rsidR="00FC339E" w:rsidRPr="00D4204D" w:rsidRDefault="00FC339E" w:rsidP="00932913">
            <w:pPr>
              <w:jc w:val="center"/>
            </w:pPr>
            <w:r w:rsidRPr="00D4204D">
              <w:t>19</w:t>
            </w:r>
            <w:r>
              <w:t>,</w:t>
            </w:r>
            <w:r w:rsidRPr="00D4204D">
              <w:t>1</w:t>
            </w:r>
          </w:p>
        </w:tc>
        <w:tc>
          <w:tcPr>
            <w:tcW w:w="425" w:type="dxa"/>
            <w:tcBorders>
              <w:top w:val="nil"/>
              <w:left w:val="single" w:sz="4" w:space="0" w:color="auto"/>
              <w:bottom w:val="nil"/>
              <w:right w:val="single" w:sz="4" w:space="0" w:color="auto"/>
            </w:tcBorders>
            <w:shd w:val="clear" w:color="auto" w:fill="auto"/>
            <w:tcMar>
              <w:left w:w="57" w:type="dxa"/>
              <w:right w:w="0" w:type="dxa"/>
            </w:tcMar>
          </w:tcPr>
          <w:p w14:paraId="417D1887" w14:textId="77777777" w:rsidR="00FC339E" w:rsidRPr="00D4204D" w:rsidRDefault="00FC339E" w:rsidP="00932913">
            <w:pPr>
              <w:jc w:val="center"/>
            </w:pPr>
            <w:r w:rsidRPr="00D4204D">
              <w:t>6</w:t>
            </w:r>
            <w:r>
              <w:t>,</w:t>
            </w:r>
            <w:r w:rsidRPr="00D4204D">
              <w:t>8</w:t>
            </w:r>
          </w:p>
        </w:tc>
        <w:tc>
          <w:tcPr>
            <w:tcW w:w="567" w:type="dxa"/>
            <w:tcBorders>
              <w:top w:val="nil"/>
              <w:left w:val="single" w:sz="4" w:space="0" w:color="auto"/>
              <w:bottom w:val="nil"/>
              <w:right w:val="single" w:sz="4" w:space="0" w:color="auto"/>
            </w:tcBorders>
            <w:shd w:val="clear" w:color="auto" w:fill="auto"/>
            <w:tcMar>
              <w:left w:w="57" w:type="dxa"/>
              <w:right w:w="0" w:type="dxa"/>
            </w:tcMar>
          </w:tcPr>
          <w:p w14:paraId="7722C0D1" w14:textId="77777777" w:rsidR="00FC339E" w:rsidRPr="00D4204D" w:rsidRDefault="00FC339E" w:rsidP="00932913">
            <w:pPr>
              <w:jc w:val="center"/>
            </w:pPr>
            <w:r w:rsidRPr="00D4204D">
              <w:t>19</w:t>
            </w:r>
            <w:r>
              <w:t>,</w:t>
            </w:r>
            <w:r w:rsidRPr="00D4204D">
              <w:t>6</w:t>
            </w:r>
          </w:p>
        </w:tc>
        <w:tc>
          <w:tcPr>
            <w:tcW w:w="567" w:type="dxa"/>
            <w:tcBorders>
              <w:top w:val="nil"/>
              <w:left w:val="single" w:sz="4" w:space="0" w:color="auto"/>
              <w:bottom w:val="nil"/>
              <w:right w:val="single" w:sz="4" w:space="0" w:color="auto"/>
            </w:tcBorders>
            <w:shd w:val="clear" w:color="auto" w:fill="auto"/>
            <w:tcMar>
              <w:left w:w="57" w:type="dxa"/>
              <w:right w:w="0" w:type="dxa"/>
            </w:tcMar>
          </w:tcPr>
          <w:p w14:paraId="0B4C0099" w14:textId="77777777" w:rsidR="00FC339E" w:rsidRPr="00D4204D" w:rsidRDefault="00FC339E" w:rsidP="00932913">
            <w:pPr>
              <w:jc w:val="center"/>
            </w:pPr>
            <w:r w:rsidRPr="00D4204D">
              <w:t>8</w:t>
            </w:r>
            <w:r>
              <w:t>,</w:t>
            </w:r>
            <w:r w:rsidRPr="00D4204D">
              <w:t>4</w:t>
            </w:r>
          </w:p>
        </w:tc>
        <w:tc>
          <w:tcPr>
            <w:tcW w:w="567" w:type="dxa"/>
            <w:tcBorders>
              <w:top w:val="nil"/>
              <w:left w:val="single" w:sz="4" w:space="0" w:color="auto"/>
              <w:bottom w:val="nil"/>
              <w:right w:val="single" w:sz="4" w:space="0" w:color="auto"/>
            </w:tcBorders>
            <w:shd w:val="clear" w:color="auto" w:fill="auto"/>
            <w:tcMar>
              <w:left w:w="57" w:type="dxa"/>
              <w:right w:w="0" w:type="dxa"/>
            </w:tcMar>
          </w:tcPr>
          <w:p w14:paraId="7DBFABFE" w14:textId="77777777" w:rsidR="00FC339E" w:rsidRPr="00D4204D" w:rsidRDefault="00FC339E" w:rsidP="00932913">
            <w:pPr>
              <w:jc w:val="center"/>
            </w:pPr>
            <w:r w:rsidRPr="00D4204D">
              <w:t>19</w:t>
            </w:r>
            <w:r>
              <w:t>,</w:t>
            </w:r>
            <w:r w:rsidRPr="00D4204D">
              <w:t>9</w:t>
            </w:r>
          </w:p>
        </w:tc>
        <w:tc>
          <w:tcPr>
            <w:tcW w:w="567" w:type="dxa"/>
            <w:tcBorders>
              <w:top w:val="nil"/>
              <w:left w:val="single" w:sz="4" w:space="0" w:color="auto"/>
              <w:bottom w:val="nil"/>
              <w:right w:val="single" w:sz="4" w:space="0" w:color="auto"/>
            </w:tcBorders>
            <w:shd w:val="clear" w:color="auto" w:fill="auto"/>
            <w:tcMar>
              <w:left w:w="57" w:type="dxa"/>
              <w:right w:w="0" w:type="dxa"/>
            </w:tcMar>
          </w:tcPr>
          <w:p w14:paraId="3D363B3D" w14:textId="77777777" w:rsidR="00FC339E" w:rsidRPr="00D4204D" w:rsidRDefault="00FC339E" w:rsidP="00932913">
            <w:pPr>
              <w:jc w:val="center"/>
            </w:pPr>
            <w:r w:rsidRPr="00D4204D">
              <w:t>9</w:t>
            </w:r>
            <w:r>
              <w:t>,</w:t>
            </w:r>
            <w:r w:rsidRPr="00D4204D">
              <w:t>8</w:t>
            </w:r>
          </w:p>
        </w:tc>
        <w:tc>
          <w:tcPr>
            <w:tcW w:w="541" w:type="dxa"/>
            <w:tcBorders>
              <w:top w:val="nil"/>
              <w:left w:val="single" w:sz="4" w:space="0" w:color="auto"/>
              <w:bottom w:val="nil"/>
              <w:right w:val="single" w:sz="4" w:space="0" w:color="auto"/>
            </w:tcBorders>
            <w:shd w:val="clear" w:color="auto" w:fill="auto"/>
            <w:tcMar>
              <w:left w:w="57" w:type="dxa"/>
              <w:right w:w="0" w:type="dxa"/>
            </w:tcMar>
          </w:tcPr>
          <w:p w14:paraId="648B78B0" w14:textId="77777777" w:rsidR="00FC339E" w:rsidRPr="00D4204D" w:rsidRDefault="00FC339E" w:rsidP="00932913">
            <w:pPr>
              <w:jc w:val="center"/>
            </w:pPr>
            <w:r w:rsidRPr="00D4204D">
              <w:t>20</w:t>
            </w:r>
            <w:r>
              <w:t>,</w:t>
            </w:r>
            <w:r w:rsidRPr="00D4204D">
              <w:t>3</w:t>
            </w:r>
          </w:p>
        </w:tc>
        <w:tc>
          <w:tcPr>
            <w:tcW w:w="490" w:type="dxa"/>
            <w:tcBorders>
              <w:top w:val="nil"/>
              <w:left w:val="single" w:sz="4" w:space="0" w:color="auto"/>
              <w:bottom w:val="nil"/>
              <w:right w:val="single" w:sz="4" w:space="0" w:color="auto"/>
            </w:tcBorders>
            <w:shd w:val="clear" w:color="auto" w:fill="auto"/>
            <w:tcMar>
              <w:left w:w="57" w:type="dxa"/>
              <w:right w:w="0" w:type="dxa"/>
            </w:tcMar>
          </w:tcPr>
          <w:p w14:paraId="55A1D67F" w14:textId="77777777" w:rsidR="00FC339E" w:rsidRPr="00D4204D" w:rsidRDefault="00FC339E" w:rsidP="00932913">
            <w:pPr>
              <w:jc w:val="center"/>
            </w:pPr>
            <w:r w:rsidRPr="00D4204D">
              <w:t>11</w:t>
            </w:r>
            <w:r>
              <w:t>,</w:t>
            </w:r>
            <w:r w:rsidRPr="00D4204D">
              <w:t>7</w:t>
            </w:r>
          </w:p>
        </w:tc>
        <w:tc>
          <w:tcPr>
            <w:tcW w:w="528" w:type="dxa"/>
            <w:tcBorders>
              <w:top w:val="nil"/>
              <w:left w:val="single" w:sz="4" w:space="0" w:color="auto"/>
              <w:bottom w:val="nil"/>
              <w:right w:val="single" w:sz="4" w:space="0" w:color="auto"/>
            </w:tcBorders>
            <w:shd w:val="clear" w:color="auto" w:fill="auto"/>
            <w:tcMar>
              <w:left w:w="57" w:type="dxa"/>
              <w:right w:w="0" w:type="dxa"/>
            </w:tcMar>
          </w:tcPr>
          <w:p w14:paraId="3CAEA8D1" w14:textId="77777777" w:rsidR="00FC339E" w:rsidRPr="00D4204D" w:rsidRDefault="00FC339E" w:rsidP="00932913">
            <w:pPr>
              <w:jc w:val="center"/>
            </w:pPr>
            <w:r w:rsidRPr="00D4204D">
              <w:t>20</w:t>
            </w:r>
            <w:r>
              <w:t>,</w:t>
            </w:r>
            <w:r w:rsidRPr="00D4204D">
              <w:t>5</w:t>
            </w:r>
          </w:p>
        </w:tc>
        <w:tc>
          <w:tcPr>
            <w:tcW w:w="567" w:type="dxa"/>
            <w:tcBorders>
              <w:top w:val="nil"/>
              <w:left w:val="single" w:sz="4" w:space="0" w:color="auto"/>
              <w:bottom w:val="nil"/>
              <w:right w:val="single" w:sz="4" w:space="0" w:color="auto"/>
            </w:tcBorders>
            <w:shd w:val="clear" w:color="auto" w:fill="auto"/>
            <w:tcMar>
              <w:left w:w="57" w:type="dxa"/>
              <w:right w:w="0" w:type="dxa"/>
            </w:tcMar>
          </w:tcPr>
          <w:p w14:paraId="138F3C3C" w14:textId="77777777" w:rsidR="00FC339E" w:rsidRPr="00D4204D" w:rsidRDefault="00FC339E" w:rsidP="00932913">
            <w:pPr>
              <w:jc w:val="center"/>
            </w:pPr>
            <w:r w:rsidRPr="00D4204D">
              <w:t>13</w:t>
            </w:r>
            <w:r>
              <w:t>,</w:t>
            </w:r>
            <w:r w:rsidRPr="00D4204D">
              <w:t>4</w:t>
            </w:r>
          </w:p>
        </w:tc>
        <w:tc>
          <w:tcPr>
            <w:tcW w:w="567" w:type="dxa"/>
            <w:tcBorders>
              <w:top w:val="nil"/>
              <w:left w:val="single" w:sz="4" w:space="0" w:color="auto"/>
              <w:bottom w:val="nil"/>
              <w:right w:val="single" w:sz="4" w:space="0" w:color="auto"/>
            </w:tcBorders>
            <w:shd w:val="clear" w:color="auto" w:fill="auto"/>
            <w:tcMar>
              <w:left w:w="57" w:type="dxa"/>
              <w:right w:w="0" w:type="dxa"/>
            </w:tcMar>
          </w:tcPr>
          <w:p w14:paraId="79068942" w14:textId="77777777" w:rsidR="00FC339E" w:rsidRPr="00D4204D" w:rsidRDefault="00FC339E" w:rsidP="00932913">
            <w:pPr>
              <w:jc w:val="center"/>
            </w:pPr>
            <w:r w:rsidRPr="00D4204D">
              <w:t>20</w:t>
            </w:r>
            <w:r>
              <w:t>,</w:t>
            </w:r>
            <w:r w:rsidRPr="00D4204D">
              <w:t>6</w:t>
            </w:r>
          </w:p>
        </w:tc>
        <w:tc>
          <w:tcPr>
            <w:tcW w:w="567" w:type="dxa"/>
            <w:tcBorders>
              <w:top w:val="nil"/>
              <w:left w:val="single" w:sz="4" w:space="0" w:color="auto"/>
              <w:bottom w:val="nil"/>
              <w:right w:val="single" w:sz="4" w:space="0" w:color="auto"/>
            </w:tcBorders>
            <w:shd w:val="clear" w:color="auto" w:fill="auto"/>
            <w:tcMar>
              <w:left w:w="57" w:type="dxa"/>
              <w:right w:w="0" w:type="dxa"/>
            </w:tcMar>
          </w:tcPr>
          <w:p w14:paraId="0ACCA36A" w14:textId="77777777" w:rsidR="00FC339E" w:rsidRPr="00D4204D" w:rsidRDefault="00FC339E" w:rsidP="00932913">
            <w:pPr>
              <w:jc w:val="center"/>
            </w:pPr>
            <w:r w:rsidRPr="00D4204D">
              <w:t>15</w:t>
            </w:r>
            <w:r>
              <w:t>,</w:t>
            </w:r>
            <w:r w:rsidRPr="00D4204D">
              <w:t>2</w:t>
            </w:r>
          </w:p>
        </w:tc>
      </w:tr>
      <w:tr w:rsidR="00FC339E" w:rsidRPr="002C074D" w14:paraId="6DE2EFB1" w14:textId="77777777" w:rsidTr="00FC339E">
        <w:tc>
          <w:tcPr>
            <w:tcW w:w="1134" w:type="dxa"/>
            <w:tcBorders>
              <w:top w:val="nil"/>
              <w:left w:val="single" w:sz="4" w:space="0" w:color="auto"/>
              <w:bottom w:val="nil"/>
              <w:right w:val="single" w:sz="4" w:space="0" w:color="auto"/>
            </w:tcBorders>
            <w:shd w:val="clear" w:color="auto" w:fill="auto"/>
            <w:tcMar>
              <w:left w:w="57" w:type="dxa"/>
              <w:right w:w="0" w:type="dxa"/>
            </w:tcMar>
          </w:tcPr>
          <w:p w14:paraId="5D963E26" w14:textId="77777777" w:rsidR="00FC339E" w:rsidRPr="00D4204D" w:rsidRDefault="00FC339E" w:rsidP="00932913">
            <w:pPr>
              <w:jc w:val="center"/>
            </w:pPr>
            <w:r w:rsidRPr="00D4204D">
              <w:t>22</w:t>
            </w:r>
          </w:p>
        </w:tc>
        <w:tc>
          <w:tcPr>
            <w:tcW w:w="505" w:type="dxa"/>
            <w:tcBorders>
              <w:top w:val="nil"/>
              <w:left w:val="single" w:sz="4" w:space="0" w:color="auto"/>
              <w:bottom w:val="nil"/>
              <w:right w:val="single" w:sz="4" w:space="0" w:color="auto"/>
            </w:tcBorders>
            <w:shd w:val="clear" w:color="auto" w:fill="auto"/>
            <w:tcMar>
              <w:left w:w="57" w:type="dxa"/>
              <w:right w:w="0" w:type="dxa"/>
            </w:tcMar>
          </w:tcPr>
          <w:p w14:paraId="67DB2DAA" w14:textId="77777777" w:rsidR="00FC339E" w:rsidRPr="00D4204D" w:rsidRDefault="00FC339E" w:rsidP="00932913">
            <w:pPr>
              <w:jc w:val="center"/>
            </w:pPr>
            <w:r w:rsidRPr="00D4204D">
              <w:t>18</w:t>
            </w:r>
            <w:r>
              <w:t>,</w:t>
            </w:r>
            <w:r w:rsidRPr="00D4204D">
              <w:t>7</w:t>
            </w:r>
          </w:p>
        </w:tc>
        <w:tc>
          <w:tcPr>
            <w:tcW w:w="426" w:type="dxa"/>
            <w:tcBorders>
              <w:top w:val="nil"/>
              <w:left w:val="single" w:sz="4" w:space="0" w:color="auto"/>
              <w:bottom w:val="nil"/>
              <w:right w:val="single" w:sz="4" w:space="0" w:color="auto"/>
            </w:tcBorders>
            <w:shd w:val="clear" w:color="auto" w:fill="auto"/>
            <w:tcMar>
              <w:left w:w="57" w:type="dxa"/>
              <w:right w:w="0" w:type="dxa"/>
            </w:tcMar>
          </w:tcPr>
          <w:p w14:paraId="5E73C83E" w14:textId="77777777" w:rsidR="00FC339E" w:rsidRPr="00D4204D" w:rsidRDefault="00FC339E" w:rsidP="00932913">
            <w:pPr>
              <w:jc w:val="center"/>
            </w:pPr>
            <w:r w:rsidRPr="00D4204D">
              <w:t>4</w:t>
            </w:r>
            <w:r>
              <w:t>,</w:t>
            </w:r>
            <w:r w:rsidRPr="00D4204D">
              <w:t>4</w:t>
            </w:r>
          </w:p>
        </w:tc>
        <w:tc>
          <w:tcPr>
            <w:tcW w:w="567" w:type="dxa"/>
            <w:tcBorders>
              <w:top w:val="nil"/>
              <w:left w:val="single" w:sz="4" w:space="0" w:color="auto"/>
              <w:bottom w:val="nil"/>
              <w:right w:val="single" w:sz="4" w:space="0" w:color="auto"/>
            </w:tcBorders>
            <w:shd w:val="clear" w:color="auto" w:fill="auto"/>
            <w:tcMar>
              <w:left w:w="57" w:type="dxa"/>
              <w:right w:w="0" w:type="dxa"/>
            </w:tcMar>
          </w:tcPr>
          <w:p w14:paraId="1AD5EB89" w14:textId="77777777" w:rsidR="00FC339E" w:rsidRPr="00D4204D" w:rsidRDefault="00FC339E" w:rsidP="00932913">
            <w:pPr>
              <w:jc w:val="center"/>
            </w:pPr>
            <w:r w:rsidRPr="00D4204D">
              <w:t>19</w:t>
            </w:r>
            <w:r>
              <w:t>,</w:t>
            </w:r>
            <w:r w:rsidRPr="00D4204D">
              <w:t>5</w:t>
            </w:r>
          </w:p>
        </w:tc>
        <w:tc>
          <w:tcPr>
            <w:tcW w:w="425" w:type="dxa"/>
            <w:tcBorders>
              <w:top w:val="nil"/>
              <w:left w:val="single" w:sz="4" w:space="0" w:color="auto"/>
              <w:bottom w:val="nil"/>
              <w:right w:val="single" w:sz="4" w:space="0" w:color="auto"/>
            </w:tcBorders>
            <w:shd w:val="clear" w:color="auto" w:fill="auto"/>
            <w:tcMar>
              <w:left w:w="57" w:type="dxa"/>
              <w:right w:w="0" w:type="dxa"/>
            </w:tcMar>
          </w:tcPr>
          <w:p w14:paraId="1BB9A7A9" w14:textId="77777777" w:rsidR="00FC339E" w:rsidRPr="00D4204D" w:rsidRDefault="00FC339E" w:rsidP="00932913">
            <w:pPr>
              <w:jc w:val="center"/>
            </w:pPr>
            <w:r w:rsidRPr="00D4204D">
              <w:t>5</w:t>
            </w:r>
            <w:r>
              <w:t>,</w:t>
            </w:r>
            <w:r w:rsidRPr="00D4204D">
              <w:t>7</w:t>
            </w:r>
          </w:p>
        </w:tc>
        <w:tc>
          <w:tcPr>
            <w:tcW w:w="567" w:type="dxa"/>
            <w:tcBorders>
              <w:top w:val="nil"/>
              <w:left w:val="single" w:sz="4" w:space="0" w:color="auto"/>
              <w:bottom w:val="nil"/>
              <w:right w:val="single" w:sz="4" w:space="0" w:color="auto"/>
            </w:tcBorders>
            <w:shd w:val="clear" w:color="auto" w:fill="auto"/>
            <w:tcMar>
              <w:left w:w="57" w:type="dxa"/>
              <w:right w:w="0" w:type="dxa"/>
            </w:tcMar>
          </w:tcPr>
          <w:p w14:paraId="3C61BD69" w14:textId="77777777" w:rsidR="00FC339E" w:rsidRPr="00D4204D" w:rsidRDefault="00FC339E" w:rsidP="00932913">
            <w:pPr>
              <w:jc w:val="center"/>
            </w:pPr>
            <w:r w:rsidRPr="00D4204D">
              <w:t>20</w:t>
            </w:r>
            <w:r>
              <w:t>,</w:t>
            </w:r>
            <w:r w:rsidRPr="00D4204D">
              <w:t>0</w:t>
            </w:r>
          </w:p>
        </w:tc>
        <w:tc>
          <w:tcPr>
            <w:tcW w:w="425" w:type="dxa"/>
            <w:tcBorders>
              <w:top w:val="nil"/>
              <w:left w:val="single" w:sz="4" w:space="0" w:color="auto"/>
              <w:bottom w:val="nil"/>
              <w:right w:val="single" w:sz="4" w:space="0" w:color="auto"/>
            </w:tcBorders>
            <w:shd w:val="clear" w:color="auto" w:fill="auto"/>
            <w:tcMar>
              <w:left w:w="57" w:type="dxa"/>
              <w:right w:w="0" w:type="dxa"/>
            </w:tcMar>
          </w:tcPr>
          <w:p w14:paraId="0CAC35C5" w14:textId="77777777" w:rsidR="00FC339E" w:rsidRPr="00D4204D" w:rsidRDefault="00FC339E" w:rsidP="00932913">
            <w:pPr>
              <w:jc w:val="center"/>
            </w:pPr>
            <w:r w:rsidRPr="00D4204D">
              <w:t>6</w:t>
            </w:r>
            <w:r>
              <w:t>,</w:t>
            </w:r>
            <w:r w:rsidRPr="00D4204D">
              <w:t>8</w:t>
            </w:r>
          </w:p>
        </w:tc>
        <w:tc>
          <w:tcPr>
            <w:tcW w:w="567" w:type="dxa"/>
            <w:tcBorders>
              <w:top w:val="nil"/>
              <w:left w:val="single" w:sz="4" w:space="0" w:color="auto"/>
              <w:bottom w:val="nil"/>
              <w:right w:val="single" w:sz="4" w:space="0" w:color="auto"/>
            </w:tcBorders>
            <w:shd w:val="clear" w:color="auto" w:fill="auto"/>
            <w:tcMar>
              <w:left w:w="57" w:type="dxa"/>
              <w:right w:w="0" w:type="dxa"/>
            </w:tcMar>
          </w:tcPr>
          <w:p w14:paraId="45978B20" w14:textId="77777777" w:rsidR="00FC339E" w:rsidRPr="00D4204D" w:rsidRDefault="00FC339E" w:rsidP="00932913">
            <w:pPr>
              <w:jc w:val="center"/>
            </w:pPr>
            <w:r w:rsidRPr="00D4204D">
              <w:t>20</w:t>
            </w:r>
            <w:r>
              <w:t>,</w:t>
            </w:r>
            <w:r w:rsidRPr="00D4204D">
              <w:t>5</w:t>
            </w:r>
          </w:p>
        </w:tc>
        <w:tc>
          <w:tcPr>
            <w:tcW w:w="567" w:type="dxa"/>
            <w:tcBorders>
              <w:top w:val="nil"/>
              <w:left w:val="single" w:sz="4" w:space="0" w:color="auto"/>
              <w:bottom w:val="nil"/>
              <w:right w:val="single" w:sz="4" w:space="0" w:color="auto"/>
            </w:tcBorders>
            <w:shd w:val="clear" w:color="auto" w:fill="auto"/>
            <w:tcMar>
              <w:left w:w="57" w:type="dxa"/>
              <w:right w:w="0" w:type="dxa"/>
            </w:tcMar>
          </w:tcPr>
          <w:p w14:paraId="61C12C2E" w14:textId="77777777" w:rsidR="00FC339E" w:rsidRPr="00D4204D" w:rsidRDefault="00FC339E" w:rsidP="00932913">
            <w:pPr>
              <w:jc w:val="center"/>
            </w:pPr>
            <w:r w:rsidRPr="00D4204D">
              <w:t>8</w:t>
            </w:r>
            <w:r>
              <w:t>,</w:t>
            </w:r>
            <w:r w:rsidRPr="00D4204D">
              <w:t>4</w:t>
            </w:r>
          </w:p>
        </w:tc>
        <w:tc>
          <w:tcPr>
            <w:tcW w:w="567" w:type="dxa"/>
            <w:tcBorders>
              <w:top w:val="nil"/>
              <w:left w:val="single" w:sz="4" w:space="0" w:color="auto"/>
              <w:bottom w:val="nil"/>
              <w:right w:val="single" w:sz="4" w:space="0" w:color="auto"/>
            </w:tcBorders>
            <w:shd w:val="clear" w:color="auto" w:fill="auto"/>
            <w:tcMar>
              <w:left w:w="57" w:type="dxa"/>
              <w:right w:w="0" w:type="dxa"/>
            </w:tcMar>
          </w:tcPr>
          <w:p w14:paraId="4AC8CD95" w14:textId="77777777" w:rsidR="00FC339E" w:rsidRPr="00D4204D" w:rsidRDefault="00FC339E" w:rsidP="00932913">
            <w:pPr>
              <w:jc w:val="center"/>
            </w:pPr>
            <w:r w:rsidRPr="00D4204D">
              <w:t>20</w:t>
            </w:r>
            <w:r>
              <w:t>,</w:t>
            </w:r>
            <w:r w:rsidRPr="00D4204D">
              <w:t>9</w:t>
            </w:r>
          </w:p>
        </w:tc>
        <w:tc>
          <w:tcPr>
            <w:tcW w:w="567" w:type="dxa"/>
            <w:tcBorders>
              <w:top w:val="nil"/>
              <w:left w:val="single" w:sz="4" w:space="0" w:color="auto"/>
              <w:bottom w:val="nil"/>
              <w:right w:val="single" w:sz="4" w:space="0" w:color="auto"/>
            </w:tcBorders>
            <w:shd w:val="clear" w:color="auto" w:fill="auto"/>
            <w:tcMar>
              <w:left w:w="57" w:type="dxa"/>
              <w:right w:w="0" w:type="dxa"/>
            </w:tcMar>
          </w:tcPr>
          <w:p w14:paraId="1483A40C" w14:textId="77777777" w:rsidR="00FC339E" w:rsidRPr="00D4204D" w:rsidRDefault="00FC339E" w:rsidP="00932913">
            <w:pPr>
              <w:jc w:val="center"/>
            </w:pPr>
            <w:r w:rsidRPr="00D4204D">
              <w:t>9</w:t>
            </w:r>
            <w:r>
              <w:t>,</w:t>
            </w:r>
            <w:r w:rsidRPr="00D4204D">
              <w:t>9</w:t>
            </w:r>
          </w:p>
        </w:tc>
        <w:tc>
          <w:tcPr>
            <w:tcW w:w="541" w:type="dxa"/>
            <w:tcBorders>
              <w:top w:val="nil"/>
              <w:left w:val="single" w:sz="4" w:space="0" w:color="auto"/>
              <w:bottom w:val="nil"/>
              <w:right w:val="single" w:sz="4" w:space="0" w:color="auto"/>
            </w:tcBorders>
            <w:shd w:val="clear" w:color="auto" w:fill="auto"/>
            <w:tcMar>
              <w:left w:w="57" w:type="dxa"/>
              <w:right w:w="0" w:type="dxa"/>
            </w:tcMar>
          </w:tcPr>
          <w:p w14:paraId="19392ED0" w14:textId="77777777" w:rsidR="00FC339E" w:rsidRPr="00D4204D" w:rsidRDefault="00FC339E" w:rsidP="00932913">
            <w:pPr>
              <w:jc w:val="center"/>
            </w:pPr>
            <w:r w:rsidRPr="00D4204D">
              <w:t>21</w:t>
            </w:r>
            <w:r>
              <w:t>,</w:t>
            </w:r>
            <w:r w:rsidRPr="00D4204D">
              <w:t>2</w:t>
            </w:r>
          </w:p>
        </w:tc>
        <w:tc>
          <w:tcPr>
            <w:tcW w:w="490" w:type="dxa"/>
            <w:tcBorders>
              <w:top w:val="nil"/>
              <w:left w:val="single" w:sz="4" w:space="0" w:color="auto"/>
              <w:bottom w:val="nil"/>
              <w:right w:val="single" w:sz="4" w:space="0" w:color="auto"/>
            </w:tcBorders>
            <w:shd w:val="clear" w:color="auto" w:fill="auto"/>
            <w:tcMar>
              <w:left w:w="57" w:type="dxa"/>
              <w:right w:w="0" w:type="dxa"/>
            </w:tcMar>
          </w:tcPr>
          <w:p w14:paraId="41C59BDB" w14:textId="77777777" w:rsidR="00FC339E" w:rsidRPr="00D4204D" w:rsidRDefault="00FC339E" w:rsidP="00932913">
            <w:pPr>
              <w:jc w:val="center"/>
            </w:pPr>
            <w:r w:rsidRPr="00D4204D">
              <w:t>11</w:t>
            </w:r>
            <w:r>
              <w:t>,</w:t>
            </w:r>
            <w:r w:rsidRPr="00D4204D">
              <w:t>9</w:t>
            </w:r>
          </w:p>
        </w:tc>
        <w:tc>
          <w:tcPr>
            <w:tcW w:w="528" w:type="dxa"/>
            <w:tcBorders>
              <w:top w:val="nil"/>
              <w:left w:val="single" w:sz="4" w:space="0" w:color="auto"/>
              <w:bottom w:val="nil"/>
              <w:right w:val="single" w:sz="4" w:space="0" w:color="auto"/>
            </w:tcBorders>
            <w:shd w:val="clear" w:color="auto" w:fill="auto"/>
            <w:tcMar>
              <w:left w:w="57" w:type="dxa"/>
              <w:right w:w="0" w:type="dxa"/>
            </w:tcMar>
          </w:tcPr>
          <w:p w14:paraId="54F90689" w14:textId="77777777" w:rsidR="00FC339E" w:rsidRPr="00D4204D" w:rsidRDefault="00FC339E" w:rsidP="00932913">
            <w:pPr>
              <w:jc w:val="center"/>
            </w:pPr>
            <w:r w:rsidRPr="00D4204D">
              <w:t>21</w:t>
            </w:r>
            <w:r>
              <w:t>,</w:t>
            </w:r>
            <w:r w:rsidRPr="00D4204D">
              <w:t>4</w:t>
            </w:r>
          </w:p>
        </w:tc>
        <w:tc>
          <w:tcPr>
            <w:tcW w:w="567" w:type="dxa"/>
            <w:tcBorders>
              <w:top w:val="nil"/>
              <w:left w:val="single" w:sz="4" w:space="0" w:color="auto"/>
              <w:bottom w:val="nil"/>
              <w:right w:val="single" w:sz="4" w:space="0" w:color="auto"/>
            </w:tcBorders>
            <w:shd w:val="clear" w:color="auto" w:fill="auto"/>
            <w:tcMar>
              <w:left w:w="57" w:type="dxa"/>
              <w:right w:w="0" w:type="dxa"/>
            </w:tcMar>
          </w:tcPr>
          <w:p w14:paraId="707C97C6" w14:textId="77777777" w:rsidR="00FC339E" w:rsidRPr="00D4204D" w:rsidRDefault="00FC339E" w:rsidP="00932913">
            <w:pPr>
              <w:jc w:val="center"/>
            </w:pPr>
            <w:r w:rsidRPr="00D4204D">
              <w:t>13</w:t>
            </w:r>
            <w:r>
              <w:t>,</w:t>
            </w:r>
            <w:r w:rsidRPr="00D4204D">
              <w:t>6</w:t>
            </w:r>
          </w:p>
        </w:tc>
        <w:tc>
          <w:tcPr>
            <w:tcW w:w="567" w:type="dxa"/>
            <w:tcBorders>
              <w:top w:val="nil"/>
              <w:left w:val="single" w:sz="4" w:space="0" w:color="auto"/>
              <w:bottom w:val="nil"/>
              <w:right w:val="single" w:sz="4" w:space="0" w:color="auto"/>
            </w:tcBorders>
            <w:shd w:val="clear" w:color="auto" w:fill="auto"/>
            <w:tcMar>
              <w:left w:w="57" w:type="dxa"/>
              <w:right w:w="0" w:type="dxa"/>
            </w:tcMar>
          </w:tcPr>
          <w:p w14:paraId="76D7773F" w14:textId="77777777" w:rsidR="00FC339E" w:rsidRPr="00D4204D" w:rsidRDefault="00FC339E" w:rsidP="00932913">
            <w:pPr>
              <w:jc w:val="center"/>
            </w:pPr>
            <w:r w:rsidRPr="00D4204D">
              <w:t>21</w:t>
            </w:r>
            <w:r>
              <w:t>,</w:t>
            </w:r>
            <w:r w:rsidRPr="00D4204D">
              <w:t>6</w:t>
            </w:r>
          </w:p>
        </w:tc>
        <w:tc>
          <w:tcPr>
            <w:tcW w:w="567" w:type="dxa"/>
            <w:tcBorders>
              <w:top w:val="nil"/>
              <w:left w:val="single" w:sz="4" w:space="0" w:color="auto"/>
              <w:bottom w:val="nil"/>
              <w:right w:val="single" w:sz="4" w:space="0" w:color="auto"/>
            </w:tcBorders>
            <w:shd w:val="clear" w:color="auto" w:fill="auto"/>
            <w:tcMar>
              <w:left w:w="57" w:type="dxa"/>
              <w:right w:w="0" w:type="dxa"/>
            </w:tcMar>
          </w:tcPr>
          <w:p w14:paraId="43069084" w14:textId="77777777" w:rsidR="00FC339E" w:rsidRPr="00D4204D" w:rsidRDefault="00FC339E" w:rsidP="00932913">
            <w:pPr>
              <w:jc w:val="center"/>
            </w:pPr>
            <w:r w:rsidRPr="00D4204D">
              <w:t>15</w:t>
            </w:r>
            <w:r>
              <w:t>,</w:t>
            </w:r>
            <w:r w:rsidRPr="00D4204D">
              <w:t>6</w:t>
            </w:r>
          </w:p>
        </w:tc>
      </w:tr>
      <w:tr w:rsidR="00FC339E" w:rsidRPr="002C074D" w14:paraId="19C83904" w14:textId="77777777" w:rsidTr="00FC339E">
        <w:tc>
          <w:tcPr>
            <w:tcW w:w="1134" w:type="dxa"/>
            <w:tcBorders>
              <w:top w:val="nil"/>
              <w:left w:val="single" w:sz="4" w:space="0" w:color="auto"/>
              <w:bottom w:val="nil"/>
              <w:right w:val="single" w:sz="4" w:space="0" w:color="auto"/>
            </w:tcBorders>
            <w:shd w:val="clear" w:color="auto" w:fill="auto"/>
            <w:tcMar>
              <w:left w:w="57" w:type="dxa"/>
              <w:right w:w="0" w:type="dxa"/>
            </w:tcMar>
          </w:tcPr>
          <w:p w14:paraId="36124E0A" w14:textId="77777777" w:rsidR="00FC339E" w:rsidRPr="00D4204D" w:rsidRDefault="00FC339E" w:rsidP="00932913">
            <w:pPr>
              <w:jc w:val="center"/>
            </w:pPr>
            <w:r w:rsidRPr="00D4204D">
              <w:t>23</w:t>
            </w:r>
          </w:p>
        </w:tc>
        <w:tc>
          <w:tcPr>
            <w:tcW w:w="505" w:type="dxa"/>
            <w:tcBorders>
              <w:top w:val="nil"/>
              <w:left w:val="single" w:sz="4" w:space="0" w:color="auto"/>
              <w:bottom w:val="nil"/>
              <w:right w:val="single" w:sz="4" w:space="0" w:color="auto"/>
            </w:tcBorders>
            <w:shd w:val="clear" w:color="auto" w:fill="auto"/>
            <w:tcMar>
              <w:left w:w="57" w:type="dxa"/>
              <w:right w:w="0" w:type="dxa"/>
            </w:tcMar>
          </w:tcPr>
          <w:p w14:paraId="7748AF78" w14:textId="77777777" w:rsidR="00FC339E" w:rsidRPr="00D4204D" w:rsidRDefault="00FC339E" w:rsidP="00932913">
            <w:pPr>
              <w:jc w:val="center"/>
            </w:pPr>
            <w:r w:rsidRPr="00D4204D">
              <w:t>19</w:t>
            </w:r>
            <w:r>
              <w:t>,</w:t>
            </w:r>
            <w:r w:rsidRPr="00D4204D">
              <w:t>5</w:t>
            </w:r>
          </w:p>
        </w:tc>
        <w:tc>
          <w:tcPr>
            <w:tcW w:w="426" w:type="dxa"/>
            <w:tcBorders>
              <w:top w:val="nil"/>
              <w:left w:val="single" w:sz="4" w:space="0" w:color="auto"/>
              <w:bottom w:val="nil"/>
              <w:right w:val="single" w:sz="4" w:space="0" w:color="auto"/>
            </w:tcBorders>
            <w:shd w:val="clear" w:color="auto" w:fill="auto"/>
            <w:tcMar>
              <w:left w:w="57" w:type="dxa"/>
              <w:right w:w="0" w:type="dxa"/>
            </w:tcMar>
          </w:tcPr>
          <w:p w14:paraId="3A8086A1" w14:textId="77777777" w:rsidR="00FC339E" w:rsidRPr="00D4204D" w:rsidRDefault="00FC339E" w:rsidP="00932913">
            <w:pPr>
              <w:jc w:val="center"/>
            </w:pPr>
            <w:r w:rsidRPr="00D4204D">
              <w:t>4</w:t>
            </w:r>
            <w:r>
              <w:t>,</w:t>
            </w:r>
            <w:r w:rsidRPr="00D4204D">
              <w:t>4</w:t>
            </w:r>
          </w:p>
        </w:tc>
        <w:tc>
          <w:tcPr>
            <w:tcW w:w="567" w:type="dxa"/>
            <w:tcBorders>
              <w:top w:val="nil"/>
              <w:left w:val="single" w:sz="4" w:space="0" w:color="auto"/>
              <w:bottom w:val="nil"/>
              <w:right w:val="single" w:sz="4" w:space="0" w:color="auto"/>
            </w:tcBorders>
            <w:shd w:val="clear" w:color="auto" w:fill="auto"/>
            <w:tcMar>
              <w:left w:w="57" w:type="dxa"/>
              <w:right w:w="0" w:type="dxa"/>
            </w:tcMar>
          </w:tcPr>
          <w:p w14:paraId="6FB9A806" w14:textId="77777777" w:rsidR="00FC339E" w:rsidRPr="00D4204D" w:rsidRDefault="00FC339E" w:rsidP="00932913">
            <w:pPr>
              <w:jc w:val="center"/>
            </w:pPr>
            <w:r w:rsidRPr="00D4204D">
              <w:t>20</w:t>
            </w:r>
            <w:r>
              <w:t>,</w:t>
            </w:r>
            <w:r w:rsidRPr="00D4204D">
              <w:t>4</w:t>
            </w:r>
          </w:p>
        </w:tc>
        <w:tc>
          <w:tcPr>
            <w:tcW w:w="425" w:type="dxa"/>
            <w:tcBorders>
              <w:top w:val="nil"/>
              <w:left w:val="single" w:sz="4" w:space="0" w:color="auto"/>
              <w:bottom w:val="nil"/>
              <w:right w:val="single" w:sz="4" w:space="0" w:color="auto"/>
            </w:tcBorders>
            <w:shd w:val="clear" w:color="auto" w:fill="auto"/>
            <w:tcMar>
              <w:left w:w="57" w:type="dxa"/>
              <w:right w:w="0" w:type="dxa"/>
            </w:tcMar>
          </w:tcPr>
          <w:p w14:paraId="406FF0B5" w14:textId="77777777" w:rsidR="00FC339E" w:rsidRPr="00D4204D" w:rsidRDefault="00FC339E" w:rsidP="00932913">
            <w:pPr>
              <w:jc w:val="center"/>
            </w:pPr>
            <w:r w:rsidRPr="00D4204D">
              <w:t>5</w:t>
            </w:r>
            <w:r>
              <w:t>,</w:t>
            </w:r>
            <w:r w:rsidRPr="00D4204D">
              <w:t>7</w:t>
            </w:r>
          </w:p>
        </w:tc>
        <w:tc>
          <w:tcPr>
            <w:tcW w:w="567" w:type="dxa"/>
            <w:tcBorders>
              <w:top w:val="nil"/>
              <w:left w:val="single" w:sz="4" w:space="0" w:color="auto"/>
              <w:bottom w:val="nil"/>
              <w:right w:val="single" w:sz="4" w:space="0" w:color="auto"/>
            </w:tcBorders>
            <w:shd w:val="clear" w:color="auto" w:fill="auto"/>
            <w:tcMar>
              <w:left w:w="57" w:type="dxa"/>
              <w:right w:w="0" w:type="dxa"/>
            </w:tcMar>
          </w:tcPr>
          <w:p w14:paraId="2172136B" w14:textId="77777777" w:rsidR="00FC339E" w:rsidRPr="00D4204D" w:rsidRDefault="00FC339E" w:rsidP="00932913">
            <w:pPr>
              <w:jc w:val="center"/>
            </w:pPr>
            <w:r w:rsidRPr="00D4204D">
              <w:t>20</w:t>
            </w:r>
            <w:r>
              <w:t>,</w:t>
            </w:r>
            <w:r w:rsidRPr="00D4204D">
              <w:t>9</w:t>
            </w:r>
          </w:p>
        </w:tc>
        <w:tc>
          <w:tcPr>
            <w:tcW w:w="425" w:type="dxa"/>
            <w:tcBorders>
              <w:top w:val="nil"/>
              <w:left w:val="single" w:sz="4" w:space="0" w:color="auto"/>
              <w:bottom w:val="nil"/>
              <w:right w:val="single" w:sz="4" w:space="0" w:color="auto"/>
            </w:tcBorders>
            <w:shd w:val="clear" w:color="auto" w:fill="auto"/>
            <w:tcMar>
              <w:left w:w="57" w:type="dxa"/>
              <w:right w:w="0" w:type="dxa"/>
            </w:tcMar>
          </w:tcPr>
          <w:p w14:paraId="305FA42C" w14:textId="77777777" w:rsidR="00FC339E" w:rsidRPr="00D4204D" w:rsidRDefault="00FC339E" w:rsidP="00932913">
            <w:pPr>
              <w:jc w:val="center"/>
            </w:pPr>
            <w:r w:rsidRPr="00D4204D">
              <w:t>6</w:t>
            </w:r>
            <w:r>
              <w:t>,</w:t>
            </w:r>
            <w:r w:rsidRPr="00D4204D">
              <w:t>9</w:t>
            </w:r>
          </w:p>
        </w:tc>
        <w:tc>
          <w:tcPr>
            <w:tcW w:w="567" w:type="dxa"/>
            <w:tcBorders>
              <w:top w:val="nil"/>
              <w:left w:val="single" w:sz="4" w:space="0" w:color="auto"/>
              <w:bottom w:val="nil"/>
              <w:right w:val="single" w:sz="4" w:space="0" w:color="auto"/>
            </w:tcBorders>
            <w:shd w:val="clear" w:color="auto" w:fill="auto"/>
            <w:tcMar>
              <w:left w:w="57" w:type="dxa"/>
              <w:right w:w="0" w:type="dxa"/>
            </w:tcMar>
          </w:tcPr>
          <w:p w14:paraId="6029FD94" w14:textId="77777777" w:rsidR="00FC339E" w:rsidRPr="00D4204D" w:rsidRDefault="00FC339E" w:rsidP="00932913">
            <w:pPr>
              <w:jc w:val="center"/>
            </w:pPr>
            <w:r w:rsidRPr="00D4204D">
              <w:t>21</w:t>
            </w:r>
            <w:r>
              <w:t>,</w:t>
            </w:r>
            <w:r w:rsidRPr="00D4204D">
              <w:t>4</w:t>
            </w:r>
          </w:p>
        </w:tc>
        <w:tc>
          <w:tcPr>
            <w:tcW w:w="567" w:type="dxa"/>
            <w:tcBorders>
              <w:top w:val="nil"/>
              <w:left w:val="single" w:sz="4" w:space="0" w:color="auto"/>
              <w:bottom w:val="nil"/>
              <w:right w:val="single" w:sz="4" w:space="0" w:color="auto"/>
            </w:tcBorders>
            <w:shd w:val="clear" w:color="auto" w:fill="auto"/>
            <w:tcMar>
              <w:left w:w="57" w:type="dxa"/>
              <w:right w:w="0" w:type="dxa"/>
            </w:tcMar>
          </w:tcPr>
          <w:p w14:paraId="45F20F8D" w14:textId="77777777" w:rsidR="00FC339E" w:rsidRPr="00D4204D" w:rsidRDefault="00FC339E" w:rsidP="00932913">
            <w:pPr>
              <w:jc w:val="center"/>
            </w:pPr>
            <w:r w:rsidRPr="00D4204D">
              <w:t>8</w:t>
            </w:r>
            <w:r>
              <w:t>,</w:t>
            </w:r>
            <w:r w:rsidRPr="00D4204D">
              <w:t>5</w:t>
            </w:r>
          </w:p>
        </w:tc>
        <w:tc>
          <w:tcPr>
            <w:tcW w:w="567" w:type="dxa"/>
            <w:tcBorders>
              <w:top w:val="nil"/>
              <w:left w:val="single" w:sz="4" w:space="0" w:color="auto"/>
              <w:bottom w:val="nil"/>
              <w:right w:val="single" w:sz="4" w:space="0" w:color="auto"/>
            </w:tcBorders>
            <w:shd w:val="clear" w:color="auto" w:fill="auto"/>
            <w:tcMar>
              <w:left w:w="57" w:type="dxa"/>
              <w:right w:w="0" w:type="dxa"/>
            </w:tcMar>
          </w:tcPr>
          <w:p w14:paraId="724B6691" w14:textId="77777777" w:rsidR="00FC339E" w:rsidRPr="00D4204D" w:rsidRDefault="00FC339E" w:rsidP="00932913">
            <w:pPr>
              <w:jc w:val="center"/>
            </w:pPr>
            <w:r w:rsidRPr="00D4204D">
              <w:t>21</w:t>
            </w:r>
            <w:r>
              <w:t>,</w:t>
            </w:r>
            <w:r w:rsidRPr="00D4204D">
              <w:t>8</w:t>
            </w:r>
          </w:p>
        </w:tc>
        <w:tc>
          <w:tcPr>
            <w:tcW w:w="567" w:type="dxa"/>
            <w:tcBorders>
              <w:top w:val="nil"/>
              <w:left w:val="single" w:sz="4" w:space="0" w:color="auto"/>
              <w:bottom w:val="nil"/>
              <w:right w:val="single" w:sz="4" w:space="0" w:color="auto"/>
            </w:tcBorders>
            <w:shd w:val="clear" w:color="auto" w:fill="auto"/>
            <w:tcMar>
              <w:left w:w="57" w:type="dxa"/>
              <w:right w:w="0" w:type="dxa"/>
            </w:tcMar>
          </w:tcPr>
          <w:p w14:paraId="51AABA6B" w14:textId="77777777" w:rsidR="00FC339E" w:rsidRPr="00D4204D" w:rsidRDefault="00FC339E" w:rsidP="00932913">
            <w:pPr>
              <w:jc w:val="center"/>
            </w:pPr>
            <w:r w:rsidRPr="00D4204D">
              <w:t>10</w:t>
            </w:r>
            <w:r>
              <w:t>,</w:t>
            </w:r>
            <w:r w:rsidRPr="00D4204D">
              <w:t>0</w:t>
            </w:r>
          </w:p>
        </w:tc>
        <w:tc>
          <w:tcPr>
            <w:tcW w:w="541" w:type="dxa"/>
            <w:tcBorders>
              <w:top w:val="nil"/>
              <w:left w:val="single" w:sz="4" w:space="0" w:color="auto"/>
              <w:bottom w:val="nil"/>
              <w:right w:val="single" w:sz="4" w:space="0" w:color="auto"/>
            </w:tcBorders>
            <w:shd w:val="clear" w:color="auto" w:fill="auto"/>
            <w:tcMar>
              <w:left w:w="57" w:type="dxa"/>
              <w:right w:w="0" w:type="dxa"/>
            </w:tcMar>
          </w:tcPr>
          <w:p w14:paraId="1DBE6A86" w14:textId="77777777" w:rsidR="00FC339E" w:rsidRPr="00D4204D" w:rsidRDefault="00FC339E" w:rsidP="00932913">
            <w:pPr>
              <w:jc w:val="center"/>
            </w:pPr>
            <w:r w:rsidRPr="00D4204D">
              <w:t>22</w:t>
            </w:r>
            <w:r>
              <w:t>,</w:t>
            </w:r>
            <w:r w:rsidRPr="00D4204D">
              <w:t>1</w:t>
            </w:r>
          </w:p>
        </w:tc>
        <w:tc>
          <w:tcPr>
            <w:tcW w:w="490" w:type="dxa"/>
            <w:tcBorders>
              <w:top w:val="nil"/>
              <w:left w:val="single" w:sz="4" w:space="0" w:color="auto"/>
              <w:bottom w:val="nil"/>
              <w:right w:val="single" w:sz="4" w:space="0" w:color="auto"/>
            </w:tcBorders>
            <w:shd w:val="clear" w:color="auto" w:fill="auto"/>
            <w:tcMar>
              <w:left w:w="57" w:type="dxa"/>
              <w:right w:w="0" w:type="dxa"/>
            </w:tcMar>
          </w:tcPr>
          <w:p w14:paraId="2D094D61" w14:textId="77777777" w:rsidR="00FC339E" w:rsidRPr="00D4204D" w:rsidRDefault="00FC339E" w:rsidP="00932913">
            <w:pPr>
              <w:jc w:val="center"/>
            </w:pPr>
            <w:r w:rsidRPr="00D4204D">
              <w:t>12</w:t>
            </w:r>
            <w:r>
              <w:t>,</w:t>
            </w:r>
            <w:r w:rsidRPr="00D4204D">
              <w:t>1</w:t>
            </w:r>
          </w:p>
        </w:tc>
        <w:tc>
          <w:tcPr>
            <w:tcW w:w="528" w:type="dxa"/>
            <w:tcBorders>
              <w:top w:val="nil"/>
              <w:left w:val="single" w:sz="4" w:space="0" w:color="auto"/>
              <w:bottom w:val="nil"/>
              <w:right w:val="single" w:sz="4" w:space="0" w:color="auto"/>
            </w:tcBorders>
            <w:shd w:val="clear" w:color="auto" w:fill="auto"/>
            <w:tcMar>
              <w:left w:w="57" w:type="dxa"/>
              <w:right w:w="0" w:type="dxa"/>
            </w:tcMar>
          </w:tcPr>
          <w:p w14:paraId="58EA4CA4" w14:textId="77777777" w:rsidR="00FC339E" w:rsidRPr="00D4204D" w:rsidRDefault="00FC339E" w:rsidP="00932913">
            <w:pPr>
              <w:jc w:val="center"/>
            </w:pPr>
            <w:r w:rsidRPr="00D4204D">
              <w:t>22</w:t>
            </w:r>
            <w:r>
              <w:t>,</w:t>
            </w:r>
            <w:r w:rsidRPr="00D4204D">
              <w:t>4</w:t>
            </w:r>
          </w:p>
        </w:tc>
        <w:tc>
          <w:tcPr>
            <w:tcW w:w="567" w:type="dxa"/>
            <w:tcBorders>
              <w:top w:val="nil"/>
              <w:left w:val="single" w:sz="4" w:space="0" w:color="auto"/>
              <w:bottom w:val="nil"/>
              <w:right w:val="single" w:sz="4" w:space="0" w:color="auto"/>
            </w:tcBorders>
            <w:shd w:val="clear" w:color="auto" w:fill="auto"/>
            <w:tcMar>
              <w:left w:w="57" w:type="dxa"/>
              <w:right w:w="0" w:type="dxa"/>
            </w:tcMar>
          </w:tcPr>
          <w:p w14:paraId="2F8B1794" w14:textId="77777777" w:rsidR="00FC339E" w:rsidRPr="00D4204D" w:rsidRDefault="00FC339E" w:rsidP="00932913">
            <w:pPr>
              <w:jc w:val="center"/>
            </w:pPr>
            <w:r w:rsidRPr="00D4204D">
              <w:t>13</w:t>
            </w:r>
            <w:r>
              <w:t>,</w:t>
            </w:r>
            <w:r w:rsidRPr="00D4204D">
              <w:t>9</w:t>
            </w:r>
          </w:p>
        </w:tc>
        <w:tc>
          <w:tcPr>
            <w:tcW w:w="567" w:type="dxa"/>
            <w:tcBorders>
              <w:top w:val="nil"/>
              <w:left w:val="single" w:sz="4" w:space="0" w:color="auto"/>
              <w:bottom w:val="nil"/>
              <w:right w:val="single" w:sz="4" w:space="0" w:color="auto"/>
            </w:tcBorders>
            <w:shd w:val="clear" w:color="auto" w:fill="auto"/>
            <w:tcMar>
              <w:left w:w="57" w:type="dxa"/>
              <w:right w:w="0" w:type="dxa"/>
            </w:tcMar>
          </w:tcPr>
          <w:p w14:paraId="0614671B" w14:textId="77777777" w:rsidR="00FC339E" w:rsidRPr="00D4204D" w:rsidRDefault="00FC339E" w:rsidP="00932913">
            <w:pPr>
              <w:jc w:val="center"/>
            </w:pPr>
            <w:r w:rsidRPr="00D4204D">
              <w:t>22</w:t>
            </w:r>
            <w:r>
              <w:t>,</w:t>
            </w:r>
            <w:r w:rsidRPr="00D4204D">
              <w:t>6</w:t>
            </w:r>
          </w:p>
        </w:tc>
        <w:tc>
          <w:tcPr>
            <w:tcW w:w="567" w:type="dxa"/>
            <w:tcBorders>
              <w:top w:val="nil"/>
              <w:left w:val="single" w:sz="4" w:space="0" w:color="auto"/>
              <w:bottom w:val="nil"/>
              <w:right w:val="single" w:sz="4" w:space="0" w:color="auto"/>
            </w:tcBorders>
            <w:shd w:val="clear" w:color="auto" w:fill="auto"/>
            <w:tcMar>
              <w:left w:w="57" w:type="dxa"/>
              <w:right w:w="0" w:type="dxa"/>
            </w:tcMar>
          </w:tcPr>
          <w:p w14:paraId="57C41E38" w14:textId="77777777" w:rsidR="00FC339E" w:rsidRPr="00D4204D" w:rsidRDefault="00FC339E" w:rsidP="00932913">
            <w:pPr>
              <w:jc w:val="center"/>
            </w:pPr>
            <w:r w:rsidRPr="00D4204D">
              <w:t>15</w:t>
            </w:r>
            <w:r>
              <w:t>,</w:t>
            </w:r>
            <w:r w:rsidRPr="00D4204D">
              <w:t>9</w:t>
            </w:r>
          </w:p>
        </w:tc>
      </w:tr>
      <w:tr w:rsidR="00FC339E" w:rsidRPr="002C074D" w14:paraId="79A70C97" w14:textId="77777777" w:rsidTr="00FC339E">
        <w:tc>
          <w:tcPr>
            <w:tcW w:w="1134" w:type="dxa"/>
            <w:tcBorders>
              <w:top w:val="nil"/>
              <w:left w:val="single" w:sz="4" w:space="0" w:color="auto"/>
              <w:bottom w:val="single" w:sz="4" w:space="0" w:color="auto"/>
              <w:right w:val="single" w:sz="4" w:space="0" w:color="auto"/>
            </w:tcBorders>
            <w:shd w:val="clear" w:color="auto" w:fill="auto"/>
            <w:tcMar>
              <w:left w:w="57" w:type="dxa"/>
              <w:right w:w="0" w:type="dxa"/>
            </w:tcMar>
          </w:tcPr>
          <w:p w14:paraId="31400CCB" w14:textId="77777777" w:rsidR="00FC339E" w:rsidRPr="00D4204D" w:rsidRDefault="00FC339E" w:rsidP="00932913">
            <w:pPr>
              <w:jc w:val="center"/>
            </w:pPr>
            <w:r w:rsidRPr="00D4204D">
              <w:t>24</w:t>
            </w:r>
          </w:p>
        </w:tc>
        <w:tc>
          <w:tcPr>
            <w:tcW w:w="505" w:type="dxa"/>
            <w:tcBorders>
              <w:top w:val="nil"/>
              <w:left w:val="single" w:sz="4" w:space="0" w:color="auto"/>
              <w:bottom w:val="single" w:sz="4" w:space="0" w:color="auto"/>
              <w:right w:val="single" w:sz="4" w:space="0" w:color="auto"/>
            </w:tcBorders>
            <w:shd w:val="clear" w:color="auto" w:fill="auto"/>
            <w:tcMar>
              <w:left w:w="57" w:type="dxa"/>
              <w:right w:w="0" w:type="dxa"/>
            </w:tcMar>
          </w:tcPr>
          <w:p w14:paraId="0137A662" w14:textId="77777777" w:rsidR="00FC339E" w:rsidRPr="00D4204D" w:rsidRDefault="00FC339E" w:rsidP="00932913">
            <w:pPr>
              <w:jc w:val="center"/>
            </w:pPr>
            <w:r w:rsidRPr="00D4204D">
              <w:t>20</w:t>
            </w:r>
            <w:r>
              <w:t>,</w:t>
            </w:r>
            <w:r w:rsidRPr="00D4204D">
              <w:t>3</w:t>
            </w:r>
          </w:p>
        </w:tc>
        <w:tc>
          <w:tcPr>
            <w:tcW w:w="426" w:type="dxa"/>
            <w:tcBorders>
              <w:top w:val="nil"/>
              <w:left w:val="single" w:sz="4" w:space="0" w:color="auto"/>
              <w:bottom w:val="single" w:sz="4" w:space="0" w:color="auto"/>
              <w:right w:val="single" w:sz="4" w:space="0" w:color="auto"/>
            </w:tcBorders>
            <w:shd w:val="clear" w:color="auto" w:fill="auto"/>
            <w:tcMar>
              <w:left w:w="57" w:type="dxa"/>
              <w:right w:w="0" w:type="dxa"/>
            </w:tcMar>
          </w:tcPr>
          <w:p w14:paraId="4EF6C0E3" w14:textId="77777777" w:rsidR="00FC339E" w:rsidRPr="00D4204D" w:rsidRDefault="00FC339E" w:rsidP="00932913">
            <w:pPr>
              <w:jc w:val="center"/>
            </w:pPr>
            <w:r w:rsidRPr="00D4204D">
              <w:t>4</w:t>
            </w:r>
            <w:r>
              <w:t>,</w:t>
            </w:r>
            <w:r w:rsidRPr="00D4204D">
              <w:t>4</w:t>
            </w:r>
          </w:p>
        </w:tc>
        <w:tc>
          <w:tcPr>
            <w:tcW w:w="567" w:type="dxa"/>
            <w:tcBorders>
              <w:top w:val="nil"/>
              <w:left w:val="single" w:sz="4" w:space="0" w:color="auto"/>
              <w:bottom w:val="single" w:sz="4" w:space="0" w:color="auto"/>
              <w:right w:val="single" w:sz="4" w:space="0" w:color="auto"/>
            </w:tcBorders>
            <w:shd w:val="clear" w:color="auto" w:fill="auto"/>
            <w:tcMar>
              <w:left w:w="57" w:type="dxa"/>
              <w:right w:w="0" w:type="dxa"/>
            </w:tcMar>
          </w:tcPr>
          <w:p w14:paraId="6B52A2A6" w14:textId="77777777" w:rsidR="00FC339E" w:rsidRPr="00D4204D" w:rsidRDefault="00FC339E" w:rsidP="00932913">
            <w:pPr>
              <w:jc w:val="center"/>
            </w:pPr>
            <w:r w:rsidRPr="00D4204D">
              <w:t>21</w:t>
            </w:r>
            <w:r>
              <w:t>,</w:t>
            </w:r>
            <w:r w:rsidRPr="00D4204D">
              <w:t>2</w:t>
            </w:r>
          </w:p>
        </w:tc>
        <w:tc>
          <w:tcPr>
            <w:tcW w:w="425" w:type="dxa"/>
            <w:tcBorders>
              <w:top w:val="nil"/>
              <w:left w:val="single" w:sz="4" w:space="0" w:color="auto"/>
              <w:bottom w:val="single" w:sz="4" w:space="0" w:color="auto"/>
              <w:right w:val="single" w:sz="4" w:space="0" w:color="auto"/>
            </w:tcBorders>
            <w:shd w:val="clear" w:color="auto" w:fill="auto"/>
            <w:tcMar>
              <w:left w:w="57" w:type="dxa"/>
              <w:right w:w="0" w:type="dxa"/>
            </w:tcMar>
          </w:tcPr>
          <w:p w14:paraId="5C36ABF8" w14:textId="77777777" w:rsidR="00FC339E" w:rsidRPr="00D4204D" w:rsidRDefault="00FC339E" w:rsidP="00932913">
            <w:pPr>
              <w:jc w:val="center"/>
            </w:pPr>
            <w:r w:rsidRPr="00D4204D">
              <w:t>5</w:t>
            </w:r>
            <w:r>
              <w:t>,</w:t>
            </w:r>
            <w:r w:rsidRPr="00D4204D">
              <w:t>7</w:t>
            </w:r>
          </w:p>
        </w:tc>
        <w:tc>
          <w:tcPr>
            <w:tcW w:w="567" w:type="dxa"/>
            <w:tcBorders>
              <w:top w:val="nil"/>
              <w:left w:val="single" w:sz="4" w:space="0" w:color="auto"/>
              <w:bottom w:val="single" w:sz="4" w:space="0" w:color="auto"/>
              <w:right w:val="single" w:sz="4" w:space="0" w:color="auto"/>
            </w:tcBorders>
            <w:shd w:val="clear" w:color="auto" w:fill="auto"/>
            <w:tcMar>
              <w:left w:w="57" w:type="dxa"/>
              <w:right w:w="0" w:type="dxa"/>
            </w:tcMar>
          </w:tcPr>
          <w:p w14:paraId="38703810" w14:textId="77777777" w:rsidR="00FC339E" w:rsidRPr="00D4204D" w:rsidRDefault="00FC339E" w:rsidP="00932913">
            <w:pPr>
              <w:jc w:val="center"/>
            </w:pPr>
            <w:r w:rsidRPr="00D4204D">
              <w:t>21</w:t>
            </w:r>
            <w:r>
              <w:t>,</w:t>
            </w:r>
            <w:r w:rsidRPr="00D4204D">
              <w:t>8</w:t>
            </w:r>
          </w:p>
        </w:tc>
        <w:tc>
          <w:tcPr>
            <w:tcW w:w="425" w:type="dxa"/>
            <w:tcBorders>
              <w:top w:val="nil"/>
              <w:left w:val="single" w:sz="4" w:space="0" w:color="auto"/>
              <w:bottom w:val="single" w:sz="4" w:space="0" w:color="auto"/>
              <w:right w:val="single" w:sz="4" w:space="0" w:color="auto"/>
            </w:tcBorders>
            <w:shd w:val="clear" w:color="auto" w:fill="auto"/>
            <w:tcMar>
              <w:left w:w="57" w:type="dxa"/>
              <w:right w:w="0" w:type="dxa"/>
            </w:tcMar>
          </w:tcPr>
          <w:p w14:paraId="44239807" w14:textId="77777777" w:rsidR="00FC339E" w:rsidRPr="00D4204D" w:rsidRDefault="00FC339E" w:rsidP="00932913">
            <w:pPr>
              <w:jc w:val="center"/>
            </w:pPr>
            <w:r w:rsidRPr="00D4204D">
              <w:t>6</w:t>
            </w:r>
            <w:r>
              <w:t>,</w:t>
            </w:r>
            <w:r w:rsidRPr="00D4204D">
              <w:t>9</w:t>
            </w:r>
          </w:p>
        </w:tc>
        <w:tc>
          <w:tcPr>
            <w:tcW w:w="567" w:type="dxa"/>
            <w:tcBorders>
              <w:top w:val="nil"/>
              <w:left w:val="single" w:sz="4" w:space="0" w:color="auto"/>
              <w:bottom w:val="single" w:sz="4" w:space="0" w:color="auto"/>
              <w:right w:val="single" w:sz="4" w:space="0" w:color="auto"/>
            </w:tcBorders>
            <w:shd w:val="clear" w:color="auto" w:fill="auto"/>
            <w:tcMar>
              <w:left w:w="57" w:type="dxa"/>
              <w:right w:w="0" w:type="dxa"/>
            </w:tcMar>
          </w:tcPr>
          <w:p w14:paraId="248C12B2" w14:textId="77777777" w:rsidR="00FC339E" w:rsidRPr="00D4204D" w:rsidRDefault="00FC339E" w:rsidP="00932913">
            <w:pPr>
              <w:jc w:val="center"/>
            </w:pPr>
            <w:r w:rsidRPr="00D4204D">
              <w:t>22</w:t>
            </w:r>
            <w:r>
              <w:t>,</w:t>
            </w:r>
            <w:r w:rsidRPr="00D4204D">
              <w:t>4</w:t>
            </w:r>
          </w:p>
        </w:tc>
        <w:tc>
          <w:tcPr>
            <w:tcW w:w="567" w:type="dxa"/>
            <w:tcBorders>
              <w:top w:val="nil"/>
              <w:left w:val="single" w:sz="4" w:space="0" w:color="auto"/>
              <w:bottom w:val="single" w:sz="4" w:space="0" w:color="auto"/>
              <w:right w:val="single" w:sz="4" w:space="0" w:color="auto"/>
            </w:tcBorders>
            <w:shd w:val="clear" w:color="auto" w:fill="auto"/>
            <w:tcMar>
              <w:left w:w="57" w:type="dxa"/>
              <w:right w:w="0" w:type="dxa"/>
            </w:tcMar>
          </w:tcPr>
          <w:p w14:paraId="2CB5FB73" w14:textId="77777777" w:rsidR="00FC339E" w:rsidRPr="00D4204D" w:rsidRDefault="00FC339E" w:rsidP="00932913">
            <w:pPr>
              <w:jc w:val="center"/>
            </w:pPr>
            <w:r w:rsidRPr="00D4204D">
              <w:t>8</w:t>
            </w:r>
            <w:r>
              <w:t>,</w:t>
            </w:r>
            <w:r w:rsidRPr="00D4204D">
              <w:t>6</w:t>
            </w:r>
          </w:p>
        </w:tc>
        <w:tc>
          <w:tcPr>
            <w:tcW w:w="567" w:type="dxa"/>
            <w:tcBorders>
              <w:top w:val="nil"/>
              <w:left w:val="single" w:sz="4" w:space="0" w:color="auto"/>
              <w:bottom w:val="single" w:sz="4" w:space="0" w:color="auto"/>
              <w:right w:val="single" w:sz="4" w:space="0" w:color="auto"/>
            </w:tcBorders>
            <w:shd w:val="clear" w:color="auto" w:fill="auto"/>
            <w:tcMar>
              <w:left w:w="57" w:type="dxa"/>
              <w:right w:w="0" w:type="dxa"/>
            </w:tcMar>
          </w:tcPr>
          <w:p w14:paraId="5C7C3AE0" w14:textId="77777777" w:rsidR="00FC339E" w:rsidRPr="00D4204D" w:rsidRDefault="00FC339E" w:rsidP="00932913">
            <w:pPr>
              <w:jc w:val="center"/>
            </w:pPr>
            <w:r w:rsidRPr="00D4204D">
              <w:t>22</w:t>
            </w:r>
            <w:r>
              <w:t>,</w:t>
            </w:r>
            <w:r w:rsidRPr="00D4204D">
              <w:t>7</w:t>
            </w:r>
          </w:p>
        </w:tc>
        <w:tc>
          <w:tcPr>
            <w:tcW w:w="567" w:type="dxa"/>
            <w:tcBorders>
              <w:top w:val="nil"/>
              <w:left w:val="single" w:sz="4" w:space="0" w:color="auto"/>
              <w:bottom w:val="single" w:sz="4" w:space="0" w:color="auto"/>
              <w:right w:val="single" w:sz="4" w:space="0" w:color="auto"/>
            </w:tcBorders>
            <w:shd w:val="clear" w:color="auto" w:fill="auto"/>
            <w:tcMar>
              <w:left w:w="57" w:type="dxa"/>
              <w:right w:w="0" w:type="dxa"/>
            </w:tcMar>
          </w:tcPr>
          <w:p w14:paraId="24EB83E2" w14:textId="77777777" w:rsidR="00FC339E" w:rsidRPr="00D4204D" w:rsidRDefault="00FC339E" w:rsidP="00932913">
            <w:pPr>
              <w:jc w:val="center"/>
            </w:pPr>
            <w:r w:rsidRPr="00D4204D">
              <w:t>10</w:t>
            </w:r>
            <w:r>
              <w:t>,</w:t>
            </w:r>
            <w:r w:rsidRPr="00D4204D">
              <w:t>1</w:t>
            </w:r>
          </w:p>
        </w:tc>
        <w:tc>
          <w:tcPr>
            <w:tcW w:w="541" w:type="dxa"/>
            <w:tcBorders>
              <w:top w:val="nil"/>
              <w:left w:val="single" w:sz="4" w:space="0" w:color="auto"/>
              <w:bottom w:val="single" w:sz="4" w:space="0" w:color="auto"/>
              <w:right w:val="single" w:sz="4" w:space="0" w:color="auto"/>
            </w:tcBorders>
            <w:shd w:val="clear" w:color="auto" w:fill="auto"/>
            <w:tcMar>
              <w:left w:w="57" w:type="dxa"/>
              <w:right w:w="0" w:type="dxa"/>
            </w:tcMar>
          </w:tcPr>
          <w:p w14:paraId="7A2F4D24" w14:textId="77777777" w:rsidR="00FC339E" w:rsidRPr="00D4204D" w:rsidRDefault="00FC339E" w:rsidP="00932913">
            <w:pPr>
              <w:jc w:val="center"/>
            </w:pPr>
            <w:r w:rsidRPr="00D4204D">
              <w:t>23</w:t>
            </w:r>
            <w:r>
              <w:t>,</w:t>
            </w:r>
            <w:r w:rsidRPr="00D4204D">
              <w:t>1</w:t>
            </w:r>
          </w:p>
        </w:tc>
        <w:tc>
          <w:tcPr>
            <w:tcW w:w="490" w:type="dxa"/>
            <w:tcBorders>
              <w:top w:val="nil"/>
              <w:left w:val="single" w:sz="4" w:space="0" w:color="auto"/>
              <w:bottom w:val="single" w:sz="4" w:space="0" w:color="auto"/>
              <w:right w:val="single" w:sz="4" w:space="0" w:color="auto"/>
            </w:tcBorders>
            <w:shd w:val="clear" w:color="auto" w:fill="auto"/>
            <w:tcMar>
              <w:left w:w="57" w:type="dxa"/>
              <w:right w:w="0" w:type="dxa"/>
            </w:tcMar>
          </w:tcPr>
          <w:p w14:paraId="03AF4855" w14:textId="77777777" w:rsidR="00FC339E" w:rsidRPr="00D4204D" w:rsidRDefault="00FC339E" w:rsidP="00932913">
            <w:pPr>
              <w:jc w:val="center"/>
            </w:pPr>
            <w:r w:rsidRPr="00D4204D">
              <w:t>12</w:t>
            </w:r>
            <w:r>
              <w:t>,</w:t>
            </w:r>
            <w:r w:rsidRPr="00D4204D">
              <w:t>3</w:t>
            </w:r>
          </w:p>
        </w:tc>
        <w:tc>
          <w:tcPr>
            <w:tcW w:w="528" w:type="dxa"/>
            <w:tcBorders>
              <w:top w:val="nil"/>
              <w:left w:val="single" w:sz="4" w:space="0" w:color="auto"/>
              <w:bottom w:val="single" w:sz="4" w:space="0" w:color="auto"/>
              <w:right w:val="single" w:sz="4" w:space="0" w:color="auto"/>
            </w:tcBorders>
            <w:shd w:val="clear" w:color="auto" w:fill="auto"/>
            <w:tcMar>
              <w:left w:w="57" w:type="dxa"/>
              <w:right w:w="0" w:type="dxa"/>
            </w:tcMar>
          </w:tcPr>
          <w:p w14:paraId="767687DE" w14:textId="77777777" w:rsidR="00FC339E" w:rsidRPr="00D4204D" w:rsidRDefault="00FC339E" w:rsidP="00932913">
            <w:pPr>
              <w:jc w:val="center"/>
            </w:pPr>
            <w:r w:rsidRPr="00D4204D">
              <w:t>23</w:t>
            </w:r>
            <w:r>
              <w:t>,</w:t>
            </w:r>
            <w:r w:rsidRPr="00D4204D">
              <w:t>3</w:t>
            </w:r>
          </w:p>
        </w:tc>
        <w:tc>
          <w:tcPr>
            <w:tcW w:w="567" w:type="dxa"/>
            <w:tcBorders>
              <w:top w:val="nil"/>
              <w:left w:val="single" w:sz="4" w:space="0" w:color="auto"/>
              <w:bottom w:val="single" w:sz="4" w:space="0" w:color="auto"/>
              <w:right w:val="single" w:sz="4" w:space="0" w:color="auto"/>
            </w:tcBorders>
            <w:shd w:val="clear" w:color="auto" w:fill="auto"/>
            <w:tcMar>
              <w:left w:w="57" w:type="dxa"/>
              <w:right w:w="0" w:type="dxa"/>
            </w:tcMar>
          </w:tcPr>
          <w:p w14:paraId="3C47492F" w14:textId="77777777" w:rsidR="00FC339E" w:rsidRPr="00D4204D" w:rsidRDefault="00FC339E" w:rsidP="00932913">
            <w:pPr>
              <w:jc w:val="center"/>
            </w:pPr>
            <w:r w:rsidRPr="00D4204D">
              <w:t>14</w:t>
            </w:r>
            <w:r>
              <w:t>,</w:t>
            </w:r>
            <w:r w:rsidRPr="00D4204D">
              <w:t>1</w:t>
            </w:r>
          </w:p>
        </w:tc>
        <w:tc>
          <w:tcPr>
            <w:tcW w:w="567" w:type="dxa"/>
            <w:tcBorders>
              <w:top w:val="nil"/>
              <w:left w:val="single" w:sz="4" w:space="0" w:color="auto"/>
              <w:bottom w:val="single" w:sz="4" w:space="0" w:color="auto"/>
              <w:right w:val="single" w:sz="4" w:space="0" w:color="auto"/>
            </w:tcBorders>
            <w:shd w:val="clear" w:color="auto" w:fill="auto"/>
            <w:tcMar>
              <w:left w:w="57" w:type="dxa"/>
              <w:right w:w="0" w:type="dxa"/>
            </w:tcMar>
          </w:tcPr>
          <w:p w14:paraId="15CF5B88" w14:textId="77777777" w:rsidR="00FC339E" w:rsidRPr="00D4204D" w:rsidRDefault="00FC339E" w:rsidP="00932913">
            <w:pPr>
              <w:jc w:val="center"/>
            </w:pPr>
            <w:r w:rsidRPr="00D4204D">
              <w:t>23</w:t>
            </w:r>
            <w:r>
              <w:t>,</w:t>
            </w:r>
            <w:r w:rsidRPr="00D4204D">
              <w:t>5</w:t>
            </w:r>
          </w:p>
        </w:tc>
        <w:tc>
          <w:tcPr>
            <w:tcW w:w="567" w:type="dxa"/>
            <w:tcBorders>
              <w:top w:val="nil"/>
              <w:left w:val="single" w:sz="4" w:space="0" w:color="auto"/>
              <w:bottom w:val="single" w:sz="4" w:space="0" w:color="auto"/>
              <w:right w:val="single" w:sz="4" w:space="0" w:color="auto"/>
            </w:tcBorders>
            <w:shd w:val="clear" w:color="auto" w:fill="auto"/>
            <w:tcMar>
              <w:left w:w="57" w:type="dxa"/>
              <w:right w:w="0" w:type="dxa"/>
            </w:tcMar>
          </w:tcPr>
          <w:p w14:paraId="4EF72082" w14:textId="77777777" w:rsidR="00FC339E" w:rsidRPr="00D4204D" w:rsidRDefault="00FC339E" w:rsidP="00932913">
            <w:pPr>
              <w:jc w:val="center"/>
            </w:pPr>
            <w:r w:rsidRPr="00D4204D">
              <w:t>16</w:t>
            </w:r>
            <w:r>
              <w:t>,</w:t>
            </w:r>
            <w:r w:rsidRPr="00D4204D">
              <w:t>2</w:t>
            </w:r>
          </w:p>
        </w:tc>
      </w:tr>
    </w:tbl>
    <w:p w14:paraId="0BE565E5" w14:textId="77777777" w:rsidR="00CD5D39" w:rsidRDefault="00CD5D39" w:rsidP="00932913">
      <w:pPr>
        <w:pStyle w:val="aff1"/>
        <w:ind w:firstLine="567"/>
        <w:jc w:val="both"/>
        <w:rPr>
          <w:sz w:val="28"/>
          <w:szCs w:val="28"/>
        </w:rPr>
      </w:pPr>
    </w:p>
    <w:p w14:paraId="7A82AC99" w14:textId="77777777" w:rsidR="00C770B9" w:rsidRPr="00351FFC" w:rsidRDefault="00FC339E" w:rsidP="00932913">
      <w:pPr>
        <w:pStyle w:val="aff1"/>
        <w:ind w:firstLine="567"/>
        <w:jc w:val="both"/>
        <w:rPr>
          <w:b/>
          <w:sz w:val="28"/>
          <w:szCs w:val="28"/>
        </w:rPr>
      </w:pPr>
      <w:r w:rsidRPr="00351FFC">
        <w:rPr>
          <w:b/>
          <w:sz w:val="28"/>
          <w:szCs w:val="28"/>
        </w:rPr>
        <w:t xml:space="preserve">Д.9 </w:t>
      </w:r>
      <w:r w:rsidR="00C770B9" w:rsidRPr="00351FFC">
        <w:rPr>
          <w:b/>
          <w:sz w:val="28"/>
          <w:szCs w:val="28"/>
        </w:rPr>
        <w:t>Стандартные шаблоны пассажиропотока</w:t>
      </w:r>
      <w:bookmarkEnd w:id="99"/>
    </w:p>
    <w:p w14:paraId="02246272" w14:textId="77777777" w:rsidR="00C770B9" w:rsidRPr="00FC339E" w:rsidRDefault="00FC339E" w:rsidP="00932913">
      <w:pPr>
        <w:pStyle w:val="aff1"/>
        <w:ind w:firstLine="567"/>
        <w:jc w:val="both"/>
        <w:rPr>
          <w:sz w:val="28"/>
          <w:szCs w:val="28"/>
        </w:rPr>
      </w:pPr>
      <w:r>
        <w:rPr>
          <w:sz w:val="28"/>
          <w:szCs w:val="28"/>
        </w:rPr>
        <w:t xml:space="preserve">Д.9.1 </w:t>
      </w:r>
      <w:r w:rsidR="00C770B9" w:rsidRPr="00FC339E">
        <w:rPr>
          <w:sz w:val="28"/>
          <w:szCs w:val="28"/>
        </w:rPr>
        <w:t>Шаблоны пассажиропотока могут быть использованы для сравнения различных комбинаций параметров лифтовых установок</w:t>
      </w:r>
      <w:r>
        <w:rPr>
          <w:sz w:val="28"/>
          <w:szCs w:val="28"/>
        </w:rPr>
        <w:t xml:space="preserve"> и </w:t>
      </w:r>
      <w:r w:rsidRPr="00FC339E">
        <w:rPr>
          <w:sz w:val="28"/>
          <w:szCs w:val="28"/>
        </w:rPr>
        <w:t>результатов моделирования по разным моделям (программам)</w:t>
      </w:r>
      <w:r>
        <w:rPr>
          <w:sz w:val="28"/>
          <w:szCs w:val="28"/>
        </w:rPr>
        <w:t>,</w:t>
      </w:r>
      <w:r w:rsidR="00C770B9" w:rsidRPr="00FC339E">
        <w:rPr>
          <w:sz w:val="28"/>
          <w:szCs w:val="28"/>
        </w:rPr>
        <w:t xml:space="preserve"> анализа изменений в качестве обслуживания при изменении параметров лифтов.</w:t>
      </w:r>
    </w:p>
    <w:p w14:paraId="48E16271" w14:textId="77777777" w:rsidR="00C770B9" w:rsidRPr="00FC339E" w:rsidRDefault="00FC339E" w:rsidP="00932913">
      <w:pPr>
        <w:pStyle w:val="aff1"/>
        <w:ind w:firstLine="567"/>
        <w:jc w:val="both"/>
        <w:rPr>
          <w:sz w:val="28"/>
          <w:szCs w:val="28"/>
        </w:rPr>
      </w:pPr>
      <w:r>
        <w:rPr>
          <w:sz w:val="28"/>
          <w:szCs w:val="28"/>
        </w:rPr>
        <w:t xml:space="preserve">Д.9.2 </w:t>
      </w:r>
      <w:r w:rsidR="00C770B9" w:rsidRPr="00FC339E">
        <w:rPr>
          <w:sz w:val="28"/>
          <w:szCs w:val="28"/>
        </w:rPr>
        <w:t xml:space="preserve">Шаблон представляет собой условный период продолжительностью </w:t>
      </w:r>
      <w:r w:rsidR="0045064B">
        <w:rPr>
          <w:sz w:val="28"/>
          <w:szCs w:val="28"/>
        </w:rPr>
        <w:t>1 ч</w:t>
      </w:r>
      <w:r w:rsidR="00C770B9" w:rsidRPr="00FC339E">
        <w:rPr>
          <w:sz w:val="28"/>
          <w:szCs w:val="28"/>
        </w:rPr>
        <w:t>, разделенный на двенадцать 5-</w:t>
      </w:r>
      <w:r w:rsidR="00E308D8" w:rsidRPr="00FC339E">
        <w:rPr>
          <w:sz w:val="28"/>
          <w:szCs w:val="28"/>
        </w:rPr>
        <w:t>мин</w:t>
      </w:r>
      <w:r w:rsidR="00687CB7">
        <w:rPr>
          <w:sz w:val="28"/>
          <w:szCs w:val="28"/>
        </w:rPr>
        <w:t>ут</w:t>
      </w:r>
      <w:r w:rsidR="00C770B9" w:rsidRPr="00FC339E">
        <w:rPr>
          <w:sz w:val="28"/>
          <w:szCs w:val="28"/>
        </w:rPr>
        <w:t>ных интервалов. Для каждого интервала задается спрос на перевозку (</w:t>
      </w:r>
      <w:r w:rsidR="0045064B">
        <w:rPr>
          <w:sz w:val="28"/>
          <w:szCs w:val="28"/>
        </w:rPr>
        <w:t>число</w:t>
      </w:r>
      <w:r w:rsidR="00C770B9" w:rsidRPr="00FC339E">
        <w:rPr>
          <w:sz w:val="28"/>
          <w:szCs w:val="28"/>
        </w:rPr>
        <w:t xml:space="preserve"> зарегистрированных заявок на перевозку)</w:t>
      </w:r>
      <w:r w:rsidR="00687CB7">
        <w:rPr>
          <w:sz w:val="28"/>
          <w:szCs w:val="28"/>
        </w:rPr>
        <w:t>,</w:t>
      </w:r>
      <w:r w:rsidR="00C770B9" w:rsidRPr="00FC339E">
        <w:rPr>
          <w:sz w:val="28"/>
          <w:szCs w:val="28"/>
        </w:rPr>
        <w:t xml:space="preserve"> </w:t>
      </w:r>
      <w:r w:rsidR="00687CB7">
        <w:rPr>
          <w:sz w:val="28"/>
          <w:szCs w:val="28"/>
        </w:rPr>
        <w:t>в</w:t>
      </w:r>
      <w:r w:rsidR="00C770B9" w:rsidRPr="00FC339E">
        <w:rPr>
          <w:sz w:val="28"/>
          <w:szCs w:val="28"/>
        </w:rPr>
        <w:t>ыраженный в процентах от общей населенности здания или части здания, обслуживаемого</w:t>
      </w:r>
      <w:r w:rsidR="00687CB7">
        <w:rPr>
          <w:sz w:val="28"/>
          <w:szCs w:val="28"/>
        </w:rPr>
        <w:t>(й)</w:t>
      </w:r>
      <w:r w:rsidR="00C770B9" w:rsidRPr="00FC339E">
        <w:rPr>
          <w:sz w:val="28"/>
          <w:szCs w:val="28"/>
        </w:rPr>
        <w:t xml:space="preserve"> группой лифтов.</w:t>
      </w:r>
    </w:p>
    <w:p w14:paraId="098A5748" w14:textId="77777777" w:rsidR="00C770B9" w:rsidRPr="00FC339E" w:rsidRDefault="0045064B" w:rsidP="00932913">
      <w:pPr>
        <w:pStyle w:val="aff1"/>
        <w:ind w:firstLine="567"/>
        <w:jc w:val="both"/>
        <w:rPr>
          <w:sz w:val="28"/>
          <w:szCs w:val="28"/>
        </w:rPr>
      </w:pPr>
      <w:r>
        <w:rPr>
          <w:sz w:val="28"/>
          <w:szCs w:val="28"/>
        </w:rPr>
        <w:t xml:space="preserve">Д.9.3 </w:t>
      </w:r>
      <w:r w:rsidR="00C770B9" w:rsidRPr="00FC339E">
        <w:rPr>
          <w:sz w:val="28"/>
          <w:szCs w:val="28"/>
        </w:rPr>
        <w:t xml:space="preserve">При расчете и моделировании шаблоны пассажиропотока могут использоваться как отдельно, так и одновременно, в зависимости от </w:t>
      </w:r>
      <w:r w:rsidR="00C319C1" w:rsidRPr="00FC339E">
        <w:rPr>
          <w:sz w:val="28"/>
          <w:szCs w:val="28"/>
        </w:rPr>
        <w:t>моделируемой расчетной ситуации.</w:t>
      </w:r>
    </w:p>
    <w:p w14:paraId="1B43218D" w14:textId="77777777" w:rsidR="00C770B9" w:rsidRPr="00FC339E" w:rsidRDefault="0045064B" w:rsidP="00932913">
      <w:pPr>
        <w:pStyle w:val="aff1"/>
        <w:ind w:firstLine="567"/>
        <w:jc w:val="both"/>
        <w:rPr>
          <w:sz w:val="28"/>
          <w:szCs w:val="28"/>
        </w:rPr>
      </w:pPr>
      <w:bookmarkStart w:id="100" w:name="_Toc445801035"/>
      <w:r>
        <w:rPr>
          <w:sz w:val="28"/>
          <w:szCs w:val="28"/>
        </w:rPr>
        <w:t xml:space="preserve">Д.9.3.1 </w:t>
      </w:r>
      <w:r w:rsidR="00C770B9" w:rsidRPr="00FC339E">
        <w:rPr>
          <w:sz w:val="28"/>
          <w:szCs w:val="28"/>
        </w:rPr>
        <w:t xml:space="preserve">Шаблон Ш1 </w:t>
      </w:r>
      <w:r>
        <w:rPr>
          <w:sz w:val="28"/>
          <w:szCs w:val="28"/>
        </w:rPr>
        <w:t>–</w:t>
      </w:r>
      <w:r w:rsidR="00C770B9" w:rsidRPr="00FC339E">
        <w:rPr>
          <w:sz w:val="28"/>
          <w:szCs w:val="28"/>
        </w:rPr>
        <w:t xml:space="preserve"> пиковый пассажиропоток вверх</w:t>
      </w:r>
      <w:bookmarkEnd w:id="100"/>
    </w:p>
    <w:p w14:paraId="796AE121" w14:textId="77777777" w:rsidR="00C770B9" w:rsidRPr="00FC339E" w:rsidRDefault="00C770B9" w:rsidP="00932913">
      <w:pPr>
        <w:pStyle w:val="aff1"/>
        <w:ind w:firstLine="567"/>
        <w:jc w:val="both"/>
        <w:rPr>
          <w:sz w:val="28"/>
          <w:szCs w:val="28"/>
        </w:rPr>
      </w:pPr>
      <w:r w:rsidRPr="00FC339E">
        <w:rPr>
          <w:sz w:val="28"/>
          <w:szCs w:val="28"/>
        </w:rPr>
        <w:t>Шаблон Ш1 представляет пассажиропоток через основной посадочный этаж на обслуживаемые этажи здания.</w:t>
      </w:r>
    </w:p>
    <w:p w14:paraId="144BB710" w14:textId="77777777" w:rsidR="00C770B9" w:rsidRDefault="00C770B9" w:rsidP="00932913">
      <w:pPr>
        <w:pStyle w:val="aff1"/>
        <w:ind w:firstLine="567"/>
        <w:jc w:val="both"/>
        <w:rPr>
          <w:sz w:val="28"/>
          <w:szCs w:val="28"/>
        </w:rPr>
      </w:pPr>
      <w:r w:rsidRPr="00FC339E">
        <w:rPr>
          <w:sz w:val="28"/>
          <w:szCs w:val="28"/>
        </w:rPr>
        <w:t>Шаблон Ш1, как правило, представляет утренний пик вверх в офисном здании</w:t>
      </w:r>
      <w:r w:rsidR="00C319C1" w:rsidRPr="00FC339E">
        <w:rPr>
          <w:sz w:val="28"/>
          <w:szCs w:val="28"/>
        </w:rPr>
        <w:t xml:space="preserve"> </w:t>
      </w:r>
      <w:r w:rsidR="0045064B">
        <w:rPr>
          <w:sz w:val="28"/>
          <w:szCs w:val="28"/>
        </w:rPr>
        <w:t>(</w:t>
      </w:r>
      <w:r w:rsidR="00C319C1" w:rsidRPr="00FC339E">
        <w:rPr>
          <w:sz w:val="28"/>
          <w:szCs w:val="28"/>
        </w:rPr>
        <w:t>см. рис</w:t>
      </w:r>
      <w:r w:rsidR="0045064B">
        <w:rPr>
          <w:sz w:val="28"/>
          <w:szCs w:val="28"/>
        </w:rPr>
        <w:t>унок</w:t>
      </w:r>
      <w:r w:rsidR="00C319C1" w:rsidRPr="00FC339E">
        <w:rPr>
          <w:sz w:val="28"/>
          <w:szCs w:val="28"/>
        </w:rPr>
        <w:t xml:space="preserve"> </w:t>
      </w:r>
      <w:r w:rsidR="000871B4" w:rsidRPr="00FC339E">
        <w:rPr>
          <w:sz w:val="28"/>
          <w:szCs w:val="28"/>
        </w:rPr>
        <w:t>Д</w:t>
      </w:r>
      <w:r w:rsidR="00C319C1" w:rsidRPr="00FC339E">
        <w:rPr>
          <w:sz w:val="28"/>
          <w:szCs w:val="28"/>
        </w:rPr>
        <w:t>.2</w:t>
      </w:r>
      <w:r w:rsidR="0045064B">
        <w:rPr>
          <w:sz w:val="28"/>
          <w:szCs w:val="28"/>
        </w:rPr>
        <w:t>)</w:t>
      </w:r>
      <w:r w:rsidR="00C319C1" w:rsidRPr="00FC339E">
        <w:rPr>
          <w:sz w:val="28"/>
          <w:szCs w:val="28"/>
        </w:rPr>
        <w:t>.</w:t>
      </w:r>
    </w:p>
    <w:p w14:paraId="37BA8EE5" w14:textId="77777777" w:rsidR="0045064B" w:rsidRPr="00FC339E" w:rsidRDefault="0045064B" w:rsidP="00932913">
      <w:pPr>
        <w:pStyle w:val="aff1"/>
        <w:ind w:firstLine="567"/>
        <w:jc w:val="both"/>
        <w:rPr>
          <w:sz w:val="28"/>
          <w:szCs w:val="28"/>
        </w:rPr>
      </w:pPr>
    </w:p>
    <w:p w14:paraId="0B08B5DF" w14:textId="77777777" w:rsidR="00C770B9" w:rsidRPr="002C074D" w:rsidRDefault="005E6F23" w:rsidP="00932913">
      <w:pPr>
        <w:pStyle w:val="af0"/>
        <w:tabs>
          <w:tab w:val="left" w:pos="1276"/>
        </w:tabs>
        <w:spacing w:after="0"/>
        <w:ind w:left="600"/>
        <w:jc w:val="center"/>
      </w:pPr>
      <w:r w:rsidRPr="002C074D">
        <w:rPr>
          <w:noProof/>
          <w:lang w:val="ru-RU" w:eastAsia="ru-RU"/>
        </w:rPr>
        <w:drawing>
          <wp:inline distT="0" distB="0" distL="0" distR="0" wp14:anchorId="36D9F714" wp14:editId="62E893F4">
            <wp:extent cx="4549140" cy="2148840"/>
            <wp:effectExtent l="0" t="0" r="3810" b="3810"/>
            <wp:docPr id="33"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6"/>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549140" cy="2148840"/>
                    </a:xfrm>
                    <a:prstGeom prst="rect">
                      <a:avLst/>
                    </a:prstGeom>
                    <a:noFill/>
                    <a:ln>
                      <a:noFill/>
                    </a:ln>
                  </pic:spPr>
                </pic:pic>
              </a:graphicData>
            </a:graphic>
          </wp:inline>
        </w:drawing>
      </w:r>
    </w:p>
    <w:p w14:paraId="6835D4D8" w14:textId="77777777" w:rsidR="0045064B" w:rsidRDefault="0045064B" w:rsidP="00932913">
      <w:pPr>
        <w:pStyle w:val="af0"/>
        <w:tabs>
          <w:tab w:val="left" w:pos="1276"/>
        </w:tabs>
        <w:spacing w:after="0"/>
        <w:ind w:left="600"/>
        <w:jc w:val="center"/>
      </w:pPr>
    </w:p>
    <w:p w14:paraId="74336272" w14:textId="77777777" w:rsidR="00C770B9" w:rsidRPr="00FC6978" w:rsidRDefault="00C319C1" w:rsidP="00932913">
      <w:pPr>
        <w:pStyle w:val="af0"/>
        <w:tabs>
          <w:tab w:val="left" w:pos="1276"/>
        </w:tabs>
        <w:spacing w:after="0"/>
        <w:ind w:left="600"/>
        <w:jc w:val="center"/>
        <w:rPr>
          <w:b/>
        </w:rPr>
      </w:pPr>
      <w:r w:rsidRPr="00FC6978">
        <w:rPr>
          <w:b/>
          <w:i/>
        </w:rPr>
        <w:t xml:space="preserve">Рисунок </w:t>
      </w:r>
      <w:r w:rsidR="000871B4" w:rsidRPr="00FC6978">
        <w:rPr>
          <w:b/>
          <w:i/>
        </w:rPr>
        <w:t>Д</w:t>
      </w:r>
      <w:r w:rsidRPr="00FC6978">
        <w:rPr>
          <w:b/>
          <w:i/>
        </w:rPr>
        <w:t>.2</w:t>
      </w:r>
      <w:r w:rsidR="00152258" w:rsidRPr="00FC6978">
        <w:rPr>
          <w:b/>
          <w:i/>
        </w:rPr>
        <w:t xml:space="preserve"> </w:t>
      </w:r>
      <w:r w:rsidR="0045064B" w:rsidRPr="00FC6978">
        <w:rPr>
          <w:b/>
          <w:lang w:val="ru-RU"/>
        </w:rPr>
        <w:t xml:space="preserve">– </w:t>
      </w:r>
      <w:r w:rsidR="00152258" w:rsidRPr="00FC6978">
        <w:rPr>
          <w:b/>
        </w:rPr>
        <w:t>Шаблон Ш1</w:t>
      </w:r>
    </w:p>
    <w:p w14:paraId="7254928B" w14:textId="77777777" w:rsidR="00C319C1" w:rsidRPr="0045064B" w:rsidRDefault="00C319C1" w:rsidP="00932913">
      <w:pPr>
        <w:pStyle w:val="aff1"/>
        <w:ind w:firstLine="567"/>
        <w:jc w:val="both"/>
        <w:rPr>
          <w:sz w:val="28"/>
          <w:szCs w:val="28"/>
        </w:rPr>
      </w:pPr>
    </w:p>
    <w:p w14:paraId="3186C453" w14:textId="77777777" w:rsidR="00C770B9" w:rsidRPr="0045064B" w:rsidRDefault="0045064B" w:rsidP="00932913">
      <w:pPr>
        <w:pStyle w:val="aff1"/>
        <w:ind w:firstLine="567"/>
        <w:jc w:val="both"/>
        <w:rPr>
          <w:sz w:val="28"/>
          <w:szCs w:val="28"/>
        </w:rPr>
      </w:pPr>
      <w:bookmarkStart w:id="101" w:name="_Toc445801036"/>
      <w:r>
        <w:rPr>
          <w:sz w:val="28"/>
          <w:szCs w:val="28"/>
        </w:rPr>
        <w:t xml:space="preserve">Д.9.3.2 </w:t>
      </w:r>
      <w:r w:rsidR="00C770B9" w:rsidRPr="0045064B">
        <w:rPr>
          <w:sz w:val="28"/>
          <w:szCs w:val="28"/>
        </w:rPr>
        <w:t xml:space="preserve">Шаблон Ш2 </w:t>
      </w:r>
      <w:r>
        <w:rPr>
          <w:sz w:val="28"/>
          <w:szCs w:val="28"/>
        </w:rPr>
        <w:t>–</w:t>
      </w:r>
      <w:r w:rsidR="00C770B9" w:rsidRPr="0045064B">
        <w:rPr>
          <w:sz w:val="28"/>
          <w:szCs w:val="28"/>
        </w:rPr>
        <w:t xml:space="preserve"> пиковый пассажиропоток вниз</w:t>
      </w:r>
      <w:bookmarkEnd w:id="101"/>
    </w:p>
    <w:p w14:paraId="1A26784D" w14:textId="77777777" w:rsidR="00C770B9" w:rsidRPr="0045064B" w:rsidRDefault="00C770B9" w:rsidP="00932913">
      <w:pPr>
        <w:pStyle w:val="aff1"/>
        <w:ind w:firstLine="567"/>
        <w:jc w:val="both"/>
        <w:rPr>
          <w:sz w:val="28"/>
          <w:szCs w:val="28"/>
        </w:rPr>
      </w:pPr>
      <w:r w:rsidRPr="0045064B">
        <w:rPr>
          <w:sz w:val="28"/>
          <w:szCs w:val="28"/>
        </w:rPr>
        <w:t>Шаблон Ш2 представляет пассажиропоток от обслуживаемых этажей на основной посадочный этаж.</w:t>
      </w:r>
    </w:p>
    <w:p w14:paraId="50E1D4C6" w14:textId="77777777" w:rsidR="00C770B9" w:rsidRPr="0045064B" w:rsidRDefault="00C770B9" w:rsidP="00932913">
      <w:pPr>
        <w:pStyle w:val="aff1"/>
        <w:ind w:firstLine="567"/>
        <w:jc w:val="both"/>
        <w:rPr>
          <w:sz w:val="28"/>
          <w:szCs w:val="28"/>
        </w:rPr>
      </w:pPr>
      <w:r w:rsidRPr="0045064B">
        <w:rPr>
          <w:sz w:val="28"/>
          <w:szCs w:val="28"/>
        </w:rPr>
        <w:lastRenderedPageBreak/>
        <w:t>Шаблон Ш2</w:t>
      </w:r>
      <w:r w:rsidR="0045064B">
        <w:rPr>
          <w:sz w:val="28"/>
          <w:szCs w:val="28"/>
        </w:rPr>
        <w:t>,</w:t>
      </w:r>
      <w:r w:rsidRPr="0045064B">
        <w:rPr>
          <w:sz w:val="28"/>
          <w:szCs w:val="28"/>
        </w:rPr>
        <w:t xml:space="preserve"> как правило</w:t>
      </w:r>
      <w:r w:rsidR="0045064B">
        <w:rPr>
          <w:sz w:val="28"/>
          <w:szCs w:val="28"/>
        </w:rPr>
        <w:t>,</w:t>
      </w:r>
      <w:r w:rsidRPr="0045064B">
        <w:rPr>
          <w:sz w:val="28"/>
          <w:szCs w:val="28"/>
        </w:rPr>
        <w:t xml:space="preserve"> представляет пассажиропоток от обслуживаемых этажей на основной посадочный этаж при пике вниз в офисном здании</w:t>
      </w:r>
      <w:r w:rsidR="00152258" w:rsidRPr="0045064B">
        <w:rPr>
          <w:sz w:val="28"/>
          <w:szCs w:val="28"/>
        </w:rPr>
        <w:t xml:space="preserve"> </w:t>
      </w:r>
      <w:r w:rsidR="0045064B">
        <w:rPr>
          <w:sz w:val="28"/>
          <w:szCs w:val="28"/>
        </w:rPr>
        <w:t>(</w:t>
      </w:r>
      <w:r w:rsidR="00152258" w:rsidRPr="0045064B">
        <w:rPr>
          <w:sz w:val="28"/>
          <w:szCs w:val="28"/>
        </w:rPr>
        <w:t>см. рис</w:t>
      </w:r>
      <w:r w:rsidR="0045064B">
        <w:rPr>
          <w:sz w:val="28"/>
          <w:szCs w:val="28"/>
        </w:rPr>
        <w:t>унок</w:t>
      </w:r>
      <w:r w:rsidR="00152258" w:rsidRPr="0045064B">
        <w:rPr>
          <w:sz w:val="28"/>
          <w:szCs w:val="28"/>
        </w:rPr>
        <w:t xml:space="preserve"> </w:t>
      </w:r>
      <w:r w:rsidR="000871B4" w:rsidRPr="0045064B">
        <w:rPr>
          <w:sz w:val="28"/>
          <w:szCs w:val="28"/>
        </w:rPr>
        <w:t>Д</w:t>
      </w:r>
      <w:r w:rsidR="00152258" w:rsidRPr="0045064B">
        <w:rPr>
          <w:sz w:val="28"/>
          <w:szCs w:val="28"/>
        </w:rPr>
        <w:t>.3</w:t>
      </w:r>
      <w:r w:rsidR="0045064B">
        <w:rPr>
          <w:sz w:val="28"/>
          <w:szCs w:val="28"/>
        </w:rPr>
        <w:t>)</w:t>
      </w:r>
      <w:r w:rsidR="00152258" w:rsidRPr="0045064B">
        <w:rPr>
          <w:sz w:val="28"/>
          <w:szCs w:val="28"/>
        </w:rPr>
        <w:t>.</w:t>
      </w:r>
    </w:p>
    <w:p w14:paraId="02AC8F9E" w14:textId="77777777" w:rsidR="00C319C1" w:rsidRPr="0045064B" w:rsidRDefault="00C319C1" w:rsidP="00932913">
      <w:pPr>
        <w:pStyle w:val="aff1"/>
        <w:ind w:firstLine="567"/>
        <w:jc w:val="both"/>
        <w:rPr>
          <w:sz w:val="28"/>
          <w:szCs w:val="28"/>
        </w:rPr>
      </w:pPr>
    </w:p>
    <w:p w14:paraId="310E5227" w14:textId="4B814BDC" w:rsidR="00C770B9" w:rsidRDefault="005E6F23" w:rsidP="00932913">
      <w:pPr>
        <w:pStyle w:val="af0"/>
        <w:tabs>
          <w:tab w:val="left" w:pos="1276"/>
        </w:tabs>
        <w:spacing w:after="0"/>
        <w:ind w:left="600"/>
        <w:jc w:val="both"/>
      </w:pPr>
      <w:r w:rsidRPr="002C074D">
        <w:rPr>
          <w:noProof/>
          <w:lang w:val="ru-RU" w:eastAsia="ru-RU"/>
        </w:rPr>
        <w:drawing>
          <wp:inline distT="0" distB="0" distL="0" distR="0" wp14:anchorId="0F80E1BE" wp14:editId="5E60F14A">
            <wp:extent cx="5036820" cy="2308860"/>
            <wp:effectExtent l="0" t="0" r="0" b="0"/>
            <wp:docPr id="34"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7"/>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036820" cy="2308860"/>
                    </a:xfrm>
                    <a:prstGeom prst="rect">
                      <a:avLst/>
                    </a:prstGeom>
                    <a:noFill/>
                    <a:ln>
                      <a:noFill/>
                    </a:ln>
                  </pic:spPr>
                </pic:pic>
              </a:graphicData>
            </a:graphic>
          </wp:inline>
        </w:drawing>
      </w:r>
    </w:p>
    <w:p w14:paraId="3A480154" w14:textId="77777777" w:rsidR="00BF3CFB" w:rsidRPr="002C074D" w:rsidRDefault="00BF3CFB" w:rsidP="00932913">
      <w:pPr>
        <w:pStyle w:val="af0"/>
        <w:tabs>
          <w:tab w:val="left" w:pos="1276"/>
        </w:tabs>
        <w:spacing w:after="0"/>
        <w:ind w:left="600"/>
        <w:jc w:val="both"/>
      </w:pPr>
    </w:p>
    <w:p w14:paraId="0D726D07" w14:textId="77777777" w:rsidR="00152258" w:rsidRPr="00FC6978" w:rsidRDefault="00152258" w:rsidP="00932913">
      <w:pPr>
        <w:pStyle w:val="af0"/>
        <w:tabs>
          <w:tab w:val="left" w:pos="1276"/>
        </w:tabs>
        <w:spacing w:after="0"/>
        <w:ind w:left="600"/>
        <w:jc w:val="center"/>
        <w:rPr>
          <w:b/>
        </w:rPr>
      </w:pPr>
      <w:r w:rsidRPr="00FC6978">
        <w:rPr>
          <w:b/>
          <w:i/>
        </w:rPr>
        <w:t xml:space="preserve">Рисунок </w:t>
      </w:r>
      <w:r w:rsidR="000871B4" w:rsidRPr="00FC6978">
        <w:rPr>
          <w:b/>
          <w:i/>
        </w:rPr>
        <w:t>Д</w:t>
      </w:r>
      <w:r w:rsidRPr="00FC6978">
        <w:rPr>
          <w:b/>
          <w:i/>
        </w:rPr>
        <w:t>.3</w:t>
      </w:r>
      <w:r w:rsidRPr="00FC6978">
        <w:rPr>
          <w:b/>
        </w:rPr>
        <w:t xml:space="preserve"> </w:t>
      </w:r>
      <w:r w:rsidR="0045064B" w:rsidRPr="00FC6978">
        <w:rPr>
          <w:b/>
          <w:lang w:val="ru-RU"/>
        </w:rPr>
        <w:t xml:space="preserve">– </w:t>
      </w:r>
      <w:r w:rsidRPr="00FC6978">
        <w:rPr>
          <w:b/>
        </w:rPr>
        <w:t>Шаблон Ш2</w:t>
      </w:r>
    </w:p>
    <w:p w14:paraId="609D7780" w14:textId="77777777" w:rsidR="00BF3CFB" w:rsidRDefault="00BF3CFB" w:rsidP="00932913">
      <w:pPr>
        <w:pStyle w:val="aff1"/>
        <w:ind w:firstLine="567"/>
        <w:jc w:val="both"/>
        <w:rPr>
          <w:sz w:val="28"/>
          <w:szCs w:val="28"/>
        </w:rPr>
      </w:pPr>
      <w:bookmarkStart w:id="102" w:name="_Toc445801037"/>
    </w:p>
    <w:p w14:paraId="79CD5B43" w14:textId="7767B526" w:rsidR="00C770B9" w:rsidRPr="0045064B" w:rsidRDefault="0045064B" w:rsidP="00932913">
      <w:pPr>
        <w:pStyle w:val="aff1"/>
        <w:ind w:firstLine="567"/>
        <w:jc w:val="both"/>
        <w:rPr>
          <w:sz w:val="28"/>
          <w:szCs w:val="28"/>
        </w:rPr>
      </w:pPr>
      <w:r>
        <w:rPr>
          <w:sz w:val="28"/>
          <w:szCs w:val="28"/>
        </w:rPr>
        <w:t xml:space="preserve">Д.9.3.3 </w:t>
      </w:r>
      <w:r w:rsidR="00C770B9" w:rsidRPr="0045064B">
        <w:rPr>
          <w:sz w:val="28"/>
          <w:szCs w:val="28"/>
        </w:rPr>
        <w:t xml:space="preserve">Шаблон Ш3 </w:t>
      </w:r>
      <w:r>
        <w:rPr>
          <w:sz w:val="28"/>
          <w:szCs w:val="28"/>
        </w:rPr>
        <w:t>–</w:t>
      </w:r>
      <w:r w:rsidR="00C770B9" w:rsidRPr="0045064B">
        <w:rPr>
          <w:sz w:val="28"/>
          <w:szCs w:val="28"/>
        </w:rPr>
        <w:t xml:space="preserve"> пассажиропоток между этажами</w:t>
      </w:r>
      <w:bookmarkEnd w:id="102"/>
    </w:p>
    <w:p w14:paraId="5633229C" w14:textId="77777777" w:rsidR="00C770B9" w:rsidRPr="0045064B" w:rsidRDefault="00C770B9" w:rsidP="00932913">
      <w:pPr>
        <w:pStyle w:val="aff1"/>
        <w:ind w:firstLine="567"/>
        <w:jc w:val="both"/>
        <w:rPr>
          <w:sz w:val="28"/>
          <w:szCs w:val="28"/>
        </w:rPr>
      </w:pPr>
      <w:r w:rsidRPr="0045064B">
        <w:rPr>
          <w:sz w:val="28"/>
          <w:szCs w:val="28"/>
        </w:rPr>
        <w:t>Шаблон Ш3 представляет пассажиропоток между обслуживаемыми этажами в обоих направлениях</w:t>
      </w:r>
      <w:r w:rsidR="00152258" w:rsidRPr="0045064B">
        <w:rPr>
          <w:sz w:val="28"/>
          <w:szCs w:val="28"/>
        </w:rPr>
        <w:t xml:space="preserve"> </w:t>
      </w:r>
      <w:r w:rsidR="0045064B">
        <w:rPr>
          <w:sz w:val="28"/>
          <w:szCs w:val="28"/>
        </w:rPr>
        <w:t>(</w:t>
      </w:r>
      <w:r w:rsidR="00152258" w:rsidRPr="0045064B">
        <w:rPr>
          <w:sz w:val="28"/>
          <w:szCs w:val="28"/>
        </w:rPr>
        <w:t>см. рис</w:t>
      </w:r>
      <w:r w:rsidR="0045064B">
        <w:rPr>
          <w:sz w:val="28"/>
          <w:szCs w:val="28"/>
        </w:rPr>
        <w:t>унок</w:t>
      </w:r>
      <w:r w:rsidR="00152258" w:rsidRPr="0045064B">
        <w:rPr>
          <w:sz w:val="28"/>
          <w:szCs w:val="28"/>
        </w:rPr>
        <w:t xml:space="preserve"> </w:t>
      </w:r>
      <w:r w:rsidR="000871B4" w:rsidRPr="0045064B">
        <w:rPr>
          <w:sz w:val="28"/>
          <w:szCs w:val="28"/>
        </w:rPr>
        <w:t>Д</w:t>
      </w:r>
      <w:r w:rsidR="00152258" w:rsidRPr="0045064B">
        <w:rPr>
          <w:sz w:val="28"/>
          <w:szCs w:val="28"/>
        </w:rPr>
        <w:t>.4</w:t>
      </w:r>
      <w:r w:rsidR="0045064B">
        <w:rPr>
          <w:sz w:val="28"/>
          <w:szCs w:val="28"/>
        </w:rPr>
        <w:t>)</w:t>
      </w:r>
      <w:r w:rsidR="00152258" w:rsidRPr="0045064B">
        <w:rPr>
          <w:sz w:val="28"/>
          <w:szCs w:val="28"/>
        </w:rPr>
        <w:t>.</w:t>
      </w:r>
    </w:p>
    <w:p w14:paraId="02C38B86" w14:textId="77777777" w:rsidR="00C770B9" w:rsidRDefault="00C770B9" w:rsidP="00932913">
      <w:pPr>
        <w:pStyle w:val="aff1"/>
        <w:ind w:firstLine="567"/>
        <w:jc w:val="both"/>
        <w:rPr>
          <w:sz w:val="28"/>
          <w:szCs w:val="28"/>
        </w:rPr>
      </w:pPr>
      <w:r w:rsidRPr="0045064B">
        <w:rPr>
          <w:sz w:val="28"/>
          <w:szCs w:val="28"/>
        </w:rPr>
        <w:t>Шаблон Ш3</w:t>
      </w:r>
      <w:r w:rsidR="0045064B">
        <w:rPr>
          <w:sz w:val="28"/>
          <w:szCs w:val="28"/>
        </w:rPr>
        <w:t>,</w:t>
      </w:r>
      <w:r w:rsidRPr="0045064B">
        <w:rPr>
          <w:sz w:val="28"/>
          <w:szCs w:val="28"/>
        </w:rPr>
        <w:t xml:space="preserve"> как правило</w:t>
      </w:r>
      <w:r w:rsidR="0045064B">
        <w:rPr>
          <w:sz w:val="28"/>
          <w:szCs w:val="28"/>
        </w:rPr>
        <w:t>,</w:t>
      </w:r>
      <w:r w:rsidRPr="0045064B">
        <w:rPr>
          <w:sz w:val="28"/>
          <w:szCs w:val="28"/>
        </w:rPr>
        <w:t xml:space="preserve"> используется совместно с шаблоном Ш4</w:t>
      </w:r>
      <w:r w:rsidR="0045064B">
        <w:rPr>
          <w:sz w:val="28"/>
          <w:szCs w:val="28"/>
        </w:rPr>
        <w:t>.</w:t>
      </w:r>
    </w:p>
    <w:p w14:paraId="22CC46C8" w14:textId="77777777" w:rsidR="0045064B" w:rsidRPr="0045064B" w:rsidRDefault="0045064B" w:rsidP="00932913">
      <w:pPr>
        <w:pStyle w:val="aff1"/>
        <w:ind w:firstLine="567"/>
        <w:jc w:val="both"/>
        <w:rPr>
          <w:sz w:val="28"/>
          <w:szCs w:val="28"/>
        </w:rPr>
      </w:pPr>
    </w:p>
    <w:p w14:paraId="11C43BDB" w14:textId="13FE5DB7" w:rsidR="00C770B9" w:rsidRDefault="005E6F23" w:rsidP="00932913">
      <w:pPr>
        <w:pStyle w:val="af0"/>
        <w:tabs>
          <w:tab w:val="left" w:pos="1276"/>
        </w:tabs>
        <w:spacing w:after="0"/>
        <w:ind w:left="567" w:firstLine="33"/>
        <w:jc w:val="center"/>
      </w:pPr>
      <w:r w:rsidRPr="002C074D">
        <w:rPr>
          <w:noProof/>
          <w:lang w:val="ru-RU" w:eastAsia="ru-RU"/>
        </w:rPr>
        <w:drawing>
          <wp:inline distT="0" distB="0" distL="0" distR="0" wp14:anchorId="481597B9" wp14:editId="7F6A6700">
            <wp:extent cx="4381500" cy="2316480"/>
            <wp:effectExtent l="0" t="0" r="0" b="7620"/>
            <wp:docPr id="35"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8"/>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381500" cy="2316480"/>
                    </a:xfrm>
                    <a:prstGeom prst="rect">
                      <a:avLst/>
                    </a:prstGeom>
                    <a:noFill/>
                    <a:ln>
                      <a:noFill/>
                    </a:ln>
                  </pic:spPr>
                </pic:pic>
              </a:graphicData>
            </a:graphic>
          </wp:inline>
        </w:drawing>
      </w:r>
    </w:p>
    <w:p w14:paraId="205E04C2" w14:textId="77777777" w:rsidR="00BF3CFB" w:rsidRPr="002C074D" w:rsidRDefault="00BF3CFB" w:rsidP="00932913">
      <w:pPr>
        <w:pStyle w:val="af0"/>
        <w:tabs>
          <w:tab w:val="left" w:pos="1276"/>
        </w:tabs>
        <w:spacing w:after="0"/>
        <w:ind w:left="567" w:firstLine="33"/>
        <w:jc w:val="center"/>
      </w:pPr>
    </w:p>
    <w:p w14:paraId="3038F8D5" w14:textId="77777777" w:rsidR="00152258" w:rsidRPr="00FC6978" w:rsidRDefault="00152258" w:rsidP="00932913">
      <w:pPr>
        <w:pStyle w:val="af0"/>
        <w:tabs>
          <w:tab w:val="left" w:pos="1276"/>
        </w:tabs>
        <w:spacing w:after="0"/>
        <w:ind w:left="600"/>
        <w:jc w:val="center"/>
        <w:rPr>
          <w:b/>
        </w:rPr>
      </w:pPr>
      <w:r w:rsidRPr="00FC6978">
        <w:rPr>
          <w:b/>
          <w:i/>
        </w:rPr>
        <w:t xml:space="preserve">Рисунок </w:t>
      </w:r>
      <w:r w:rsidR="000871B4" w:rsidRPr="00FC6978">
        <w:rPr>
          <w:b/>
          <w:i/>
        </w:rPr>
        <w:t>Д</w:t>
      </w:r>
      <w:r w:rsidRPr="00FC6978">
        <w:rPr>
          <w:b/>
          <w:i/>
        </w:rPr>
        <w:t>.4</w:t>
      </w:r>
      <w:r w:rsidR="0045064B" w:rsidRPr="00FC6978">
        <w:rPr>
          <w:b/>
          <w:lang w:val="ru-RU"/>
        </w:rPr>
        <w:t xml:space="preserve"> –</w:t>
      </w:r>
      <w:r w:rsidRPr="00FC6978">
        <w:rPr>
          <w:b/>
        </w:rPr>
        <w:t xml:space="preserve"> Шаблон Ш3</w:t>
      </w:r>
    </w:p>
    <w:p w14:paraId="14AEC6AB" w14:textId="77777777" w:rsidR="00C770B9" w:rsidRPr="0045064B" w:rsidRDefault="00C770B9" w:rsidP="00932913">
      <w:pPr>
        <w:pStyle w:val="aff1"/>
        <w:ind w:firstLine="567"/>
        <w:jc w:val="both"/>
        <w:rPr>
          <w:sz w:val="28"/>
          <w:szCs w:val="28"/>
        </w:rPr>
      </w:pPr>
    </w:p>
    <w:p w14:paraId="100845F2" w14:textId="77777777" w:rsidR="00C770B9" w:rsidRPr="0045064B" w:rsidRDefault="0045064B" w:rsidP="00932913">
      <w:pPr>
        <w:pStyle w:val="aff1"/>
        <w:ind w:firstLine="567"/>
        <w:jc w:val="both"/>
        <w:rPr>
          <w:sz w:val="28"/>
          <w:szCs w:val="28"/>
        </w:rPr>
      </w:pPr>
      <w:bookmarkStart w:id="103" w:name="_Toc445801038"/>
      <w:r>
        <w:rPr>
          <w:sz w:val="28"/>
          <w:szCs w:val="28"/>
        </w:rPr>
        <w:t xml:space="preserve">Д.9.3.4 </w:t>
      </w:r>
      <w:r w:rsidR="00C770B9" w:rsidRPr="0045064B">
        <w:rPr>
          <w:sz w:val="28"/>
          <w:szCs w:val="28"/>
        </w:rPr>
        <w:t xml:space="preserve">Шаблон Ш4 </w:t>
      </w:r>
      <w:r>
        <w:rPr>
          <w:sz w:val="28"/>
          <w:szCs w:val="28"/>
        </w:rPr>
        <w:t>–</w:t>
      </w:r>
      <w:r w:rsidR="00C770B9" w:rsidRPr="0045064B">
        <w:rPr>
          <w:sz w:val="28"/>
          <w:szCs w:val="28"/>
        </w:rPr>
        <w:t xml:space="preserve"> пассажиропоток через основной посадочный этаж</w:t>
      </w:r>
      <w:bookmarkEnd w:id="103"/>
    </w:p>
    <w:p w14:paraId="287014C1" w14:textId="77777777" w:rsidR="00C770B9" w:rsidRPr="0045064B" w:rsidRDefault="00C770B9" w:rsidP="00932913">
      <w:pPr>
        <w:pStyle w:val="aff1"/>
        <w:ind w:firstLine="567"/>
        <w:jc w:val="both"/>
        <w:rPr>
          <w:sz w:val="28"/>
          <w:szCs w:val="28"/>
        </w:rPr>
      </w:pPr>
      <w:r w:rsidRPr="0045064B">
        <w:rPr>
          <w:sz w:val="28"/>
          <w:szCs w:val="28"/>
        </w:rPr>
        <w:t>Шаблон Ш4 представляет двусторонний пассажиропоток через основной посадочный этаж</w:t>
      </w:r>
      <w:r w:rsidR="00152258" w:rsidRPr="0045064B">
        <w:rPr>
          <w:sz w:val="28"/>
          <w:szCs w:val="28"/>
        </w:rPr>
        <w:t xml:space="preserve"> </w:t>
      </w:r>
      <w:r w:rsidR="0045064B">
        <w:rPr>
          <w:sz w:val="28"/>
          <w:szCs w:val="28"/>
        </w:rPr>
        <w:t>(</w:t>
      </w:r>
      <w:r w:rsidR="00152258" w:rsidRPr="0045064B">
        <w:rPr>
          <w:sz w:val="28"/>
          <w:szCs w:val="28"/>
        </w:rPr>
        <w:t>см. рис</w:t>
      </w:r>
      <w:r w:rsidR="0045064B">
        <w:rPr>
          <w:sz w:val="28"/>
          <w:szCs w:val="28"/>
        </w:rPr>
        <w:t>унок</w:t>
      </w:r>
      <w:r w:rsidR="00152258" w:rsidRPr="0045064B">
        <w:rPr>
          <w:sz w:val="28"/>
          <w:szCs w:val="28"/>
        </w:rPr>
        <w:t xml:space="preserve"> </w:t>
      </w:r>
      <w:r w:rsidR="000871B4" w:rsidRPr="0045064B">
        <w:rPr>
          <w:sz w:val="28"/>
          <w:szCs w:val="28"/>
        </w:rPr>
        <w:t>Д</w:t>
      </w:r>
      <w:r w:rsidR="00152258" w:rsidRPr="0045064B">
        <w:rPr>
          <w:sz w:val="28"/>
          <w:szCs w:val="28"/>
        </w:rPr>
        <w:t>.5</w:t>
      </w:r>
      <w:r w:rsidR="0045064B">
        <w:rPr>
          <w:sz w:val="28"/>
          <w:szCs w:val="28"/>
        </w:rPr>
        <w:t>)</w:t>
      </w:r>
      <w:r w:rsidR="00152258" w:rsidRPr="0045064B">
        <w:rPr>
          <w:sz w:val="28"/>
          <w:szCs w:val="28"/>
        </w:rPr>
        <w:t>.</w:t>
      </w:r>
    </w:p>
    <w:p w14:paraId="6ED900A9" w14:textId="77777777" w:rsidR="00C770B9" w:rsidRPr="0045064B" w:rsidRDefault="00C770B9" w:rsidP="00932913">
      <w:pPr>
        <w:pStyle w:val="aff1"/>
        <w:ind w:firstLine="567"/>
        <w:jc w:val="both"/>
        <w:rPr>
          <w:sz w:val="28"/>
          <w:szCs w:val="28"/>
        </w:rPr>
      </w:pPr>
      <w:r w:rsidRPr="0045064B">
        <w:rPr>
          <w:sz w:val="28"/>
          <w:szCs w:val="28"/>
        </w:rPr>
        <w:t>Шаблон Ш4</w:t>
      </w:r>
      <w:r w:rsidR="0045064B">
        <w:rPr>
          <w:sz w:val="28"/>
          <w:szCs w:val="28"/>
        </w:rPr>
        <w:t>,</w:t>
      </w:r>
      <w:r w:rsidRPr="0045064B">
        <w:rPr>
          <w:sz w:val="28"/>
          <w:szCs w:val="28"/>
        </w:rPr>
        <w:t xml:space="preserve"> как правило</w:t>
      </w:r>
      <w:r w:rsidR="0045064B">
        <w:rPr>
          <w:sz w:val="28"/>
          <w:szCs w:val="28"/>
        </w:rPr>
        <w:t>,</w:t>
      </w:r>
      <w:r w:rsidRPr="0045064B">
        <w:rPr>
          <w:sz w:val="28"/>
          <w:szCs w:val="28"/>
        </w:rPr>
        <w:t xml:space="preserve"> используется совместно с шаблоном Ш3</w:t>
      </w:r>
      <w:r w:rsidR="00152258" w:rsidRPr="0045064B">
        <w:rPr>
          <w:sz w:val="28"/>
          <w:szCs w:val="28"/>
        </w:rPr>
        <w:t>.</w:t>
      </w:r>
    </w:p>
    <w:p w14:paraId="15FB375A" w14:textId="77777777" w:rsidR="00152258" w:rsidRPr="0045064B" w:rsidRDefault="00152258" w:rsidP="00932913">
      <w:pPr>
        <w:pStyle w:val="aff1"/>
        <w:ind w:firstLine="567"/>
        <w:jc w:val="both"/>
        <w:rPr>
          <w:sz w:val="28"/>
          <w:szCs w:val="28"/>
        </w:rPr>
      </w:pPr>
    </w:p>
    <w:p w14:paraId="61873728" w14:textId="1B896B9D" w:rsidR="00C770B9" w:rsidRDefault="005E6F23" w:rsidP="00932913">
      <w:pPr>
        <w:pStyle w:val="af0"/>
        <w:tabs>
          <w:tab w:val="left" w:pos="1276"/>
        </w:tabs>
        <w:spacing w:after="0"/>
        <w:jc w:val="center"/>
      </w:pPr>
      <w:r w:rsidRPr="002C074D">
        <w:rPr>
          <w:noProof/>
          <w:lang w:val="ru-RU" w:eastAsia="ru-RU"/>
        </w:rPr>
        <w:lastRenderedPageBreak/>
        <w:drawing>
          <wp:inline distT="0" distB="0" distL="0" distR="0" wp14:anchorId="2FFE6030" wp14:editId="7F0BE62D">
            <wp:extent cx="4846320" cy="2236662"/>
            <wp:effectExtent l="0" t="0" r="0" b="0"/>
            <wp:docPr id="36"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9"/>
                    <pic:cNvPicPr>
                      <a:picLocks noChangeAspect="1" noChangeArrowheads="1"/>
                    </pic:cNvPicPr>
                  </pic:nvPicPr>
                  <pic:blipFill rotWithShape="1">
                    <a:blip r:embed="rId31">
                      <a:extLst>
                        <a:ext uri="{28A0092B-C50C-407E-A947-70E740481C1C}">
                          <a14:useLocalDpi xmlns:a14="http://schemas.microsoft.com/office/drawing/2010/main" val="0"/>
                        </a:ext>
                      </a:extLst>
                    </a:blip>
                    <a:srcRect b="7985"/>
                    <a:stretch/>
                  </pic:blipFill>
                  <pic:spPr bwMode="auto">
                    <a:xfrm>
                      <a:off x="0" y="0"/>
                      <a:ext cx="4846320" cy="2236662"/>
                    </a:xfrm>
                    <a:prstGeom prst="rect">
                      <a:avLst/>
                    </a:prstGeom>
                    <a:noFill/>
                    <a:ln>
                      <a:noFill/>
                    </a:ln>
                    <a:extLst>
                      <a:ext uri="{53640926-AAD7-44D8-BBD7-CCE9431645EC}">
                        <a14:shadowObscured xmlns:a14="http://schemas.microsoft.com/office/drawing/2010/main"/>
                      </a:ext>
                    </a:extLst>
                  </pic:spPr>
                </pic:pic>
              </a:graphicData>
            </a:graphic>
          </wp:inline>
        </w:drawing>
      </w:r>
    </w:p>
    <w:p w14:paraId="01F22FB2" w14:textId="77777777" w:rsidR="00BF3CFB" w:rsidRPr="002C074D" w:rsidRDefault="00BF3CFB" w:rsidP="00932913">
      <w:pPr>
        <w:pStyle w:val="af0"/>
        <w:tabs>
          <w:tab w:val="left" w:pos="1276"/>
        </w:tabs>
        <w:spacing w:after="0"/>
        <w:jc w:val="center"/>
      </w:pPr>
    </w:p>
    <w:p w14:paraId="1B5BF3F7" w14:textId="77777777" w:rsidR="00152258" w:rsidRPr="00FC6978" w:rsidRDefault="00152258" w:rsidP="00932913">
      <w:pPr>
        <w:pStyle w:val="af0"/>
        <w:tabs>
          <w:tab w:val="left" w:pos="1276"/>
        </w:tabs>
        <w:spacing w:after="0"/>
        <w:ind w:left="600"/>
        <w:jc w:val="center"/>
        <w:rPr>
          <w:b/>
        </w:rPr>
      </w:pPr>
      <w:r w:rsidRPr="00FC6978">
        <w:rPr>
          <w:b/>
          <w:i/>
        </w:rPr>
        <w:t xml:space="preserve">Рисунок </w:t>
      </w:r>
      <w:r w:rsidR="000871B4" w:rsidRPr="00FC6978">
        <w:rPr>
          <w:b/>
          <w:i/>
        </w:rPr>
        <w:t>Д</w:t>
      </w:r>
      <w:r w:rsidRPr="00FC6978">
        <w:rPr>
          <w:b/>
          <w:i/>
        </w:rPr>
        <w:t>.5</w:t>
      </w:r>
      <w:r w:rsidRPr="00FC6978">
        <w:rPr>
          <w:b/>
        </w:rPr>
        <w:t xml:space="preserve"> </w:t>
      </w:r>
      <w:r w:rsidR="0045064B" w:rsidRPr="00FC6978">
        <w:rPr>
          <w:b/>
          <w:lang w:val="ru-RU"/>
        </w:rPr>
        <w:t xml:space="preserve">– </w:t>
      </w:r>
      <w:r w:rsidRPr="00FC6978">
        <w:rPr>
          <w:b/>
        </w:rPr>
        <w:t>Шаблон Ш4</w:t>
      </w:r>
    </w:p>
    <w:p w14:paraId="31AB1CEE" w14:textId="77777777" w:rsidR="00C770B9" w:rsidRPr="002C074D" w:rsidRDefault="00C770B9" w:rsidP="00932913"/>
    <w:p w14:paraId="0C8193E8" w14:textId="77777777" w:rsidR="00351FFC" w:rsidRDefault="00351FFC" w:rsidP="00932913">
      <w:pPr>
        <w:pStyle w:val="aff1"/>
        <w:jc w:val="center"/>
        <w:rPr>
          <w:b/>
          <w:sz w:val="28"/>
          <w:szCs w:val="28"/>
        </w:rPr>
      </w:pPr>
      <w:bookmarkStart w:id="104" w:name="_Toc460856964"/>
    </w:p>
    <w:p w14:paraId="6213DCA8" w14:textId="03F2202D" w:rsidR="00BF3CFB" w:rsidRDefault="00BF3CFB" w:rsidP="00932913">
      <w:pPr>
        <w:pStyle w:val="aff1"/>
        <w:jc w:val="center"/>
        <w:rPr>
          <w:b/>
          <w:sz w:val="28"/>
          <w:szCs w:val="28"/>
        </w:rPr>
      </w:pPr>
      <w:r>
        <w:rPr>
          <w:b/>
          <w:sz w:val="28"/>
          <w:szCs w:val="28"/>
        </w:rPr>
        <w:br w:type="page"/>
      </w:r>
    </w:p>
    <w:p w14:paraId="60D5AABF" w14:textId="77777777" w:rsidR="00CB2BB5" w:rsidRPr="0045064B" w:rsidRDefault="00CB2BB5" w:rsidP="00932913">
      <w:pPr>
        <w:pStyle w:val="aff1"/>
        <w:jc w:val="center"/>
        <w:rPr>
          <w:b/>
          <w:sz w:val="28"/>
          <w:szCs w:val="28"/>
        </w:rPr>
      </w:pPr>
      <w:r w:rsidRPr="0045064B">
        <w:rPr>
          <w:b/>
          <w:sz w:val="28"/>
          <w:szCs w:val="28"/>
        </w:rPr>
        <w:lastRenderedPageBreak/>
        <w:t xml:space="preserve">Приложение </w:t>
      </w:r>
      <w:r w:rsidR="000871B4" w:rsidRPr="0045064B">
        <w:rPr>
          <w:b/>
          <w:sz w:val="28"/>
          <w:szCs w:val="28"/>
        </w:rPr>
        <w:t>Е</w:t>
      </w:r>
      <w:bookmarkEnd w:id="104"/>
    </w:p>
    <w:p w14:paraId="0004553B" w14:textId="0EBABD75" w:rsidR="00CB2BB5" w:rsidRPr="0045064B" w:rsidRDefault="00CB2BB5" w:rsidP="00932913">
      <w:pPr>
        <w:pStyle w:val="aff1"/>
        <w:jc w:val="center"/>
        <w:rPr>
          <w:b/>
          <w:sz w:val="28"/>
          <w:szCs w:val="28"/>
        </w:rPr>
      </w:pPr>
    </w:p>
    <w:p w14:paraId="414664DE" w14:textId="77777777" w:rsidR="00CB2BB5" w:rsidRPr="0045064B" w:rsidRDefault="0045064B" w:rsidP="00932913">
      <w:pPr>
        <w:pStyle w:val="aff1"/>
        <w:jc w:val="center"/>
        <w:rPr>
          <w:b/>
          <w:sz w:val="28"/>
          <w:szCs w:val="28"/>
        </w:rPr>
      </w:pPr>
      <w:bookmarkStart w:id="105" w:name="_Toc460856966"/>
      <w:r>
        <w:rPr>
          <w:b/>
          <w:sz w:val="28"/>
          <w:szCs w:val="28"/>
        </w:rPr>
        <w:t xml:space="preserve">Методика расчета влажностного </w:t>
      </w:r>
      <w:r w:rsidR="00CB2BB5" w:rsidRPr="0045064B">
        <w:rPr>
          <w:b/>
          <w:sz w:val="28"/>
          <w:szCs w:val="28"/>
        </w:rPr>
        <w:t>р</w:t>
      </w:r>
      <w:r>
        <w:rPr>
          <w:b/>
          <w:sz w:val="28"/>
          <w:szCs w:val="28"/>
        </w:rPr>
        <w:t xml:space="preserve">ежима наружных стен с вентилируемым </w:t>
      </w:r>
      <w:r w:rsidR="00CB2BB5" w:rsidRPr="0045064B">
        <w:rPr>
          <w:b/>
          <w:sz w:val="28"/>
          <w:szCs w:val="28"/>
        </w:rPr>
        <w:t>фасадом</w:t>
      </w:r>
      <w:bookmarkEnd w:id="105"/>
    </w:p>
    <w:p w14:paraId="63A6FC63" w14:textId="77777777" w:rsidR="00BF3CFB" w:rsidRPr="00E04F66" w:rsidRDefault="00BF3CFB" w:rsidP="00BF3CFB">
      <w:pPr>
        <w:pStyle w:val="aff1"/>
        <w:jc w:val="center"/>
        <w:rPr>
          <w:b/>
          <w:sz w:val="28"/>
          <w:szCs w:val="28"/>
        </w:rPr>
      </w:pPr>
      <w:r w:rsidRPr="00E04F66">
        <w:rPr>
          <w:b/>
          <w:sz w:val="28"/>
          <w:szCs w:val="28"/>
        </w:rPr>
        <w:t>(Измененная редакция, Изм. № 1).</w:t>
      </w:r>
    </w:p>
    <w:p w14:paraId="44986779" w14:textId="77777777" w:rsidR="00CB2BB5" w:rsidRPr="0045064B" w:rsidRDefault="00CB2BB5" w:rsidP="00932913">
      <w:pPr>
        <w:pStyle w:val="aff1"/>
        <w:ind w:firstLine="567"/>
        <w:jc w:val="both"/>
        <w:rPr>
          <w:sz w:val="28"/>
          <w:szCs w:val="28"/>
        </w:rPr>
      </w:pPr>
    </w:p>
    <w:p w14:paraId="25C677F5" w14:textId="77777777" w:rsidR="008D2D8F" w:rsidRPr="0045064B" w:rsidRDefault="0045064B" w:rsidP="00932913">
      <w:pPr>
        <w:pStyle w:val="aff1"/>
        <w:ind w:firstLine="567"/>
        <w:jc w:val="both"/>
        <w:rPr>
          <w:sz w:val="28"/>
          <w:szCs w:val="28"/>
        </w:rPr>
      </w:pPr>
      <w:r>
        <w:rPr>
          <w:sz w:val="28"/>
          <w:szCs w:val="28"/>
        </w:rPr>
        <w:t xml:space="preserve">Е.1 </w:t>
      </w:r>
      <w:r w:rsidR="008D2D8F" w:rsidRPr="0045064B">
        <w:rPr>
          <w:sz w:val="28"/>
          <w:szCs w:val="28"/>
        </w:rPr>
        <w:t>Расчет провод</w:t>
      </w:r>
      <w:r w:rsidR="00D77D8C" w:rsidRPr="0045064B">
        <w:rPr>
          <w:sz w:val="28"/>
          <w:szCs w:val="28"/>
        </w:rPr>
        <w:t>я</w:t>
      </w:r>
      <w:r>
        <w:rPr>
          <w:sz w:val="28"/>
          <w:szCs w:val="28"/>
        </w:rPr>
        <w:t xml:space="preserve">т в два этапа. Второй этап </w:t>
      </w:r>
      <w:r w:rsidR="008D2D8F" w:rsidRPr="0045064B">
        <w:rPr>
          <w:sz w:val="28"/>
          <w:szCs w:val="28"/>
        </w:rPr>
        <w:t>расчета выполня</w:t>
      </w:r>
      <w:r w:rsidR="00D77D8C" w:rsidRPr="0045064B">
        <w:rPr>
          <w:sz w:val="28"/>
          <w:szCs w:val="28"/>
        </w:rPr>
        <w:t>ю</w:t>
      </w:r>
      <w:r>
        <w:rPr>
          <w:sz w:val="28"/>
          <w:szCs w:val="28"/>
        </w:rPr>
        <w:t xml:space="preserve">т, </w:t>
      </w:r>
      <w:r w:rsidR="008D2D8F" w:rsidRPr="0045064B">
        <w:rPr>
          <w:sz w:val="28"/>
          <w:szCs w:val="28"/>
        </w:rPr>
        <w:t>если после перв</w:t>
      </w:r>
      <w:r>
        <w:rPr>
          <w:sz w:val="28"/>
          <w:szCs w:val="28"/>
        </w:rPr>
        <w:t xml:space="preserve">ого этапа расчетов не будет выявлена </w:t>
      </w:r>
      <w:r w:rsidR="008D2D8F" w:rsidRPr="0045064B">
        <w:rPr>
          <w:sz w:val="28"/>
          <w:szCs w:val="28"/>
        </w:rPr>
        <w:t>надежность рассматриваемой конструкции в теплотехническом отношении.</w:t>
      </w:r>
    </w:p>
    <w:p w14:paraId="49F4B42A" w14:textId="77777777" w:rsidR="008D2D8F" w:rsidRPr="0045064B" w:rsidRDefault="0045064B" w:rsidP="00932913">
      <w:pPr>
        <w:pStyle w:val="aff1"/>
        <w:ind w:firstLine="567"/>
        <w:jc w:val="both"/>
        <w:rPr>
          <w:sz w:val="28"/>
          <w:szCs w:val="28"/>
        </w:rPr>
      </w:pPr>
      <w:r>
        <w:rPr>
          <w:sz w:val="28"/>
          <w:szCs w:val="28"/>
        </w:rPr>
        <w:t xml:space="preserve">Е.2 </w:t>
      </w:r>
      <w:r w:rsidR="008D2D8F" w:rsidRPr="0045064B">
        <w:rPr>
          <w:sz w:val="28"/>
          <w:szCs w:val="28"/>
        </w:rPr>
        <w:t>На первом этапе для данного конструктивного решения сте</w:t>
      </w:r>
      <w:r>
        <w:rPr>
          <w:sz w:val="28"/>
          <w:szCs w:val="28"/>
        </w:rPr>
        <w:t>ны назначают размеры приточных и вытяжных щелей.</w:t>
      </w:r>
    </w:p>
    <w:p w14:paraId="4BB09802" w14:textId="77777777" w:rsidR="008D2D8F" w:rsidRPr="0045064B" w:rsidRDefault="008D2D8F" w:rsidP="00932913">
      <w:pPr>
        <w:pStyle w:val="aff1"/>
        <w:ind w:firstLine="567"/>
        <w:jc w:val="both"/>
        <w:rPr>
          <w:sz w:val="28"/>
          <w:szCs w:val="28"/>
        </w:rPr>
      </w:pPr>
      <w:r w:rsidRPr="0045064B">
        <w:rPr>
          <w:sz w:val="28"/>
          <w:szCs w:val="28"/>
        </w:rPr>
        <w:t>Выполня</w:t>
      </w:r>
      <w:r w:rsidR="00D77D8C" w:rsidRPr="0045064B">
        <w:rPr>
          <w:sz w:val="28"/>
          <w:szCs w:val="28"/>
        </w:rPr>
        <w:t>ют</w:t>
      </w:r>
      <w:r w:rsidR="0045064B">
        <w:rPr>
          <w:sz w:val="28"/>
          <w:szCs w:val="28"/>
        </w:rPr>
        <w:t xml:space="preserve"> </w:t>
      </w:r>
      <w:r w:rsidRPr="0045064B">
        <w:rPr>
          <w:sz w:val="28"/>
          <w:szCs w:val="28"/>
        </w:rPr>
        <w:t>теплотехнический расчет наружной стены с экраном, при котором определя</w:t>
      </w:r>
      <w:r w:rsidR="00134246" w:rsidRPr="0045064B">
        <w:rPr>
          <w:sz w:val="28"/>
          <w:szCs w:val="28"/>
        </w:rPr>
        <w:t>ю</w:t>
      </w:r>
      <w:r w:rsidRPr="0045064B">
        <w:rPr>
          <w:sz w:val="28"/>
          <w:szCs w:val="28"/>
        </w:rPr>
        <w:t>т необходим</w:t>
      </w:r>
      <w:r w:rsidR="00134246" w:rsidRPr="0045064B">
        <w:rPr>
          <w:sz w:val="28"/>
          <w:szCs w:val="28"/>
        </w:rPr>
        <w:t>ую</w:t>
      </w:r>
      <w:r w:rsidRPr="0045064B">
        <w:rPr>
          <w:sz w:val="28"/>
          <w:szCs w:val="28"/>
        </w:rPr>
        <w:t xml:space="preserve"> толщин</w:t>
      </w:r>
      <w:r w:rsidR="00134246" w:rsidRPr="0045064B">
        <w:rPr>
          <w:sz w:val="28"/>
          <w:szCs w:val="28"/>
        </w:rPr>
        <w:t>у</w:t>
      </w:r>
      <w:r w:rsidRPr="0045064B">
        <w:rPr>
          <w:sz w:val="28"/>
          <w:szCs w:val="28"/>
        </w:rPr>
        <w:t xml:space="preserve"> теплоизоляции и условия выпо</w:t>
      </w:r>
      <w:r w:rsidR="0045064B">
        <w:rPr>
          <w:sz w:val="28"/>
          <w:szCs w:val="28"/>
        </w:rPr>
        <w:t xml:space="preserve">лнения санитарно-гигиенических </w:t>
      </w:r>
      <w:r w:rsidRPr="0045064B">
        <w:rPr>
          <w:sz w:val="28"/>
          <w:szCs w:val="28"/>
        </w:rPr>
        <w:t>требований к внутренней пов</w:t>
      </w:r>
      <w:r w:rsidR="00067106">
        <w:rPr>
          <w:sz w:val="28"/>
          <w:szCs w:val="28"/>
        </w:rPr>
        <w:t xml:space="preserve">ерхности стены, принимаемые по </w:t>
      </w:r>
      <w:r w:rsidRPr="0045064B">
        <w:rPr>
          <w:sz w:val="28"/>
          <w:szCs w:val="28"/>
        </w:rPr>
        <w:t>методике</w:t>
      </w:r>
      <w:r w:rsidR="00067106">
        <w:rPr>
          <w:sz w:val="28"/>
          <w:szCs w:val="28"/>
        </w:rPr>
        <w:t>, приведенной в</w:t>
      </w:r>
      <w:r w:rsidRPr="0045064B">
        <w:rPr>
          <w:sz w:val="28"/>
          <w:szCs w:val="28"/>
        </w:rPr>
        <w:t xml:space="preserve"> </w:t>
      </w:r>
      <w:r w:rsidR="00067106" w:rsidRPr="00067106">
        <w:rPr>
          <w:sz w:val="28"/>
          <w:szCs w:val="28"/>
        </w:rPr>
        <w:t>[</w:t>
      </w:r>
      <w:r w:rsidR="00067106">
        <w:rPr>
          <w:sz w:val="28"/>
          <w:szCs w:val="28"/>
        </w:rPr>
        <w:t>15</w:t>
      </w:r>
      <w:r w:rsidR="00067106" w:rsidRPr="00067106">
        <w:rPr>
          <w:sz w:val="28"/>
          <w:szCs w:val="28"/>
        </w:rPr>
        <w:t>]</w:t>
      </w:r>
      <w:r w:rsidR="00067106">
        <w:rPr>
          <w:sz w:val="28"/>
          <w:szCs w:val="28"/>
        </w:rPr>
        <w:t>.</w:t>
      </w:r>
    </w:p>
    <w:p w14:paraId="50C45C04" w14:textId="77777777" w:rsidR="008D2D8F" w:rsidRPr="0045064B" w:rsidRDefault="00067106" w:rsidP="00932913">
      <w:pPr>
        <w:pStyle w:val="aff1"/>
        <w:ind w:firstLine="567"/>
        <w:jc w:val="both"/>
        <w:rPr>
          <w:sz w:val="28"/>
          <w:szCs w:val="28"/>
        </w:rPr>
      </w:pPr>
      <w:r>
        <w:rPr>
          <w:sz w:val="28"/>
          <w:szCs w:val="28"/>
        </w:rPr>
        <w:t xml:space="preserve">Е.3 </w:t>
      </w:r>
      <w:r w:rsidR="008D2D8F" w:rsidRPr="0045064B">
        <w:rPr>
          <w:sz w:val="28"/>
          <w:szCs w:val="28"/>
        </w:rPr>
        <w:t>Выполня</w:t>
      </w:r>
      <w:r w:rsidR="00134246" w:rsidRPr="0045064B">
        <w:rPr>
          <w:sz w:val="28"/>
          <w:szCs w:val="28"/>
        </w:rPr>
        <w:t>ют</w:t>
      </w:r>
      <w:r w:rsidR="008D2D8F" w:rsidRPr="0045064B">
        <w:rPr>
          <w:sz w:val="28"/>
          <w:szCs w:val="28"/>
        </w:rPr>
        <w:t xml:space="preserve"> расчет влажностного режима стены </w:t>
      </w:r>
      <w:r w:rsidRPr="00067106">
        <w:rPr>
          <w:sz w:val="28"/>
          <w:szCs w:val="28"/>
        </w:rPr>
        <w:t>[</w:t>
      </w:r>
      <w:r>
        <w:rPr>
          <w:sz w:val="28"/>
          <w:szCs w:val="28"/>
        </w:rPr>
        <w:t>15</w:t>
      </w:r>
      <w:r w:rsidRPr="00067106">
        <w:rPr>
          <w:sz w:val="28"/>
          <w:szCs w:val="28"/>
        </w:rPr>
        <w:t>]</w:t>
      </w:r>
      <w:r w:rsidR="008D2D8F" w:rsidRPr="0045064B">
        <w:rPr>
          <w:sz w:val="28"/>
          <w:szCs w:val="28"/>
        </w:rPr>
        <w:t xml:space="preserve"> с учетом коэффициента паропроницаемости по глади экрана.</w:t>
      </w:r>
    </w:p>
    <w:p w14:paraId="180AF6BF" w14:textId="77777777" w:rsidR="008D2D8F" w:rsidRPr="0045064B" w:rsidRDefault="00067106" w:rsidP="00932913">
      <w:pPr>
        <w:pStyle w:val="aff1"/>
        <w:ind w:firstLine="567"/>
        <w:jc w:val="both"/>
        <w:rPr>
          <w:sz w:val="28"/>
          <w:szCs w:val="28"/>
        </w:rPr>
      </w:pPr>
      <w:r>
        <w:rPr>
          <w:sz w:val="28"/>
          <w:szCs w:val="28"/>
        </w:rPr>
        <w:t xml:space="preserve">Е.4 </w:t>
      </w:r>
      <w:r w:rsidR="008D2D8F" w:rsidRPr="0045064B">
        <w:rPr>
          <w:sz w:val="28"/>
          <w:szCs w:val="28"/>
        </w:rPr>
        <w:t>При необходимости рассчитыва</w:t>
      </w:r>
      <w:r w:rsidR="00134246" w:rsidRPr="0045064B">
        <w:rPr>
          <w:sz w:val="28"/>
          <w:szCs w:val="28"/>
        </w:rPr>
        <w:t>ю</w:t>
      </w:r>
      <w:r w:rsidR="008D2D8F" w:rsidRPr="0045064B">
        <w:rPr>
          <w:sz w:val="28"/>
          <w:szCs w:val="28"/>
        </w:rPr>
        <w:t>т вла</w:t>
      </w:r>
      <w:r>
        <w:rPr>
          <w:sz w:val="28"/>
          <w:szCs w:val="28"/>
        </w:rPr>
        <w:t xml:space="preserve">жностный режим рассматриваемой </w:t>
      </w:r>
      <w:r w:rsidR="008D2D8F" w:rsidRPr="0045064B">
        <w:rPr>
          <w:sz w:val="28"/>
          <w:szCs w:val="28"/>
        </w:rPr>
        <w:t>констр</w:t>
      </w:r>
      <w:r>
        <w:rPr>
          <w:sz w:val="28"/>
          <w:szCs w:val="28"/>
        </w:rPr>
        <w:t>укции в годовом цикле с учетом средних месячных температур.</w:t>
      </w:r>
    </w:p>
    <w:p w14:paraId="77A8C970" w14:textId="77777777" w:rsidR="008D2D8F" w:rsidRPr="0045064B" w:rsidRDefault="00067106" w:rsidP="00932913">
      <w:pPr>
        <w:pStyle w:val="aff1"/>
        <w:ind w:firstLine="567"/>
        <w:jc w:val="both"/>
        <w:rPr>
          <w:sz w:val="28"/>
          <w:szCs w:val="28"/>
        </w:rPr>
      </w:pPr>
      <w:r>
        <w:rPr>
          <w:sz w:val="28"/>
          <w:szCs w:val="28"/>
        </w:rPr>
        <w:t xml:space="preserve">Е.5 Если </w:t>
      </w:r>
      <w:r w:rsidR="008D2D8F" w:rsidRPr="0045064B">
        <w:rPr>
          <w:sz w:val="28"/>
          <w:szCs w:val="28"/>
        </w:rPr>
        <w:t>по ре</w:t>
      </w:r>
      <w:r>
        <w:rPr>
          <w:sz w:val="28"/>
          <w:szCs w:val="28"/>
        </w:rPr>
        <w:t xml:space="preserve">зультатам расчетов влажностный </w:t>
      </w:r>
      <w:r w:rsidR="008D2D8F" w:rsidRPr="0045064B">
        <w:rPr>
          <w:sz w:val="28"/>
          <w:szCs w:val="28"/>
        </w:rPr>
        <w:t>режим стены удовлетворяет требованиям норм строительной теплотехники, то теплотехнический расчет заканчива</w:t>
      </w:r>
      <w:r w:rsidR="00134246" w:rsidRPr="0045064B">
        <w:rPr>
          <w:sz w:val="28"/>
          <w:szCs w:val="28"/>
        </w:rPr>
        <w:t>ют</w:t>
      </w:r>
      <w:r w:rsidR="008D2D8F" w:rsidRPr="0045064B">
        <w:rPr>
          <w:sz w:val="28"/>
          <w:szCs w:val="28"/>
        </w:rPr>
        <w:t xml:space="preserve"> на первом этапе.</w:t>
      </w:r>
    </w:p>
    <w:p w14:paraId="2144B58A" w14:textId="77777777" w:rsidR="008D2D8F" w:rsidRPr="0045064B" w:rsidRDefault="00067106" w:rsidP="00932913">
      <w:pPr>
        <w:pStyle w:val="aff1"/>
        <w:ind w:firstLine="567"/>
        <w:jc w:val="both"/>
        <w:rPr>
          <w:sz w:val="28"/>
          <w:szCs w:val="28"/>
        </w:rPr>
      </w:pPr>
      <w:r>
        <w:rPr>
          <w:sz w:val="28"/>
          <w:szCs w:val="28"/>
        </w:rPr>
        <w:t xml:space="preserve">Если </w:t>
      </w:r>
      <w:r w:rsidR="008D2D8F" w:rsidRPr="0045064B">
        <w:rPr>
          <w:sz w:val="28"/>
          <w:szCs w:val="28"/>
        </w:rPr>
        <w:t>по ре</w:t>
      </w:r>
      <w:r>
        <w:rPr>
          <w:sz w:val="28"/>
          <w:szCs w:val="28"/>
        </w:rPr>
        <w:t xml:space="preserve">зультатам расчетов влажностный </w:t>
      </w:r>
      <w:r w:rsidR="008D2D8F" w:rsidRPr="0045064B">
        <w:rPr>
          <w:sz w:val="28"/>
          <w:szCs w:val="28"/>
        </w:rPr>
        <w:t>режим стен не</w:t>
      </w:r>
      <w:r>
        <w:rPr>
          <w:sz w:val="28"/>
          <w:szCs w:val="28"/>
        </w:rPr>
        <w:t xml:space="preserve"> удовлетворяет требованиям, то </w:t>
      </w:r>
      <w:r w:rsidR="008D2D8F" w:rsidRPr="0045064B">
        <w:rPr>
          <w:sz w:val="28"/>
          <w:szCs w:val="28"/>
        </w:rPr>
        <w:t>выполня</w:t>
      </w:r>
      <w:r w:rsidR="00134246" w:rsidRPr="0045064B">
        <w:rPr>
          <w:sz w:val="28"/>
          <w:szCs w:val="28"/>
        </w:rPr>
        <w:t>ют</w:t>
      </w:r>
      <w:r w:rsidR="008D2D8F" w:rsidRPr="0045064B">
        <w:rPr>
          <w:sz w:val="28"/>
          <w:szCs w:val="28"/>
        </w:rPr>
        <w:t xml:space="preserve"> второй этап расчетов.</w:t>
      </w:r>
    </w:p>
    <w:p w14:paraId="63F53FAE" w14:textId="77777777" w:rsidR="008D2D8F" w:rsidRPr="0045064B" w:rsidRDefault="00067106" w:rsidP="00932913">
      <w:pPr>
        <w:pStyle w:val="aff1"/>
        <w:ind w:firstLine="567"/>
        <w:jc w:val="both"/>
        <w:rPr>
          <w:sz w:val="28"/>
          <w:szCs w:val="28"/>
        </w:rPr>
      </w:pPr>
      <w:r>
        <w:rPr>
          <w:sz w:val="28"/>
          <w:szCs w:val="28"/>
        </w:rPr>
        <w:t xml:space="preserve">Е.6 </w:t>
      </w:r>
      <w:r w:rsidR="008D2D8F" w:rsidRPr="0045064B">
        <w:rPr>
          <w:sz w:val="28"/>
          <w:szCs w:val="28"/>
        </w:rPr>
        <w:t>Выполня</w:t>
      </w:r>
      <w:r w:rsidR="00134246" w:rsidRPr="0045064B">
        <w:rPr>
          <w:sz w:val="28"/>
          <w:szCs w:val="28"/>
        </w:rPr>
        <w:t>ют расчет</w:t>
      </w:r>
      <w:r w:rsidR="008D2D8F" w:rsidRPr="0045064B">
        <w:rPr>
          <w:sz w:val="28"/>
          <w:szCs w:val="28"/>
        </w:rPr>
        <w:t xml:space="preserve"> влажностного режима стен по методике СП 50.13330 как по глухим ча</w:t>
      </w:r>
      <w:r>
        <w:rPr>
          <w:sz w:val="28"/>
          <w:szCs w:val="28"/>
        </w:rPr>
        <w:t xml:space="preserve">стям </w:t>
      </w:r>
      <w:r w:rsidR="008D2D8F" w:rsidRPr="0045064B">
        <w:rPr>
          <w:sz w:val="28"/>
          <w:szCs w:val="28"/>
        </w:rPr>
        <w:t xml:space="preserve">экранов, так и с учетом стыковых швов </w:t>
      </w:r>
      <w:r w:rsidRPr="00067106">
        <w:rPr>
          <w:sz w:val="28"/>
          <w:szCs w:val="28"/>
        </w:rPr>
        <w:t>[</w:t>
      </w:r>
      <w:r>
        <w:rPr>
          <w:sz w:val="28"/>
          <w:szCs w:val="28"/>
        </w:rPr>
        <w:t xml:space="preserve">см. </w:t>
      </w:r>
      <w:r w:rsidR="008D2D8F" w:rsidRPr="0045064B">
        <w:rPr>
          <w:sz w:val="28"/>
          <w:szCs w:val="28"/>
        </w:rPr>
        <w:t>формул</w:t>
      </w:r>
      <w:r>
        <w:rPr>
          <w:sz w:val="28"/>
          <w:szCs w:val="28"/>
        </w:rPr>
        <w:t>у</w:t>
      </w:r>
      <w:r w:rsidR="008D2D8F" w:rsidRPr="0045064B">
        <w:rPr>
          <w:sz w:val="28"/>
          <w:szCs w:val="28"/>
        </w:rPr>
        <w:t xml:space="preserve"> </w:t>
      </w:r>
      <w:r>
        <w:rPr>
          <w:sz w:val="28"/>
          <w:szCs w:val="28"/>
        </w:rPr>
        <w:t>(</w:t>
      </w:r>
      <w:r w:rsidR="000871B4" w:rsidRPr="0045064B">
        <w:rPr>
          <w:sz w:val="28"/>
          <w:szCs w:val="28"/>
        </w:rPr>
        <w:t>Е</w:t>
      </w:r>
      <w:r w:rsidR="008D2D8F" w:rsidRPr="0045064B">
        <w:rPr>
          <w:sz w:val="28"/>
          <w:szCs w:val="28"/>
        </w:rPr>
        <w:t>.6</w:t>
      </w:r>
      <w:r>
        <w:rPr>
          <w:sz w:val="28"/>
          <w:szCs w:val="28"/>
        </w:rPr>
        <w:t>)</w:t>
      </w:r>
      <w:r w:rsidRPr="00067106">
        <w:rPr>
          <w:sz w:val="28"/>
          <w:szCs w:val="28"/>
        </w:rPr>
        <w:t>]</w:t>
      </w:r>
      <w:r w:rsidR="008D2D8F" w:rsidRPr="0045064B">
        <w:rPr>
          <w:sz w:val="28"/>
          <w:szCs w:val="28"/>
        </w:rPr>
        <w:t>.</w:t>
      </w:r>
    </w:p>
    <w:p w14:paraId="5298DA2A" w14:textId="77777777" w:rsidR="008D2D8F" w:rsidRPr="0045064B" w:rsidRDefault="00067106" w:rsidP="00932913">
      <w:pPr>
        <w:pStyle w:val="aff1"/>
        <w:ind w:firstLine="567"/>
        <w:jc w:val="both"/>
        <w:rPr>
          <w:sz w:val="28"/>
          <w:szCs w:val="28"/>
        </w:rPr>
      </w:pPr>
      <w:r>
        <w:rPr>
          <w:sz w:val="28"/>
          <w:szCs w:val="28"/>
        </w:rPr>
        <w:t xml:space="preserve">Е.7 </w:t>
      </w:r>
      <w:r w:rsidR="008D2D8F" w:rsidRPr="0045064B">
        <w:rPr>
          <w:sz w:val="28"/>
          <w:szCs w:val="28"/>
        </w:rPr>
        <w:t>Оценива</w:t>
      </w:r>
      <w:r w:rsidR="00134246" w:rsidRPr="0045064B">
        <w:rPr>
          <w:sz w:val="28"/>
          <w:szCs w:val="28"/>
        </w:rPr>
        <w:t>ют</w:t>
      </w:r>
      <w:r>
        <w:rPr>
          <w:sz w:val="28"/>
          <w:szCs w:val="28"/>
        </w:rPr>
        <w:t xml:space="preserve"> влияние воздухообмена в воздушной прослойке </w:t>
      </w:r>
      <w:r w:rsidR="008D2D8F" w:rsidRPr="0045064B">
        <w:rPr>
          <w:sz w:val="28"/>
          <w:szCs w:val="28"/>
        </w:rPr>
        <w:t xml:space="preserve">на влажностный режим как по глухой части экранов, так </w:t>
      </w:r>
      <w:r>
        <w:rPr>
          <w:sz w:val="28"/>
          <w:szCs w:val="28"/>
        </w:rPr>
        <w:t xml:space="preserve">и с учетом стыковых швов. Для </w:t>
      </w:r>
      <w:r w:rsidR="008D2D8F" w:rsidRPr="0045064B">
        <w:rPr>
          <w:sz w:val="28"/>
          <w:szCs w:val="28"/>
        </w:rPr>
        <w:t>этого определя</w:t>
      </w:r>
      <w:r w:rsidR="00134246" w:rsidRPr="0045064B">
        <w:rPr>
          <w:sz w:val="28"/>
          <w:szCs w:val="28"/>
        </w:rPr>
        <w:t>ют</w:t>
      </w:r>
      <w:r>
        <w:rPr>
          <w:sz w:val="28"/>
          <w:szCs w:val="28"/>
        </w:rPr>
        <w:t xml:space="preserve"> </w:t>
      </w:r>
      <w:r w:rsidR="008D2D8F" w:rsidRPr="0045064B">
        <w:rPr>
          <w:sz w:val="28"/>
          <w:szCs w:val="28"/>
        </w:rPr>
        <w:t>действительн</w:t>
      </w:r>
      <w:r w:rsidR="00134246" w:rsidRPr="0045064B">
        <w:rPr>
          <w:sz w:val="28"/>
          <w:szCs w:val="28"/>
        </w:rPr>
        <w:t>ую</w:t>
      </w:r>
      <w:r>
        <w:rPr>
          <w:sz w:val="28"/>
          <w:szCs w:val="28"/>
        </w:rPr>
        <w:t xml:space="preserve"> </w:t>
      </w:r>
      <w:r w:rsidR="008D2D8F" w:rsidRPr="0045064B">
        <w:rPr>
          <w:sz w:val="28"/>
          <w:szCs w:val="28"/>
        </w:rPr>
        <w:t>упругость водяного пара на выходе из</w:t>
      </w:r>
      <w:r>
        <w:rPr>
          <w:sz w:val="28"/>
          <w:szCs w:val="28"/>
        </w:rPr>
        <w:t xml:space="preserve"> воздушной прослойки по формуле</w:t>
      </w:r>
    </w:p>
    <w:tbl>
      <w:tblPr>
        <w:tblW w:w="0" w:type="auto"/>
        <w:tblLook w:val="04A0" w:firstRow="1" w:lastRow="0" w:firstColumn="1" w:lastColumn="0" w:noHBand="0" w:noVBand="1"/>
      </w:tblPr>
      <w:tblGrid>
        <w:gridCol w:w="8205"/>
        <w:gridCol w:w="1150"/>
      </w:tblGrid>
      <w:tr w:rsidR="00067106" w:rsidRPr="00B071DB" w14:paraId="29A8BF3B" w14:textId="77777777" w:rsidTr="004637A0">
        <w:tc>
          <w:tcPr>
            <w:tcW w:w="8897" w:type="dxa"/>
            <w:shd w:val="clear" w:color="auto" w:fill="auto"/>
          </w:tcPr>
          <w:p w14:paraId="4CF662EF" w14:textId="77777777" w:rsidR="00067106" w:rsidRPr="00B071DB" w:rsidRDefault="00C83797" w:rsidP="00932913">
            <w:pPr>
              <w:pStyle w:val="aff1"/>
              <w:jc w:val="center"/>
              <w:rPr>
                <w:sz w:val="28"/>
                <w:szCs w:val="28"/>
              </w:rPr>
            </w:pPr>
            <w:r w:rsidRPr="00C83797">
              <w:rPr>
                <w:i/>
                <w:sz w:val="28"/>
                <w:szCs w:val="28"/>
              </w:rPr>
              <w:t>е</w:t>
            </w:r>
            <w:r w:rsidRPr="00C83797">
              <w:rPr>
                <w:i/>
                <w:sz w:val="28"/>
                <w:szCs w:val="28"/>
                <w:vertAlign w:val="subscript"/>
              </w:rPr>
              <w:t>у</w:t>
            </w:r>
            <w:r w:rsidRPr="0045064B">
              <w:rPr>
                <w:sz w:val="28"/>
                <w:szCs w:val="28"/>
              </w:rPr>
              <w:t xml:space="preserve"> </w:t>
            </w:r>
            <w:r>
              <w:rPr>
                <w:sz w:val="28"/>
                <w:szCs w:val="28"/>
              </w:rPr>
              <w:t>= [</w:t>
            </w:r>
            <w:r w:rsidRPr="00C83797">
              <w:rPr>
                <w:i/>
                <w:sz w:val="28"/>
                <w:szCs w:val="28"/>
              </w:rPr>
              <w:t>А</w:t>
            </w:r>
            <w:r w:rsidRPr="0045064B">
              <w:rPr>
                <w:sz w:val="28"/>
                <w:szCs w:val="28"/>
              </w:rPr>
              <w:t xml:space="preserve"> + (</w:t>
            </w:r>
            <w:r w:rsidRPr="00C83797">
              <w:rPr>
                <w:i/>
                <w:sz w:val="28"/>
                <w:szCs w:val="28"/>
              </w:rPr>
              <w:t>е</w:t>
            </w:r>
            <w:r w:rsidRPr="00C83797">
              <w:rPr>
                <w:sz w:val="28"/>
                <w:szCs w:val="28"/>
                <w:vertAlign w:val="subscript"/>
              </w:rPr>
              <w:t>0</w:t>
            </w:r>
            <w:r w:rsidRPr="0045064B">
              <w:rPr>
                <w:sz w:val="28"/>
                <w:szCs w:val="28"/>
              </w:rPr>
              <w:t xml:space="preserve"> </w:t>
            </w:r>
            <w:r w:rsidRPr="00C83797">
              <w:rPr>
                <w:i/>
                <w:sz w:val="28"/>
                <w:szCs w:val="28"/>
              </w:rPr>
              <w:t>В</w:t>
            </w:r>
            <w:r w:rsidRPr="0045064B">
              <w:rPr>
                <w:sz w:val="28"/>
                <w:szCs w:val="28"/>
              </w:rPr>
              <w:t xml:space="preserve"> – </w:t>
            </w:r>
            <w:r w:rsidRPr="00C83797">
              <w:rPr>
                <w:i/>
                <w:sz w:val="28"/>
                <w:szCs w:val="28"/>
              </w:rPr>
              <w:t>А</w:t>
            </w:r>
            <w:r w:rsidRPr="0045064B">
              <w:rPr>
                <w:sz w:val="28"/>
                <w:szCs w:val="28"/>
              </w:rPr>
              <w:t xml:space="preserve">) </w:t>
            </w:r>
            <w:r w:rsidRPr="00C83797">
              <w:rPr>
                <w:i/>
                <w:sz w:val="28"/>
                <w:szCs w:val="28"/>
              </w:rPr>
              <w:t>l</w:t>
            </w:r>
            <w:r w:rsidRPr="0045064B">
              <w:rPr>
                <w:sz w:val="28"/>
                <w:szCs w:val="28"/>
              </w:rPr>
              <w:t xml:space="preserve"> </w:t>
            </w:r>
            <w:r w:rsidRPr="00C83797">
              <w:rPr>
                <w:sz w:val="28"/>
                <w:szCs w:val="28"/>
                <w:vertAlign w:val="superscript"/>
              </w:rPr>
              <w:t>–(0,133</w:t>
            </w:r>
            <w:r w:rsidRPr="00C83797">
              <w:rPr>
                <w:i/>
                <w:sz w:val="28"/>
                <w:szCs w:val="28"/>
                <w:vertAlign w:val="superscript"/>
              </w:rPr>
              <w:t>Bh</w:t>
            </w:r>
            <w:r w:rsidRPr="00C83797">
              <w:rPr>
                <w:sz w:val="28"/>
                <w:szCs w:val="28"/>
                <w:vertAlign w:val="superscript"/>
              </w:rPr>
              <w:t xml:space="preserve"> / </w:t>
            </w:r>
            <w:r w:rsidRPr="00C83797">
              <w:rPr>
                <w:i/>
                <w:sz w:val="28"/>
                <w:szCs w:val="28"/>
                <w:vertAlign w:val="superscript"/>
              </w:rPr>
              <w:t>Wb</w:t>
            </w:r>
            <w:r w:rsidRPr="0045064B">
              <w:rPr>
                <w:sz w:val="28"/>
                <w:szCs w:val="28"/>
              </w:rPr>
              <w:t xml:space="preserve">] / </w:t>
            </w:r>
            <w:r w:rsidRPr="00C83797">
              <w:rPr>
                <w:i/>
                <w:sz w:val="28"/>
                <w:szCs w:val="28"/>
              </w:rPr>
              <w:t>В</w:t>
            </w:r>
            <w:r w:rsidR="00067106" w:rsidRPr="00B071DB">
              <w:rPr>
                <w:sz w:val="28"/>
                <w:szCs w:val="28"/>
              </w:rPr>
              <w:t>,</w:t>
            </w:r>
          </w:p>
        </w:tc>
        <w:tc>
          <w:tcPr>
            <w:tcW w:w="1185" w:type="dxa"/>
            <w:shd w:val="clear" w:color="auto" w:fill="auto"/>
          </w:tcPr>
          <w:p w14:paraId="233E5753" w14:textId="77777777" w:rsidR="00067106" w:rsidRPr="00B071DB" w:rsidRDefault="00067106" w:rsidP="00932913">
            <w:pPr>
              <w:pStyle w:val="aff1"/>
              <w:jc w:val="right"/>
              <w:rPr>
                <w:sz w:val="28"/>
                <w:szCs w:val="28"/>
              </w:rPr>
            </w:pPr>
            <w:r w:rsidRPr="00B071DB">
              <w:rPr>
                <w:sz w:val="28"/>
                <w:szCs w:val="28"/>
              </w:rPr>
              <w:t>(</w:t>
            </w:r>
            <w:r w:rsidR="00C83797">
              <w:rPr>
                <w:sz w:val="28"/>
                <w:szCs w:val="28"/>
              </w:rPr>
              <w:t>Е.1</w:t>
            </w:r>
            <w:r w:rsidRPr="00B071DB">
              <w:rPr>
                <w:sz w:val="28"/>
                <w:szCs w:val="28"/>
              </w:rPr>
              <w:t>)</w:t>
            </w:r>
          </w:p>
        </w:tc>
      </w:tr>
    </w:tbl>
    <w:p w14:paraId="49BCF720" w14:textId="77777777" w:rsidR="00137F34" w:rsidRPr="0045064B" w:rsidRDefault="00C83797" w:rsidP="00932913">
      <w:pPr>
        <w:pStyle w:val="aff1"/>
        <w:jc w:val="both"/>
        <w:rPr>
          <w:sz w:val="28"/>
          <w:szCs w:val="28"/>
        </w:rPr>
      </w:pPr>
      <w:r>
        <w:rPr>
          <w:sz w:val="28"/>
          <w:szCs w:val="28"/>
        </w:rPr>
        <w:t xml:space="preserve">где </w:t>
      </w:r>
      <w:r w:rsidR="00137F34" w:rsidRPr="00C83797">
        <w:rPr>
          <w:i/>
          <w:sz w:val="28"/>
          <w:szCs w:val="28"/>
        </w:rPr>
        <w:t>А</w:t>
      </w:r>
      <w:r w:rsidR="00137F34" w:rsidRPr="0045064B">
        <w:rPr>
          <w:sz w:val="28"/>
          <w:szCs w:val="28"/>
        </w:rPr>
        <w:t xml:space="preserve"> = </w:t>
      </w:r>
      <w:r w:rsidR="00137F34" w:rsidRPr="00C83797">
        <w:rPr>
          <w:i/>
          <w:sz w:val="28"/>
          <w:szCs w:val="28"/>
        </w:rPr>
        <w:t>M</w:t>
      </w:r>
      <w:r w:rsidR="00137F34" w:rsidRPr="00C83797">
        <w:rPr>
          <w:i/>
          <w:sz w:val="28"/>
          <w:szCs w:val="28"/>
          <w:vertAlign w:val="subscript"/>
        </w:rPr>
        <w:t>int</w:t>
      </w:r>
      <w:r w:rsidR="00137F34" w:rsidRPr="00C83797">
        <w:rPr>
          <w:i/>
          <w:sz w:val="28"/>
          <w:szCs w:val="28"/>
        </w:rPr>
        <w:t xml:space="preserve"> е</w:t>
      </w:r>
      <w:r w:rsidR="00137F34" w:rsidRPr="00C83797">
        <w:rPr>
          <w:i/>
          <w:sz w:val="28"/>
          <w:szCs w:val="28"/>
          <w:vertAlign w:val="subscript"/>
        </w:rPr>
        <w:t>int</w:t>
      </w:r>
      <w:r w:rsidR="00137F34" w:rsidRPr="0045064B">
        <w:rPr>
          <w:sz w:val="28"/>
          <w:szCs w:val="28"/>
        </w:rPr>
        <w:t xml:space="preserve"> + </w:t>
      </w:r>
      <w:r w:rsidR="00137F34" w:rsidRPr="00C83797">
        <w:rPr>
          <w:i/>
          <w:sz w:val="28"/>
          <w:szCs w:val="28"/>
        </w:rPr>
        <w:t>M</w:t>
      </w:r>
      <w:r w:rsidR="00137F34" w:rsidRPr="00C83797">
        <w:rPr>
          <w:i/>
          <w:sz w:val="28"/>
          <w:szCs w:val="28"/>
          <w:vertAlign w:val="subscript"/>
        </w:rPr>
        <w:t>ext</w:t>
      </w:r>
      <w:r w:rsidR="00137F34" w:rsidRPr="00C83797">
        <w:rPr>
          <w:i/>
          <w:sz w:val="28"/>
          <w:szCs w:val="28"/>
        </w:rPr>
        <w:t xml:space="preserve"> е</w:t>
      </w:r>
      <w:r w:rsidR="00137F34" w:rsidRPr="00C83797">
        <w:rPr>
          <w:i/>
          <w:sz w:val="28"/>
          <w:szCs w:val="28"/>
          <w:vertAlign w:val="subscript"/>
        </w:rPr>
        <w:t>ext</w:t>
      </w:r>
      <w:r>
        <w:rPr>
          <w:sz w:val="28"/>
          <w:szCs w:val="28"/>
        </w:rPr>
        <w:t>;</w:t>
      </w:r>
    </w:p>
    <w:p w14:paraId="71616568" w14:textId="77777777" w:rsidR="00137F34" w:rsidRPr="0045064B" w:rsidRDefault="00137F34" w:rsidP="00932913">
      <w:pPr>
        <w:pStyle w:val="aff1"/>
        <w:ind w:firstLine="567"/>
        <w:jc w:val="both"/>
        <w:rPr>
          <w:sz w:val="28"/>
          <w:szCs w:val="28"/>
        </w:rPr>
      </w:pPr>
      <w:r w:rsidRPr="00C83797">
        <w:rPr>
          <w:i/>
          <w:sz w:val="28"/>
          <w:szCs w:val="28"/>
        </w:rPr>
        <w:t>В</w:t>
      </w:r>
      <w:r w:rsidRPr="0045064B">
        <w:rPr>
          <w:sz w:val="28"/>
          <w:szCs w:val="28"/>
        </w:rPr>
        <w:t xml:space="preserve"> = </w:t>
      </w:r>
      <w:r w:rsidR="00C83797" w:rsidRPr="00C83797">
        <w:rPr>
          <w:i/>
          <w:sz w:val="28"/>
          <w:szCs w:val="28"/>
        </w:rPr>
        <w:t>M</w:t>
      </w:r>
      <w:r w:rsidR="00C83797" w:rsidRPr="00C83797">
        <w:rPr>
          <w:i/>
          <w:sz w:val="28"/>
          <w:szCs w:val="28"/>
          <w:vertAlign w:val="subscript"/>
        </w:rPr>
        <w:t>int</w:t>
      </w:r>
      <w:r w:rsidRPr="0045064B">
        <w:rPr>
          <w:sz w:val="28"/>
          <w:szCs w:val="28"/>
        </w:rPr>
        <w:t xml:space="preserve"> + </w:t>
      </w:r>
      <w:r w:rsidR="00C83797" w:rsidRPr="00C83797">
        <w:rPr>
          <w:i/>
          <w:sz w:val="28"/>
          <w:szCs w:val="28"/>
        </w:rPr>
        <w:t>M</w:t>
      </w:r>
      <w:r w:rsidR="00C83797" w:rsidRPr="00C83797">
        <w:rPr>
          <w:i/>
          <w:sz w:val="28"/>
          <w:szCs w:val="28"/>
          <w:vertAlign w:val="subscript"/>
        </w:rPr>
        <w:t>ext</w:t>
      </w:r>
      <w:r w:rsidR="00C83797">
        <w:rPr>
          <w:sz w:val="28"/>
          <w:szCs w:val="28"/>
        </w:rPr>
        <w:t>;</w:t>
      </w:r>
    </w:p>
    <w:p w14:paraId="407C3E5E" w14:textId="77777777" w:rsidR="00137F34" w:rsidRPr="0045064B" w:rsidRDefault="00137F34" w:rsidP="00932913">
      <w:pPr>
        <w:pStyle w:val="aff1"/>
        <w:jc w:val="both"/>
        <w:rPr>
          <w:sz w:val="28"/>
          <w:szCs w:val="28"/>
        </w:rPr>
      </w:pPr>
      <w:r w:rsidRPr="0045064B">
        <w:rPr>
          <w:sz w:val="28"/>
          <w:szCs w:val="28"/>
        </w:rPr>
        <w:t xml:space="preserve">показатели паропроницаемости </w:t>
      </w:r>
      <w:r w:rsidR="00C83797" w:rsidRPr="00C83797">
        <w:rPr>
          <w:i/>
          <w:sz w:val="28"/>
          <w:szCs w:val="28"/>
        </w:rPr>
        <w:t>M</w:t>
      </w:r>
      <w:r w:rsidR="00C83797" w:rsidRPr="00C83797">
        <w:rPr>
          <w:i/>
          <w:sz w:val="28"/>
          <w:szCs w:val="28"/>
          <w:vertAlign w:val="subscript"/>
        </w:rPr>
        <w:t>int</w:t>
      </w:r>
      <w:r w:rsidRPr="0045064B">
        <w:rPr>
          <w:sz w:val="28"/>
          <w:szCs w:val="28"/>
        </w:rPr>
        <w:t xml:space="preserve"> и </w:t>
      </w:r>
      <w:r w:rsidR="00C83797" w:rsidRPr="00C83797">
        <w:rPr>
          <w:i/>
          <w:sz w:val="28"/>
          <w:szCs w:val="28"/>
        </w:rPr>
        <w:t>M</w:t>
      </w:r>
      <w:r w:rsidR="00C83797" w:rsidRPr="00C83797">
        <w:rPr>
          <w:i/>
          <w:sz w:val="28"/>
          <w:szCs w:val="28"/>
          <w:vertAlign w:val="subscript"/>
        </w:rPr>
        <w:t>ext</w:t>
      </w:r>
      <w:r w:rsidRPr="0045064B">
        <w:rPr>
          <w:sz w:val="28"/>
          <w:szCs w:val="28"/>
        </w:rPr>
        <w:t>, мг/</w:t>
      </w:r>
      <w:r w:rsidR="00C83797">
        <w:rPr>
          <w:sz w:val="28"/>
          <w:szCs w:val="28"/>
        </w:rPr>
        <w:t>(</w:t>
      </w:r>
      <w:r w:rsidRPr="0045064B">
        <w:rPr>
          <w:sz w:val="28"/>
          <w:szCs w:val="28"/>
        </w:rPr>
        <w:t>м</w:t>
      </w:r>
      <w:r w:rsidRPr="00C83797">
        <w:rPr>
          <w:sz w:val="28"/>
          <w:szCs w:val="28"/>
          <w:vertAlign w:val="superscript"/>
        </w:rPr>
        <w:t>2</w:t>
      </w:r>
      <w:r w:rsidRPr="0045064B">
        <w:rPr>
          <w:sz w:val="28"/>
          <w:szCs w:val="28"/>
        </w:rPr>
        <w:t xml:space="preserve"> </w:t>
      </w:r>
      <w:r w:rsidRPr="0045064B">
        <w:rPr>
          <w:sz w:val="28"/>
          <w:szCs w:val="28"/>
        </w:rPr>
        <w:sym w:font="Symbol" w:char="00D7"/>
      </w:r>
      <w:r w:rsidRPr="0045064B">
        <w:rPr>
          <w:sz w:val="28"/>
          <w:szCs w:val="28"/>
        </w:rPr>
        <w:t xml:space="preserve"> ч </w:t>
      </w:r>
      <w:r w:rsidRPr="0045064B">
        <w:rPr>
          <w:sz w:val="28"/>
          <w:szCs w:val="28"/>
        </w:rPr>
        <w:sym w:font="Symbol" w:char="00D7"/>
      </w:r>
      <w:r w:rsidRPr="0045064B">
        <w:rPr>
          <w:sz w:val="28"/>
          <w:szCs w:val="28"/>
        </w:rPr>
        <w:t xml:space="preserve"> Па</w:t>
      </w:r>
      <w:r w:rsidR="00C83797">
        <w:rPr>
          <w:sz w:val="28"/>
          <w:szCs w:val="28"/>
        </w:rPr>
        <w:t>)</w:t>
      </w:r>
      <w:r w:rsidRPr="0045064B">
        <w:rPr>
          <w:sz w:val="28"/>
          <w:szCs w:val="28"/>
        </w:rPr>
        <w:t>, равны соответственно:</w:t>
      </w:r>
    </w:p>
    <w:p w14:paraId="79717217" w14:textId="77777777" w:rsidR="00137F34" w:rsidRPr="00C83797" w:rsidRDefault="00C83797" w:rsidP="00932913">
      <w:pPr>
        <w:pStyle w:val="aff1"/>
        <w:ind w:firstLine="567"/>
        <w:jc w:val="both"/>
        <w:rPr>
          <w:sz w:val="28"/>
          <w:szCs w:val="28"/>
          <w:lang w:val="en-US"/>
        </w:rPr>
      </w:pPr>
      <w:r w:rsidRPr="00C83797">
        <w:rPr>
          <w:i/>
          <w:sz w:val="28"/>
          <w:szCs w:val="28"/>
          <w:lang w:val="en-US"/>
        </w:rPr>
        <w:t>M</w:t>
      </w:r>
      <w:r w:rsidRPr="00C83797">
        <w:rPr>
          <w:i/>
          <w:sz w:val="28"/>
          <w:szCs w:val="28"/>
          <w:vertAlign w:val="subscript"/>
          <w:lang w:val="en-US"/>
        </w:rPr>
        <w:t>int</w:t>
      </w:r>
      <w:r w:rsidR="00137F34" w:rsidRPr="00C83797">
        <w:rPr>
          <w:sz w:val="28"/>
          <w:szCs w:val="28"/>
          <w:lang w:val="en-US"/>
        </w:rPr>
        <w:t xml:space="preserve"> = 1 / </w:t>
      </w:r>
      <w:r w:rsidR="00137F34" w:rsidRPr="0045064B">
        <w:rPr>
          <w:sz w:val="28"/>
          <w:szCs w:val="28"/>
        </w:rPr>
        <w:sym w:font="Symbol" w:char="00E5"/>
      </w:r>
      <w:r w:rsidR="00137F34" w:rsidRPr="00C83797">
        <w:rPr>
          <w:i/>
          <w:sz w:val="28"/>
          <w:szCs w:val="28"/>
          <w:lang w:val="en-US"/>
        </w:rPr>
        <w:t>R</w:t>
      </w:r>
      <w:r w:rsidR="00137F34" w:rsidRPr="00C83797">
        <w:rPr>
          <w:i/>
          <w:sz w:val="28"/>
          <w:szCs w:val="28"/>
          <w:vertAlign w:val="subscript"/>
          <w:lang w:val="en-US"/>
        </w:rPr>
        <w:t>int s</w:t>
      </w:r>
      <w:r w:rsidR="0082478B" w:rsidRPr="0082478B">
        <w:rPr>
          <w:sz w:val="28"/>
          <w:szCs w:val="28"/>
          <w:lang w:val="en-US"/>
        </w:rPr>
        <w:t>,</w:t>
      </w:r>
      <w:r>
        <w:rPr>
          <w:sz w:val="28"/>
          <w:szCs w:val="28"/>
          <w:lang w:val="en-US"/>
        </w:rPr>
        <w:t xml:space="preserve"> </w:t>
      </w:r>
      <w:r w:rsidRPr="00C83797">
        <w:rPr>
          <w:i/>
          <w:sz w:val="28"/>
          <w:szCs w:val="28"/>
          <w:lang w:val="en-US"/>
        </w:rPr>
        <w:t>M</w:t>
      </w:r>
      <w:r w:rsidRPr="00C83797">
        <w:rPr>
          <w:i/>
          <w:sz w:val="28"/>
          <w:szCs w:val="28"/>
          <w:vertAlign w:val="subscript"/>
          <w:lang w:val="en-US"/>
        </w:rPr>
        <w:t>ext</w:t>
      </w:r>
      <w:r w:rsidR="00137F34" w:rsidRPr="00C83797">
        <w:rPr>
          <w:sz w:val="28"/>
          <w:szCs w:val="28"/>
          <w:lang w:val="en-US"/>
        </w:rPr>
        <w:t xml:space="preserve"> = 1 / </w:t>
      </w:r>
      <w:r w:rsidR="00137F34" w:rsidRPr="0045064B">
        <w:rPr>
          <w:sz w:val="28"/>
          <w:szCs w:val="28"/>
        </w:rPr>
        <w:sym w:font="Symbol" w:char="00E5"/>
      </w:r>
      <w:r w:rsidR="00137F34" w:rsidRPr="00C83797">
        <w:rPr>
          <w:i/>
          <w:sz w:val="28"/>
          <w:szCs w:val="28"/>
          <w:lang w:val="en-US"/>
        </w:rPr>
        <w:t>R</w:t>
      </w:r>
      <w:r w:rsidR="00137F34" w:rsidRPr="00C83797">
        <w:rPr>
          <w:i/>
          <w:sz w:val="28"/>
          <w:szCs w:val="28"/>
          <w:vertAlign w:val="subscript"/>
          <w:lang w:val="en-US"/>
        </w:rPr>
        <w:t>ext s</w:t>
      </w:r>
      <w:r w:rsidR="0082478B" w:rsidRPr="0082478B">
        <w:rPr>
          <w:sz w:val="28"/>
          <w:szCs w:val="28"/>
          <w:lang w:val="en-US"/>
        </w:rPr>
        <w:t>;</w:t>
      </w:r>
    </w:p>
    <w:p w14:paraId="1032C34F" w14:textId="77777777" w:rsidR="00137F34" w:rsidRPr="0045064B" w:rsidRDefault="00137F34" w:rsidP="00932913">
      <w:pPr>
        <w:pStyle w:val="aff1"/>
        <w:ind w:firstLine="567"/>
        <w:jc w:val="both"/>
        <w:rPr>
          <w:sz w:val="28"/>
          <w:szCs w:val="28"/>
        </w:rPr>
      </w:pPr>
      <w:r w:rsidRPr="0082478B">
        <w:rPr>
          <w:i/>
          <w:sz w:val="28"/>
          <w:szCs w:val="28"/>
        </w:rPr>
        <w:t>h</w:t>
      </w:r>
      <w:r w:rsidRPr="0045064B">
        <w:rPr>
          <w:sz w:val="28"/>
          <w:szCs w:val="28"/>
        </w:rPr>
        <w:t xml:space="preserve"> </w:t>
      </w:r>
      <w:r w:rsidR="0082478B">
        <w:rPr>
          <w:sz w:val="28"/>
          <w:szCs w:val="28"/>
        </w:rPr>
        <w:t>–</w:t>
      </w:r>
      <w:r w:rsidRPr="0045064B">
        <w:rPr>
          <w:sz w:val="28"/>
          <w:szCs w:val="28"/>
        </w:rPr>
        <w:t xml:space="preserve"> расстояние по вертикали между горизонтальными швами, служащими для поступления или вытяжки воздуха, м;</w:t>
      </w:r>
    </w:p>
    <w:p w14:paraId="067B775C" w14:textId="77777777" w:rsidR="00137F34" w:rsidRPr="0045064B" w:rsidRDefault="00137F34" w:rsidP="00932913">
      <w:pPr>
        <w:pStyle w:val="aff1"/>
        <w:ind w:firstLine="567"/>
        <w:jc w:val="both"/>
        <w:rPr>
          <w:sz w:val="28"/>
          <w:szCs w:val="28"/>
        </w:rPr>
      </w:pPr>
      <w:r w:rsidRPr="0082478B">
        <w:rPr>
          <w:i/>
          <w:sz w:val="28"/>
          <w:szCs w:val="28"/>
        </w:rPr>
        <w:t>W</w:t>
      </w:r>
      <w:r w:rsidRPr="0045064B">
        <w:rPr>
          <w:sz w:val="28"/>
          <w:szCs w:val="28"/>
        </w:rPr>
        <w:t xml:space="preserve"> </w:t>
      </w:r>
      <w:r w:rsidR="0082478B">
        <w:rPr>
          <w:sz w:val="28"/>
          <w:szCs w:val="28"/>
        </w:rPr>
        <w:t>–</w:t>
      </w:r>
      <w:r w:rsidRPr="0045064B">
        <w:rPr>
          <w:sz w:val="28"/>
          <w:szCs w:val="28"/>
        </w:rPr>
        <w:t xml:space="preserve"> расход воздуха в воздушной прослойке, кг/</w:t>
      </w:r>
      <w:r w:rsidR="0082478B">
        <w:rPr>
          <w:sz w:val="28"/>
          <w:szCs w:val="28"/>
        </w:rPr>
        <w:t>(</w:t>
      </w:r>
      <w:r w:rsidRPr="0045064B">
        <w:rPr>
          <w:sz w:val="28"/>
          <w:szCs w:val="28"/>
        </w:rPr>
        <w:t>м · ч</w:t>
      </w:r>
      <w:r w:rsidR="0082478B">
        <w:rPr>
          <w:sz w:val="28"/>
          <w:szCs w:val="28"/>
        </w:rPr>
        <w:t>);</w:t>
      </w:r>
    </w:p>
    <w:p w14:paraId="499EA6BD" w14:textId="77777777" w:rsidR="00137F34" w:rsidRPr="0045064B" w:rsidRDefault="0082478B" w:rsidP="00932913">
      <w:pPr>
        <w:pStyle w:val="aff1"/>
        <w:ind w:firstLine="567"/>
        <w:jc w:val="both"/>
        <w:rPr>
          <w:sz w:val="28"/>
          <w:szCs w:val="28"/>
        </w:rPr>
      </w:pPr>
      <w:r w:rsidRPr="00C83797">
        <w:rPr>
          <w:i/>
          <w:sz w:val="28"/>
          <w:szCs w:val="28"/>
          <w:lang w:val="en-US"/>
        </w:rPr>
        <w:lastRenderedPageBreak/>
        <w:t>R</w:t>
      </w:r>
      <w:r w:rsidRPr="00C83797">
        <w:rPr>
          <w:i/>
          <w:sz w:val="28"/>
          <w:szCs w:val="28"/>
          <w:vertAlign w:val="subscript"/>
          <w:lang w:val="en-US"/>
        </w:rPr>
        <w:t>int</w:t>
      </w:r>
      <w:r w:rsidRPr="0082478B">
        <w:rPr>
          <w:i/>
          <w:sz w:val="28"/>
          <w:szCs w:val="28"/>
          <w:vertAlign w:val="subscript"/>
        </w:rPr>
        <w:t xml:space="preserve"> </w:t>
      </w:r>
      <w:r w:rsidRPr="00C83797">
        <w:rPr>
          <w:i/>
          <w:sz w:val="28"/>
          <w:szCs w:val="28"/>
          <w:vertAlign w:val="subscript"/>
          <w:lang w:val="en-US"/>
        </w:rPr>
        <w:t>s</w:t>
      </w:r>
      <w:r w:rsidR="00137F34" w:rsidRPr="0045064B">
        <w:rPr>
          <w:sz w:val="28"/>
          <w:szCs w:val="28"/>
        </w:rPr>
        <w:t xml:space="preserve"> и </w:t>
      </w:r>
      <w:r w:rsidRPr="00C83797">
        <w:rPr>
          <w:i/>
          <w:sz w:val="28"/>
          <w:szCs w:val="28"/>
          <w:lang w:val="en-US"/>
        </w:rPr>
        <w:t>R</w:t>
      </w:r>
      <w:r w:rsidRPr="00C83797">
        <w:rPr>
          <w:i/>
          <w:sz w:val="28"/>
          <w:szCs w:val="28"/>
          <w:vertAlign w:val="subscript"/>
          <w:lang w:val="en-US"/>
        </w:rPr>
        <w:t>ext</w:t>
      </w:r>
      <w:r w:rsidRPr="0082478B">
        <w:rPr>
          <w:i/>
          <w:sz w:val="28"/>
          <w:szCs w:val="28"/>
          <w:vertAlign w:val="subscript"/>
        </w:rPr>
        <w:t xml:space="preserve"> </w:t>
      </w:r>
      <w:r w:rsidRPr="00C83797">
        <w:rPr>
          <w:i/>
          <w:sz w:val="28"/>
          <w:szCs w:val="28"/>
          <w:vertAlign w:val="subscript"/>
          <w:lang w:val="en-US"/>
        </w:rPr>
        <w:t>s</w:t>
      </w:r>
      <w:r>
        <w:rPr>
          <w:sz w:val="28"/>
          <w:szCs w:val="28"/>
        </w:rPr>
        <w:t xml:space="preserve"> –</w:t>
      </w:r>
      <w:r w:rsidR="00137F34" w:rsidRPr="0045064B">
        <w:rPr>
          <w:sz w:val="28"/>
          <w:szCs w:val="28"/>
        </w:rPr>
        <w:t xml:space="preserve"> сумма сопротивлений паропроницанию от внутренней поверхности до воздушной прослойки и соответственно от воздушной прослойки до наружной поверхности, м</w:t>
      </w:r>
      <w:r w:rsidR="00137F34" w:rsidRPr="0082478B">
        <w:rPr>
          <w:sz w:val="28"/>
          <w:szCs w:val="28"/>
          <w:vertAlign w:val="superscript"/>
        </w:rPr>
        <w:t>2</w:t>
      </w:r>
      <w:r w:rsidR="00137F34" w:rsidRPr="0045064B">
        <w:rPr>
          <w:sz w:val="28"/>
          <w:szCs w:val="28"/>
        </w:rPr>
        <w:sym w:font="Symbol" w:char="00D7"/>
      </w:r>
      <w:r w:rsidR="00137F34" w:rsidRPr="0045064B">
        <w:rPr>
          <w:sz w:val="28"/>
          <w:szCs w:val="28"/>
        </w:rPr>
        <w:t xml:space="preserve"> ч </w:t>
      </w:r>
      <w:r w:rsidR="00137F34" w:rsidRPr="0045064B">
        <w:rPr>
          <w:sz w:val="28"/>
          <w:szCs w:val="28"/>
        </w:rPr>
        <w:sym w:font="Symbol" w:char="00D7"/>
      </w:r>
      <w:r w:rsidR="00137F34" w:rsidRPr="0045064B">
        <w:rPr>
          <w:sz w:val="28"/>
          <w:szCs w:val="28"/>
        </w:rPr>
        <w:t xml:space="preserve"> Па/мг;</w:t>
      </w:r>
    </w:p>
    <w:p w14:paraId="666F81D7" w14:textId="77777777" w:rsidR="00137F34" w:rsidRPr="0045064B" w:rsidRDefault="0082478B" w:rsidP="00932913">
      <w:pPr>
        <w:pStyle w:val="aff1"/>
        <w:ind w:firstLine="567"/>
        <w:jc w:val="both"/>
        <w:rPr>
          <w:sz w:val="28"/>
          <w:szCs w:val="28"/>
        </w:rPr>
      </w:pPr>
      <w:r w:rsidRPr="00C83797">
        <w:rPr>
          <w:i/>
          <w:sz w:val="28"/>
          <w:szCs w:val="28"/>
        </w:rPr>
        <w:t>е</w:t>
      </w:r>
      <w:r w:rsidRPr="00C83797">
        <w:rPr>
          <w:i/>
          <w:sz w:val="28"/>
          <w:szCs w:val="28"/>
          <w:vertAlign w:val="subscript"/>
        </w:rPr>
        <w:t>int</w:t>
      </w:r>
      <w:r w:rsidR="00137F34" w:rsidRPr="0045064B">
        <w:rPr>
          <w:sz w:val="28"/>
          <w:szCs w:val="28"/>
        </w:rPr>
        <w:t xml:space="preserve"> и </w:t>
      </w:r>
      <w:r w:rsidRPr="00C83797">
        <w:rPr>
          <w:i/>
          <w:sz w:val="28"/>
          <w:szCs w:val="28"/>
        </w:rPr>
        <w:t>е</w:t>
      </w:r>
      <w:r w:rsidRPr="00C83797">
        <w:rPr>
          <w:i/>
          <w:sz w:val="28"/>
          <w:szCs w:val="28"/>
          <w:vertAlign w:val="subscript"/>
        </w:rPr>
        <w:t>ext</w:t>
      </w:r>
      <w:r w:rsidR="00137F34" w:rsidRPr="0045064B">
        <w:rPr>
          <w:sz w:val="28"/>
          <w:szCs w:val="28"/>
        </w:rPr>
        <w:t xml:space="preserve"> </w:t>
      </w:r>
      <w:r>
        <w:rPr>
          <w:sz w:val="28"/>
          <w:szCs w:val="28"/>
        </w:rPr>
        <w:t>–</w:t>
      </w:r>
      <w:r w:rsidR="00137F34" w:rsidRPr="0045064B">
        <w:rPr>
          <w:sz w:val="28"/>
          <w:szCs w:val="28"/>
        </w:rPr>
        <w:t xml:space="preserve"> действительная упругость водяного пара с внутренней стороны стены и снаружи</w:t>
      </w:r>
      <w:r w:rsidR="00FC6978" w:rsidRPr="00FC6978">
        <w:rPr>
          <w:sz w:val="28"/>
          <w:szCs w:val="28"/>
        </w:rPr>
        <w:t xml:space="preserve"> </w:t>
      </w:r>
      <w:r w:rsidR="00FC6978" w:rsidRPr="0045064B">
        <w:rPr>
          <w:sz w:val="28"/>
          <w:szCs w:val="28"/>
        </w:rPr>
        <w:t>соответственно</w:t>
      </w:r>
      <w:r w:rsidR="00137F34" w:rsidRPr="0045064B">
        <w:rPr>
          <w:sz w:val="28"/>
          <w:szCs w:val="28"/>
        </w:rPr>
        <w:t>, Па;</w:t>
      </w:r>
    </w:p>
    <w:p w14:paraId="5ED5057F" w14:textId="77777777" w:rsidR="00137F34" w:rsidRPr="0045064B" w:rsidRDefault="00137F34" w:rsidP="00932913">
      <w:pPr>
        <w:pStyle w:val="aff1"/>
        <w:ind w:firstLine="567"/>
        <w:jc w:val="both"/>
        <w:rPr>
          <w:sz w:val="28"/>
          <w:szCs w:val="28"/>
        </w:rPr>
      </w:pPr>
      <w:r w:rsidRPr="0082478B">
        <w:rPr>
          <w:i/>
          <w:sz w:val="28"/>
          <w:szCs w:val="28"/>
        </w:rPr>
        <w:t>е</w:t>
      </w:r>
      <w:r w:rsidR="0082478B">
        <w:rPr>
          <w:sz w:val="28"/>
          <w:szCs w:val="28"/>
          <w:vertAlign w:val="subscript"/>
        </w:rPr>
        <w:t>0</w:t>
      </w:r>
      <w:r w:rsidRPr="0045064B">
        <w:rPr>
          <w:sz w:val="28"/>
          <w:szCs w:val="28"/>
        </w:rPr>
        <w:t xml:space="preserve"> </w:t>
      </w:r>
      <w:r w:rsidR="0082478B">
        <w:rPr>
          <w:sz w:val="28"/>
          <w:szCs w:val="28"/>
        </w:rPr>
        <w:t>–</w:t>
      </w:r>
      <w:r w:rsidRPr="0045064B">
        <w:rPr>
          <w:sz w:val="28"/>
          <w:szCs w:val="28"/>
        </w:rPr>
        <w:t xml:space="preserve"> упругость водяного пара воздуха, входящего в воздушную прослойку, Па;</w:t>
      </w:r>
    </w:p>
    <w:p w14:paraId="2D40C4A9" w14:textId="77777777" w:rsidR="00137F34" w:rsidRPr="0045064B" w:rsidRDefault="00137F34" w:rsidP="00932913">
      <w:pPr>
        <w:pStyle w:val="aff1"/>
        <w:ind w:firstLine="567"/>
        <w:jc w:val="both"/>
        <w:rPr>
          <w:sz w:val="28"/>
          <w:szCs w:val="28"/>
        </w:rPr>
      </w:pPr>
      <w:r w:rsidRPr="0082478B">
        <w:rPr>
          <w:i/>
          <w:sz w:val="28"/>
          <w:szCs w:val="28"/>
        </w:rPr>
        <w:t>b</w:t>
      </w:r>
      <w:r w:rsidRPr="0045064B">
        <w:rPr>
          <w:sz w:val="28"/>
          <w:szCs w:val="28"/>
        </w:rPr>
        <w:t xml:space="preserve"> = 1,058 / (1 + </w:t>
      </w:r>
      <w:r w:rsidRPr="0082478B">
        <w:rPr>
          <w:i/>
          <w:sz w:val="28"/>
          <w:szCs w:val="28"/>
        </w:rPr>
        <w:t>t</w:t>
      </w:r>
      <w:r w:rsidRPr="0082478B">
        <w:rPr>
          <w:i/>
          <w:sz w:val="28"/>
          <w:szCs w:val="28"/>
          <w:vertAlign w:val="subscript"/>
        </w:rPr>
        <w:t>ag</w:t>
      </w:r>
      <w:r w:rsidRPr="0045064B">
        <w:rPr>
          <w:sz w:val="28"/>
          <w:szCs w:val="28"/>
        </w:rPr>
        <w:t xml:space="preserve"> /273).</w:t>
      </w:r>
    </w:p>
    <w:p w14:paraId="28C553F9" w14:textId="77777777" w:rsidR="00137F34" w:rsidRPr="0045064B" w:rsidRDefault="00137F34" w:rsidP="00932913">
      <w:pPr>
        <w:pStyle w:val="aff1"/>
        <w:ind w:firstLine="567"/>
        <w:jc w:val="both"/>
        <w:rPr>
          <w:sz w:val="28"/>
          <w:szCs w:val="28"/>
        </w:rPr>
      </w:pPr>
      <w:r w:rsidRPr="0045064B">
        <w:rPr>
          <w:sz w:val="28"/>
          <w:szCs w:val="28"/>
        </w:rPr>
        <w:t>В формуле (</w:t>
      </w:r>
      <w:r w:rsidR="000871B4" w:rsidRPr="0045064B">
        <w:rPr>
          <w:sz w:val="28"/>
          <w:szCs w:val="28"/>
        </w:rPr>
        <w:t>Е</w:t>
      </w:r>
      <w:r w:rsidRPr="0045064B">
        <w:rPr>
          <w:sz w:val="28"/>
          <w:szCs w:val="28"/>
        </w:rPr>
        <w:t xml:space="preserve">.1) </w:t>
      </w:r>
      <w:r w:rsidR="0082478B" w:rsidRPr="0082478B">
        <w:rPr>
          <w:i/>
          <w:sz w:val="28"/>
          <w:szCs w:val="28"/>
        </w:rPr>
        <w:t>е</w:t>
      </w:r>
      <w:r w:rsidR="0082478B">
        <w:rPr>
          <w:sz w:val="28"/>
          <w:szCs w:val="28"/>
          <w:vertAlign w:val="subscript"/>
        </w:rPr>
        <w:t>0</w:t>
      </w:r>
      <w:r w:rsidRPr="0045064B">
        <w:rPr>
          <w:sz w:val="28"/>
          <w:szCs w:val="28"/>
        </w:rPr>
        <w:t xml:space="preserve"> – действительная упругость водяного пара при температуре входящего в прослойку воздуха </w:t>
      </w:r>
      <w:r w:rsidR="0082478B" w:rsidRPr="0082478B">
        <w:rPr>
          <w:sz w:val="28"/>
          <w:szCs w:val="28"/>
        </w:rPr>
        <w:t>[</w:t>
      </w:r>
      <w:r w:rsidRPr="0045064B">
        <w:rPr>
          <w:sz w:val="28"/>
          <w:szCs w:val="28"/>
        </w:rPr>
        <w:t xml:space="preserve">определенной по формуле </w:t>
      </w:r>
      <w:r w:rsidR="0082478B">
        <w:rPr>
          <w:sz w:val="28"/>
          <w:szCs w:val="28"/>
        </w:rPr>
        <w:t>(</w:t>
      </w:r>
      <w:r w:rsidR="000871B4" w:rsidRPr="0045064B">
        <w:rPr>
          <w:sz w:val="28"/>
          <w:szCs w:val="28"/>
        </w:rPr>
        <w:t>Е</w:t>
      </w:r>
      <w:r w:rsidRPr="0045064B">
        <w:rPr>
          <w:sz w:val="28"/>
          <w:szCs w:val="28"/>
        </w:rPr>
        <w:t>.2)</w:t>
      </w:r>
      <w:r w:rsidR="0082478B" w:rsidRPr="0082478B">
        <w:rPr>
          <w:sz w:val="28"/>
          <w:szCs w:val="28"/>
        </w:rPr>
        <w:t>]</w:t>
      </w:r>
      <w:r w:rsidR="0082478B">
        <w:rPr>
          <w:sz w:val="28"/>
          <w:szCs w:val="28"/>
        </w:rPr>
        <w:t xml:space="preserve"> и относительной влажности </w:t>
      </w:r>
      <w:r w:rsidRPr="0045064B">
        <w:rPr>
          <w:sz w:val="28"/>
          <w:szCs w:val="28"/>
        </w:rPr>
        <w:t>воздуха 85</w:t>
      </w:r>
      <w:r w:rsidR="0082478B">
        <w:rPr>
          <w:sz w:val="28"/>
          <w:szCs w:val="28"/>
        </w:rPr>
        <w:t xml:space="preserve"> </w:t>
      </w:r>
      <w:r w:rsidRPr="0045064B">
        <w:rPr>
          <w:sz w:val="28"/>
          <w:szCs w:val="28"/>
        </w:rPr>
        <w:t>%.</w:t>
      </w:r>
    </w:p>
    <w:p w14:paraId="3533435C" w14:textId="77777777" w:rsidR="00137F34" w:rsidRPr="0045064B" w:rsidRDefault="00137F34" w:rsidP="00932913">
      <w:pPr>
        <w:pStyle w:val="aff1"/>
        <w:ind w:firstLine="567"/>
        <w:jc w:val="both"/>
        <w:rPr>
          <w:sz w:val="28"/>
          <w:szCs w:val="28"/>
        </w:rPr>
      </w:pPr>
      <w:r w:rsidRPr="0045064B">
        <w:rPr>
          <w:sz w:val="28"/>
          <w:szCs w:val="28"/>
        </w:rPr>
        <w:t>Температуру воздуха, входящего в воздушного п</w:t>
      </w:r>
      <w:r w:rsidR="0082478B">
        <w:rPr>
          <w:sz w:val="28"/>
          <w:szCs w:val="28"/>
        </w:rPr>
        <w:t>рослойку, определяют по формуле</w:t>
      </w:r>
    </w:p>
    <w:tbl>
      <w:tblPr>
        <w:tblW w:w="0" w:type="auto"/>
        <w:tblLook w:val="04A0" w:firstRow="1" w:lastRow="0" w:firstColumn="1" w:lastColumn="0" w:noHBand="0" w:noVBand="1"/>
      </w:tblPr>
      <w:tblGrid>
        <w:gridCol w:w="8204"/>
        <w:gridCol w:w="1151"/>
      </w:tblGrid>
      <w:tr w:rsidR="00067106" w:rsidRPr="00B071DB" w14:paraId="23E2EC5F" w14:textId="77777777" w:rsidTr="004637A0">
        <w:tc>
          <w:tcPr>
            <w:tcW w:w="8897" w:type="dxa"/>
            <w:shd w:val="clear" w:color="auto" w:fill="auto"/>
          </w:tcPr>
          <w:p w14:paraId="0AABFA57" w14:textId="77777777" w:rsidR="00067106" w:rsidRPr="00B071DB" w:rsidRDefault="00102017" w:rsidP="00932913">
            <w:pPr>
              <w:pStyle w:val="aff1"/>
              <w:jc w:val="center"/>
              <w:rPr>
                <w:sz w:val="28"/>
                <w:szCs w:val="28"/>
              </w:rPr>
            </w:pPr>
            <w:r w:rsidRPr="0045064B">
              <w:rPr>
                <w:sz w:val="28"/>
                <w:szCs w:val="28"/>
              </w:rPr>
              <w:sym w:font="Symbol" w:char="0074"/>
            </w:r>
            <w:r>
              <w:rPr>
                <w:sz w:val="28"/>
                <w:szCs w:val="28"/>
                <w:vertAlign w:val="subscript"/>
              </w:rPr>
              <w:t>0</w:t>
            </w:r>
            <w:r w:rsidRPr="00102017">
              <w:rPr>
                <w:sz w:val="28"/>
                <w:szCs w:val="28"/>
                <w:lang w:val="en-US"/>
              </w:rPr>
              <w:t xml:space="preserve"> = </w:t>
            </w:r>
            <w:r>
              <w:rPr>
                <w:i/>
                <w:sz w:val="28"/>
                <w:szCs w:val="28"/>
                <w:lang w:val="en-US"/>
              </w:rPr>
              <w:t>t</w:t>
            </w:r>
            <w:r w:rsidRPr="00C83797">
              <w:rPr>
                <w:i/>
                <w:sz w:val="28"/>
                <w:szCs w:val="28"/>
                <w:vertAlign w:val="subscript"/>
                <w:lang w:val="en-US"/>
              </w:rPr>
              <w:t>int</w:t>
            </w:r>
            <w:r w:rsidRPr="00102017">
              <w:rPr>
                <w:sz w:val="28"/>
                <w:szCs w:val="28"/>
                <w:lang w:val="en-US"/>
              </w:rPr>
              <w:t xml:space="preserve"> – </w:t>
            </w:r>
            <w:r w:rsidRPr="00102017">
              <w:rPr>
                <w:i/>
                <w:sz w:val="28"/>
                <w:szCs w:val="28"/>
                <w:lang w:val="en-US"/>
              </w:rPr>
              <w:t>n</w:t>
            </w:r>
            <w:r>
              <w:rPr>
                <w:sz w:val="28"/>
                <w:szCs w:val="28"/>
                <w:lang w:val="en-US"/>
              </w:rPr>
              <w:t xml:space="preserve"> </w:t>
            </w:r>
            <w:r w:rsidRPr="00102017">
              <w:rPr>
                <w:sz w:val="28"/>
                <w:szCs w:val="28"/>
                <w:lang w:val="en-US"/>
              </w:rPr>
              <w:t>(</w:t>
            </w:r>
            <w:r>
              <w:rPr>
                <w:i/>
                <w:sz w:val="28"/>
                <w:szCs w:val="28"/>
                <w:lang w:val="en-US"/>
              </w:rPr>
              <w:t>t</w:t>
            </w:r>
            <w:r w:rsidRPr="00C83797">
              <w:rPr>
                <w:i/>
                <w:sz w:val="28"/>
                <w:szCs w:val="28"/>
                <w:vertAlign w:val="subscript"/>
                <w:lang w:val="en-US"/>
              </w:rPr>
              <w:t>int</w:t>
            </w:r>
            <w:r w:rsidRPr="00102017">
              <w:rPr>
                <w:sz w:val="28"/>
                <w:szCs w:val="28"/>
                <w:lang w:val="en-US"/>
              </w:rPr>
              <w:t xml:space="preserve"> </w:t>
            </w:r>
            <w:r w:rsidRPr="0045064B">
              <w:rPr>
                <w:sz w:val="28"/>
                <w:szCs w:val="28"/>
              </w:rPr>
              <w:t>–</w:t>
            </w:r>
            <w:r w:rsidRPr="00102017">
              <w:rPr>
                <w:sz w:val="28"/>
                <w:szCs w:val="28"/>
                <w:lang w:val="en-US"/>
              </w:rPr>
              <w:t xml:space="preserve"> </w:t>
            </w:r>
            <w:r>
              <w:rPr>
                <w:i/>
                <w:sz w:val="28"/>
                <w:szCs w:val="28"/>
                <w:lang w:val="en-US"/>
              </w:rPr>
              <w:t>t</w:t>
            </w:r>
            <w:r w:rsidRPr="00C83797">
              <w:rPr>
                <w:i/>
                <w:sz w:val="28"/>
                <w:szCs w:val="28"/>
                <w:vertAlign w:val="subscript"/>
                <w:lang w:val="en-US"/>
              </w:rPr>
              <w:t>ext</w:t>
            </w:r>
            <w:r w:rsidRPr="00102017">
              <w:rPr>
                <w:sz w:val="28"/>
                <w:szCs w:val="28"/>
                <w:lang w:val="en-US"/>
              </w:rPr>
              <w:t>)</w:t>
            </w:r>
            <w:r w:rsidR="00067106" w:rsidRPr="00B071DB">
              <w:rPr>
                <w:sz w:val="28"/>
                <w:szCs w:val="28"/>
              </w:rPr>
              <w:t>,</w:t>
            </w:r>
          </w:p>
        </w:tc>
        <w:tc>
          <w:tcPr>
            <w:tcW w:w="1185" w:type="dxa"/>
            <w:shd w:val="clear" w:color="auto" w:fill="auto"/>
          </w:tcPr>
          <w:p w14:paraId="02AF8DE3" w14:textId="77777777" w:rsidR="00067106" w:rsidRPr="00B071DB" w:rsidRDefault="00067106" w:rsidP="00932913">
            <w:pPr>
              <w:pStyle w:val="aff1"/>
              <w:jc w:val="right"/>
              <w:rPr>
                <w:sz w:val="28"/>
                <w:szCs w:val="28"/>
              </w:rPr>
            </w:pPr>
            <w:r w:rsidRPr="00B071DB">
              <w:rPr>
                <w:sz w:val="28"/>
                <w:szCs w:val="28"/>
              </w:rPr>
              <w:t>(</w:t>
            </w:r>
            <w:r w:rsidR="00102017" w:rsidRPr="0045064B">
              <w:rPr>
                <w:sz w:val="28"/>
                <w:szCs w:val="28"/>
              </w:rPr>
              <w:t>Е.2</w:t>
            </w:r>
            <w:r w:rsidRPr="00B071DB">
              <w:rPr>
                <w:sz w:val="28"/>
                <w:szCs w:val="28"/>
              </w:rPr>
              <w:t>)</w:t>
            </w:r>
          </w:p>
        </w:tc>
      </w:tr>
    </w:tbl>
    <w:p w14:paraId="5392C71D" w14:textId="77777777" w:rsidR="00137F34" w:rsidRPr="0045064B" w:rsidRDefault="00137F34" w:rsidP="00932913">
      <w:pPr>
        <w:pStyle w:val="aff1"/>
        <w:jc w:val="both"/>
        <w:rPr>
          <w:sz w:val="28"/>
          <w:szCs w:val="28"/>
        </w:rPr>
      </w:pPr>
      <w:r w:rsidRPr="0045064B">
        <w:rPr>
          <w:sz w:val="28"/>
          <w:szCs w:val="28"/>
        </w:rPr>
        <w:t>где</w:t>
      </w:r>
      <w:r w:rsidR="00102017">
        <w:rPr>
          <w:sz w:val="28"/>
          <w:szCs w:val="28"/>
        </w:rPr>
        <w:t xml:space="preserve"> </w:t>
      </w:r>
      <w:r w:rsidRPr="00102017">
        <w:rPr>
          <w:i/>
          <w:sz w:val="28"/>
          <w:szCs w:val="28"/>
        </w:rPr>
        <w:t>n</w:t>
      </w:r>
      <w:r w:rsidRPr="0045064B">
        <w:rPr>
          <w:sz w:val="28"/>
          <w:szCs w:val="28"/>
        </w:rPr>
        <w:t xml:space="preserve"> = 0,97;</w:t>
      </w:r>
    </w:p>
    <w:p w14:paraId="40ED82C5" w14:textId="77777777" w:rsidR="00137F34" w:rsidRPr="0045064B" w:rsidRDefault="00102017" w:rsidP="00932913">
      <w:pPr>
        <w:pStyle w:val="aff1"/>
        <w:ind w:firstLine="567"/>
        <w:jc w:val="both"/>
        <w:rPr>
          <w:sz w:val="28"/>
          <w:szCs w:val="28"/>
        </w:rPr>
      </w:pPr>
      <w:r>
        <w:rPr>
          <w:i/>
          <w:sz w:val="28"/>
          <w:szCs w:val="28"/>
          <w:lang w:val="en-US"/>
        </w:rPr>
        <w:t>t</w:t>
      </w:r>
      <w:r w:rsidRPr="00C83797">
        <w:rPr>
          <w:i/>
          <w:sz w:val="28"/>
          <w:szCs w:val="28"/>
          <w:vertAlign w:val="subscript"/>
          <w:lang w:val="en-US"/>
        </w:rPr>
        <w:t>int</w:t>
      </w:r>
      <w:r w:rsidR="00137F34" w:rsidRPr="0045064B">
        <w:rPr>
          <w:sz w:val="28"/>
          <w:szCs w:val="28"/>
        </w:rPr>
        <w:t xml:space="preserve"> и </w:t>
      </w:r>
      <w:r>
        <w:rPr>
          <w:i/>
          <w:sz w:val="28"/>
          <w:szCs w:val="28"/>
          <w:lang w:val="en-US"/>
        </w:rPr>
        <w:t>t</w:t>
      </w:r>
      <w:r w:rsidRPr="00C83797">
        <w:rPr>
          <w:i/>
          <w:sz w:val="28"/>
          <w:szCs w:val="28"/>
          <w:vertAlign w:val="subscript"/>
          <w:lang w:val="en-US"/>
        </w:rPr>
        <w:t>ext</w:t>
      </w:r>
      <w:r w:rsidR="00137F34" w:rsidRPr="0045064B">
        <w:rPr>
          <w:sz w:val="28"/>
          <w:szCs w:val="28"/>
        </w:rPr>
        <w:t xml:space="preserve"> – расчетн</w:t>
      </w:r>
      <w:r>
        <w:rPr>
          <w:sz w:val="28"/>
          <w:szCs w:val="28"/>
        </w:rPr>
        <w:t>ые</w:t>
      </w:r>
      <w:r w:rsidR="00137F34" w:rsidRPr="0045064B">
        <w:rPr>
          <w:sz w:val="28"/>
          <w:szCs w:val="28"/>
        </w:rPr>
        <w:t xml:space="preserve"> температур</w:t>
      </w:r>
      <w:r>
        <w:rPr>
          <w:sz w:val="28"/>
          <w:szCs w:val="28"/>
        </w:rPr>
        <w:t>ы</w:t>
      </w:r>
      <w:r w:rsidR="00137F34" w:rsidRPr="0045064B">
        <w:rPr>
          <w:sz w:val="28"/>
          <w:szCs w:val="28"/>
        </w:rPr>
        <w:t xml:space="preserve"> внутреннего и наружного воздуха в зимний период года, </w:t>
      </w:r>
      <w:r w:rsidRPr="006A28C0">
        <w:rPr>
          <w:sz w:val="28"/>
          <w:szCs w:val="28"/>
        </w:rPr>
        <w:t>°C</w:t>
      </w:r>
      <w:r w:rsidR="00137F34" w:rsidRPr="0045064B">
        <w:rPr>
          <w:sz w:val="28"/>
          <w:szCs w:val="28"/>
        </w:rPr>
        <w:t>.</w:t>
      </w:r>
    </w:p>
    <w:p w14:paraId="72BE943C" w14:textId="77777777" w:rsidR="00137F34" w:rsidRPr="0045064B" w:rsidRDefault="00102017" w:rsidP="00932913">
      <w:pPr>
        <w:pStyle w:val="aff1"/>
        <w:ind w:firstLine="567"/>
        <w:jc w:val="both"/>
        <w:rPr>
          <w:sz w:val="28"/>
          <w:szCs w:val="28"/>
        </w:rPr>
      </w:pPr>
      <w:r>
        <w:rPr>
          <w:sz w:val="28"/>
          <w:szCs w:val="28"/>
        </w:rPr>
        <w:t xml:space="preserve">Расход воздуха в </w:t>
      </w:r>
      <w:r w:rsidR="00137F34" w:rsidRPr="0045064B">
        <w:rPr>
          <w:sz w:val="28"/>
          <w:szCs w:val="28"/>
        </w:rPr>
        <w:t xml:space="preserve">воздушной прослойке </w:t>
      </w:r>
      <w:r w:rsidR="00137F34" w:rsidRPr="00102017">
        <w:rPr>
          <w:i/>
          <w:sz w:val="28"/>
          <w:szCs w:val="28"/>
        </w:rPr>
        <w:t>W</w:t>
      </w:r>
      <w:r w:rsidR="00137F34" w:rsidRPr="0045064B">
        <w:rPr>
          <w:sz w:val="28"/>
          <w:szCs w:val="28"/>
        </w:rPr>
        <w:t>, кг/</w:t>
      </w:r>
      <w:r>
        <w:rPr>
          <w:sz w:val="28"/>
          <w:szCs w:val="28"/>
        </w:rPr>
        <w:t>(</w:t>
      </w:r>
      <w:r w:rsidR="00137F34" w:rsidRPr="0045064B">
        <w:rPr>
          <w:sz w:val="28"/>
          <w:szCs w:val="28"/>
        </w:rPr>
        <w:t>м</w:t>
      </w:r>
      <w:r w:rsidR="00137F34" w:rsidRPr="0045064B">
        <w:rPr>
          <w:sz w:val="28"/>
          <w:szCs w:val="28"/>
        </w:rPr>
        <w:sym w:font="Symbol" w:char="00D7"/>
      </w:r>
      <w:r w:rsidR="00137F34" w:rsidRPr="0045064B">
        <w:rPr>
          <w:sz w:val="28"/>
          <w:szCs w:val="28"/>
        </w:rPr>
        <w:t>ч</w:t>
      </w:r>
      <w:r>
        <w:rPr>
          <w:sz w:val="28"/>
          <w:szCs w:val="28"/>
        </w:rPr>
        <w:t>), определяют по формуле</w:t>
      </w:r>
    </w:p>
    <w:tbl>
      <w:tblPr>
        <w:tblW w:w="0" w:type="auto"/>
        <w:tblLook w:val="04A0" w:firstRow="1" w:lastRow="0" w:firstColumn="1" w:lastColumn="0" w:noHBand="0" w:noVBand="1"/>
      </w:tblPr>
      <w:tblGrid>
        <w:gridCol w:w="8207"/>
        <w:gridCol w:w="1148"/>
      </w:tblGrid>
      <w:tr w:rsidR="00067106" w:rsidRPr="00B071DB" w14:paraId="68E8BC82" w14:textId="77777777" w:rsidTr="004637A0">
        <w:tc>
          <w:tcPr>
            <w:tcW w:w="8897" w:type="dxa"/>
            <w:shd w:val="clear" w:color="auto" w:fill="auto"/>
          </w:tcPr>
          <w:p w14:paraId="1449A561" w14:textId="77777777" w:rsidR="00067106" w:rsidRPr="00B071DB" w:rsidRDefault="00284383" w:rsidP="00932913">
            <w:pPr>
              <w:pStyle w:val="aff1"/>
              <w:jc w:val="center"/>
              <w:rPr>
                <w:sz w:val="28"/>
                <w:szCs w:val="28"/>
              </w:rPr>
            </w:pPr>
            <w:r w:rsidRPr="00284383">
              <w:rPr>
                <w:i/>
                <w:sz w:val="28"/>
                <w:szCs w:val="28"/>
              </w:rPr>
              <w:t>W</w:t>
            </w:r>
            <w:r w:rsidRPr="0045064B">
              <w:rPr>
                <w:sz w:val="28"/>
                <w:szCs w:val="28"/>
              </w:rPr>
              <w:t xml:space="preserve"> = </w:t>
            </w:r>
            <w:r w:rsidRPr="00284383">
              <w:rPr>
                <w:i/>
                <w:sz w:val="28"/>
                <w:szCs w:val="28"/>
              </w:rPr>
              <w:t>V</w:t>
            </w:r>
            <w:r w:rsidRPr="00284383">
              <w:rPr>
                <w:i/>
                <w:sz w:val="28"/>
                <w:szCs w:val="28"/>
                <w:vertAlign w:val="subscript"/>
              </w:rPr>
              <w:t>g</w:t>
            </w:r>
            <w:r w:rsidRPr="0045064B">
              <w:rPr>
                <w:sz w:val="28"/>
                <w:szCs w:val="28"/>
              </w:rPr>
              <w:t xml:space="preserve"> </w:t>
            </w:r>
            <w:r w:rsidRPr="0045064B">
              <w:rPr>
                <w:sz w:val="28"/>
                <w:szCs w:val="28"/>
              </w:rPr>
              <w:sym w:font="Symbol" w:char="00D7"/>
            </w:r>
            <w:r w:rsidRPr="0045064B">
              <w:rPr>
                <w:sz w:val="28"/>
                <w:szCs w:val="28"/>
              </w:rPr>
              <w:t xml:space="preserve"> 3600</w:t>
            </w:r>
            <w:r w:rsidRPr="0045064B">
              <w:rPr>
                <w:sz w:val="28"/>
                <w:szCs w:val="28"/>
              </w:rPr>
              <w:sym w:font="Symbol" w:char="00D7"/>
            </w:r>
            <w:r w:rsidRPr="0045064B">
              <w:rPr>
                <w:sz w:val="28"/>
                <w:szCs w:val="28"/>
              </w:rPr>
              <w:sym w:font="Symbol" w:char="0064"/>
            </w:r>
            <w:r w:rsidRPr="00284383">
              <w:rPr>
                <w:i/>
                <w:sz w:val="28"/>
                <w:szCs w:val="28"/>
                <w:vertAlign w:val="subscript"/>
              </w:rPr>
              <w:t>g</w:t>
            </w:r>
            <w:r w:rsidRPr="0045064B">
              <w:rPr>
                <w:sz w:val="28"/>
                <w:szCs w:val="28"/>
              </w:rPr>
              <w:sym w:font="Symbol" w:char="00D7"/>
            </w:r>
            <w:r w:rsidRPr="0045064B">
              <w:rPr>
                <w:sz w:val="28"/>
                <w:szCs w:val="28"/>
              </w:rPr>
              <w:sym w:font="Symbol" w:char="0067"/>
            </w:r>
            <w:r w:rsidRPr="00284383">
              <w:rPr>
                <w:i/>
                <w:sz w:val="28"/>
                <w:szCs w:val="28"/>
                <w:vertAlign w:val="subscript"/>
              </w:rPr>
              <w:t>g</w:t>
            </w:r>
            <w:r w:rsidR="00067106" w:rsidRPr="00B071DB">
              <w:rPr>
                <w:sz w:val="28"/>
                <w:szCs w:val="28"/>
              </w:rPr>
              <w:t>,</w:t>
            </w:r>
          </w:p>
        </w:tc>
        <w:tc>
          <w:tcPr>
            <w:tcW w:w="1185" w:type="dxa"/>
            <w:shd w:val="clear" w:color="auto" w:fill="auto"/>
          </w:tcPr>
          <w:p w14:paraId="685A3D26" w14:textId="77777777" w:rsidR="00067106" w:rsidRPr="00B071DB" w:rsidRDefault="00067106" w:rsidP="00932913">
            <w:pPr>
              <w:pStyle w:val="aff1"/>
              <w:jc w:val="right"/>
              <w:rPr>
                <w:sz w:val="28"/>
                <w:szCs w:val="28"/>
              </w:rPr>
            </w:pPr>
            <w:r w:rsidRPr="00B071DB">
              <w:rPr>
                <w:sz w:val="28"/>
                <w:szCs w:val="28"/>
              </w:rPr>
              <w:t>(</w:t>
            </w:r>
            <w:r w:rsidR="00284383">
              <w:rPr>
                <w:sz w:val="28"/>
                <w:szCs w:val="28"/>
              </w:rPr>
              <w:t>Е.3</w:t>
            </w:r>
            <w:r w:rsidRPr="00B071DB">
              <w:rPr>
                <w:sz w:val="28"/>
                <w:szCs w:val="28"/>
              </w:rPr>
              <w:t>)</w:t>
            </w:r>
          </w:p>
        </w:tc>
      </w:tr>
    </w:tbl>
    <w:p w14:paraId="4394C209" w14:textId="77777777" w:rsidR="00137F34" w:rsidRPr="0045064B" w:rsidRDefault="00137F34" w:rsidP="00932913">
      <w:pPr>
        <w:pStyle w:val="aff1"/>
        <w:jc w:val="both"/>
        <w:rPr>
          <w:sz w:val="28"/>
          <w:szCs w:val="28"/>
        </w:rPr>
      </w:pPr>
      <w:r w:rsidRPr="0045064B">
        <w:rPr>
          <w:sz w:val="28"/>
          <w:szCs w:val="28"/>
        </w:rPr>
        <w:t>где</w:t>
      </w:r>
      <w:r w:rsidR="00284383">
        <w:rPr>
          <w:sz w:val="28"/>
          <w:szCs w:val="28"/>
        </w:rPr>
        <w:t xml:space="preserve"> </w:t>
      </w:r>
      <w:r w:rsidRPr="0045064B">
        <w:rPr>
          <w:sz w:val="28"/>
          <w:szCs w:val="28"/>
        </w:rPr>
        <w:sym w:font="Symbol" w:char="0064"/>
      </w:r>
      <w:r w:rsidRPr="00284383">
        <w:rPr>
          <w:i/>
          <w:sz w:val="28"/>
          <w:szCs w:val="28"/>
          <w:vertAlign w:val="subscript"/>
        </w:rPr>
        <w:t>g</w:t>
      </w:r>
      <w:r w:rsidRPr="0045064B">
        <w:rPr>
          <w:sz w:val="28"/>
          <w:szCs w:val="28"/>
        </w:rPr>
        <w:t xml:space="preserve"> – толщина воздушной прослойки, м;</w:t>
      </w:r>
    </w:p>
    <w:p w14:paraId="3CE4A1F2" w14:textId="77777777" w:rsidR="00137F34" w:rsidRPr="0045064B" w:rsidRDefault="00137F34" w:rsidP="00932913">
      <w:pPr>
        <w:pStyle w:val="aff1"/>
        <w:ind w:firstLine="426"/>
        <w:jc w:val="both"/>
        <w:rPr>
          <w:sz w:val="28"/>
          <w:szCs w:val="28"/>
        </w:rPr>
      </w:pPr>
      <w:r w:rsidRPr="0045064B">
        <w:rPr>
          <w:sz w:val="28"/>
          <w:szCs w:val="28"/>
        </w:rPr>
        <w:sym w:font="Symbol" w:char="0067"/>
      </w:r>
      <w:r w:rsidRPr="00284383">
        <w:rPr>
          <w:i/>
          <w:sz w:val="28"/>
          <w:szCs w:val="28"/>
          <w:vertAlign w:val="subscript"/>
        </w:rPr>
        <w:t>g</w:t>
      </w:r>
      <w:r w:rsidRPr="0045064B">
        <w:rPr>
          <w:sz w:val="28"/>
          <w:szCs w:val="28"/>
        </w:rPr>
        <w:t xml:space="preserve"> – плотность воздуха в прослойке, кг/м</w:t>
      </w:r>
      <w:r w:rsidRPr="00284383">
        <w:rPr>
          <w:sz w:val="28"/>
          <w:szCs w:val="28"/>
          <w:vertAlign w:val="superscript"/>
        </w:rPr>
        <w:t>3</w:t>
      </w:r>
      <w:r w:rsidRPr="0045064B">
        <w:rPr>
          <w:sz w:val="28"/>
          <w:szCs w:val="28"/>
        </w:rPr>
        <w:t>;</w:t>
      </w:r>
    </w:p>
    <w:p w14:paraId="2A25901D" w14:textId="77777777" w:rsidR="00137F34" w:rsidRPr="0045064B" w:rsidRDefault="00137F34" w:rsidP="00932913">
      <w:pPr>
        <w:pStyle w:val="aff1"/>
        <w:ind w:firstLine="426"/>
        <w:jc w:val="both"/>
        <w:rPr>
          <w:sz w:val="28"/>
          <w:szCs w:val="28"/>
        </w:rPr>
      </w:pPr>
      <w:r w:rsidRPr="00284383">
        <w:rPr>
          <w:i/>
          <w:sz w:val="28"/>
          <w:szCs w:val="28"/>
        </w:rPr>
        <w:t>V</w:t>
      </w:r>
      <w:r w:rsidRPr="00284383">
        <w:rPr>
          <w:i/>
          <w:sz w:val="28"/>
          <w:szCs w:val="28"/>
          <w:vertAlign w:val="subscript"/>
        </w:rPr>
        <w:t>g</w:t>
      </w:r>
      <w:r w:rsidRPr="0045064B">
        <w:rPr>
          <w:sz w:val="28"/>
          <w:szCs w:val="28"/>
        </w:rPr>
        <w:t xml:space="preserve"> – скорость движения воздуха в прослойке, м/c, определ</w:t>
      </w:r>
      <w:r w:rsidR="00284383">
        <w:rPr>
          <w:sz w:val="28"/>
          <w:szCs w:val="28"/>
        </w:rPr>
        <w:t>яемая по формуле</w:t>
      </w:r>
    </w:p>
    <w:tbl>
      <w:tblPr>
        <w:tblW w:w="0" w:type="auto"/>
        <w:tblLook w:val="04A0" w:firstRow="1" w:lastRow="0" w:firstColumn="1" w:lastColumn="0" w:noHBand="0" w:noVBand="1"/>
      </w:tblPr>
      <w:tblGrid>
        <w:gridCol w:w="8211"/>
        <w:gridCol w:w="1144"/>
      </w:tblGrid>
      <w:tr w:rsidR="00067106" w:rsidRPr="00B071DB" w14:paraId="4E8E8CA7" w14:textId="77777777" w:rsidTr="004637A0">
        <w:tc>
          <w:tcPr>
            <w:tcW w:w="8897" w:type="dxa"/>
            <w:shd w:val="clear" w:color="auto" w:fill="auto"/>
          </w:tcPr>
          <w:p w14:paraId="7E168225" w14:textId="77777777" w:rsidR="00067106" w:rsidRPr="00B071DB" w:rsidRDefault="00284383" w:rsidP="00932913">
            <w:pPr>
              <w:pStyle w:val="aff1"/>
              <w:jc w:val="center"/>
              <w:rPr>
                <w:sz w:val="28"/>
                <w:szCs w:val="28"/>
              </w:rPr>
            </w:pPr>
            <w:r w:rsidRPr="00284383">
              <w:rPr>
                <w:i/>
                <w:sz w:val="28"/>
                <w:szCs w:val="28"/>
              </w:rPr>
              <w:t>V</w:t>
            </w:r>
            <w:r w:rsidRPr="00284383">
              <w:rPr>
                <w:i/>
                <w:sz w:val="28"/>
                <w:szCs w:val="28"/>
                <w:vertAlign w:val="subscript"/>
              </w:rPr>
              <w:t>g</w:t>
            </w:r>
            <w:r w:rsidR="00067106" w:rsidRPr="00B071DB">
              <w:rPr>
                <w:sz w:val="28"/>
                <w:szCs w:val="28"/>
              </w:rPr>
              <w:t xml:space="preserve"> = </w:t>
            </w:r>
            <w:r w:rsidR="00FC6978" w:rsidRPr="00284383">
              <w:rPr>
                <w:position w:val="-30"/>
                <w:sz w:val="28"/>
                <w:szCs w:val="28"/>
              </w:rPr>
              <w:object w:dxaOrig="2020" w:dyaOrig="760" w14:anchorId="07194EC7">
                <v:shape id="_x0000_i1027" type="#_x0000_t75" style="width:101.25pt;height:36pt" o:ole="">
                  <v:imagedata r:id="rId32" o:title=""/>
                </v:shape>
                <o:OLEObject Type="Embed" ProgID="Equation.3" ShapeID="_x0000_i1027" DrawAspect="Content" ObjectID="_1681645010" r:id="rId33"/>
              </w:object>
            </w:r>
            <w:r w:rsidR="00067106" w:rsidRPr="00B071DB">
              <w:rPr>
                <w:sz w:val="28"/>
                <w:szCs w:val="28"/>
              </w:rPr>
              <w:t>,</w:t>
            </w:r>
          </w:p>
        </w:tc>
        <w:tc>
          <w:tcPr>
            <w:tcW w:w="1185" w:type="dxa"/>
            <w:shd w:val="clear" w:color="auto" w:fill="auto"/>
          </w:tcPr>
          <w:p w14:paraId="408BCEEF" w14:textId="77777777" w:rsidR="00067106" w:rsidRPr="00B071DB" w:rsidRDefault="00067106" w:rsidP="00932913">
            <w:pPr>
              <w:pStyle w:val="aff1"/>
              <w:jc w:val="right"/>
              <w:rPr>
                <w:sz w:val="28"/>
                <w:szCs w:val="28"/>
              </w:rPr>
            </w:pPr>
            <w:r w:rsidRPr="00B071DB">
              <w:rPr>
                <w:sz w:val="28"/>
                <w:szCs w:val="28"/>
              </w:rPr>
              <w:t>(</w:t>
            </w:r>
            <w:r w:rsidR="00284383" w:rsidRPr="0045064B">
              <w:rPr>
                <w:sz w:val="28"/>
                <w:szCs w:val="28"/>
              </w:rPr>
              <w:t>Е.4</w:t>
            </w:r>
            <w:r w:rsidRPr="00B071DB">
              <w:rPr>
                <w:sz w:val="28"/>
                <w:szCs w:val="28"/>
              </w:rPr>
              <w:t>)</w:t>
            </w:r>
          </w:p>
        </w:tc>
      </w:tr>
    </w:tbl>
    <w:p w14:paraId="4DB6B6BD" w14:textId="77777777" w:rsidR="00137F34" w:rsidRPr="0045064B" w:rsidRDefault="00BA46DB" w:rsidP="00932913">
      <w:pPr>
        <w:pStyle w:val="aff1"/>
        <w:jc w:val="both"/>
        <w:rPr>
          <w:sz w:val="28"/>
          <w:szCs w:val="28"/>
        </w:rPr>
      </w:pPr>
      <w:r>
        <w:rPr>
          <w:sz w:val="28"/>
          <w:szCs w:val="28"/>
        </w:rPr>
        <w:t>здесь</w:t>
      </w:r>
      <w:r w:rsidR="00137F34" w:rsidRPr="0045064B">
        <w:rPr>
          <w:sz w:val="28"/>
          <w:szCs w:val="28"/>
        </w:rPr>
        <w:t xml:space="preserve"> </w:t>
      </w:r>
      <w:r w:rsidR="00137F34" w:rsidRPr="00284383">
        <w:rPr>
          <w:i/>
          <w:sz w:val="28"/>
          <w:szCs w:val="28"/>
        </w:rPr>
        <w:t>Н</w:t>
      </w:r>
      <w:r w:rsidR="00137F34" w:rsidRPr="0045064B">
        <w:rPr>
          <w:sz w:val="28"/>
          <w:szCs w:val="28"/>
        </w:rPr>
        <w:t xml:space="preserve"> </w:t>
      </w:r>
      <w:r w:rsidR="00284383">
        <w:rPr>
          <w:sz w:val="28"/>
          <w:szCs w:val="28"/>
        </w:rPr>
        <w:t>–</w:t>
      </w:r>
      <w:r w:rsidR="00137F34" w:rsidRPr="0045064B">
        <w:rPr>
          <w:sz w:val="28"/>
          <w:szCs w:val="28"/>
        </w:rPr>
        <w:t xml:space="preserve"> разности высот от входа воздуха в прослойку до ее выхода из нее;</w:t>
      </w:r>
    </w:p>
    <w:p w14:paraId="758D42DB" w14:textId="77777777" w:rsidR="00137F34" w:rsidRPr="0045064B" w:rsidRDefault="00137F34" w:rsidP="00932913">
      <w:pPr>
        <w:pStyle w:val="aff1"/>
        <w:ind w:firstLine="567"/>
        <w:jc w:val="both"/>
        <w:rPr>
          <w:sz w:val="28"/>
          <w:szCs w:val="28"/>
        </w:rPr>
      </w:pPr>
      <w:r w:rsidRPr="00284383">
        <w:rPr>
          <w:i/>
          <w:sz w:val="28"/>
          <w:szCs w:val="28"/>
        </w:rPr>
        <w:t>t</w:t>
      </w:r>
      <w:r w:rsidRPr="00284383">
        <w:rPr>
          <w:i/>
          <w:sz w:val="28"/>
          <w:szCs w:val="28"/>
          <w:vertAlign w:val="subscript"/>
        </w:rPr>
        <w:t>аgcр</w:t>
      </w:r>
      <w:r w:rsidRPr="0045064B">
        <w:rPr>
          <w:sz w:val="28"/>
          <w:szCs w:val="28"/>
        </w:rPr>
        <w:t xml:space="preserve"> </w:t>
      </w:r>
      <w:r w:rsidR="00284383">
        <w:rPr>
          <w:sz w:val="28"/>
          <w:szCs w:val="28"/>
        </w:rPr>
        <w:t>–</w:t>
      </w:r>
      <w:r w:rsidRPr="0045064B">
        <w:rPr>
          <w:sz w:val="28"/>
          <w:szCs w:val="28"/>
        </w:rPr>
        <w:t xml:space="preserve"> </w:t>
      </w:r>
      <w:r w:rsidR="00284383">
        <w:rPr>
          <w:sz w:val="28"/>
          <w:szCs w:val="28"/>
        </w:rPr>
        <w:t xml:space="preserve">средняя температура воздуха в прослойке (расстояние </w:t>
      </w:r>
      <w:r w:rsidRPr="0045064B">
        <w:rPr>
          <w:sz w:val="28"/>
          <w:szCs w:val="28"/>
        </w:rPr>
        <w:t xml:space="preserve">между       </w:t>
      </w:r>
      <w:r w:rsidR="00284383">
        <w:rPr>
          <w:sz w:val="28"/>
          <w:szCs w:val="28"/>
        </w:rPr>
        <w:t xml:space="preserve">     горизонтальными открытыми </w:t>
      </w:r>
      <w:r w:rsidRPr="0045064B">
        <w:rPr>
          <w:sz w:val="28"/>
          <w:szCs w:val="28"/>
        </w:rPr>
        <w:t>швами по вертикали);</w:t>
      </w:r>
    </w:p>
    <w:p w14:paraId="474AAF5D" w14:textId="77777777" w:rsidR="00137F34" w:rsidRPr="0045064B" w:rsidRDefault="00137F34" w:rsidP="00932913">
      <w:pPr>
        <w:pStyle w:val="aff1"/>
        <w:ind w:firstLine="567"/>
        <w:jc w:val="both"/>
        <w:rPr>
          <w:sz w:val="28"/>
          <w:szCs w:val="28"/>
        </w:rPr>
      </w:pPr>
      <w:r w:rsidRPr="0045064B">
        <w:rPr>
          <w:sz w:val="28"/>
          <w:szCs w:val="28"/>
        </w:rPr>
        <w:sym w:font="Symbol" w:char="00E5"/>
      </w:r>
      <w:r w:rsidRPr="0045064B">
        <w:rPr>
          <w:sz w:val="28"/>
          <w:szCs w:val="28"/>
        </w:rPr>
        <w:sym w:font="Symbol" w:char="0078"/>
      </w:r>
      <w:r w:rsidRPr="0045064B">
        <w:rPr>
          <w:sz w:val="28"/>
          <w:szCs w:val="28"/>
        </w:rPr>
        <w:t xml:space="preserve"> </w:t>
      </w:r>
      <w:r w:rsidR="00284383">
        <w:rPr>
          <w:sz w:val="28"/>
          <w:szCs w:val="28"/>
        </w:rPr>
        <w:t>–</w:t>
      </w:r>
      <w:r w:rsidRPr="0045064B">
        <w:rPr>
          <w:sz w:val="28"/>
          <w:szCs w:val="28"/>
        </w:rPr>
        <w:t xml:space="preserve"> сумма коэффициентов местных сопротивлений (определяется сложением аэродинамических сопротивлений).</w:t>
      </w:r>
    </w:p>
    <w:p w14:paraId="17365A87" w14:textId="77777777" w:rsidR="00137F34" w:rsidRPr="0045064B" w:rsidRDefault="00137F34" w:rsidP="00932913">
      <w:pPr>
        <w:pStyle w:val="aff1"/>
        <w:ind w:firstLine="567"/>
        <w:jc w:val="both"/>
        <w:rPr>
          <w:sz w:val="28"/>
          <w:szCs w:val="28"/>
        </w:rPr>
      </w:pPr>
      <w:r w:rsidRPr="0045064B">
        <w:rPr>
          <w:sz w:val="28"/>
          <w:szCs w:val="28"/>
        </w:rPr>
        <w:t>Полученн</w:t>
      </w:r>
      <w:r w:rsidR="00CF079A">
        <w:rPr>
          <w:sz w:val="28"/>
          <w:szCs w:val="28"/>
        </w:rPr>
        <w:t xml:space="preserve">ое по </w:t>
      </w:r>
      <w:r w:rsidRPr="0045064B">
        <w:rPr>
          <w:sz w:val="28"/>
          <w:szCs w:val="28"/>
        </w:rPr>
        <w:t>формуле (</w:t>
      </w:r>
      <w:r w:rsidR="000871B4" w:rsidRPr="0045064B">
        <w:rPr>
          <w:sz w:val="28"/>
          <w:szCs w:val="28"/>
        </w:rPr>
        <w:t>Е</w:t>
      </w:r>
      <w:r w:rsidRPr="0045064B">
        <w:rPr>
          <w:sz w:val="28"/>
          <w:szCs w:val="28"/>
        </w:rPr>
        <w:t xml:space="preserve">.1) </w:t>
      </w:r>
      <w:r w:rsidR="00CF079A">
        <w:rPr>
          <w:sz w:val="28"/>
          <w:szCs w:val="28"/>
        </w:rPr>
        <w:t xml:space="preserve">значение упругости водяного пара на </w:t>
      </w:r>
      <w:r w:rsidRPr="0045064B">
        <w:rPr>
          <w:sz w:val="28"/>
          <w:szCs w:val="28"/>
        </w:rPr>
        <w:t xml:space="preserve">выходе из воздушной прослойки </w:t>
      </w:r>
      <w:r w:rsidRPr="00CF079A">
        <w:rPr>
          <w:i/>
          <w:sz w:val="28"/>
          <w:szCs w:val="28"/>
        </w:rPr>
        <w:t>е</w:t>
      </w:r>
      <w:r w:rsidRPr="00CF079A">
        <w:rPr>
          <w:i/>
          <w:sz w:val="28"/>
          <w:szCs w:val="28"/>
          <w:vertAlign w:val="subscript"/>
        </w:rPr>
        <w:t>у</w:t>
      </w:r>
      <w:r w:rsidRPr="0045064B">
        <w:rPr>
          <w:sz w:val="28"/>
          <w:szCs w:val="28"/>
        </w:rPr>
        <w:t>, Па, должн</w:t>
      </w:r>
      <w:r w:rsidR="00CF079A">
        <w:rPr>
          <w:sz w:val="28"/>
          <w:szCs w:val="28"/>
        </w:rPr>
        <w:t>о</w:t>
      </w:r>
      <w:r w:rsidRPr="0045064B">
        <w:rPr>
          <w:sz w:val="28"/>
          <w:szCs w:val="28"/>
        </w:rPr>
        <w:t xml:space="preserve"> быть меньше максимальной упругости водяного пара </w:t>
      </w:r>
      <w:r w:rsidRPr="00CF079A">
        <w:rPr>
          <w:i/>
          <w:sz w:val="28"/>
          <w:szCs w:val="28"/>
        </w:rPr>
        <w:t>Е</w:t>
      </w:r>
      <w:r w:rsidRPr="00CF079A">
        <w:rPr>
          <w:i/>
          <w:sz w:val="28"/>
          <w:szCs w:val="28"/>
          <w:vertAlign w:val="subscript"/>
        </w:rPr>
        <w:t>у</w:t>
      </w:r>
      <w:r w:rsidRPr="0045064B">
        <w:rPr>
          <w:sz w:val="28"/>
          <w:szCs w:val="28"/>
        </w:rPr>
        <w:t>, Па.</w:t>
      </w:r>
    </w:p>
    <w:p w14:paraId="1B3BBB6C" w14:textId="77777777" w:rsidR="00692C60" w:rsidRPr="0045064B" w:rsidRDefault="00CF079A" w:rsidP="00932913">
      <w:pPr>
        <w:pStyle w:val="aff1"/>
        <w:ind w:firstLine="567"/>
        <w:jc w:val="both"/>
        <w:rPr>
          <w:sz w:val="28"/>
          <w:szCs w:val="28"/>
        </w:rPr>
      </w:pPr>
      <w:r>
        <w:rPr>
          <w:sz w:val="28"/>
          <w:szCs w:val="28"/>
        </w:rPr>
        <w:t xml:space="preserve">Е.8 </w:t>
      </w:r>
      <w:r w:rsidR="00692C60" w:rsidRPr="0045064B">
        <w:rPr>
          <w:sz w:val="28"/>
          <w:szCs w:val="28"/>
        </w:rPr>
        <w:t xml:space="preserve">Для определения </w:t>
      </w:r>
      <w:r w:rsidRPr="00CF079A">
        <w:rPr>
          <w:i/>
          <w:sz w:val="28"/>
          <w:szCs w:val="28"/>
        </w:rPr>
        <w:t>Е</w:t>
      </w:r>
      <w:r w:rsidRPr="00CF079A">
        <w:rPr>
          <w:i/>
          <w:sz w:val="28"/>
          <w:szCs w:val="28"/>
          <w:vertAlign w:val="subscript"/>
        </w:rPr>
        <w:t>у</w:t>
      </w:r>
      <w:r w:rsidR="00692C60" w:rsidRPr="0045064B">
        <w:rPr>
          <w:sz w:val="28"/>
          <w:szCs w:val="28"/>
        </w:rPr>
        <w:t xml:space="preserve"> рассчитывается темпера</w:t>
      </w:r>
      <w:r>
        <w:rPr>
          <w:sz w:val="28"/>
          <w:szCs w:val="28"/>
        </w:rPr>
        <w:t xml:space="preserve">тура воздуха </w:t>
      </w:r>
      <w:r w:rsidR="00692C60" w:rsidRPr="0045064B">
        <w:rPr>
          <w:sz w:val="28"/>
          <w:szCs w:val="28"/>
        </w:rPr>
        <w:t xml:space="preserve">на выходе </w:t>
      </w:r>
      <w:r>
        <w:rPr>
          <w:sz w:val="28"/>
          <w:szCs w:val="28"/>
        </w:rPr>
        <w:t xml:space="preserve">из воздушной прослойки (по ее </w:t>
      </w:r>
      <w:r w:rsidR="00692C60" w:rsidRPr="0045064B">
        <w:rPr>
          <w:sz w:val="28"/>
          <w:szCs w:val="28"/>
        </w:rPr>
        <w:t xml:space="preserve">высоте) </w:t>
      </w:r>
      <w:r w:rsidRPr="00284383">
        <w:rPr>
          <w:i/>
          <w:sz w:val="28"/>
          <w:szCs w:val="28"/>
        </w:rPr>
        <w:t>t</w:t>
      </w:r>
      <w:r w:rsidRPr="00284383">
        <w:rPr>
          <w:i/>
          <w:sz w:val="28"/>
          <w:szCs w:val="28"/>
          <w:vertAlign w:val="subscript"/>
        </w:rPr>
        <w:t>аg</w:t>
      </w:r>
      <w:r>
        <w:rPr>
          <w:sz w:val="28"/>
          <w:szCs w:val="28"/>
        </w:rPr>
        <w:t xml:space="preserve"> по формуле</w:t>
      </w:r>
    </w:p>
    <w:tbl>
      <w:tblPr>
        <w:tblW w:w="0" w:type="auto"/>
        <w:tblLook w:val="04A0" w:firstRow="1" w:lastRow="0" w:firstColumn="1" w:lastColumn="0" w:noHBand="0" w:noVBand="1"/>
      </w:tblPr>
      <w:tblGrid>
        <w:gridCol w:w="8203"/>
        <w:gridCol w:w="1152"/>
      </w:tblGrid>
      <w:tr w:rsidR="00067106" w:rsidRPr="00B071DB" w14:paraId="1D62BEFE" w14:textId="77777777" w:rsidTr="004637A0">
        <w:tc>
          <w:tcPr>
            <w:tcW w:w="8897" w:type="dxa"/>
            <w:shd w:val="clear" w:color="auto" w:fill="auto"/>
          </w:tcPr>
          <w:p w14:paraId="5D91D18F" w14:textId="77777777" w:rsidR="00067106" w:rsidRPr="00B071DB" w:rsidRDefault="00CF079A" w:rsidP="00932913">
            <w:pPr>
              <w:pStyle w:val="aff1"/>
              <w:jc w:val="center"/>
              <w:rPr>
                <w:sz w:val="28"/>
                <w:szCs w:val="28"/>
              </w:rPr>
            </w:pPr>
            <w:r w:rsidRPr="00284383">
              <w:rPr>
                <w:i/>
                <w:sz w:val="28"/>
                <w:szCs w:val="28"/>
              </w:rPr>
              <w:t>t</w:t>
            </w:r>
            <w:r w:rsidRPr="00284383">
              <w:rPr>
                <w:i/>
                <w:sz w:val="28"/>
                <w:szCs w:val="28"/>
                <w:vertAlign w:val="subscript"/>
              </w:rPr>
              <w:t>аg</w:t>
            </w:r>
            <w:r>
              <w:rPr>
                <w:sz w:val="28"/>
                <w:szCs w:val="28"/>
              </w:rPr>
              <w:t xml:space="preserve"> = [</w:t>
            </w:r>
            <w:r w:rsidRPr="00CF079A">
              <w:rPr>
                <w:i/>
                <w:sz w:val="28"/>
                <w:szCs w:val="28"/>
              </w:rPr>
              <w:t>С</w:t>
            </w:r>
            <w:r w:rsidRPr="0045064B">
              <w:rPr>
                <w:sz w:val="28"/>
                <w:szCs w:val="28"/>
              </w:rPr>
              <w:t xml:space="preserve"> + (</w:t>
            </w:r>
            <w:r w:rsidRPr="0045064B">
              <w:rPr>
                <w:sz w:val="28"/>
                <w:szCs w:val="28"/>
              </w:rPr>
              <w:sym w:font="Symbol" w:char="0074"/>
            </w:r>
            <w:r>
              <w:rPr>
                <w:sz w:val="28"/>
                <w:szCs w:val="28"/>
                <w:vertAlign w:val="subscript"/>
              </w:rPr>
              <w:t>0</w:t>
            </w:r>
            <w:r w:rsidRPr="0045064B">
              <w:rPr>
                <w:sz w:val="28"/>
                <w:szCs w:val="28"/>
              </w:rPr>
              <w:t xml:space="preserve"> </w:t>
            </w:r>
            <w:r w:rsidRPr="00CF079A">
              <w:rPr>
                <w:i/>
                <w:sz w:val="28"/>
                <w:szCs w:val="28"/>
              </w:rPr>
              <w:t>d</w:t>
            </w:r>
            <w:r w:rsidRPr="0045064B">
              <w:rPr>
                <w:sz w:val="28"/>
                <w:szCs w:val="28"/>
              </w:rPr>
              <w:t xml:space="preserve"> – </w:t>
            </w:r>
            <w:r w:rsidRPr="00CF079A">
              <w:rPr>
                <w:i/>
                <w:sz w:val="28"/>
                <w:szCs w:val="28"/>
              </w:rPr>
              <w:t>С</w:t>
            </w:r>
            <w:r w:rsidRPr="0045064B">
              <w:rPr>
                <w:sz w:val="28"/>
                <w:szCs w:val="28"/>
              </w:rPr>
              <w:t xml:space="preserve">) </w:t>
            </w:r>
            <w:r w:rsidRPr="00CF079A">
              <w:rPr>
                <w:i/>
                <w:sz w:val="28"/>
                <w:szCs w:val="28"/>
              </w:rPr>
              <w:t>е</w:t>
            </w:r>
            <w:r w:rsidRPr="0045064B">
              <w:rPr>
                <w:sz w:val="28"/>
                <w:szCs w:val="28"/>
              </w:rPr>
              <w:t xml:space="preserve"> </w:t>
            </w:r>
            <w:r w:rsidRPr="00CF079A">
              <w:rPr>
                <w:sz w:val="28"/>
                <w:szCs w:val="28"/>
                <w:vertAlign w:val="superscript"/>
              </w:rPr>
              <w:t xml:space="preserve">–3,6 </w:t>
            </w:r>
            <w:r w:rsidRPr="00CF079A">
              <w:rPr>
                <w:i/>
                <w:sz w:val="28"/>
                <w:szCs w:val="28"/>
                <w:vertAlign w:val="superscript"/>
              </w:rPr>
              <w:t>d h</w:t>
            </w:r>
            <w:r w:rsidRPr="00CF079A">
              <w:rPr>
                <w:sz w:val="28"/>
                <w:szCs w:val="28"/>
                <w:vertAlign w:val="superscript"/>
              </w:rPr>
              <w:t xml:space="preserve"> / </w:t>
            </w:r>
            <w:r w:rsidRPr="00CF079A">
              <w:rPr>
                <w:i/>
                <w:sz w:val="28"/>
                <w:szCs w:val="28"/>
                <w:vertAlign w:val="superscript"/>
              </w:rPr>
              <w:t>С W</w:t>
            </w:r>
            <w:r w:rsidRPr="0045064B">
              <w:rPr>
                <w:sz w:val="28"/>
                <w:szCs w:val="28"/>
              </w:rPr>
              <w:t xml:space="preserve">] / </w:t>
            </w:r>
            <w:r w:rsidRPr="00CF079A">
              <w:rPr>
                <w:i/>
                <w:sz w:val="28"/>
                <w:szCs w:val="28"/>
              </w:rPr>
              <w:t>d</w:t>
            </w:r>
            <w:r w:rsidR="00067106" w:rsidRPr="00B071DB">
              <w:rPr>
                <w:sz w:val="28"/>
                <w:szCs w:val="28"/>
              </w:rPr>
              <w:t>,</w:t>
            </w:r>
          </w:p>
        </w:tc>
        <w:tc>
          <w:tcPr>
            <w:tcW w:w="1185" w:type="dxa"/>
            <w:shd w:val="clear" w:color="auto" w:fill="auto"/>
          </w:tcPr>
          <w:p w14:paraId="3E21450C" w14:textId="77777777" w:rsidR="00067106" w:rsidRPr="00B071DB" w:rsidRDefault="00067106" w:rsidP="00932913">
            <w:pPr>
              <w:pStyle w:val="aff1"/>
              <w:jc w:val="right"/>
              <w:rPr>
                <w:sz w:val="28"/>
                <w:szCs w:val="28"/>
              </w:rPr>
            </w:pPr>
            <w:r w:rsidRPr="00B071DB">
              <w:rPr>
                <w:sz w:val="28"/>
                <w:szCs w:val="28"/>
              </w:rPr>
              <w:t>(</w:t>
            </w:r>
            <w:r w:rsidR="00CF079A" w:rsidRPr="0045064B">
              <w:rPr>
                <w:sz w:val="28"/>
                <w:szCs w:val="28"/>
              </w:rPr>
              <w:t>Е.5</w:t>
            </w:r>
            <w:r w:rsidRPr="00B071DB">
              <w:rPr>
                <w:sz w:val="28"/>
                <w:szCs w:val="28"/>
              </w:rPr>
              <w:t>)</w:t>
            </w:r>
          </w:p>
        </w:tc>
      </w:tr>
    </w:tbl>
    <w:p w14:paraId="7045E3BF" w14:textId="77777777" w:rsidR="00692C60" w:rsidRPr="00CF079A" w:rsidRDefault="00CF079A" w:rsidP="00932913">
      <w:pPr>
        <w:pStyle w:val="aff1"/>
        <w:jc w:val="both"/>
        <w:rPr>
          <w:sz w:val="28"/>
          <w:szCs w:val="28"/>
          <w:lang w:val="en-US"/>
        </w:rPr>
      </w:pPr>
      <w:r>
        <w:rPr>
          <w:sz w:val="28"/>
          <w:szCs w:val="28"/>
        </w:rPr>
        <w:t>где</w:t>
      </w:r>
      <w:r w:rsidRPr="00CF079A">
        <w:rPr>
          <w:sz w:val="28"/>
          <w:szCs w:val="28"/>
          <w:lang w:val="en-US"/>
        </w:rPr>
        <w:t xml:space="preserve"> </w:t>
      </w:r>
      <w:r w:rsidR="00692C60" w:rsidRPr="00CF079A">
        <w:rPr>
          <w:i/>
          <w:sz w:val="28"/>
          <w:szCs w:val="28"/>
        </w:rPr>
        <w:t>С</w:t>
      </w:r>
      <w:r w:rsidR="00692C60" w:rsidRPr="00CF079A">
        <w:rPr>
          <w:sz w:val="28"/>
          <w:szCs w:val="28"/>
          <w:lang w:val="en-US"/>
        </w:rPr>
        <w:t xml:space="preserve"> = </w:t>
      </w:r>
      <w:r w:rsidR="00692C60" w:rsidRPr="00CF079A">
        <w:rPr>
          <w:i/>
          <w:sz w:val="28"/>
          <w:szCs w:val="28"/>
          <w:lang w:val="en-US"/>
        </w:rPr>
        <w:t>K</w:t>
      </w:r>
      <w:r w:rsidR="00692C60" w:rsidRPr="00CF079A">
        <w:rPr>
          <w:i/>
          <w:sz w:val="28"/>
          <w:szCs w:val="28"/>
          <w:vertAlign w:val="subscript"/>
          <w:lang w:val="en-US"/>
        </w:rPr>
        <w:t>int</w:t>
      </w:r>
      <w:r>
        <w:rPr>
          <w:sz w:val="28"/>
          <w:szCs w:val="28"/>
          <w:lang w:val="en-US"/>
        </w:rPr>
        <w:t xml:space="preserve"> </w:t>
      </w:r>
      <w:r w:rsidR="00692C60" w:rsidRPr="00CF079A">
        <w:rPr>
          <w:i/>
          <w:sz w:val="28"/>
          <w:szCs w:val="28"/>
          <w:lang w:val="en-US"/>
        </w:rPr>
        <w:t>t</w:t>
      </w:r>
      <w:r w:rsidR="00692C60" w:rsidRPr="00CF079A">
        <w:rPr>
          <w:i/>
          <w:sz w:val="28"/>
          <w:szCs w:val="28"/>
          <w:vertAlign w:val="subscript"/>
          <w:lang w:val="en-US"/>
        </w:rPr>
        <w:t>int</w:t>
      </w:r>
      <w:r w:rsidR="00692C60" w:rsidRPr="00CF079A">
        <w:rPr>
          <w:sz w:val="28"/>
          <w:szCs w:val="28"/>
          <w:lang w:val="en-US"/>
        </w:rPr>
        <w:t xml:space="preserve"> + </w:t>
      </w:r>
      <w:r w:rsidR="00692C60" w:rsidRPr="00CF079A">
        <w:rPr>
          <w:i/>
          <w:sz w:val="28"/>
          <w:szCs w:val="28"/>
          <w:lang w:val="en-US"/>
        </w:rPr>
        <w:t>K</w:t>
      </w:r>
      <w:r w:rsidR="00692C60" w:rsidRPr="00CF079A">
        <w:rPr>
          <w:i/>
          <w:sz w:val="28"/>
          <w:szCs w:val="28"/>
          <w:vertAlign w:val="subscript"/>
          <w:lang w:val="en-US"/>
        </w:rPr>
        <w:t>ext</w:t>
      </w:r>
      <w:r w:rsidR="00692C60" w:rsidRPr="00CF079A">
        <w:rPr>
          <w:sz w:val="28"/>
          <w:szCs w:val="28"/>
          <w:lang w:val="en-US"/>
        </w:rPr>
        <w:t xml:space="preserve"> </w:t>
      </w:r>
      <w:r w:rsidR="00692C60" w:rsidRPr="00CF079A">
        <w:rPr>
          <w:i/>
          <w:sz w:val="28"/>
          <w:szCs w:val="28"/>
          <w:lang w:val="en-US"/>
        </w:rPr>
        <w:t>t</w:t>
      </w:r>
      <w:r w:rsidR="00692C60" w:rsidRPr="00CF079A">
        <w:rPr>
          <w:i/>
          <w:sz w:val="28"/>
          <w:szCs w:val="28"/>
          <w:vertAlign w:val="subscript"/>
          <w:lang w:val="en-US"/>
        </w:rPr>
        <w:t>ext</w:t>
      </w:r>
      <w:r>
        <w:rPr>
          <w:sz w:val="28"/>
          <w:szCs w:val="28"/>
          <w:lang w:val="en-US"/>
        </w:rPr>
        <w:t xml:space="preserve">; </w:t>
      </w:r>
      <w:r w:rsidR="00692C60" w:rsidRPr="00CF079A">
        <w:rPr>
          <w:i/>
          <w:sz w:val="28"/>
          <w:szCs w:val="28"/>
          <w:lang w:val="en-US"/>
        </w:rPr>
        <w:t>d</w:t>
      </w:r>
      <w:r w:rsidR="00692C60" w:rsidRPr="00CF079A">
        <w:rPr>
          <w:sz w:val="28"/>
          <w:szCs w:val="28"/>
          <w:lang w:val="en-US"/>
        </w:rPr>
        <w:t xml:space="preserve"> = </w:t>
      </w:r>
      <w:r w:rsidR="00692C60" w:rsidRPr="00CF079A">
        <w:rPr>
          <w:i/>
          <w:sz w:val="28"/>
          <w:szCs w:val="28"/>
          <w:lang w:val="en-US"/>
        </w:rPr>
        <w:t>K</w:t>
      </w:r>
      <w:r w:rsidR="00692C60" w:rsidRPr="00CF079A">
        <w:rPr>
          <w:i/>
          <w:sz w:val="28"/>
          <w:szCs w:val="28"/>
          <w:vertAlign w:val="subscript"/>
          <w:lang w:val="en-US"/>
        </w:rPr>
        <w:t>int</w:t>
      </w:r>
      <w:r>
        <w:rPr>
          <w:sz w:val="28"/>
          <w:szCs w:val="28"/>
          <w:lang w:val="en-US"/>
        </w:rPr>
        <w:t xml:space="preserve"> </w:t>
      </w:r>
      <w:r w:rsidR="00692C60" w:rsidRPr="00CF079A">
        <w:rPr>
          <w:sz w:val="28"/>
          <w:szCs w:val="28"/>
          <w:lang w:val="en-US"/>
        </w:rPr>
        <w:t xml:space="preserve">+ </w:t>
      </w:r>
      <w:r w:rsidR="00692C60" w:rsidRPr="00CF079A">
        <w:rPr>
          <w:i/>
          <w:sz w:val="28"/>
          <w:szCs w:val="28"/>
          <w:lang w:val="en-US"/>
        </w:rPr>
        <w:t>K</w:t>
      </w:r>
      <w:r w:rsidR="00692C60" w:rsidRPr="00CF079A">
        <w:rPr>
          <w:i/>
          <w:sz w:val="28"/>
          <w:szCs w:val="28"/>
          <w:vertAlign w:val="subscript"/>
          <w:lang w:val="en-US"/>
        </w:rPr>
        <w:t>ext</w:t>
      </w:r>
      <w:r w:rsidR="00692C60" w:rsidRPr="00CF079A">
        <w:rPr>
          <w:sz w:val="28"/>
          <w:szCs w:val="28"/>
          <w:lang w:val="en-US"/>
        </w:rPr>
        <w:t>;</w:t>
      </w:r>
    </w:p>
    <w:p w14:paraId="443F0F8C" w14:textId="77777777" w:rsidR="00692C60" w:rsidRPr="0045064B" w:rsidRDefault="00CF079A" w:rsidP="00932913">
      <w:pPr>
        <w:pStyle w:val="aff1"/>
        <w:jc w:val="both"/>
        <w:rPr>
          <w:sz w:val="28"/>
          <w:szCs w:val="28"/>
        </w:rPr>
      </w:pPr>
      <w:r>
        <w:rPr>
          <w:sz w:val="28"/>
          <w:szCs w:val="28"/>
        </w:rPr>
        <w:t xml:space="preserve">здесь </w:t>
      </w:r>
      <w:r w:rsidRPr="00CF079A">
        <w:rPr>
          <w:i/>
          <w:sz w:val="28"/>
          <w:szCs w:val="28"/>
          <w:lang w:val="en-US"/>
        </w:rPr>
        <w:t>K</w:t>
      </w:r>
      <w:r w:rsidRPr="00CF079A">
        <w:rPr>
          <w:i/>
          <w:sz w:val="28"/>
          <w:szCs w:val="28"/>
          <w:vertAlign w:val="subscript"/>
          <w:lang w:val="en-US"/>
        </w:rPr>
        <w:t>int</w:t>
      </w:r>
      <w:r w:rsidR="00692C60" w:rsidRPr="0045064B">
        <w:rPr>
          <w:sz w:val="28"/>
          <w:szCs w:val="28"/>
        </w:rPr>
        <w:t xml:space="preserve"> и </w:t>
      </w:r>
      <w:r w:rsidRPr="00CF079A">
        <w:rPr>
          <w:i/>
          <w:sz w:val="28"/>
          <w:szCs w:val="28"/>
          <w:lang w:val="en-US"/>
        </w:rPr>
        <w:t>K</w:t>
      </w:r>
      <w:r w:rsidRPr="00CF079A">
        <w:rPr>
          <w:i/>
          <w:sz w:val="28"/>
          <w:szCs w:val="28"/>
          <w:vertAlign w:val="subscript"/>
          <w:lang w:val="en-US"/>
        </w:rPr>
        <w:t>ext</w:t>
      </w:r>
      <w:r w:rsidR="00692C60" w:rsidRPr="0045064B">
        <w:rPr>
          <w:sz w:val="28"/>
          <w:szCs w:val="28"/>
        </w:rPr>
        <w:t xml:space="preserve"> – коэффициенты теплопередачи внутреннего и наружного сло</w:t>
      </w:r>
      <w:r>
        <w:rPr>
          <w:sz w:val="28"/>
          <w:szCs w:val="28"/>
        </w:rPr>
        <w:t>ев</w:t>
      </w:r>
      <w:r w:rsidR="001E105F" w:rsidRPr="0045064B">
        <w:rPr>
          <w:sz w:val="28"/>
          <w:szCs w:val="28"/>
        </w:rPr>
        <w:t xml:space="preserve"> </w:t>
      </w:r>
      <w:r w:rsidR="00692C60" w:rsidRPr="0045064B">
        <w:rPr>
          <w:sz w:val="28"/>
          <w:szCs w:val="28"/>
        </w:rPr>
        <w:t>стены до середины прослойки, Вт/(м</w:t>
      </w:r>
      <w:r w:rsidR="00692C60" w:rsidRPr="00CF079A">
        <w:rPr>
          <w:sz w:val="28"/>
          <w:szCs w:val="28"/>
          <w:vertAlign w:val="superscript"/>
        </w:rPr>
        <w:t>2</w:t>
      </w:r>
      <w:r w:rsidR="00692C60" w:rsidRPr="0045064B">
        <w:rPr>
          <w:sz w:val="28"/>
          <w:szCs w:val="28"/>
        </w:rPr>
        <w:sym w:font="Symbol" w:char="00D7"/>
      </w:r>
      <w:r w:rsidRPr="000A3E13">
        <w:rPr>
          <w:sz w:val="28"/>
          <w:szCs w:val="28"/>
        </w:rPr>
        <w:t>°C</w:t>
      </w:r>
      <w:r w:rsidR="00692C60" w:rsidRPr="0045064B">
        <w:rPr>
          <w:sz w:val="28"/>
          <w:szCs w:val="28"/>
        </w:rPr>
        <w:t>);</w:t>
      </w:r>
    </w:p>
    <w:p w14:paraId="42443CC2" w14:textId="77777777" w:rsidR="00692C60" w:rsidRPr="0045064B" w:rsidRDefault="001E105F" w:rsidP="00932913">
      <w:pPr>
        <w:pStyle w:val="aff1"/>
        <w:ind w:firstLine="709"/>
        <w:jc w:val="both"/>
        <w:rPr>
          <w:sz w:val="28"/>
          <w:szCs w:val="28"/>
        </w:rPr>
      </w:pPr>
      <w:r w:rsidRPr="00CF079A">
        <w:rPr>
          <w:i/>
          <w:sz w:val="28"/>
          <w:szCs w:val="28"/>
        </w:rPr>
        <w:lastRenderedPageBreak/>
        <w:t>h</w:t>
      </w:r>
      <w:r w:rsidRPr="0045064B">
        <w:rPr>
          <w:sz w:val="28"/>
          <w:szCs w:val="28"/>
        </w:rPr>
        <w:t xml:space="preserve"> </w:t>
      </w:r>
      <w:r w:rsidR="00692C60" w:rsidRPr="0045064B">
        <w:rPr>
          <w:sz w:val="28"/>
          <w:szCs w:val="28"/>
        </w:rPr>
        <w:t>– расстояние по вертикали между горизонтальными швами, служащими для поступления или вытяжки воздуха, м;</w:t>
      </w:r>
    </w:p>
    <w:p w14:paraId="4EDBC295" w14:textId="77777777" w:rsidR="00692C60" w:rsidRPr="0045064B" w:rsidRDefault="00692C60" w:rsidP="00932913">
      <w:pPr>
        <w:pStyle w:val="aff1"/>
        <w:ind w:firstLine="709"/>
        <w:jc w:val="both"/>
        <w:rPr>
          <w:sz w:val="28"/>
          <w:szCs w:val="28"/>
        </w:rPr>
      </w:pPr>
      <w:r w:rsidRPr="00CF079A">
        <w:rPr>
          <w:i/>
          <w:sz w:val="28"/>
          <w:szCs w:val="28"/>
        </w:rPr>
        <w:t>с</w:t>
      </w:r>
      <w:r w:rsidRPr="0045064B">
        <w:rPr>
          <w:sz w:val="28"/>
          <w:szCs w:val="28"/>
        </w:rPr>
        <w:t xml:space="preserve"> – удельная теплоемкость воздуха, равная 1 кДж/(кг</w:t>
      </w:r>
      <w:r w:rsidRPr="0045064B">
        <w:rPr>
          <w:sz w:val="28"/>
          <w:szCs w:val="28"/>
        </w:rPr>
        <w:sym w:font="Symbol" w:char="00D7"/>
      </w:r>
      <w:r w:rsidR="00CF079A" w:rsidRPr="000A3E13">
        <w:rPr>
          <w:sz w:val="28"/>
          <w:szCs w:val="28"/>
        </w:rPr>
        <w:t>°C</w:t>
      </w:r>
      <w:r w:rsidR="00CF079A">
        <w:rPr>
          <w:sz w:val="28"/>
          <w:szCs w:val="28"/>
        </w:rPr>
        <w:t>).</w:t>
      </w:r>
    </w:p>
    <w:p w14:paraId="5FC49B61" w14:textId="77777777" w:rsidR="00692C60" w:rsidRPr="0045064B" w:rsidRDefault="00CF079A" w:rsidP="00932913">
      <w:pPr>
        <w:pStyle w:val="aff1"/>
        <w:ind w:firstLine="567"/>
        <w:jc w:val="both"/>
        <w:rPr>
          <w:sz w:val="28"/>
          <w:szCs w:val="28"/>
        </w:rPr>
      </w:pPr>
      <w:r>
        <w:rPr>
          <w:sz w:val="28"/>
          <w:szCs w:val="28"/>
        </w:rPr>
        <w:t xml:space="preserve">Е.9 </w:t>
      </w:r>
      <w:r w:rsidR="00692C60" w:rsidRPr="0045064B">
        <w:rPr>
          <w:sz w:val="28"/>
          <w:szCs w:val="28"/>
        </w:rPr>
        <w:t>Рас</w:t>
      </w:r>
      <w:r>
        <w:rPr>
          <w:sz w:val="28"/>
          <w:szCs w:val="28"/>
        </w:rPr>
        <w:t xml:space="preserve">чет приведенного сопротивления </w:t>
      </w:r>
      <w:r w:rsidR="00692C60" w:rsidRPr="0045064B">
        <w:rPr>
          <w:sz w:val="28"/>
          <w:szCs w:val="28"/>
        </w:rPr>
        <w:t>паропроницанию экранов</w:t>
      </w:r>
      <w:r>
        <w:rPr>
          <w:sz w:val="28"/>
          <w:szCs w:val="28"/>
        </w:rPr>
        <w:t xml:space="preserve"> </w:t>
      </w:r>
      <w:r w:rsidR="00692C60" w:rsidRPr="0045064B">
        <w:rPr>
          <w:sz w:val="28"/>
          <w:szCs w:val="28"/>
        </w:rPr>
        <w:t>с учетом швов-зазоров провод</w:t>
      </w:r>
      <w:r>
        <w:rPr>
          <w:sz w:val="28"/>
          <w:szCs w:val="28"/>
        </w:rPr>
        <w:t xml:space="preserve">ят по </w:t>
      </w:r>
      <w:r w:rsidR="00692C60" w:rsidRPr="0045064B">
        <w:rPr>
          <w:sz w:val="28"/>
          <w:szCs w:val="28"/>
        </w:rPr>
        <w:t>формулам</w:t>
      </w:r>
      <w:r>
        <w:rPr>
          <w:sz w:val="28"/>
          <w:szCs w:val="28"/>
        </w:rPr>
        <w:t xml:space="preserve"> (Е.6)–(Е.8)</w:t>
      </w:r>
      <w:r w:rsidR="00692C60" w:rsidRPr="0045064B">
        <w:rPr>
          <w:sz w:val="28"/>
          <w:szCs w:val="28"/>
        </w:rPr>
        <w:t>.</w:t>
      </w:r>
    </w:p>
    <w:p w14:paraId="1489BC7F" w14:textId="77777777" w:rsidR="00692C60" w:rsidRDefault="00863154" w:rsidP="00932913">
      <w:pPr>
        <w:pStyle w:val="aff1"/>
        <w:ind w:firstLine="567"/>
        <w:jc w:val="both"/>
        <w:rPr>
          <w:sz w:val="28"/>
          <w:szCs w:val="28"/>
        </w:rPr>
      </w:pPr>
      <w:r>
        <w:rPr>
          <w:sz w:val="28"/>
          <w:szCs w:val="28"/>
        </w:rPr>
        <w:t>У</w:t>
      </w:r>
      <w:r w:rsidRPr="0045064B">
        <w:rPr>
          <w:sz w:val="28"/>
          <w:szCs w:val="28"/>
        </w:rPr>
        <w:t xml:space="preserve">словное сопротивление паропроницанию в стыковых швах </w:t>
      </w:r>
      <w:r>
        <w:rPr>
          <w:sz w:val="28"/>
          <w:szCs w:val="28"/>
        </w:rPr>
        <w:t>о</w:t>
      </w:r>
      <w:r w:rsidR="00692C60" w:rsidRPr="0045064B">
        <w:rPr>
          <w:sz w:val="28"/>
          <w:szCs w:val="28"/>
        </w:rPr>
        <w:t xml:space="preserve">пределяют </w:t>
      </w:r>
      <w:r>
        <w:rPr>
          <w:sz w:val="28"/>
          <w:szCs w:val="28"/>
        </w:rPr>
        <w:t>по</w:t>
      </w:r>
      <w:r w:rsidR="00692C60" w:rsidRPr="0045064B">
        <w:rPr>
          <w:sz w:val="28"/>
          <w:szCs w:val="28"/>
        </w:rPr>
        <w:t xml:space="preserve"> </w:t>
      </w:r>
      <w:r>
        <w:rPr>
          <w:sz w:val="28"/>
          <w:szCs w:val="28"/>
        </w:rPr>
        <w:t>формуле</w:t>
      </w:r>
    </w:p>
    <w:tbl>
      <w:tblPr>
        <w:tblW w:w="0" w:type="auto"/>
        <w:tblLook w:val="04A0" w:firstRow="1" w:lastRow="0" w:firstColumn="1" w:lastColumn="0" w:noHBand="0" w:noVBand="1"/>
      </w:tblPr>
      <w:tblGrid>
        <w:gridCol w:w="8207"/>
        <w:gridCol w:w="1148"/>
      </w:tblGrid>
      <w:tr w:rsidR="00067106" w:rsidRPr="00B071DB" w14:paraId="702D4DCF" w14:textId="77777777" w:rsidTr="004637A0">
        <w:tc>
          <w:tcPr>
            <w:tcW w:w="8897" w:type="dxa"/>
            <w:shd w:val="clear" w:color="auto" w:fill="auto"/>
          </w:tcPr>
          <w:p w14:paraId="031108F7" w14:textId="77777777" w:rsidR="00863154" w:rsidRPr="0045064B" w:rsidRDefault="00863154" w:rsidP="00932913">
            <w:pPr>
              <w:pStyle w:val="aff1"/>
              <w:jc w:val="center"/>
              <w:rPr>
                <w:sz w:val="28"/>
                <w:szCs w:val="28"/>
              </w:rPr>
            </w:pPr>
            <w:r>
              <w:rPr>
                <w:sz w:val="28"/>
                <w:szCs w:val="28"/>
              </w:rPr>
              <w:t xml:space="preserve">        </w:t>
            </w:r>
            <w:r w:rsidRPr="0045064B">
              <w:rPr>
                <w:sz w:val="28"/>
                <w:szCs w:val="28"/>
              </w:rPr>
              <w:sym w:font="Symbol" w:char="0064"/>
            </w:r>
            <w:r w:rsidRPr="00863154">
              <w:rPr>
                <w:i/>
                <w:sz w:val="28"/>
                <w:szCs w:val="28"/>
                <w:vertAlign w:val="subscript"/>
              </w:rPr>
              <w:t>s</w:t>
            </w:r>
            <w:r w:rsidRPr="0045064B">
              <w:rPr>
                <w:sz w:val="28"/>
                <w:szCs w:val="28"/>
              </w:rPr>
              <w:t xml:space="preserve"> </w:t>
            </w:r>
            <w:r w:rsidRPr="0045064B">
              <w:rPr>
                <w:sz w:val="28"/>
                <w:szCs w:val="28"/>
              </w:rPr>
              <w:sym w:font="Symbol" w:char="00D7"/>
            </w:r>
            <w:r w:rsidRPr="0045064B">
              <w:rPr>
                <w:sz w:val="28"/>
                <w:szCs w:val="28"/>
              </w:rPr>
              <w:t xml:space="preserve"> </w:t>
            </w:r>
            <w:r w:rsidRPr="0045064B">
              <w:rPr>
                <w:sz w:val="28"/>
                <w:szCs w:val="28"/>
              </w:rPr>
              <w:sym w:font="Symbol" w:char="00E5"/>
            </w:r>
            <w:r w:rsidRPr="0045064B">
              <w:rPr>
                <w:sz w:val="28"/>
                <w:szCs w:val="28"/>
              </w:rPr>
              <w:sym w:font="Symbol" w:char="0078"/>
            </w:r>
          </w:p>
          <w:p w14:paraId="3F91A161" w14:textId="77777777" w:rsidR="00863154" w:rsidRPr="0045064B" w:rsidRDefault="00C21055" w:rsidP="00932913">
            <w:pPr>
              <w:pStyle w:val="aff1"/>
              <w:jc w:val="center"/>
              <w:rPr>
                <w:sz w:val="28"/>
                <w:szCs w:val="28"/>
              </w:rPr>
            </w:pPr>
            <w:r w:rsidRPr="00231950">
              <w:rPr>
                <w:i/>
                <w:sz w:val="28"/>
                <w:szCs w:val="28"/>
              </w:rPr>
              <w:t>R</w:t>
            </w:r>
            <w:r w:rsidRPr="00231950">
              <w:rPr>
                <w:i/>
                <w:sz w:val="28"/>
                <w:szCs w:val="28"/>
                <w:vertAlign w:val="subscript"/>
              </w:rPr>
              <w:t>vp</w:t>
            </w:r>
            <w:r w:rsidRPr="0045064B">
              <w:rPr>
                <w:sz w:val="28"/>
                <w:szCs w:val="28"/>
              </w:rPr>
              <w:sym w:font="Symbol" w:char="00A2"/>
            </w:r>
            <w:r w:rsidR="00863154" w:rsidRPr="0045064B">
              <w:rPr>
                <w:sz w:val="28"/>
                <w:szCs w:val="28"/>
              </w:rPr>
              <w:t xml:space="preserve"> =</w:t>
            </w:r>
            <w:r w:rsidR="00863154">
              <w:rPr>
                <w:sz w:val="28"/>
                <w:szCs w:val="28"/>
              </w:rPr>
              <w:t xml:space="preserve"> </w:t>
            </w:r>
            <w:r w:rsidR="00863154" w:rsidRPr="0045064B">
              <w:rPr>
                <w:sz w:val="28"/>
                <w:szCs w:val="28"/>
              </w:rPr>
              <w:sym w:font="Symbol" w:char="00BE"/>
            </w:r>
            <w:r w:rsidR="00863154" w:rsidRPr="0045064B">
              <w:rPr>
                <w:sz w:val="28"/>
                <w:szCs w:val="28"/>
              </w:rPr>
              <w:sym w:font="Symbol" w:char="00BE"/>
            </w:r>
            <w:r w:rsidR="00863154" w:rsidRPr="0045064B">
              <w:rPr>
                <w:sz w:val="28"/>
                <w:szCs w:val="28"/>
              </w:rPr>
              <w:sym w:font="Symbol" w:char="00BE"/>
            </w:r>
            <w:r w:rsidR="00863154" w:rsidRPr="0045064B">
              <w:rPr>
                <w:sz w:val="28"/>
                <w:szCs w:val="28"/>
              </w:rPr>
              <w:sym w:font="Symbol" w:char="00BE"/>
            </w:r>
            <w:r w:rsidR="00863154">
              <w:rPr>
                <w:sz w:val="28"/>
                <w:szCs w:val="28"/>
              </w:rPr>
              <w:t>,</w:t>
            </w:r>
          </w:p>
          <w:p w14:paraId="50E8E22D" w14:textId="77777777" w:rsidR="00067106" w:rsidRPr="00B071DB" w:rsidRDefault="00863154" w:rsidP="00932913">
            <w:pPr>
              <w:pStyle w:val="aff1"/>
              <w:jc w:val="center"/>
              <w:rPr>
                <w:sz w:val="28"/>
                <w:szCs w:val="28"/>
              </w:rPr>
            </w:pPr>
            <w:r>
              <w:rPr>
                <w:sz w:val="28"/>
                <w:szCs w:val="28"/>
              </w:rPr>
              <w:t xml:space="preserve">          </w:t>
            </w:r>
            <w:r w:rsidRPr="0045064B">
              <w:rPr>
                <w:sz w:val="28"/>
                <w:szCs w:val="28"/>
              </w:rPr>
              <w:t>0,75</w:t>
            </w:r>
          </w:p>
        </w:tc>
        <w:tc>
          <w:tcPr>
            <w:tcW w:w="1185" w:type="dxa"/>
            <w:shd w:val="clear" w:color="auto" w:fill="auto"/>
          </w:tcPr>
          <w:p w14:paraId="1139C453" w14:textId="77777777" w:rsidR="00067106" w:rsidRPr="00B071DB" w:rsidRDefault="00067106" w:rsidP="00932913">
            <w:pPr>
              <w:pStyle w:val="aff1"/>
              <w:jc w:val="right"/>
              <w:rPr>
                <w:sz w:val="28"/>
                <w:szCs w:val="28"/>
              </w:rPr>
            </w:pPr>
            <w:r w:rsidRPr="00B071DB">
              <w:rPr>
                <w:sz w:val="28"/>
                <w:szCs w:val="28"/>
              </w:rPr>
              <w:t>(</w:t>
            </w:r>
            <w:r w:rsidR="00863154" w:rsidRPr="0045064B">
              <w:rPr>
                <w:sz w:val="28"/>
                <w:szCs w:val="28"/>
              </w:rPr>
              <w:t>Е.6</w:t>
            </w:r>
            <w:r w:rsidRPr="00B071DB">
              <w:rPr>
                <w:sz w:val="28"/>
                <w:szCs w:val="28"/>
              </w:rPr>
              <w:t>)</w:t>
            </w:r>
          </w:p>
        </w:tc>
      </w:tr>
    </w:tbl>
    <w:p w14:paraId="150EFE1B" w14:textId="77777777" w:rsidR="00692C60" w:rsidRPr="0045064B" w:rsidRDefault="00692C60" w:rsidP="00932913">
      <w:pPr>
        <w:pStyle w:val="aff1"/>
        <w:jc w:val="both"/>
        <w:rPr>
          <w:sz w:val="28"/>
          <w:szCs w:val="28"/>
        </w:rPr>
      </w:pPr>
      <w:r w:rsidRPr="0045064B">
        <w:rPr>
          <w:sz w:val="28"/>
          <w:szCs w:val="28"/>
        </w:rPr>
        <w:t>где</w:t>
      </w:r>
      <w:r w:rsidR="00863154">
        <w:rPr>
          <w:sz w:val="28"/>
          <w:szCs w:val="28"/>
        </w:rPr>
        <w:t xml:space="preserve"> </w:t>
      </w:r>
      <w:r w:rsidRPr="0045064B">
        <w:rPr>
          <w:sz w:val="28"/>
          <w:szCs w:val="28"/>
        </w:rPr>
        <w:sym w:font="Symbol" w:char="0064"/>
      </w:r>
      <w:r w:rsidRPr="00863154">
        <w:rPr>
          <w:i/>
          <w:sz w:val="28"/>
          <w:szCs w:val="28"/>
          <w:vertAlign w:val="subscript"/>
        </w:rPr>
        <w:t>s</w:t>
      </w:r>
      <w:r w:rsidR="00863154">
        <w:rPr>
          <w:sz w:val="28"/>
          <w:szCs w:val="28"/>
        </w:rPr>
        <w:t xml:space="preserve"> –</w:t>
      </w:r>
      <w:r w:rsidRPr="0045064B">
        <w:rPr>
          <w:sz w:val="28"/>
          <w:szCs w:val="28"/>
        </w:rPr>
        <w:t xml:space="preserve"> толщина экрана, м;</w:t>
      </w:r>
    </w:p>
    <w:p w14:paraId="7B3707AE" w14:textId="77777777" w:rsidR="00692C60" w:rsidRPr="0045064B" w:rsidRDefault="00692C60" w:rsidP="00932913">
      <w:pPr>
        <w:pStyle w:val="aff1"/>
        <w:ind w:firstLine="426"/>
        <w:jc w:val="both"/>
        <w:rPr>
          <w:sz w:val="28"/>
          <w:szCs w:val="28"/>
        </w:rPr>
      </w:pPr>
      <w:r w:rsidRPr="0045064B">
        <w:rPr>
          <w:sz w:val="28"/>
          <w:szCs w:val="28"/>
        </w:rPr>
        <w:sym w:font="Symbol" w:char="00E5"/>
      </w:r>
      <w:r w:rsidRPr="0045064B">
        <w:rPr>
          <w:sz w:val="28"/>
          <w:szCs w:val="28"/>
        </w:rPr>
        <w:sym w:font="Symbol" w:char="0078"/>
      </w:r>
      <w:r w:rsidRPr="0045064B">
        <w:rPr>
          <w:sz w:val="28"/>
          <w:szCs w:val="28"/>
        </w:rPr>
        <w:t xml:space="preserve"> </w:t>
      </w:r>
      <w:r w:rsidR="00863154">
        <w:rPr>
          <w:sz w:val="28"/>
          <w:szCs w:val="28"/>
        </w:rPr>
        <w:t>–</w:t>
      </w:r>
      <w:r w:rsidRPr="0045064B">
        <w:rPr>
          <w:sz w:val="28"/>
          <w:szCs w:val="28"/>
        </w:rPr>
        <w:t xml:space="preserve"> </w:t>
      </w:r>
      <w:r w:rsidR="00863154">
        <w:rPr>
          <w:sz w:val="28"/>
          <w:szCs w:val="28"/>
        </w:rPr>
        <w:t>суммарная величина местных сопротивлений проходу воздуха.</w:t>
      </w:r>
    </w:p>
    <w:p w14:paraId="092E8F0E" w14:textId="77777777" w:rsidR="00692C60" w:rsidRDefault="00863154" w:rsidP="00932913">
      <w:pPr>
        <w:pStyle w:val="aff1"/>
        <w:ind w:firstLine="567"/>
        <w:jc w:val="both"/>
        <w:rPr>
          <w:sz w:val="28"/>
          <w:szCs w:val="28"/>
        </w:rPr>
      </w:pPr>
      <w:r>
        <w:rPr>
          <w:sz w:val="28"/>
          <w:szCs w:val="28"/>
        </w:rPr>
        <w:t xml:space="preserve">Сопротивление </w:t>
      </w:r>
      <w:r w:rsidRPr="0045064B">
        <w:rPr>
          <w:sz w:val="28"/>
          <w:szCs w:val="28"/>
        </w:rPr>
        <w:t xml:space="preserve">паропроницанию плит экрана по его глади </w:t>
      </w:r>
      <w:r>
        <w:rPr>
          <w:sz w:val="28"/>
          <w:szCs w:val="28"/>
        </w:rPr>
        <w:t>о</w:t>
      </w:r>
      <w:r w:rsidR="00692C60" w:rsidRPr="0045064B">
        <w:rPr>
          <w:sz w:val="28"/>
          <w:szCs w:val="28"/>
        </w:rPr>
        <w:t xml:space="preserve">пределяют </w:t>
      </w:r>
      <w:r>
        <w:rPr>
          <w:sz w:val="28"/>
          <w:szCs w:val="28"/>
        </w:rPr>
        <w:t>по формуле</w:t>
      </w:r>
    </w:p>
    <w:tbl>
      <w:tblPr>
        <w:tblW w:w="0" w:type="auto"/>
        <w:tblLook w:val="04A0" w:firstRow="1" w:lastRow="0" w:firstColumn="1" w:lastColumn="0" w:noHBand="0" w:noVBand="1"/>
      </w:tblPr>
      <w:tblGrid>
        <w:gridCol w:w="8203"/>
        <w:gridCol w:w="1152"/>
      </w:tblGrid>
      <w:tr w:rsidR="00C83797" w:rsidRPr="00B071DB" w14:paraId="31A7BDE3" w14:textId="77777777" w:rsidTr="004637A0">
        <w:tc>
          <w:tcPr>
            <w:tcW w:w="8897" w:type="dxa"/>
            <w:shd w:val="clear" w:color="auto" w:fill="auto"/>
          </w:tcPr>
          <w:p w14:paraId="5A32D4D7" w14:textId="77777777" w:rsidR="00C83797" w:rsidRPr="00B071DB" w:rsidRDefault="00863154" w:rsidP="00932913">
            <w:pPr>
              <w:pStyle w:val="aff1"/>
              <w:jc w:val="center"/>
              <w:rPr>
                <w:sz w:val="28"/>
                <w:szCs w:val="28"/>
              </w:rPr>
            </w:pPr>
            <w:r w:rsidRPr="00863154">
              <w:rPr>
                <w:i/>
                <w:sz w:val="28"/>
                <w:szCs w:val="28"/>
              </w:rPr>
              <w:t>R</w:t>
            </w:r>
            <w:r w:rsidRPr="00863154">
              <w:rPr>
                <w:i/>
                <w:sz w:val="28"/>
                <w:szCs w:val="28"/>
                <w:vertAlign w:val="subscript"/>
              </w:rPr>
              <w:t>vp</w:t>
            </w:r>
            <w:r w:rsidRPr="0045064B">
              <w:rPr>
                <w:sz w:val="28"/>
                <w:szCs w:val="28"/>
              </w:rPr>
              <w:t xml:space="preserve"> = </w:t>
            </w:r>
            <w:r w:rsidRPr="0045064B">
              <w:rPr>
                <w:sz w:val="28"/>
                <w:szCs w:val="28"/>
              </w:rPr>
              <w:sym w:font="Symbol" w:char="0064"/>
            </w:r>
            <w:r w:rsidRPr="00863154">
              <w:rPr>
                <w:i/>
                <w:sz w:val="28"/>
                <w:szCs w:val="28"/>
                <w:vertAlign w:val="subscript"/>
              </w:rPr>
              <w:t>s</w:t>
            </w:r>
            <w:r w:rsidRPr="0045064B">
              <w:rPr>
                <w:sz w:val="28"/>
                <w:szCs w:val="28"/>
              </w:rPr>
              <w:t xml:space="preserve"> / </w:t>
            </w:r>
            <w:r w:rsidRPr="0045064B">
              <w:rPr>
                <w:sz w:val="28"/>
                <w:szCs w:val="28"/>
              </w:rPr>
              <w:sym w:font="Symbol" w:char="006D"/>
            </w:r>
            <w:r w:rsidRPr="00863154">
              <w:rPr>
                <w:i/>
                <w:sz w:val="28"/>
                <w:szCs w:val="28"/>
                <w:vertAlign w:val="subscript"/>
              </w:rPr>
              <w:t>e</w:t>
            </w:r>
            <w:r w:rsidR="00C83797" w:rsidRPr="00B071DB">
              <w:rPr>
                <w:sz w:val="28"/>
                <w:szCs w:val="28"/>
              </w:rPr>
              <w:t>,</w:t>
            </w:r>
          </w:p>
        </w:tc>
        <w:tc>
          <w:tcPr>
            <w:tcW w:w="1185" w:type="dxa"/>
            <w:shd w:val="clear" w:color="auto" w:fill="auto"/>
          </w:tcPr>
          <w:p w14:paraId="6B1C2441" w14:textId="77777777" w:rsidR="00C83797" w:rsidRPr="00B071DB" w:rsidRDefault="00C83797" w:rsidP="00932913">
            <w:pPr>
              <w:pStyle w:val="aff1"/>
              <w:jc w:val="right"/>
              <w:rPr>
                <w:sz w:val="28"/>
                <w:szCs w:val="28"/>
              </w:rPr>
            </w:pPr>
            <w:r w:rsidRPr="00B071DB">
              <w:rPr>
                <w:sz w:val="28"/>
                <w:szCs w:val="28"/>
              </w:rPr>
              <w:t>(</w:t>
            </w:r>
            <w:r w:rsidR="00863154" w:rsidRPr="0045064B">
              <w:rPr>
                <w:sz w:val="28"/>
                <w:szCs w:val="28"/>
              </w:rPr>
              <w:t>Е.7</w:t>
            </w:r>
            <w:r w:rsidRPr="00B071DB">
              <w:rPr>
                <w:sz w:val="28"/>
                <w:szCs w:val="28"/>
              </w:rPr>
              <w:t>)</w:t>
            </w:r>
          </w:p>
        </w:tc>
      </w:tr>
    </w:tbl>
    <w:p w14:paraId="0B2C7314" w14:textId="77777777" w:rsidR="00692C60" w:rsidRPr="0045064B" w:rsidRDefault="00692C60" w:rsidP="00932913">
      <w:pPr>
        <w:pStyle w:val="aff1"/>
        <w:jc w:val="both"/>
        <w:rPr>
          <w:sz w:val="28"/>
          <w:szCs w:val="28"/>
        </w:rPr>
      </w:pPr>
      <w:r w:rsidRPr="0045064B">
        <w:rPr>
          <w:sz w:val="28"/>
          <w:szCs w:val="28"/>
        </w:rPr>
        <w:t>где</w:t>
      </w:r>
      <w:r w:rsidR="00231950">
        <w:rPr>
          <w:sz w:val="28"/>
          <w:szCs w:val="28"/>
        </w:rPr>
        <w:t xml:space="preserve"> </w:t>
      </w:r>
      <w:r w:rsidRPr="00231950">
        <w:rPr>
          <w:sz w:val="28"/>
          <w:szCs w:val="28"/>
        </w:rPr>
        <w:sym w:font="Symbol" w:char="006D"/>
      </w:r>
      <w:r w:rsidR="00231950">
        <w:rPr>
          <w:i/>
          <w:sz w:val="28"/>
          <w:szCs w:val="28"/>
          <w:vertAlign w:val="subscript"/>
          <w:lang w:val="en-US"/>
        </w:rPr>
        <w:t>e</w:t>
      </w:r>
      <w:r w:rsidRPr="0045064B">
        <w:rPr>
          <w:sz w:val="28"/>
          <w:szCs w:val="28"/>
        </w:rPr>
        <w:t xml:space="preserve"> </w:t>
      </w:r>
      <w:r w:rsidR="00231950">
        <w:rPr>
          <w:sz w:val="28"/>
          <w:szCs w:val="28"/>
        </w:rPr>
        <w:t>–</w:t>
      </w:r>
      <w:r w:rsidRPr="0045064B">
        <w:rPr>
          <w:sz w:val="28"/>
          <w:szCs w:val="28"/>
        </w:rPr>
        <w:t xml:space="preserve"> коэффициент паропроницаемости экрана, мг/(м</w:t>
      </w:r>
      <w:r w:rsidRPr="0045064B">
        <w:rPr>
          <w:sz w:val="28"/>
          <w:szCs w:val="28"/>
        </w:rPr>
        <w:sym w:font="Symbol" w:char="00D7"/>
      </w:r>
      <w:r w:rsidRPr="0045064B">
        <w:rPr>
          <w:sz w:val="28"/>
          <w:szCs w:val="28"/>
        </w:rPr>
        <w:t>ч</w:t>
      </w:r>
      <w:r w:rsidRPr="0045064B">
        <w:rPr>
          <w:sz w:val="28"/>
          <w:szCs w:val="28"/>
        </w:rPr>
        <w:sym w:font="Symbol" w:char="00D7"/>
      </w:r>
      <w:r w:rsidRPr="0045064B">
        <w:rPr>
          <w:sz w:val="28"/>
          <w:szCs w:val="28"/>
        </w:rPr>
        <w:t>Па).</w:t>
      </w:r>
    </w:p>
    <w:p w14:paraId="43476FED" w14:textId="77777777" w:rsidR="00692C60" w:rsidRPr="0045064B" w:rsidRDefault="00231950" w:rsidP="00932913">
      <w:pPr>
        <w:pStyle w:val="aff1"/>
        <w:ind w:firstLine="567"/>
        <w:jc w:val="both"/>
        <w:rPr>
          <w:sz w:val="28"/>
          <w:szCs w:val="28"/>
        </w:rPr>
      </w:pPr>
      <w:r>
        <w:rPr>
          <w:sz w:val="28"/>
          <w:szCs w:val="28"/>
        </w:rPr>
        <w:t>П</w:t>
      </w:r>
      <w:r w:rsidRPr="0045064B">
        <w:rPr>
          <w:sz w:val="28"/>
          <w:szCs w:val="28"/>
        </w:rPr>
        <w:t xml:space="preserve">риведенное условное сопротивление паропроницанию экрана с учетом стыковых швов </w:t>
      </w:r>
      <w:r w:rsidRPr="00231950">
        <w:rPr>
          <w:i/>
          <w:sz w:val="28"/>
          <w:szCs w:val="28"/>
        </w:rPr>
        <w:t>R</w:t>
      </w:r>
      <w:r w:rsidRPr="00231950">
        <w:rPr>
          <w:i/>
          <w:sz w:val="28"/>
          <w:szCs w:val="28"/>
          <w:vertAlign w:val="subscript"/>
        </w:rPr>
        <w:t>vp</w:t>
      </w:r>
      <w:r w:rsidRPr="00231950">
        <w:rPr>
          <w:i/>
          <w:sz w:val="28"/>
          <w:szCs w:val="28"/>
          <w:vertAlign w:val="superscript"/>
        </w:rPr>
        <w:t>r</w:t>
      </w:r>
      <w:r w:rsidRPr="0045064B">
        <w:rPr>
          <w:sz w:val="28"/>
          <w:szCs w:val="28"/>
        </w:rPr>
        <w:t>, м</w:t>
      </w:r>
      <w:r w:rsidRPr="00231950">
        <w:rPr>
          <w:sz w:val="28"/>
          <w:szCs w:val="28"/>
          <w:vertAlign w:val="superscript"/>
        </w:rPr>
        <w:t>2</w:t>
      </w:r>
      <w:r w:rsidRPr="0045064B">
        <w:rPr>
          <w:sz w:val="28"/>
          <w:szCs w:val="28"/>
        </w:rPr>
        <w:sym w:font="Symbol" w:char="00D7"/>
      </w:r>
      <w:r w:rsidRPr="0045064B">
        <w:rPr>
          <w:sz w:val="28"/>
          <w:szCs w:val="28"/>
        </w:rPr>
        <w:t>ч</w:t>
      </w:r>
      <w:r w:rsidRPr="0045064B">
        <w:rPr>
          <w:sz w:val="28"/>
          <w:szCs w:val="28"/>
        </w:rPr>
        <w:sym w:font="Symbol" w:char="00D7"/>
      </w:r>
      <w:r w:rsidRPr="0045064B">
        <w:rPr>
          <w:sz w:val="28"/>
          <w:szCs w:val="28"/>
        </w:rPr>
        <w:t>Па/мг,</w:t>
      </w:r>
      <w:r>
        <w:rPr>
          <w:sz w:val="28"/>
          <w:szCs w:val="28"/>
        </w:rPr>
        <w:t xml:space="preserve"> о</w:t>
      </w:r>
      <w:r w:rsidR="00692C60" w:rsidRPr="0045064B">
        <w:rPr>
          <w:sz w:val="28"/>
          <w:szCs w:val="28"/>
        </w:rPr>
        <w:t xml:space="preserve">пределяют </w:t>
      </w:r>
      <w:r>
        <w:rPr>
          <w:sz w:val="28"/>
          <w:szCs w:val="28"/>
        </w:rPr>
        <w:t>по формуле</w:t>
      </w:r>
    </w:p>
    <w:tbl>
      <w:tblPr>
        <w:tblW w:w="0" w:type="auto"/>
        <w:tblLook w:val="04A0" w:firstRow="1" w:lastRow="0" w:firstColumn="1" w:lastColumn="0" w:noHBand="0" w:noVBand="1"/>
      </w:tblPr>
      <w:tblGrid>
        <w:gridCol w:w="8204"/>
        <w:gridCol w:w="1151"/>
      </w:tblGrid>
      <w:tr w:rsidR="00C83797" w:rsidRPr="00B071DB" w14:paraId="0D3C01C1" w14:textId="77777777" w:rsidTr="004637A0">
        <w:tc>
          <w:tcPr>
            <w:tcW w:w="8897" w:type="dxa"/>
            <w:shd w:val="clear" w:color="auto" w:fill="auto"/>
          </w:tcPr>
          <w:p w14:paraId="269DB0A4" w14:textId="77777777" w:rsidR="00C83797" w:rsidRPr="00B071DB" w:rsidRDefault="00231950" w:rsidP="00932913">
            <w:pPr>
              <w:pStyle w:val="aff1"/>
              <w:jc w:val="center"/>
              <w:rPr>
                <w:sz w:val="28"/>
                <w:szCs w:val="28"/>
              </w:rPr>
            </w:pPr>
            <w:r w:rsidRPr="00231950">
              <w:rPr>
                <w:i/>
                <w:sz w:val="28"/>
                <w:szCs w:val="28"/>
                <w:lang w:val="en-US"/>
              </w:rPr>
              <w:t>R</w:t>
            </w:r>
            <w:r w:rsidRPr="00231950">
              <w:rPr>
                <w:i/>
                <w:sz w:val="28"/>
                <w:szCs w:val="28"/>
                <w:vertAlign w:val="subscript"/>
                <w:lang w:val="en-US"/>
              </w:rPr>
              <w:t>vp</w:t>
            </w:r>
            <w:r w:rsidRPr="00231950">
              <w:rPr>
                <w:i/>
                <w:sz w:val="28"/>
                <w:szCs w:val="28"/>
                <w:vertAlign w:val="superscript"/>
                <w:lang w:val="en-US"/>
              </w:rPr>
              <w:t>r</w:t>
            </w:r>
            <w:r w:rsidRPr="00231950">
              <w:rPr>
                <w:sz w:val="28"/>
                <w:szCs w:val="28"/>
              </w:rPr>
              <w:t xml:space="preserve"> = </w:t>
            </w:r>
            <w:r w:rsidRPr="0045064B">
              <w:rPr>
                <w:sz w:val="28"/>
                <w:szCs w:val="28"/>
              </w:rPr>
              <w:sym w:font="Symbol" w:char="0053"/>
            </w:r>
            <w:r w:rsidRPr="00231950">
              <w:rPr>
                <w:i/>
                <w:sz w:val="28"/>
                <w:szCs w:val="28"/>
                <w:lang w:val="en-US"/>
              </w:rPr>
              <w:t>F</w:t>
            </w:r>
            <w:r w:rsidRPr="00231950">
              <w:rPr>
                <w:sz w:val="28"/>
                <w:szCs w:val="28"/>
              </w:rPr>
              <w:t xml:space="preserve"> / (</w:t>
            </w:r>
            <w:r w:rsidRPr="00231950">
              <w:rPr>
                <w:i/>
                <w:sz w:val="28"/>
                <w:szCs w:val="28"/>
                <w:lang w:val="en-US"/>
              </w:rPr>
              <w:t>F</w:t>
            </w:r>
            <w:r w:rsidRPr="00BA46DB">
              <w:rPr>
                <w:i/>
                <w:sz w:val="28"/>
                <w:szCs w:val="28"/>
              </w:rPr>
              <w:t>"</w:t>
            </w:r>
            <w:r w:rsidRPr="00231950">
              <w:rPr>
                <w:sz w:val="28"/>
                <w:szCs w:val="28"/>
              </w:rPr>
              <w:t xml:space="preserve">/ </w:t>
            </w:r>
            <w:r w:rsidRPr="00231950">
              <w:rPr>
                <w:i/>
                <w:sz w:val="28"/>
                <w:szCs w:val="28"/>
                <w:lang w:val="en-US"/>
              </w:rPr>
              <w:t>R</w:t>
            </w:r>
            <w:r w:rsidRPr="00231950">
              <w:rPr>
                <w:i/>
                <w:sz w:val="28"/>
                <w:szCs w:val="28"/>
                <w:vertAlign w:val="subscript"/>
                <w:lang w:val="en-US"/>
              </w:rPr>
              <w:t>vp</w:t>
            </w:r>
            <w:r w:rsidRPr="00231950">
              <w:rPr>
                <w:sz w:val="28"/>
                <w:szCs w:val="28"/>
              </w:rPr>
              <w:t xml:space="preserve"> + </w:t>
            </w:r>
            <w:r w:rsidRPr="00231950">
              <w:rPr>
                <w:i/>
                <w:sz w:val="28"/>
                <w:szCs w:val="28"/>
                <w:lang w:val="en-US"/>
              </w:rPr>
              <w:t>F</w:t>
            </w:r>
            <w:r w:rsidRPr="00BA46DB">
              <w:rPr>
                <w:i/>
                <w:sz w:val="28"/>
                <w:szCs w:val="28"/>
              </w:rPr>
              <w:t>'</w:t>
            </w:r>
            <w:r w:rsidRPr="00231950">
              <w:rPr>
                <w:sz w:val="28"/>
                <w:szCs w:val="28"/>
              </w:rPr>
              <w:t xml:space="preserve">/ </w:t>
            </w:r>
            <w:r w:rsidRPr="00231950">
              <w:rPr>
                <w:i/>
                <w:sz w:val="28"/>
                <w:szCs w:val="28"/>
                <w:lang w:val="en-US"/>
              </w:rPr>
              <w:t>R</w:t>
            </w:r>
            <w:r w:rsidRPr="00231950">
              <w:rPr>
                <w:i/>
                <w:sz w:val="28"/>
                <w:szCs w:val="28"/>
                <w:vertAlign w:val="subscript"/>
                <w:lang w:val="en-US"/>
              </w:rPr>
              <w:t>vp</w:t>
            </w:r>
            <w:r w:rsidRPr="00BA46DB">
              <w:rPr>
                <w:i/>
                <w:sz w:val="28"/>
                <w:szCs w:val="28"/>
              </w:rPr>
              <w:t>'</w:t>
            </w:r>
            <w:r w:rsidRPr="00231950">
              <w:rPr>
                <w:sz w:val="28"/>
                <w:szCs w:val="28"/>
              </w:rPr>
              <w:t>)</w:t>
            </w:r>
            <w:r w:rsidR="00C83797" w:rsidRPr="00B071DB">
              <w:rPr>
                <w:sz w:val="28"/>
                <w:szCs w:val="28"/>
              </w:rPr>
              <w:t>,</w:t>
            </w:r>
          </w:p>
        </w:tc>
        <w:tc>
          <w:tcPr>
            <w:tcW w:w="1185" w:type="dxa"/>
            <w:shd w:val="clear" w:color="auto" w:fill="auto"/>
          </w:tcPr>
          <w:p w14:paraId="0A8E3961" w14:textId="77777777" w:rsidR="00C83797" w:rsidRPr="00B071DB" w:rsidRDefault="00C83797" w:rsidP="00932913">
            <w:pPr>
              <w:pStyle w:val="aff1"/>
              <w:jc w:val="right"/>
              <w:rPr>
                <w:sz w:val="28"/>
                <w:szCs w:val="28"/>
              </w:rPr>
            </w:pPr>
            <w:r w:rsidRPr="00B071DB">
              <w:rPr>
                <w:sz w:val="28"/>
                <w:szCs w:val="28"/>
              </w:rPr>
              <w:t>(</w:t>
            </w:r>
            <w:r w:rsidR="00231950" w:rsidRPr="0045064B">
              <w:rPr>
                <w:sz w:val="28"/>
                <w:szCs w:val="28"/>
              </w:rPr>
              <w:t>Е.8</w:t>
            </w:r>
            <w:r w:rsidRPr="00B071DB">
              <w:rPr>
                <w:sz w:val="28"/>
                <w:szCs w:val="28"/>
              </w:rPr>
              <w:t>)</w:t>
            </w:r>
          </w:p>
        </w:tc>
      </w:tr>
    </w:tbl>
    <w:p w14:paraId="521BEF7A" w14:textId="77777777" w:rsidR="00692C60" w:rsidRPr="0045064B" w:rsidRDefault="00692C60" w:rsidP="00932913">
      <w:pPr>
        <w:pStyle w:val="aff1"/>
        <w:jc w:val="both"/>
        <w:rPr>
          <w:sz w:val="28"/>
          <w:szCs w:val="28"/>
        </w:rPr>
      </w:pPr>
      <w:r w:rsidRPr="0045064B">
        <w:rPr>
          <w:sz w:val="28"/>
          <w:szCs w:val="28"/>
        </w:rPr>
        <w:t>где</w:t>
      </w:r>
      <w:r w:rsidR="00231950">
        <w:rPr>
          <w:sz w:val="28"/>
          <w:szCs w:val="28"/>
        </w:rPr>
        <w:t xml:space="preserve"> </w:t>
      </w:r>
      <w:r w:rsidRPr="0045064B">
        <w:rPr>
          <w:sz w:val="28"/>
          <w:szCs w:val="28"/>
        </w:rPr>
        <w:sym w:font="Symbol" w:char="0053"/>
      </w:r>
      <w:r w:rsidRPr="00231950">
        <w:rPr>
          <w:i/>
          <w:sz w:val="28"/>
          <w:szCs w:val="28"/>
        </w:rPr>
        <w:t>F</w:t>
      </w:r>
      <w:r w:rsidRPr="0045064B">
        <w:rPr>
          <w:sz w:val="28"/>
          <w:szCs w:val="28"/>
        </w:rPr>
        <w:t xml:space="preserve"> </w:t>
      </w:r>
      <w:r w:rsidR="00231950">
        <w:rPr>
          <w:sz w:val="28"/>
          <w:szCs w:val="28"/>
        </w:rPr>
        <w:t>–</w:t>
      </w:r>
      <w:r w:rsidRPr="0045064B">
        <w:rPr>
          <w:sz w:val="28"/>
          <w:szCs w:val="28"/>
        </w:rPr>
        <w:t xml:space="preserve"> суммарная расчетная площадь экрана (принимается </w:t>
      </w:r>
      <w:smartTag w:uri="urn:schemas-microsoft-com:office:smarttags" w:element="metricconverter">
        <w:smartTagPr>
          <w:attr w:name="ProductID" w:val="1 м2"/>
        </w:smartTagPr>
        <w:r w:rsidRPr="0045064B">
          <w:rPr>
            <w:sz w:val="28"/>
            <w:szCs w:val="28"/>
          </w:rPr>
          <w:t>1 м</w:t>
        </w:r>
        <w:r w:rsidRPr="00231950">
          <w:rPr>
            <w:sz w:val="28"/>
            <w:szCs w:val="28"/>
            <w:vertAlign w:val="superscript"/>
          </w:rPr>
          <w:t>2</w:t>
        </w:r>
      </w:smartTag>
      <w:r w:rsidRPr="0045064B">
        <w:rPr>
          <w:sz w:val="28"/>
          <w:szCs w:val="28"/>
        </w:rPr>
        <w:t>);</w:t>
      </w:r>
    </w:p>
    <w:p w14:paraId="14BEF52A" w14:textId="77777777" w:rsidR="00692C60" w:rsidRPr="0045064B" w:rsidRDefault="00692C60" w:rsidP="00932913">
      <w:pPr>
        <w:pStyle w:val="aff1"/>
        <w:ind w:firstLine="426"/>
        <w:jc w:val="both"/>
        <w:rPr>
          <w:sz w:val="28"/>
          <w:szCs w:val="28"/>
        </w:rPr>
      </w:pPr>
      <w:r w:rsidRPr="00231950">
        <w:rPr>
          <w:i/>
          <w:sz w:val="28"/>
          <w:szCs w:val="28"/>
        </w:rPr>
        <w:t>F</w:t>
      </w:r>
      <w:r w:rsidRPr="00BA46DB">
        <w:rPr>
          <w:i/>
          <w:sz w:val="28"/>
          <w:szCs w:val="28"/>
        </w:rPr>
        <w:t>"</w:t>
      </w:r>
      <w:r w:rsidRPr="0045064B">
        <w:rPr>
          <w:sz w:val="28"/>
          <w:szCs w:val="28"/>
        </w:rPr>
        <w:t xml:space="preserve"> </w:t>
      </w:r>
      <w:r w:rsidR="00231950">
        <w:rPr>
          <w:sz w:val="28"/>
          <w:szCs w:val="28"/>
        </w:rPr>
        <w:t>–</w:t>
      </w:r>
      <w:r w:rsidRPr="0045064B">
        <w:rPr>
          <w:sz w:val="28"/>
          <w:szCs w:val="28"/>
        </w:rPr>
        <w:t xml:space="preserve"> площадь экрана без швов, м</w:t>
      </w:r>
      <w:r w:rsidRPr="00231950">
        <w:rPr>
          <w:sz w:val="28"/>
          <w:szCs w:val="28"/>
          <w:vertAlign w:val="superscript"/>
        </w:rPr>
        <w:t>2</w:t>
      </w:r>
      <w:r w:rsidRPr="0045064B">
        <w:rPr>
          <w:sz w:val="28"/>
          <w:szCs w:val="28"/>
        </w:rPr>
        <w:t>;</w:t>
      </w:r>
    </w:p>
    <w:p w14:paraId="7CCFF790" w14:textId="77777777" w:rsidR="00692C60" w:rsidRPr="0045064B" w:rsidRDefault="00692C60" w:rsidP="00932913">
      <w:pPr>
        <w:pStyle w:val="aff1"/>
        <w:ind w:firstLine="426"/>
        <w:jc w:val="both"/>
        <w:rPr>
          <w:sz w:val="28"/>
          <w:szCs w:val="28"/>
        </w:rPr>
      </w:pPr>
      <w:r w:rsidRPr="00231950">
        <w:rPr>
          <w:i/>
          <w:sz w:val="28"/>
          <w:szCs w:val="28"/>
        </w:rPr>
        <w:t>F</w:t>
      </w:r>
      <w:r w:rsidR="00231950" w:rsidRPr="00BA46DB">
        <w:rPr>
          <w:i/>
          <w:sz w:val="28"/>
          <w:szCs w:val="28"/>
        </w:rPr>
        <w:t>'</w:t>
      </w:r>
      <w:r w:rsidR="00231950">
        <w:rPr>
          <w:sz w:val="28"/>
          <w:szCs w:val="28"/>
        </w:rPr>
        <w:t xml:space="preserve"> – площадь открытых </w:t>
      </w:r>
      <w:r w:rsidRPr="0045064B">
        <w:rPr>
          <w:sz w:val="28"/>
          <w:szCs w:val="28"/>
        </w:rPr>
        <w:t>швов, м</w:t>
      </w:r>
      <w:r w:rsidRPr="00231950">
        <w:rPr>
          <w:sz w:val="28"/>
          <w:szCs w:val="28"/>
          <w:vertAlign w:val="superscript"/>
        </w:rPr>
        <w:t>2</w:t>
      </w:r>
      <w:r w:rsidR="00231950">
        <w:rPr>
          <w:sz w:val="28"/>
          <w:szCs w:val="28"/>
        </w:rPr>
        <w:t>;</w:t>
      </w:r>
    </w:p>
    <w:p w14:paraId="51594F11" w14:textId="77777777" w:rsidR="00692C60" w:rsidRPr="0045064B" w:rsidRDefault="00692C60" w:rsidP="00932913">
      <w:pPr>
        <w:pStyle w:val="aff1"/>
        <w:ind w:firstLine="426"/>
        <w:jc w:val="both"/>
        <w:rPr>
          <w:sz w:val="28"/>
          <w:szCs w:val="28"/>
        </w:rPr>
      </w:pPr>
      <w:r w:rsidRPr="00231950">
        <w:rPr>
          <w:i/>
          <w:sz w:val="28"/>
          <w:szCs w:val="28"/>
        </w:rPr>
        <w:t>R</w:t>
      </w:r>
      <w:r w:rsidRPr="00231950">
        <w:rPr>
          <w:i/>
          <w:sz w:val="28"/>
          <w:szCs w:val="28"/>
          <w:vertAlign w:val="subscript"/>
        </w:rPr>
        <w:t>vp</w:t>
      </w:r>
      <w:r w:rsidRPr="0045064B">
        <w:rPr>
          <w:sz w:val="28"/>
          <w:szCs w:val="28"/>
        </w:rPr>
        <w:t xml:space="preserve"> и </w:t>
      </w:r>
      <w:r w:rsidRPr="00231950">
        <w:rPr>
          <w:i/>
          <w:sz w:val="28"/>
          <w:szCs w:val="28"/>
        </w:rPr>
        <w:t>R</w:t>
      </w:r>
      <w:r w:rsidRPr="00231950">
        <w:rPr>
          <w:i/>
          <w:sz w:val="28"/>
          <w:szCs w:val="28"/>
          <w:vertAlign w:val="subscript"/>
        </w:rPr>
        <w:t>vp</w:t>
      </w:r>
      <w:r w:rsidRPr="0045064B">
        <w:rPr>
          <w:sz w:val="28"/>
          <w:szCs w:val="28"/>
        </w:rPr>
        <w:sym w:font="Symbol" w:char="00A2"/>
      </w:r>
      <w:r w:rsidRPr="0045064B">
        <w:rPr>
          <w:sz w:val="28"/>
          <w:szCs w:val="28"/>
        </w:rPr>
        <w:t xml:space="preserve"> </w:t>
      </w:r>
      <w:r w:rsidR="00231950">
        <w:rPr>
          <w:sz w:val="28"/>
          <w:szCs w:val="28"/>
        </w:rPr>
        <w:t>–</w:t>
      </w:r>
      <w:r w:rsidRPr="0045064B">
        <w:rPr>
          <w:sz w:val="28"/>
          <w:szCs w:val="28"/>
        </w:rPr>
        <w:t xml:space="preserve"> см. выше.</w:t>
      </w:r>
    </w:p>
    <w:p w14:paraId="6A3B0D79" w14:textId="77777777" w:rsidR="00692C60" w:rsidRPr="0045064B" w:rsidRDefault="008165D7" w:rsidP="00932913">
      <w:pPr>
        <w:pStyle w:val="aff1"/>
        <w:ind w:firstLine="567"/>
        <w:jc w:val="both"/>
        <w:rPr>
          <w:sz w:val="28"/>
          <w:szCs w:val="28"/>
        </w:rPr>
      </w:pPr>
      <w:r>
        <w:rPr>
          <w:sz w:val="28"/>
          <w:szCs w:val="28"/>
        </w:rPr>
        <w:t xml:space="preserve">Е.10 Если </w:t>
      </w:r>
      <w:r w:rsidR="00692C60" w:rsidRPr="0045064B">
        <w:rPr>
          <w:sz w:val="28"/>
          <w:szCs w:val="28"/>
        </w:rPr>
        <w:t>приведенный расчет покажет недопустимое влагон</w:t>
      </w:r>
      <w:r>
        <w:rPr>
          <w:sz w:val="28"/>
          <w:szCs w:val="28"/>
        </w:rPr>
        <w:t xml:space="preserve">акопление в конструкции стены, </w:t>
      </w:r>
      <w:r w:rsidR="00692C60" w:rsidRPr="0045064B">
        <w:rPr>
          <w:sz w:val="28"/>
          <w:szCs w:val="28"/>
        </w:rPr>
        <w:t>то в соответствии с приведенными формулами следует провести весь комплекс расчетов, подбирая такие пар</w:t>
      </w:r>
      <w:r>
        <w:rPr>
          <w:sz w:val="28"/>
          <w:szCs w:val="28"/>
        </w:rPr>
        <w:t xml:space="preserve">аметры конструкции, которые бы удовлетворяли требованиям теплотехнических норм СП 50.13330 и </w:t>
      </w:r>
      <w:r w:rsidR="00692C60" w:rsidRPr="0045064B">
        <w:rPr>
          <w:sz w:val="28"/>
          <w:szCs w:val="28"/>
        </w:rPr>
        <w:t xml:space="preserve">условию </w:t>
      </w:r>
      <w:r w:rsidR="00692C60" w:rsidRPr="008165D7">
        <w:rPr>
          <w:i/>
          <w:sz w:val="28"/>
          <w:szCs w:val="28"/>
        </w:rPr>
        <w:t>е</w:t>
      </w:r>
      <w:r w:rsidR="00692C60" w:rsidRPr="008165D7">
        <w:rPr>
          <w:i/>
          <w:sz w:val="28"/>
          <w:szCs w:val="28"/>
          <w:vertAlign w:val="subscript"/>
        </w:rPr>
        <w:t>у</w:t>
      </w:r>
      <w:r w:rsidR="00692C60" w:rsidRPr="0045064B">
        <w:rPr>
          <w:sz w:val="28"/>
          <w:szCs w:val="28"/>
        </w:rPr>
        <w:t xml:space="preserve"> </w:t>
      </w:r>
      <w:r w:rsidR="00692C60" w:rsidRPr="0045064B">
        <w:rPr>
          <w:sz w:val="28"/>
          <w:szCs w:val="28"/>
        </w:rPr>
        <w:sym w:font="Symbol" w:char="003C"/>
      </w:r>
      <w:r w:rsidR="00692C60" w:rsidRPr="0045064B">
        <w:rPr>
          <w:sz w:val="28"/>
          <w:szCs w:val="28"/>
        </w:rPr>
        <w:t xml:space="preserve"> </w:t>
      </w:r>
      <w:r w:rsidR="00692C60" w:rsidRPr="008165D7">
        <w:rPr>
          <w:i/>
          <w:sz w:val="28"/>
          <w:szCs w:val="28"/>
        </w:rPr>
        <w:t>Е</w:t>
      </w:r>
      <w:r w:rsidR="00692C60" w:rsidRPr="008165D7">
        <w:rPr>
          <w:i/>
          <w:sz w:val="28"/>
          <w:szCs w:val="28"/>
          <w:vertAlign w:val="subscript"/>
        </w:rPr>
        <w:t>у</w:t>
      </w:r>
      <w:r>
        <w:rPr>
          <w:sz w:val="28"/>
          <w:szCs w:val="28"/>
        </w:rPr>
        <w:t>.</w:t>
      </w:r>
    </w:p>
    <w:p w14:paraId="7680D40A" w14:textId="77777777" w:rsidR="00137F34" w:rsidRDefault="00137F34" w:rsidP="00932913">
      <w:pPr>
        <w:pStyle w:val="aff1"/>
        <w:ind w:firstLine="567"/>
        <w:jc w:val="both"/>
        <w:rPr>
          <w:sz w:val="28"/>
          <w:szCs w:val="28"/>
        </w:rPr>
      </w:pPr>
    </w:p>
    <w:p w14:paraId="475371DA" w14:textId="77777777" w:rsidR="008165D7" w:rsidRDefault="008165D7" w:rsidP="00932913">
      <w:pPr>
        <w:pStyle w:val="aff1"/>
        <w:ind w:firstLine="567"/>
        <w:jc w:val="both"/>
        <w:rPr>
          <w:sz w:val="28"/>
          <w:szCs w:val="28"/>
        </w:rPr>
      </w:pPr>
    </w:p>
    <w:p w14:paraId="67439986" w14:textId="77777777" w:rsidR="008165D7" w:rsidRDefault="008165D7" w:rsidP="00932913">
      <w:pPr>
        <w:pStyle w:val="aff1"/>
        <w:ind w:firstLine="567"/>
        <w:jc w:val="both"/>
        <w:rPr>
          <w:sz w:val="28"/>
          <w:szCs w:val="28"/>
        </w:rPr>
      </w:pPr>
    </w:p>
    <w:p w14:paraId="2765A803" w14:textId="77777777" w:rsidR="008165D7" w:rsidRDefault="008165D7" w:rsidP="00932913">
      <w:pPr>
        <w:pStyle w:val="aff1"/>
        <w:ind w:firstLine="567"/>
        <w:jc w:val="both"/>
        <w:rPr>
          <w:sz w:val="28"/>
          <w:szCs w:val="28"/>
        </w:rPr>
      </w:pPr>
    </w:p>
    <w:p w14:paraId="01EB3803" w14:textId="4FEFB0A4" w:rsidR="00BF3CFB" w:rsidRDefault="00BF3CFB" w:rsidP="00932913">
      <w:pPr>
        <w:pStyle w:val="aff1"/>
        <w:ind w:firstLine="567"/>
        <w:jc w:val="both"/>
        <w:rPr>
          <w:sz w:val="28"/>
          <w:szCs w:val="28"/>
        </w:rPr>
      </w:pPr>
      <w:r>
        <w:rPr>
          <w:sz w:val="28"/>
          <w:szCs w:val="28"/>
        </w:rPr>
        <w:br w:type="page"/>
      </w:r>
    </w:p>
    <w:p w14:paraId="0BACB487" w14:textId="77777777" w:rsidR="00757670" w:rsidRPr="008165D7" w:rsidRDefault="00757670" w:rsidP="00932913">
      <w:pPr>
        <w:pStyle w:val="aff1"/>
        <w:jc w:val="center"/>
        <w:rPr>
          <w:b/>
          <w:sz w:val="28"/>
          <w:szCs w:val="28"/>
        </w:rPr>
      </w:pPr>
      <w:bookmarkStart w:id="106" w:name="_Toc460856967"/>
      <w:r w:rsidRPr="008165D7">
        <w:rPr>
          <w:b/>
          <w:sz w:val="28"/>
          <w:szCs w:val="28"/>
        </w:rPr>
        <w:lastRenderedPageBreak/>
        <w:t xml:space="preserve">Приложение </w:t>
      </w:r>
      <w:r w:rsidR="000871B4" w:rsidRPr="008165D7">
        <w:rPr>
          <w:b/>
          <w:sz w:val="28"/>
          <w:szCs w:val="28"/>
        </w:rPr>
        <w:t>Ж</w:t>
      </w:r>
      <w:bookmarkEnd w:id="106"/>
    </w:p>
    <w:p w14:paraId="7B9667CC" w14:textId="0ECAFA9F" w:rsidR="00757670" w:rsidRPr="008165D7" w:rsidRDefault="00757670" w:rsidP="00932913">
      <w:pPr>
        <w:pStyle w:val="aff1"/>
        <w:jc w:val="center"/>
        <w:rPr>
          <w:b/>
          <w:sz w:val="28"/>
          <w:szCs w:val="28"/>
        </w:rPr>
      </w:pPr>
    </w:p>
    <w:p w14:paraId="5418E542" w14:textId="77777777" w:rsidR="00757670" w:rsidRPr="008165D7" w:rsidRDefault="007076D7" w:rsidP="00932913">
      <w:pPr>
        <w:pStyle w:val="aff1"/>
        <w:jc w:val="center"/>
        <w:rPr>
          <w:b/>
          <w:sz w:val="28"/>
          <w:szCs w:val="28"/>
        </w:rPr>
      </w:pPr>
      <w:bookmarkStart w:id="107" w:name="_Toc460856969"/>
      <w:r w:rsidRPr="008165D7">
        <w:rPr>
          <w:b/>
          <w:sz w:val="28"/>
          <w:szCs w:val="28"/>
        </w:rPr>
        <w:t>Методика теплотехнического расчета</w:t>
      </w:r>
      <w:r w:rsidR="001C1605" w:rsidRPr="008165D7">
        <w:rPr>
          <w:b/>
          <w:sz w:val="28"/>
          <w:szCs w:val="28"/>
        </w:rPr>
        <w:t xml:space="preserve"> наружных стен</w:t>
      </w:r>
      <w:r w:rsidRPr="008165D7">
        <w:rPr>
          <w:b/>
          <w:sz w:val="28"/>
          <w:szCs w:val="28"/>
        </w:rPr>
        <w:t xml:space="preserve"> с навесными фасадными системами</w:t>
      </w:r>
      <w:bookmarkEnd w:id="107"/>
    </w:p>
    <w:p w14:paraId="1BFD6F58" w14:textId="77777777" w:rsidR="00BF3CFB" w:rsidRPr="00E04F66" w:rsidRDefault="00BF3CFB" w:rsidP="00BF3CFB">
      <w:pPr>
        <w:pStyle w:val="aff1"/>
        <w:jc w:val="center"/>
        <w:rPr>
          <w:b/>
          <w:sz w:val="28"/>
          <w:szCs w:val="28"/>
        </w:rPr>
      </w:pPr>
      <w:r w:rsidRPr="00E04F66">
        <w:rPr>
          <w:b/>
          <w:sz w:val="28"/>
          <w:szCs w:val="28"/>
        </w:rPr>
        <w:t>(Измененная редакция, Изм. № 1).</w:t>
      </w:r>
    </w:p>
    <w:p w14:paraId="5A200166" w14:textId="77777777" w:rsidR="00757670" w:rsidRPr="008165D7" w:rsidRDefault="00757670" w:rsidP="00932913">
      <w:pPr>
        <w:pStyle w:val="aff1"/>
        <w:ind w:firstLine="567"/>
        <w:jc w:val="both"/>
        <w:rPr>
          <w:sz w:val="28"/>
          <w:szCs w:val="28"/>
        </w:rPr>
      </w:pPr>
    </w:p>
    <w:p w14:paraId="18E27987" w14:textId="77777777" w:rsidR="00653BD1" w:rsidRPr="00E34AE6" w:rsidRDefault="008165D7" w:rsidP="00932913">
      <w:pPr>
        <w:pStyle w:val="aff1"/>
        <w:ind w:firstLine="567"/>
        <w:jc w:val="both"/>
        <w:rPr>
          <w:spacing w:val="-8"/>
          <w:sz w:val="28"/>
          <w:szCs w:val="28"/>
        </w:rPr>
      </w:pPr>
      <w:r w:rsidRPr="00E34AE6">
        <w:rPr>
          <w:spacing w:val="-8"/>
          <w:sz w:val="28"/>
          <w:szCs w:val="28"/>
        </w:rPr>
        <w:t xml:space="preserve">Ж.1 </w:t>
      </w:r>
      <w:r w:rsidR="00653BD1" w:rsidRPr="00E34AE6">
        <w:rPr>
          <w:spacing w:val="-8"/>
          <w:sz w:val="28"/>
          <w:szCs w:val="28"/>
        </w:rPr>
        <w:t>При отсутствии ветрогидрозащитной пленки на внешней границе утеплителя, обращенного в вентилируемый зазор, часть воздушного потока, направленного в прослойку может проходить в утеплитель (мин</w:t>
      </w:r>
      <w:r w:rsidRPr="00E34AE6">
        <w:rPr>
          <w:spacing w:val="-8"/>
          <w:sz w:val="28"/>
          <w:szCs w:val="28"/>
        </w:rPr>
        <w:t xml:space="preserve">еральную </w:t>
      </w:r>
      <w:r w:rsidR="00653BD1" w:rsidRPr="00E34AE6">
        <w:rPr>
          <w:spacing w:val="-8"/>
          <w:sz w:val="28"/>
          <w:szCs w:val="28"/>
        </w:rPr>
        <w:t>вату) и дополнительно охлаждать стену. При этом температур</w:t>
      </w:r>
      <w:r w:rsidRPr="00E34AE6">
        <w:rPr>
          <w:spacing w:val="-8"/>
          <w:sz w:val="28"/>
          <w:szCs w:val="28"/>
        </w:rPr>
        <w:t>у</w:t>
      </w:r>
      <w:r w:rsidR="00653BD1" w:rsidRPr="00E34AE6">
        <w:rPr>
          <w:spacing w:val="-8"/>
          <w:sz w:val="28"/>
          <w:szCs w:val="28"/>
        </w:rPr>
        <w:t xml:space="preserve"> внутренней поверхности стены</w:t>
      </w:r>
      <w:r w:rsidRPr="00E34AE6">
        <w:rPr>
          <w:spacing w:val="-8"/>
          <w:sz w:val="28"/>
          <w:szCs w:val="28"/>
        </w:rPr>
        <w:t>, которая</w:t>
      </w:r>
      <w:r w:rsidR="00653BD1" w:rsidRPr="00E34AE6">
        <w:rPr>
          <w:spacing w:val="-8"/>
          <w:sz w:val="28"/>
          <w:szCs w:val="28"/>
        </w:rPr>
        <w:t xml:space="preserve"> будет ниже, чем без фильтрации</w:t>
      </w:r>
      <w:r w:rsidRPr="00E34AE6">
        <w:rPr>
          <w:spacing w:val="-8"/>
          <w:sz w:val="28"/>
          <w:szCs w:val="28"/>
        </w:rPr>
        <w:t>,</w:t>
      </w:r>
      <w:r w:rsidR="00653BD1" w:rsidRPr="00E34AE6">
        <w:rPr>
          <w:spacing w:val="-8"/>
          <w:sz w:val="28"/>
          <w:szCs w:val="28"/>
        </w:rPr>
        <w:t xml:space="preserve"> определя</w:t>
      </w:r>
      <w:r w:rsidRPr="00E34AE6">
        <w:rPr>
          <w:spacing w:val="-8"/>
          <w:sz w:val="28"/>
          <w:szCs w:val="28"/>
        </w:rPr>
        <w:t>ют по формуле</w:t>
      </w:r>
    </w:p>
    <w:tbl>
      <w:tblPr>
        <w:tblW w:w="0" w:type="auto"/>
        <w:tblLook w:val="04A0" w:firstRow="1" w:lastRow="0" w:firstColumn="1" w:lastColumn="0" w:noHBand="0" w:noVBand="1"/>
      </w:tblPr>
      <w:tblGrid>
        <w:gridCol w:w="8201"/>
        <w:gridCol w:w="1154"/>
      </w:tblGrid>
      <w:tr w:rsidR="008165D7" w:rsidRPr="00B071DB" w14:paraId="45AA50F6" w14:textId="77777777" w:rsidTr="00A37ADF">
        <w:tc>
          <w:tcPr>
            <w:tcW w:w="8897" w:type="dxa"/>
            <w:shd w:val="clear" w:color="auto" w:fill="auto"/>
          </w:tcPr>
          <w:p w14:paraId="435CF0DB" w14:textId="77777777" w:rsidR="001C5228" w:rsidRPr="001C5228" w:rsidRDefault="001C5228" w:rsidP="00932913">
            <w:pPr>
              <w:pStyle w:val="aff1"/>
              <w:jc w:val="center"/>
              <w:rPr>
                <w:sz w:val="28"/>
                <w:szCs w:val="28"/>
                <w:lang w:val="en-US"/>
              </w:rPr>
            </w:pPr>
            <w:r>
              <w:rPr>
                <w:i/>
                <w:sz w:val="28"/>
                <w:szCs w:val="28"/>
              </w:rPr>
              <w:t xml:space="preserve">           </w:t>
            </w:r>
            <w:r w:rsidRPr="001C5228">
              <w:rPr>
                <w:i/>
                <w:sz w:val="28"/>
                <w:szCs w:val="28"/>
                <w:lang w:val="en-US"/>
              </w:rPr>
              <w:t>t</w:t>
            </w:r>
            <w:r w:rsidRPr="001C5228">
              <w:rPr>
                <w:i/>
                <w:sz w:val="28"/>
                <w:szCs w:val="28"/>
                <w:vertAlign w:val="subscript"/>
                <w:lang w:val="en-US"/>
              </w:rPr>
              <w:t>int</w:t>
            </w:r>
            <w:r w:rsidRPr="001C5228">
              <w:rPr>
                <w:sz w:val="28"/>
                <w:szCs w:val="28"/>
                <w:lang w:val="en-US"/>
              </w:rPr>
              <w:t xml:space="preserve"> – </w:t>
            </w:r>
            <w:r w:rsidRPr="001C5228">
              <w:rPr>
                <w:i/>
                <w:sz w:val="28"/>
                <w:szCs w:val="28"/>
                <w:lang w:val="en-US"/>
              </w:rPr>
              <w:t>T</w:t>
            </w:r>
            <w:r w:rsidRPr="001C5228">
              <w:rPr>
                <w:i/>
                <w:sz w:val="28"/>
                <w:szCs w:val="28"/>
                <w:vertAlign w:val="subscript"/>
                <w:lang w:val="en-US"/>
              </w:rPr>
              <w:t>xint</w:t>
            </w:r>
          </w:p>
          <w:p w14:paraId="5F90DFF7" w14:textId="77777777" w:rsidR="001C5228" w:rsidRPr="001C5228" w:rsidRDefault="001C5228" w:rsidP="00932913">
            <w:pPr>
              <w:pStyle w:val="aff1"/>
              <w:jc w:val="center"/>
              <w:rPr>
                <w:sz w:val="28"/>
                <w:szCs w:val="28"/>
                <w:lang w:val="en-US"/>
              </w:rPr>
            </w:pPr>
            <w:r w:rsidRPr="008165D7">
              <w:rPr>
                <w:sz w:val="28"/>
                <w:szCs w:val="28"/>
              </w:rPr>
              <w:t>τ</w:t>
            </w:r>
            <w:r w:rsidRPr="001C5228">
              <w:rPr>
                <w:i/>
                <w:sz w:val="28"/>
                <w:szCs w:val="28"/>
                <w:vertAlign w:val="subscript"/>
                <w:lang w:val="en-US"/>
              </w:rPr>
              <w:t>int</w:t>
            </w:r>
            <w:r w:rsidRPr="001C5228">
              <w:rPr>
                <w:sz w:val="28"/>
                <w:szCs w:val="28"/>
                <w:lang w:val="en-US"/>
              </w:rPr>
              <w:t xml:space="preserve"> = </w:t>
            </w:r>
            <w:r w:rsidRPr="001C5228">
              <w:rPr>
                <w:i/>
                <w:sz w:val="28"/>
                <w:szCs w:val="28"/>
                <w:lang w:val="en-US"/>
              </w:rPr>
              <w:t>t</w:t>
            </w:r>
            <w:r w:rsidRPr="001C5228">
              <w:rPr>
                <w:i/>
                <w:sz w:val="28"/>
                <w:szCs w:val="28"/>
                <w:vertAlign w:val="subscript"/>
                <w:lang w:val="en-US"/>
              </w:rPr>
              <w:t>int</w:t>
            </w:r>
            <w:r w:rsidRPr="001C5228">
              <w:rPr>
                <w:sz w:val="28"/>
                <w:szCs w:val="28"/>
                <w:lang w:val="en-US"/>
              </w:rPr>
              <w:t xml:space="preserve"> </w:t>
            </w:r>
            <w:r w:rsidRPr="0045064B">
              <w:rPr>
                <w:sz w:val="28"/>
                <w:szCs w:val="28"/>
              </w:rPr>
              <w:sym w:font="Symbol" w:char="00BE"/>
            </w:r>
            <w:r w:rsidRPr="0045064B">
              <w:rPr>
                <w:sz w:val="28"/>
                <w:szCs w:val="28"/>
              </w:rPr>
              <w:sym w:font="Symbol" w:char="00BE"/>
            </w:r>
            <w:r w:rsidRPr="0045064B">
              <w:rPr>
                <w:sz w:val="28"/>
                <w:szCs w:val="28"/>
              </w:rPr>
              <w:sym w:font="Symbol" w:char="00BE"/>
            </w:r>
            <w:r w:rsidRPr="0045064B">
              <w:rPr>
                <w:sz w:val="28"/>
                <w:szCs w:val="28"/>
              </w:rPr>
              <w:sym w:font="Symbol" w:char="00BE"/>
            </w:r>
            <w:r w:rsidRPr="0045064B">
              <w:rPr>
                <w:sz w:val="28"/>
                <w:szCs w:val="28"/>
              </w:rPr>
              <w:sym w:font="Symbol" w:char="00BE"/>
            </w:r>
            <w:r w:rsidRPr="00854FB7">
              <w:rPr>
                <w:sz w:val="28"/>
                <w:szCs w:val="28"/>
                <w:lang w:val="en-US"/>
              </w:rPr>
              <w:t>,</w:t>
            </w:r>
          </w:p>
          <w:p w14:paraId="53ED01D6" w14:textId="77777777" w:rsidR="008165D7" w:rsidRPr="00854FB7" w:rsidRDefault="001C5228" w:rsidP="00932913">
            <w:pPr>
              <w:pStyle w:val="aff1"/>
              <w:jc w:val="center"/>
              <w:rPr>
                <w:sz w:val="28"/>
                <w:szCs w:val="28"/>
                <w:lang w:val="en-US"/>
              </w:rPr>
            </w:pPr>
            <w:r w:rsidRPr="00854FB7">
              <w:rPr>
                <w:i/>
                <w:sz w:val="28"/>
                <w:szCs w:val="28"/>
                <w:lang w:val="en-US"/>
              </w:rPr>
              <w:t xml:space="preserve">           </w:t>
            </w:r>
            <w:r w:rsidRPr="001C5228">
              <w:rPr>
                <w:i/>
                <w:sz w:val="28"/>
                <w:szCs w:val="28"/>
                <w:lang w:val="en-US"/>
              </w:rPr>
              <w:t>R</w:t>
            </w:r>
            <w:r w:rsidRPr="001C5228">
              <w:rPr>
                <w:i/>
                <w:sz w:val="28"/>
                <w:szCs w:val="28"/>
                <w:vertAlign w:val="subscript"/>
                <w:lang w:val="en-US"/>
              </w:rPr>
              <w:t>int</w:t>
            </w:r>
            <w:r w:rsidRPr="001C5228">
              <w:rPr>
                <w:i/>
                <w:sz w:val="28"/>
                <w:szCs w:val="28"/>
                <w:vertAlign w:val="superscript"/>
                <w:lang w:val="en-US"/>
              </w:rPr>
              <w:t>s</w:t>
            </w:r>
            <w:r w:rsidRPr="001C5228">
              <w:rPr>
                <w:sz w:val="28"/>
                <w:szCs w:val="28"/>
                <w:lang w:val="en-US"/>
              </w:rPr>
              <w:t xml:space="preserve"> </w:t>
            </w:r>
            <w:r w:rsidRPr="00D674C9">
              <w:rPr>
                <w:sz w:val="28"/>
                <w:szCs w:val="28"/>
              </w:rPr>
              <w:sym w:font="Symbol" w:char="F0D7"/>
            </w:r>
            <w:r w:rsidRPr="001C5228">
              <w:rPr>
                <w:sz w:val="28"/>
                <w:szCs w:val="28"/>
                <w:lang w:val="en-US"/>
              </w:rPr>
              <w:t xml:space="preserve"> </w:t>
            </w:r>
            <w:r w:rsidRPr="00D674C9">
              <w:rPr>
                <w:sz w:val="28"/>
                <w:szCs w:val="28"/>
              </w:rPr>
              <w:t>α</w:t>
            </w:r>
            <w:r w:rsidRPr="001C5228">
              <w:rPr>
                <w:i/>
                <w:sz w:val="28"/>
                <w:szCs w:val="28"/>
                <w:vertAlign w:val="subscript"/>
                <w:lang w:val="en-US"/>
              </w:rPr>
              <w:t>int</w:t>
            </w:r>
          </w:p>
        </w:tc>
        <w:tc>
          <w:tcPr>
            <w:tcW w:w="1185" w:type="dxa"/>
            <w:shd w:val="clear" w:color="auto" w:fill="auto"/>
          </w:tcPr>
          <w:p w14:paraId="466C594A" w14:textId="77777777" w:rsidR="008165D7" w:rsidRPr="00B071DB" w:rsidRDefault="008165D7" w:rsidP="00932913">
            <w:pPr>
              <w:pStyle w:val="aff1"/>
              <w:jc w:val="right"/>
              <w:rPr>
                <w:sz w:val="28"/>
                <w:szCs w:val="28"/>
              </w:rPr>
            </w:pPr>
            <w:r w:rsidRPr="008165D7">
              <w:rPr>
                <w:sz w:val="28"/>
                <w:szCs w:val="28"/>
              </w:rPr>
              <w:t>(Ж.1)</w:t>
            </w:r>
          </w:p>
        </w:tc>
      </w:tr>
    </w:tbl>
    <w:p w14:paraId="31F0C87B" w14:textId="77777777" w:rsidR="00653BD1" w:rsidRDefault="00653BD1" w:rsidP="00932913">
      <w:pPr>
        <w:pStyle w:val="aff1"/>
        <w:jc w:val="both"/>
        <w:rPr>
          <w:sz w:val="28"/>
          <w:szCs w:val="28"/>
        </w:rPr>
      </w:pPr>
      <w:r w:rsidRPr="008165D7">
        <w:rPr>
          <w:sz w:val="28"/>
          <w:szCs w:val="28"/>
        </w:rPr>
        <w:t xml:space="preserve">где </w:t>
      </w:r>
      <w:r w:rsidR="002824F1" w:rsidRPr="001C5228">
        <w:rPr>
          <w:i/>
          <w:sz w:val="28"/>
          <w:szCs w:val="28"/>
          <w:lang w:val="en-US"/>
        </w:rPr>
        <w:t>R</w:t>
      </w:r>
      <w:r w:rsidR="002824F1" w:rsidRPr="001C5228">
        <w:rPr>
          <w:i/>
          <w:sz w:val="28"/>
          <w:szCs w:val="28"/>
          <w:vertAlign w:val="subscript"/>
          <w:lang w:val="en-US"/>
        </w:rPr>
        <w:t>int</w:t>
      </w:r>
      <w:r w:rsidR="002824F1" w:rsidRPr="001C5228">
        <w:rPr>
          <w:i/>
          <w:sz w:val="28"/>
          <w:szCs w:val="28"/>
          <w:vertAlign w:val="superscript"/>
          <w:lang w:val="en-US"/>
        </w:rPr>
        <w:t>s</w:t>
      </w:r>
      <w:r w:rsidRPr="008165D7">
        <w:rPr>
          <w:sz w:val="28"/>
          <w:szCs w:val="28"/>
        </w:rPr>
        <w:t xml:space="preserve"> </w:t>
      </w:r>
      <w:r w:rsidR="002824F1">
        <w:rPr>
          <w:sz w:val="28"/>
          <w:szCs w:val="28"/>
        </w:rPr>
        <w:t>–</w:t>
      </w:r>
      <w:r w:rsidRPr="008165D7">
        <w:rPr>
          <w:sz w:val="28"/>
          <w:szCs w:val="28"/>
        </w:rPr>
        <w:t xml:space="preserve"> сопротивление теплопередаче внутреннего конструктивного</w:t>
      </w:r>
      <w:r w:rsidR="002824F1">
        <w:rPr>
          <w:sz w:val="28"/>
          <w:szCs w:val="28"/>
        </w:rPr>
        <w:t xml:space="preserve"> </w:t>
      </w:r>
      <w:r w:rsidRPr="008165D7">
        <w:rPr>
          <w:sz w:val="28"/>
          <w:szCs w:val="28"/>
        </w:rPr>
        <w:t>(несущего) слоя стены;</w:t>
      </w:r>
    </w:p>
    <w:tbl>
      <w:tblPr>
        <w:tblW w:w="0" w:type="auto"/>
        <w:tblLook w:val="04A0" w:firstRow="1" w:lastRow="0" w:firstColumn="1" w:lastColumn="0" w:noHBand="0" w:noVBand="1"/>
      </w:tblPr>
      <w:tblGrid>
        <w:gridCol w:w="8206"/>
        <w:gridCol w:w="1149"/>
      </w:tblGrid>
      <w:tr w:rsidR="008165D7" w:rsidRPr="00B071DB" w14:paraId="1BB3EF75" w14:textId="77777777" w:rsidTr="00A37ADF">
        <w:tc>
          <w:tcPr>
            <w:tcW w:w="8897" w:type="dxa"/>
            <w:shd w:val="clear" w:color="auto" w:fill="auto"/>
          </w:tcPr>
          <w:p w14:paraId="7D47EBB9" w14:textId="77777777" w:rsidR="001773EB" w:rsidRPr="00FA6626" w:rsidRDefault="001773EB" w:rsidP="00932913">
            <w:pPr>
              <w:pStyle w:val="aff1"/>
              <w:ind w:firstLine="567"/>
              <w:jc w:val="both"/>
              <w:rPr>
                <w:sz w:val="28"/>
                <w:szCs w:val="28"/>
                <w:lang w:val="en-US"/>
              </w:rPr>
            </w:pPr>
            <w:r w:rsidRPr="00854FB7">
              <w:rPr>
                <w:sz w:val="28"/>
                <w:szCs w:val="28"/>
              </w:rPr>
              <w:t xml:space="preserve">                    </w:t>
            </w:r>
            <w:r>
              <w:rPr>
                <w:sz w:val="28"/>
                <w:szCs w:val="28"/>
              </w:rPr>
              <w:t xml:space="preserve"> </w:t>
            </w:r>
            <w:r w:rsidRPr="00854FB7">
              <w:rPr>
                <w:sz w:val="28"/>
                <w:szCs w:val="28"/>
              </w:rPr>
              <w:t xml:space="preserve">          </w:t>
            </w:r>
            <w:r w:rsidRPr="00E71EDF">
              <w:rPr>
                <w:sz w:val="28"/>
                <w:szCs w:val="28"/>
                <w:lang w:val="en-US"/>
              </w:rPr>
              <w:t>(</w:t>
            </w:r>
            <w:r w:rsidRPr="00E71EDF">
              <w:rPr>
                <w:i/>
                <w:sz w:val="28"/>
                <w:szCs w:val="28"/>
                <w:lang w:val="en-US"/>
              </w:rPr>
              <w:t>e</w:t>
            </w:r>
            <w:r w:rsidRPr="00E71EDF">
              <w:rPr>
                <w:sz w:val="28"/>
                <w:szCs w:val="28"/>
                <w:vertAlign w:val="superscript"/>
                <w:lang w:val="en-US"/>
              </w:rPr>
              <w:t xml:space="preserve">0,28 </w:t>
            </w:r>
            <w:r w:rsidR="009168C2">
              <w:rPr>
                <w:i/>
                <w:sz w:val="28"/>
                <w:szCs w:val="28"/>
                <w:vertAlign w:val="superscript"/>
              </w:rPr>
              <w:t>С</w:t>
            </w:r>
            <w:r w:rsidR="00996A69">
              <w:rPr>
                <w:i/>
                <w:sz w:val="28"/>
                <w:szCs w:val="28"/>
                <w:vertAlign w:val="superscript"/>
                <w:lang w:val="en-US"/>
              </w:rPr>
              <w:t>W</w:t>
            </w:r>
            <w:r w:rsidRPr="00E71EDF">
              <w:rPr>
                <w:i/>
                <w:sz w:val="28"/>
                <w:szCs w:val="28"/>
                <w:vertAlign w:val="superscript"/>
                <w:lang w:val="en-US"/>
              </w:rPr>
              <w:t xml:space="preserve"> R</w:t>
            </w:r>
            <w:r w:rsidRPr="00E71EDF">
              <w:rPr>
                <w:i/>
                <w:sz w:val="24"/>
                <w:szCs w:val="24"/>
                <w:vertAlign w:val="superscript"/>
                <w:lang w:val="en-US"/>
              </w:rPr>
              <w:t>x</w:t>
            </w:r>
            <w:r w:rsidRPr="00E71EDF">
              <w:rPr>
                <w:sz w:val="28"/>
                <w:szCs w:val="28"/>
                <w:lang w:val="en-US"/>
              </w:rPr>
              <w:t xml:space="preserve"> – 1) </w:t>
            </w:r>
            <w:r w:rsidRPr="00E71EDF">
              <w:rPr>
                <w:sz w:val="28"/>
                <w:szCs w:val="28"/>
              </w:rPr>
              <w:sym w:font="Symbol" w:char="F0D7"/>
            </w:r>
            <w:r w:rsidRPr="001773EB">
              <w:rPr>
                <w:sz w:val="28"/>
                <w:szCs w:val="28"/>
                <w:lang w:val="en-US"/>
              </w:rPr>
              <w:t xml:space="preserve"> </w:t>
            </w:r>
            <w:r w:rsidR="00BA46DB" w:rsidRPr="00BA46DB">
              <w:rPr>
                <w:i/>
                <w:sz w:val="28"/>
                <w:szCs w:val="28"/>
                <w:lang w:val="en-US"/>
              </w:rPr>
              <w:t>n</w:t>
            </w:r>
          </w:p>
          <w:p w14:paraId="4B2B1EA1" w14:textId="77777777" w:rsidR="001773EB" w:rsidRPr="002824F1" w:rsidRDefault="001773EB" w:rsidP="00932913">
            <w:pPr>
              <w:pStyle w:val="aff1"/>
              <w:ind w:firstLine="567"/>
              <w:jc w:val="both"/>
              <w:rPr>
                <w:sz w:val="28"/>
                <w:szCs w:val="28"/>
                <w:lang w:val="en-US"/>
              </w:rPr>
            </w:pPr>
            <w:r w:rsidRPr="001C5228">
              <w:rPr>
                <w:i/>
                <w:sz w:val="28"/>
                <w:szCs w:val="28"/>
                <w:lang w:val="en-US"/>
              </w:rPr>
              <w:t>t</w:t>
            </w:r>
            <w:r w:rsidRPr="001C5228">
              <w:rPr>
                <w:i/>
                <w:sz w:val="28"/>
                <w:szCs w:val="28"/>
                <w:vertAlign w:val="subscript"/>
                <w:lang w:val="en-US"/>
              </w:rPr>
              <w:t>int</w:t>
            </w:r>
            <w:r w:rsidRPr="002824F1">
              <w:rPr>
                <w:sz w:val="28"/>
                <w:szCs w:val="28"/>
                <w:lang w:val="en-US"/>
              </w:rPr>
              <w:t xml:space="preserve"> = </w:t>
            </w:r>
            <w:r w:rsidRPr="002824F1">
              <w:rPr>
                <w:i/>
                <w:sz w:val="28"/>
                <w:szCs w:val="28"/>
                <w:lang w:val="en-US"/>
              </w:rPr>
              <w:t>t</w:t>
            </w:r>
            <w:r w:rsidRPr="002824F1">
              <w:rPr>
                <w:i/>
                <w:sz w:val="28"/>
                <w:szCs w:val="28"/>
                <w:vertAlign w:val="subscript"/>
                <w:lang w:val="en-US"/>
              </w:rPr>
              <w:t>ag</w:t>
            </w:r>
            <w:r w:rsidRPr="002824F1">
              <w:rPr>
                <w:sz w:val="28"/>
                <w:szCs w:val="28"/>
                <w:lang w:val="en-US"/>
              </w:rPr>
              <w:t xml:space="preserve"> + (</w:t>
            </w:r>
            <w:r w:rsidRPr="00E71EDF">
              <w:rPr>
                <w:i/>
                <w:sz w:val="28"/>
                <w:szCs w:val="28"/>
                <w:lang w:val="en-US"/>
              </w:rPr>
              <w:t>t</w:t>
            </w:r>
            <w:r w:rsidRPr="00E71EDF">
              <w:rPr>
                <w:i/>
                <w:sz w:val="28"/>
                <w:szCs w:val="28"/>
                <w:vertAlign w:val="subscript"/>
                <w:lang w:val="en-US"/>
              </w:rPr>
              <w:t>int ~ ag</w:t>
            </w:r>
            <w:r>
              <w:rPr>
                <w:sz w:val="28"/>
                <w:szCs w:val="28"/>
                <w:lang w:val="en-US"/>
              </w:rPr>
              <w:t xml:space="preserve">) </w:t>
            </w:r>
            <w:r w:rsidRPr="0045064B">
              <w:rPr>
                <w:sz w:val="28"/>
                <w:szCs w:val="28"/>
              </w:rPr>
              <w:sym w:font="Symbol" w:char="00BE"/>
            </w:r>
            <w:r w:rsidRPr="0045064B">
              <w:rPr>
                <w:sz w:val="28"/>
                <w:szCs w:val="28"/>
              </w:rPr>
              <w:sym w:font="Symbol" w:char="00BE"/>
            </w:r>
            <w:r w:rsidRPr="0045064B">
              <w:rPr>
                <w:sz w:val="28"/>
                <w:szCs w:val="28"/>
              </w:rPr>
              <w:sym w:font="Symbol" w:char="00BE"/>
            </w:r>
            <w:r w:rsidRPr="0045064B">
              <w:rPr>
                <w:sz w:val="28"/>
                <w:szCs w:val="28"/>
              </w:rPr>
              <w:sym w:font="Symbol" w:char="00BE"/>
            </w:r>
            <w:r w:rsidRPr="0045064B">
              <w:rPr>
                <w:sz w:val="28"/>
                <w:szCs w:val="28"/>
              </w:rPr>
              <w:sym w:font="Symbol" w:char="00BE"/>
            </w:r>
            <w:r w:rsidRPr="0045064B">
              <w:rPr>
                <w:sz w:val="28"/>
                <w:szCs w:val="28"/>
              </w:rPr>
              <w:sym w:font="Symbol" w:char="00BE"/>
            </w:r>
            <w:r w:rsidRPr="0045064B">
              <w:rPr>
                <w:sz w:val="28"/>
                <w:szCs w:val="28"/>
              </w:rPr>
              <w:sym w:font="Symbol" w:char="00BE"/>
            </w:r>
            <w:r w:rsidRPr="0045064B">
              <w:rPr>
                <w:sz w:val="28"/>
                <w:szCs w:val="28"/>
              </w:rPr>
              <w:sym w:font="Symbol" w:char="00BE"/>
            </w:r>
            <w:r w:rsidRPr="0045064B">
              <w:rPr>
                <w:sz w:val="28"/>
                <w:szCs w:val="28"/>
              </w:rPr>
              <w:sym w:font="Symbol" w:char="00BE"/>
            </w:r>
            <w:r w:rsidRPr="00E71EDF">
              <w:rPr>
                <w:sz w:val="28"/>
                <w:szCs w:val="28"/>
                <w:lang w:val="en-US"/>
              </w:rPr>
              <w:t>,</w:t>
            </w:r>
          </w:p>
          <w:p w14:paraId="5042DB3B" w14:textId="77777777" w:rsidR="001773EB" w:rsidRPr="001773EB" w:rsidRDefault="001773EB" w:rsidP="00932913">
            <w:pPr>
              <w:pStyle w:val="aff1"/>
              <w:ind w:firstLine="567"/>
              <w:jc w:val="both"/>
              <w:rPr>
                <w:sz w:val="28"/>
                <w:szCs w:val="28"/>
                <w:lang w:val="en-US"/>
              </w:rPr>
            </w:pPr>
            <w:r w:rsidRPr="001773EB">
              <w:rPr>
                <w:sz w:val="28"/>
                <w:szCs w:val="28"/>
                <w:lang w:val="en-US"/>
              </w:rPr>
              <w:t xml:space="preserve">                            </w:t>
            </w:r>
            <w:r w:rsidRPr="00854FB7">
              <w:rPr>
                <w:sz w:val="28"/>
                <w:szCs w:val="28"/>
                <w:lang w:val="en-US"/>
              </w:rPr>
              <w:t xml:space="preserve">       </w:t>
            </w:r>
            <w:r w:rsidRPr="001773EB">
              <w:rPr>
                <w:sz w:val="28"/>
                <w:szCs w:val="28"/>
                <w:lang w:val="en-US"/>
              </w:rPr>
              <w:t xml:space="preserve">  </w:t>
            </w:r>
            <w:r w:rsidRPr="00E71EDF">
              <w:rPr>
                <w:sz w:val="28"/>
                <w:szCs w:val="28"/>
                <w:lang w:val="en-US"/>
              </w:rPr>
              <w:t>(</w:t>
            </w:r>
            <w:r w:rsidRPr="00E71EDF">
              <w:rPr>
                <w:i/>
                <w:sz w:val="28"/>
                <w:szCs w:val="28"/>
                <w:lang w:val="en-US"/>
              </w:rPr>
              <w:t>e</w:t>
            </w:r>
            <w:r w:rsidRPr="00E71EDF">
              <w:rPr>
                <w:sz w:val="28"/>
                <w:szCs w:val="28"/>
                <w:vertAlign w:val="superscript"/>
                <w:lang w:val="en-US"/>
              </w:rPr>
              <w:t xml:space="preserve">0,28 </w:t>
            </w:r>
            <w:r w:rsidR="009168C2">
              <w:rPr>
                <w:i/>
                <w:sz w:val="28"/>
                <w:szCs w:val="28"/>
                <w:vertAlign w:val="superscript"/>
              </w:rPr>
              <w:t>С</w:t>
            </w:r>
            <w:r w:rsidR="00996A69">
              <w:rPr>
                <w:i/>
                <w:sz w:val="28"/>
                <w:szCs w:val="28"/>
                <w:vertAlign w:val="superscript"/>
                <w:lang w:val="en-US"/>
              </w:rPr>
              <w:t>W</w:t>
            </w:r>
            <w:r w:rsidRPr="00E71EDF">
              <w:rPr>
                <w:i/>
                <w:sz w:val="28"/>
                <w:szCs w:val="28"/>
                <w:vertAlign w:val="superscript"/>
                <w:lang w:val="en-US"/>
              </w:rPr>
              <w:t xml:space="preserve"> R</w:t>
            </w:r>
            <w:r w:rsidR="009F1DD0" w:rsidRPr="009F1DD0">
              <w:rPr>
                <w:sz w:val="24"/>
                <w:szCs w:val="24"/>
                <w:vertAlign w:val="superscript"/>
              </w:rPr>
              <w:t>0</w:t>
            </w:r>
            <w:r w:rsidRPr="00E71EDF">
              <w:rPr>
                <w:sz w:val="28"/>
                <w:szCs w:val="28"/>
                <w:lang w:val="en-US"/>
              </w:rPr>
              <w:t xml:space="preserve"> – 1)</w:t>
            </w:r>
          </w:p>
          <w:p w14:paraId="2FE150FC" w14:textId="77777777" w:rsidR="008165D7" w:rsidRPr="003C05E8" w:rsidRDefault="008165D7" w:rsidP="00932913">
            <w:pPr>
              <w:pStyle w:val="aff1"/>
              <w:jc w:val="center"/>
              <w:rPr>
                <w:sz w:val="28"/>
                <w:szCs w:val="28"/>
              </w:rPr>
            </w:pPr>
          </w:p>
        </w:tc>
        <w:tc>
          <w:tcPr>
            <w:tcW w:w="1185" w:type="dxa"/>
            <w:shd w:val="clear" w:color="auto" w:fill="auto"/>
          </w:tcPr>
          <w:p w14:paraId="71EC9242" w14:textId="77777777" w:rsidR="008165D7" w:rsidRPr="00B071DB" w:rsidRDefault="002824F1" w:rsidP="00932913">
            <w:pPr>
              <w:pStyle w:val="aff1"/>
              <w:jc w:val="right"/>
              <w:rPr>
                <w:sz w:val="28"/>
                <w:szCs w:val="28"/>
              </w:rPr>
            </w:pPr>
            <w:r w:rsidRPr="008165D7">
              <w:rPr>
                <w:sz w:val="28"/>
                <w:szCs w:val="28"/>
              </w:rPr>
              <w:t>(Ж.2)</w:t>
            </w:r>
          </w:p>
        </w:tc>
      </w:tr>
    </w:tbl>
    <w:p w14:paraId="60F60A2F" w14:textId="77777777" w:rsidR="00653BD1" w:rsidRPr="008165D7" w:rsidRDefault="00653BD1" w:rsidP="00932913">
      <w:pPr>
        <w:pStyle w:val="aff1"/>
        <w:jc w:val="both"/>
        <w:rPr>
          <w:sz w:val="28"/>
          <w:szCs w:val="28"/>
        </w:rPr>
      </w:pPr>
      <w:r w:rsidRPr="008165D7">
        <w:rPr>
          <w:sz w:val="28"/>
          <w:szCs w:val="28"/>
        </w:rPr>
        <w:t xml:space="preserve">где </w:t>
      </w:r>
      <w:r w:rsidR="001773EB" w:rsidRPr="002824F1">
        <w:rPr>
          <w:i/>
          <w:sz w:val="28"/>
          <w:szCs w:val="28"/>
          <w:lang w:val="en-US"/>
        </w:rPr>
        <w:t>t</w:t>
      </w:r>
      <w:r w:rsidR="001773EB" w:rsidRPr="002824F1">
        <w:rPr>
          <w:i/>
          <w:sz w:val="28"/>
          <w:szCs w:val="28"/>
          <w:vertAlign w:val="subscript"/>
          <w:lang w:val="en-US"/>
        </w:rPr>
        <w:t>ag</w:t>
      </w:r>
      <w:r w:rsidRPr="008165D7">
        <w:rPr>
          <w:sz w:val="28"/>
          <w:szCs w:val="28"/>
        </w:rPr>
        <w:t xml:space="preserve"> </w:t>
      </w:r>
      <w:r w:rsidR="001773EB">
        <w:rPr>
          <w:sz w:val="28"/>
          <w:szCs w:val="28"/>
        </w:rPr>
        <w:t>–</w:t>
      </w:r>
      <w:r w:rsidRPr="008165D7">
        <w:rPr>
          <w:sz w:val="28"/>
          <w:szCs w:val="28"/>
        </w:rPr>
        <w:t xml:space="preserve"> температура в вентилируемом зазоре, определяемая по формуле (</w:t>
      </w:r>
      <w:r w:rsidR="001773EB">
        <w:rPr>
          <w:sz w:val="28"/>
          <w:szCs w:val="28"/>
        </w:rPr>
        <w:t>Е.</w:t>
      </w:r>
      <w:r w:rsidRPr="008165D7">
        <w:rPr>
          <w:sz w:val="28"/>
          <w:szCs w:val="28"/>
        </w:rPr>
        <w:t>5);</w:t>
      </w:r>
    </w:p>
    <w:p w14:paraId="59F18D22" w14:textId="77777777" w:rsidR="00653BD1" w:rsidRPr="008165D7" w:rsidRDefault="00653BD1" w:rsidP="00932913">
      <w:pPr>
        <w:pStyle w:val="aff1"/>
        <w:ind w:firstLine="567"/>
        <w:jc w:val="both"/>
        <w:rPr>
          <w:sz w:val="28"/>
          <w:szCs w:val="28"/>
        </w:rPr>
      </w:pPr>
      <w:r w:rsidRPr="001773EB">
        <w:rPr>
          <w:i/>
          <w:sz w:val="28"/>
          <w:szCs w:val="28"/>
        </w:rPr>
        <w:t>R</w:t>
      </w:r>
      <w:r w:rsidR="001773EB">
        <w:rPr>
          <w:sz w:val="28"/>
          <w:szCs w:val="28"/>
          <w:vertAlign w:val="subscript"/>
        </w:rPr>
        <w:t>0</w:t>
      </w:r>
      <w:r w:rsidRPr="008165D7">
        <w:rPr>
          <w:sz w:val="28"/>
          <w:szCs w:val="28"/>
        </w:rPr>
        <w:t xml:space="preserve"> </w:t>
      </w:r>
      <w:r w:rsidR="003E4837">
        <w:rPr>
          <w:sz w:val="28"/>
          <w:szCs w:val="28"/>
        </w:rPr>
        <w:t>–</w:t>
      </w:r>
      <w:r w:rsidRPr="008165D7">
        <w:rPr>
          <w:sz w:val="28"/>
          <w:szCs w:val="28"/>
        </w:rPr>
        <w:t xml:space="preserve"> сопротивление теплопередаче конструкции до вентилируемого зазора;</w:t>
      </w:r>
    </w:p>
    <w:p w14:paraId="22C025F3" w14:textId="77777777" w:rsidR="00653BD1" w:rsidRPr="008165D7" w:rsidRDefault="00653BD1" w:rsidP="00932913">
      <w:pPr>
        <w:pStyle w:val="aff1"/>
        <w:ind w:firstLine="567"/>
        <w:jc w:val="both"/>
        <w:rPr>
          <w:sz w:val="28"/>
          <w:szCs w:val="28"/>
        </w:rPr>
      </w:pPr>
      <w:r w:rsidRPr="00C71D40">
        <w:rPr>
          <w:i/>
          <w:sz w:val="28"/>
          <w:szCs w:val="28"/>
        </w:rPr>
        <w:t>R</w:t>
      </w:r>
      <w:r w:rsidRPr="00C71D40">
        <w:rPr>
          <w:i/>
          <w:sz w:val="28"/>
          <w:szCs w:val="28"/>
          <w:vertAlign w:val="subscript"/>
        </w:rPr>
        <w:t>x</w:t>
      </w:r>
      <w:r w:rsidR="00FE1227">
        <w:rPr>
          <w:sz w:val="28"/>
          <w:szCs w:val="28"/>
        </w:rPr>
        <w:t xml:space="preserve"> </w:t>
      </w:r>
      <w:r w:rsidR="00C71D40">
        <w:rPr>
          <w:sz w:val="28"/>
          <w:szCs w:val="28"/>
        </w:rPr>
        <w:t>–</w:t>
      </w:r>
      <w:r w:rsidRPr="008165D7">
        <w:rPr>
          <w:sz w:val="28"/>
          <w:szCs w:val="28"/>
        </w:rPr>
        <w:t xml:space="preserve"> сопротивление теплопередаче конструкции от внутренней поверхности</w:t>
      </w:r>
      <w:r w:rsidR="00C71D40">
        <w:rPr>
          <w:sz w:val="28"/>
          <w:szCs w:val="28"/>
        </w:rPr>
        <w:t xml:space="preserve"> </w:t>
      </w:r>
      <w:r w:rsidRPr="008165D7">
        <w:rPr>
          <w:sz w:val="28"/>
          <w:szCs w:val="28"/>
        </w:rPr>
        <w:t>утеплителя до вент</w:t>
      </w:r>
      <w:r w:rsidR="00C71D40">
        <w:rPr>
          <w:sz w:val="28"/>
          <w:szCs w:val="28"/>
        </w:rPr>
        <w:t>илируемого зазора, определяемое по формуле</w:t>
      </w:r>
    </w:p>
    <w:tbl>
      <w:tblPr>
        <w:tblW w:w="0" w:type="auto"/>
        <w:tblLook w:val="04A0" w:firstRow="1" w:lastRow="0" w:firstColumn="1" w:lastColumn="0" w:noHBand="0" w:noVBand="1"/>
      </w:tblPr>
      <w:tblGrid>
        <w:gridCol w:w="8197"/>
        <w:gridCol w:w="1158"/>
      </w:tblGrid>
      <w:tr w:rsidR="008165D7" w:rsidRPr="00B071DB" w14:paraId="24316D5E" w14:textId="77777777" w:rsidTr="00A37ADF">
        <w:tc>
          <w:tcPr>
            <w:tcW w:w="8897" w:type="dxa"/>
            <w:shd w:val="clear" w:color="auto" w:fill="auto"/>
          </w:tcPr>
          <w:p w14:paraId="407C9187" w14:textId="77777777" w:rsidR="008165D7" w:rsidRPr="00B071DB" w:rsidRDefault="00C71D40" w:rsidP="00932913">
            <w:pPr>
              <w:pStyle w:val="aff1"/>
              <w:jc w:val="center"/>
              <w:rPr>
                <w:sz w:val="28"/>
                <w:szCs w:val="28"/>
              </w:rPr>
            </w:pPr>
            <w:r w:rsidRPr="00C71D40">
              <w:rPr>
                <w:i/>
                <w:sz w:val="28"/>
                <w:szCs w:val="28"/>
              </w:rPr>
              <w:t>R</w:t>
            </w:r>
            <w:r w:rsidRPr="00C71D40">
              <w:rPr>
                <w:i/>
                <w:sz w:val="28"/>
                <w:szCs w:val="28"/>
                <w:vertAlign w:val="subscript"/>
              </w:rPr>
              <w:t>x</w:t>
            </w:r>
            <w:r w:rsidRPr="008165D7">
              <w:rPr>
                <w:sz w:val="28"/>
                <w:szCs w:val="28"/>
              </w:rPr>
              <w:t xml:space="preserve"> = </w:t>
            </w:r>
            <w:r w:rsidRPr="00C71D40">
              <w:rPr>
                <w:i/>
                <w:sz w:val="28"/>
                <w:szCs w:val="28"/>
              </w:rPr>
              <w:t>R</w:t>
            </w:r>
            <w:r w:rsidRPr="00C71D40">
              <w:rPr>
                <w:sz w:val="28"/>
                <w:szCs w:val="28"/>
                <w:vertAlign w:val="subscript"/>
              </w:rPr>
              <w:t>ку</w:t>
            </w:r>
            <w:r w:rsidRPr="008165D7">
              <w:rPr>
                <w:sz w:val="28"/>
                <w:szCs w:val="28"/>
              </w:rPr>
              <w:t xml:space="preserve"> + 0,5 </w:t>
            </w:r>
            <w:r w:rsidRPr="00C71D40">
              <w:rPr>
                <w:i/>
                <w:sz w:val="28"/>
                <w:szCs w:val="28"/>
              </w:rPr>
              <w:t>R</w:t>
            </w:r>
            <w:r w:rsidRPr="00C71D40">
              <w:rPr>
                <w:i/>
                <w:sz w:val="28"/>
                <w:szCs w:val="28"/>
                <w:vertAlign w:val="subscript"/>
              </w:rPr>
              <w:t>ext</w:t>
            </w:r>
            <w:r w:rsidR="008165D7" w:rsidRPr="00B071DB">
              <w:rPr>
                <w:sz w:val="28"/>
                <w:szCs w:val="28"/>
              </w:rPr>
              <w:t>,</w:t>
            </w:r>
          </w:p>
        </w:tc>
        <w:tc>
          <w:tcPr>
            <w:tcW w:w="1185" w:type="dxa"/>
            <w:shd w:val="clear" w:color="auto" w:fill="auto"/>
          </w:tcPr>
          <w:p w14:paraId="05E7AF01" w14:textId="77777777" w:rsidR="008165D7" w:rsidRPr="00B071DB" w:rsidRDefault="008165D7" w:rsidP="00932913">
            <w:pPr>
              <w:pStyle w:val="aff1"/>
              <w:jc w:val="right"/>
              <w:rPr>
                <w:sz w:val="28"/>
                <w:szCs w:val="28"/>
              </w:rPr>
            </w:pPr>
            <w:r w:rsidRPr="00B071DB">
              <w:rPr>
                <w:sz w:val="28"/>
                <w:szCs w:val="28"/>
              </w:rPr>
              <w:t>(</w:t>
            </w:r>
            <w:r w:rsidR="00C71D40" w:rsidRPr="008165D7">
              <w:rPr>
                <w:sz w:val="28"/>
                <w:szCs w:val="28"/>
              </w:rPr>
              <w:t>Ж.3</w:t>
            </w:r>
            <w:r w:rsidRPr="00B071DB">
              <w:rPr>
                <w:sz w:val="28"/>
                <w:szCs w:val="28"/>
              </w:rPr>
              <w:t>)</w:t>
            </w:r>
          </w:p>
        </w:tc>
      </w:tr>
    </w:tbl>
    <w:p w14:paraId="173D64E0" w14:textId="77777777" w:rsidR="00653BD1" w:rsidRPr="008165D7" w:rsidRDefault="00653BD1" w:rsidP="00932913">
      <w:pPr>
        <w:pStyle w:val="aff1"/>
        <w:jc w:val="both"/>
        <w:rPr>
          <w:sz w:val="28"/>
          <w:szCs w:val="28"/>
        </w:rPr>
      </w:pPr>
      <w:r w:rsidRPr="008165D7">
        <w:rPr>
          <w:sz w:val="28"/>
          <w:szCs w:val="28"/>
        </w:rPr>
        <w:t xml:space="preserve">где </w:t>
      </w:r>
      <w:r w:rsidR="00C71D40" w:rsidRPr="00C71D40">
        <w:rPr>
          <w:i/>
          <w:sz w:val="28"/>
          <w:szCs w:val="28"/>
        </w:rPr>
        <w:t>R</w:t>
      </w:r>
      <w:r w:rsidR="00C71D40" w:rsidRPr="00C71D40">
        <w:rPr>
          <w:sz w:val="28"/>
          <w:szCs w:val="28"/>
          <w:vertAlign w:val="subscript"/>
        </w:rPr>
        <w:t>ку</w:t>
      </w:r>
      <w:r w:rsidR="00C71D40">
        <w:rPr>
          <w:sz w:val="28"/>
          <w:szCs w:val="28"/>
        </w:rPr>
        <w:t xml:space="preserve"> –</w:t>
      </w:r>
      <w:r w:rsidRPr="008165D7">
        <w:rPr>
          <w:sz w:val="28"/>
          <w:szCs w:val="28"/>
        </w:rPr>
        <w:t xml:space="preserve"> термическое сопротивление утеплителя до вентилируемого зазора;</w:t>
      </w:r>
    </w:p>
    <w:p w14:paraId="2953A1EB" w14:textId="77777777" w:rsidR="00653BD1" w:rsidRPr="008165D7" w:rsidRDefault="00653BD1" w:rsidP="00932913">
      <w:pPr>
        <w:pStyle w:val="aff1"/>
        <w:ind w:firstLine="567"/>
        <w:jc w:val="both"/>
        <w:rPr>
          <w:sz w:val="28"/>
          <w:szCs w:val="28"/>
        </w:rPr>
      </w:pPr>
      <w:r w:rsidRPr="00C71D40">
        <w:rPr>
          <w:i/>
          <w:sz w:val="28"/>
          <w:szCs w:val="28"/>
        </w:rPr>
        <w:t>R</w:t>
      </w:r>
      <w:r w:rsidRPr="00C71D40">
        <w:rPr>
          <w:i/>
          <w:sz w:val="28"/>
          <w:szCs w:val="28"/>
          <w:vertAlign w:val="subscript"/>
        </w:rPr>
        <w:t>ext</w:t>
      </w:r>
      <w:r w:rsidR="00C71D40">
        <w:rPr>
          <w:sz w:val="28"/>
          <w:szCs w:val="28"/>
        </w:rPr>
        <w:t xml:space="preserve"> =1 / </w:t>
      </w:r>
      <w:r w:rsidRPr="008165D7">
        <w:rPr>
          <w:sz w:val="28"/>
          <w:szCs w:val="28"/>
        </w:rPr>
        <w:t>α</w:t>
      </w:r>
      <w:r w:rsidRPr="00C71D40">
        <w:rPr>
          <w:i/>
          <w:sz w:val="28"/>
          <w:szCs w:val="28"/>
          <w:vertAlign w:val="subscript"/>
        </w:rPr>
        <w:t>ext</w:t>
      </w:r>
      <w:r w:rsidR="00C71D40">
        <w:rPr>
          <w:sz w:val="28"/>
          <w:szCs w:val="28"/>
        </w:rPr>
        <w:t>,</w:t>
      </w:r>
    </w:p>
    <w:p w14:paraId="08778539" w14:textId="77777777" w:rsidR="00653BD1" w:rsidRPr="008165D7" w:rsidRDefault="00C71D40" w:rsidP="00932913">
      <w:pPr>
        <w:pStyle w:val="aff1"/>
        <w:jc w:val="both"/>
        <w:rPr>
          <w:sz w:val="28"/>
          <w:szCs w:val="28"/>
        </w:rPr>
      </w:pPr>
      <w:r>
        <w:rPr>
          <w:sz w:val="28"/>
          <w:szCs w:val="28"/>
        </w:rPr>
        <w:t xml:space="preserve">здесь </w:t>
      </w:r>
      <w:r w:rsidR="00653BD1" w:rsidRPr="008165D7">
        <w:rPr>
          <w:sz w:val="28"/>
          <w:szCs w:val="28"/>
        </w:rPr>
        <w:t>α</w:t>
      </w:r>
      <w:r w:rsidR="00653BD1" w:rsidRPr="00C71D40">
        <w:rPr>
          <w:i/>
          <w:sz w:val="28"/>
          <w:szCs w:val="28"/>
          <w:vertAlign w:val="subscript"/>
        </w:rPr>
        <w:t>ext</w:t>
      </w:r>
      <w:r w:rsidR="00653BD1" w:rsidRPr="008165D7">
        <w:rPr>
          <w:sz w:val="28"/>
          <w:szCs w:val="28"/>
        </w:rPr>
        <w:t xml:space="preserve"> </w:t>
      </w:r>
      <w:r>
        <w:rPr>
          <w:sz w:val="28"/>
          <w:szCs w:val="28"/>
        </w:rPr>
        <w:t>–</w:t>
      </w:r>
      <w:r w:rsidR="00653BD1" w:rsidRPr="008165D7">
        <w:rPr>
          <w:sz w:val="28"/>
          <w:szCs w:val="28"/>
        </w:rPr>
        <w:t xml:space="preserve"> </w:t>
      </w:r>
      <w:r>
        <w:rPr>
          <w:sz w:val="28"/>
          <w:szCs w:val="28"/>
        </w:rPr>
        <w:t>коэффициент теплоотдачи зазора;</w:t>
      </w:r>
    </w:p>
    <w:p w14:paraId="6C3E8ECE" w14:textId="77777777" w:rsidR="00653BD1" w:rsidRPr="008165D7" w:rsidRDefault="00653BD1" w:rsidP="00932913">
      <w:pPr>
        <w:pStyle w:val="aff1"/>
        <w:ind w:firstLine="567"/>
        <w:jc w:val="both"/>
        <w:rPr>
          <w:sz w:val="28"/>
          <w:szCs w:val="28"/>
        </w:rPr>
      </w:pPr>
      <w:r w:rsidRPr="00C71D40">
        <w:rPr>
          <w:i/>
          <w:sz w:val="28"/>
          <w:szCs w:val="28"/>
        </w:rPr>
        <w:t>n</w:t>
      </w:r>
      <w:r w:rsidRPr="008165D7">
        <w:rPr>
          <w:sz w:val="28"/>
          <w:szCs w:val="28"/>
        </w:rPr>
        <w:t xml:space="preserve"> = 0,95;</w:t>
      </w:r>
    </w:p>
    <w:p w14:paraId="36F97065" w14:textId="77777777" w:rsidR="009168C2" w:rsidRDefault="009168C2" w:rsidP="00932913">
      <w:pPr>
        <w:pStyle w:val="aff1"/>
        <w:ind w:firstLine="567"/>
        <w:jc w:val="both"/>
        <w:rPr>
          <w:i/>
          <w:sz w:val="28"/>
          <w:szCs w:val="28"/>
        </w:rPr>
      </w:pPr>
      <w:r>
        <w:rPr>
          <w:i/>
          <w:sz w:val="28"/>
          <w:szCs w:val="28"/>
        </w:rPr>
        <w:t xml:space="preserve">С – </w:t>
      </w:r>
      <w:r w:rsidRPr="009168C2">
        <w:rPr>
          <w:sz w:val="28"/>
          <w:szCs w:val="28"/>
        </w:rPr>
        <w:t>теплоемкость материала,</w:t>
      </w:r>
      <w:r>
        <w:rPr>
          <w:i/>
          <w:sz w:val="28"/>
          <w:szCs w:val="28"/>
        </w:rPr>
        <w:t xml:space="preserve"> С </w:t>
      </w:r>
      <w:r w:rsidRPr="009168C2">
        <w:rPr>
          <w:sz w:val="28"/>
          <w:szCs w:val="28"/>
        </w:rPr>
        <w:t>= 1 в системе СИ;</w:t>
      </w:r>
    </w:p>
    <w:p w14:paraId="1A599A67" w14:textId="77777777" w:rsidR="00653BD1" w:rsidRDefault="00653BD1" w:rsidP="00932913">
      <w:pPr>
        <w:pStyle w:val="aff1"/>
        <w:ind w:firstLine="567"/>
        <w:jc w:val="both"/>
        <w:rPr>
          <w:sz w:val="28"/>
          <w:szCs w:val="28"/>
        </w:rPr>
      </w:pPr>
      <w:r w:rsidRPr="00C71D40">
        <w:rPr>
          <w:i/>
          <w:sz w:val="28"/>
          <w:szCs w:val="28"/>
        </w:rPr>
        <w:t>W</w:t>
      </w:r>
      <w:r w:rsidRPr="008165D7">
        <w:rPr>
          <w:sz w:val="28"/>
          <w:szCs w:val="28"/>
        </w:rPr>
        <w:t xml:space="preserve"> </w:t>
      </w:r>
      <w:r w:rsidR="00C71D40">
        <w:rPr>
          <w:sz w:val="28"/>
          <w:szCs w:val="28"/>
        </w:rPr>
        <w:t>–</w:t>
      </w:r>
      <w:r w:rsidRPr="008165D7">
        <w:rPr>
          <w:sz w:val="28"/>
          <w:szCs w:val="28"/>
        </w:rPr>
        <w:t xml:space="preserve"> </w:t>
      </w:r>
      <w:r w:rsidR="00C71D40">
        <w:rPr>
          <w:sz w:val="28"/>
          <w:szCs w:val="28"/>
        </w:rPr>
        <w:t xml:space="preserve">расход воздуха, фильтрующегося через утеплитель, </w:t>
      </w:r>
      <w:r w:rsidRPr="008165D7">
        <w:rPr>
          <w:sz w:val="28"/>
          <w:szCs w:val="28"/>
        </w:rPr>
        <w:t>определяемы</w:t>
      </w:r>
      <w:r w:rsidR="008165D7">
        <w:rPr>
          <w:sz w:val="28"/>
          <w:szCs w:val="28"/>
        </w:rPr>
        <w:t>й по формуле</w:t>
      </w:r>
    </w:p>
    <w:tbl>
      <w:tblPr>
        <w:tblW w:w="0" w:type="auto"/>
        <w:tblLook w:val="04A0" w:firstRow="1" w:lastRow="0" w:firstColumn="1" w:lastColumn="0" w:noHBand="0" w:noVBand="1"/>
      </w:tblPr>
      <w:tblGrid>
        <w:gridCol w:w="8198"/>
        <w:gridCol w:w="1157"/>
      </w:tblGrid>
      <w:tr w:rsidR="008165D7" w:rsidRPr="00B071DB" w14:paraId="5EAC0943" w14:textId="77777777" w:rsidTr="00A37ADF">
        <w:tc>
          <w:tcPr>
            <w:tcW w:w="8897" w:type="dxa"/>
            <w:shd w:val="clear" w:color="auto" w:fill="auto"/>
          </w:tcPr>
          <w:p w14:paraId="7A850E5F" w14:textId="77777777" w:rsidR="008165D7" w:rsidRPr="00B071DB" w:rsidRDefault="00C71D40" w:rsidP="00932913">
            <w:pPr>
              <w:pStyle w:val="aff1"/>
              <w:jc w:val="center"/>
              <w:rPr>
                <w:sz w:val="28"/>
                <w:szCs w:val="28"/>
              </w:rPr>
            </w:pPr>
            <w:r w:rsidRPr="00C71D40">
              <w:rPr>
                <w:i/>
                <w:sz w:val="28"/>
                <w:szCs w:val="28"/>
              </w:rPr>
              <w:t>W</w:t>
            </w:r>
            <w:r w:rsidRPr="008165D7">
              <w:rPr>
                <w:sz w:val="28"/>
                <w:szCs w:val="28"/>
              </w:rPr>
              <w:t xml:space="preserve"> =</w:t>
            </w:r>
            <w:r>
              <w:rPr>
                <w:sz w:val="28"/>
                <w:szCs w:val="28"/>
              </w:rPr>
              <w:t xml:space="preserve"> </w:t>
            </w:r>
            <w:r w:rsidRPr="00C71D40">
              <w:rPr>
                <w:i/>
                <w:sz w:val="28"/>
                <w:szCs w:val="28"/>
              </w:rPr>
              <w:t>i</w:t>
            </w:r>
            <w:r w:rsidRPr="008165D7">
              <w:rPr>
                <w:sz w:val="28"/>
                <w:szCs w:val="28"/>
              </w:rPr>
              <w:t xml:space="preserve"> ∆</w:t>
            </w:r>
            <w:r w:rsidRPr="00C71D40">
              <w:rPr>
                <w:i/>
                <w:sz w:val="28"/>
                <w:szCs w:val="28"/>
              </w:rPr>
              <w:t>P</w:t>
            </w:r>
            <w:r w:rsidRPr="00C71D40">
              <w:rPr>
                <w:sz w:val="28"/>
                <w:szCs w:val="28"/>
                <w:vertAlign w:val="subscript"/>
              </w:rPr>
              <w:t>1</w:t>
            </w:r>
            <w:r w:rsidRPr="00C71D40">
              <w:rPr>
                <w:sz w:val="28"/>
                <w:szCs w:val="28"/>
                <w:vertAlign w:val="superscript"/>
              </w:rPr>
              <w:t>0,5</w:t>
            </w:r>
            <w:r w:rsidR="008165D7" w:rsidRPr="00B071DB">
              <w:rPr>
                <w:sz w:val="28"/>
                <w:szCs w:val="28"/>
              </w:rPr>
              <w:t>,</w:t>
            </w:r>
          </w:p>
        </w:tc>
        <w:tc>
          <w:tcPr>
            <w:tcW w:w="1185" w:type="dxa"/>
            <w:shd w:val="clear" w:color="auto" w:fill="auto"/>
          </w:tcPr>
          <w:p w14:paraId="5D85521D" w14:textId="77777777" w:rsidR="008165D7" w:rsidRPr="00B071DB" w:rsidRDefault="008165D7" w:rsidP="00932913">
            <w:pPr>
              <w:pStyle w:val="aff1"/>
              <w:jc w:val="right"/>
              <w:rPr>
                <w:sz w:val="28"/>
                <w:szCs w:val="28"/>
              </w:rPr>
            </w:pPr>
            <w:r w:rsidRPr="00B071DB">
              <w:rPr>
                <w:sz w:val="28"/>
                <w:szCs w:val="28"/>
              </w:rPr>
              <w:t>(</w:t>
            </w:r>
            <w:r w:rsidR="00C71D40" w:rsidRPr="008165D7">
              <w:rPr>
                <w:sz w:val="28"/>
                <w:szCs w:val="28"/>
              </w:rPr>
              <w:t>Ж.4</w:t>
            </w:r>
            <w:r w:rsidRPr="00B071DB">
              <w:rPr>
                <w:sz w:val="28"/>
                <w:szCs w:val="28"/>
              </w:rPr>
              <w:t>)</w:t>
            </w:r>
          </w:p>
        </w:tc>
      </w:tr>
    </w:tbl>
    <w:p w14:paraId="08EC2A4E" w14:textId="77777777" w:rsidR="00653BD1" w:rsidRDefault="00C71D40" w:rsidP="00932913">
      <w:pPr>
        <w:pStyle w:val="aff1"/>
        <w:jc w:val="both"/>
        <w:rPr>
          <w:sz w:val="28"/>
          <w:szCs w:val="28"/>
        </w:rPr>
      </w:pPr>
      <w:r>
        <w:rPr>
          <w:sz w:val="28"/>
          <w:szCs w:val="28"/>
        </w:rPr>
        <w:t>здесь</w:t>
      </w:r>
      <w:r w:rsidR="00653BD1" w:rsidRPr="008165D7">
        <w:rPr>
          <w:sz w:val="28"/>
          <w:szCs w:val="28"/>
        </w:rPr>
        <w:t xml:space="preserve"> </w:t>
      </w:r>
      <w:r w:rsidR="00653BD1" w:rsidRPr="003C05E8">
        <w:rPr>
          <w:i/>
          <w:sz w:val="28"/>
          <w:szCs w:val="28"/>
        </w:rPr>
        <w:t>i</w:t>
      </w:r>
      <w:r w:rsidR="00653BD1" w:rsidRPr="008165D7">
        <w:rPr>
          <w:sz w:val="28"/>
          <w:szCs w:val="28"/>
        </w:rPr>
        <w:t xml:space="preserve"> </w:t>
      </w:r>
      <w:r>
        <w:rPr>
          <w:sz w:val="28"/>
          <w:szCs w:val="28"/>
        </w:rPr>
        <w:t xml:space="preserve">– </w:t>
      </w:r>
      <w:r w:rsidR="00653BD1" w:rsidRPr="008165D7">
        <w:rPr>
          <w:sz w:val="28"/>
          <w:szCs w:val="28"/>
        </w:rPr>
        <w:t>коэффициент воздухопрон</w:t>
      </w:r>
      <w:r>
        <w:rPr>
          <w:sz w:val="28"/>
          <w:szCs w:val="28"/>
        </w:rPr>
        <w:t>ицаемо</w:t>
      </w:r>
      <w:r w:rsidR="003C05E8">
        <w:rPr>
          <w:sz w:val="28"/>
          <w:szCs w:val="28"/>
        </w:rPr>
        <w:t xml:space="preserve">сти утеплителя – </w:t>
      </w:r>
      <w:r>
        <w:rPr>
          <w:sz w:val="28"/>
          <w:szCs w:val="28"/>
        </w:rPr>
        <w:t>мин</w:t>
      </w:r>
      <w:r w:rsidR="003C05E8">
        <w:rPr>
          <w:sz w:val="28"/>
          <w:szCs w:val="28"/>
        </w:rPr>
        <w:t xml:space="preserve">еральной </w:t>
      </w:r>
      <w:r>
        <w:rPr>
          <w:sz w:val="28"/>
          <w:szCs w:val="28"/>
        </w:rPr>
        <w:t>ваты, м</w:t>
      </w:r>
      <w:r w:rsidR="003C05E8">
        <w:rPr>
          <w:sz w:val="28"/>
          <w:szCs w:val="28"/>
        </w:rPr>
        <w:t>-ч(д</w:t>
      </w:r>
      <w:r w:rsidR="00653BD1" w:rsidRPr="008165D7">
        <w:rPr>
          <w:sz w:val="28"/>
          <w:szCs w:val="28"/>
        </w:rPr>
        <w:t>аПа)</w:t>
      </w:r>
      <w:r w:rsidR="00653BD1" w:rsidRPr="00C71D40">
        <w:rPr>
          <w:sz w:val="28"/>
          <w:szCs w:val="28"/>
          <w:vertAlign w:val="superscript"/>
        </w:rPr>
        <w:t>0</w:t>
      </w:r>
      <w:r w:rsidRPr="00C71D40">
        <w:rPr>
          <w:sz w:val="28"/>
          <w:szCs w:val="28"/>
          <w:vertAlign w:val="superscript"/>
        </w:rPr>
        <w:t>,</w:t>
      </w:r>
      <w:r w:rsidR="00653BD1" w:rsidRPr="00C71D40">
        <w:rPr>
          <w:sz w:val="28"/>
          <w:szCs w:val="28"/>
          <w:vertAlign w:val="superscript"/>
        </w:rPr>
        <w:t>5</w:t>
      </w:r>
      <w:r w:rsidR="00653BD1" w:rsidRPr="008165D7">
        <w:rPr>
          <w:sz w:val="28"/>
          <w:szCs w:val="28"/>
        </w:rPr>
        <w:t>/кг.</w:t>
      </w:r>
    </w:p>
    <w:tbl>
      <w:tblPr>
        <w:tblW w:w="0" w:type="auto"/>
        <w:tblLook w:val="04A0" w:firstRow="1" w:lastRow="0" w:firstColumn="1" w:lastColumn="0" w:noHBand="0" w:noVBand="1"/>
      </w:tblPr>
      <w:tblGrid>
        <w:gridCol w:w="8197"/>
        <w:gridCol w:w="1158"/>
      </w:tblGrid>
      <w:tr w:rsidR="008165D7" w:rsidRPr="00B071DB" w14:paraId="4D58AC8A" w14:textId="77777777" w:rsidTr="00A37ADF">
        <w:tc>
          <w:tcPr>
            <w:tcW w:w="8897" w:type="dxa"/>
            <w:shd w:val="clear" w:color="auto" w:fill="auto"/>
          </w:tcPr>
          <w:p w14:paraId="671FB971" w14:textId="77777777" w:rsidR="008165D7" w:rsidRPr="00B071DB" w:rsidRDefault="00C71D40" w:rsidP="00932913">
            <w:pPr>
              <w:pStyle w:val="aff1"/>
              <w:jc w:val="center"/>
              <w:rPr>
                <w:sz w:val="28"/>
                <w:szCs w:val="28"/>
              </w:rPr>
            </w:pPr>
            <w:r w:rsidRPr="00C71D40">
              <w:rPr>
                <w:i/>
                <w:sz w:val="28"/>
                <w:szCs w:val="28"/>
              </w:rPr>
              <w:t>i</w:t>
            </w:r>
            <w:r>
              <w:rPr>
                <w:sz w:val="28"/>
                <w:szCs w:val="28"/>
              </w:rPr>
              <w:t xml:space="preserve"> </w:t>
            </w:r>
            <w:r w:rsidRPr="008165D7">
              <w:rPr>
                <w:sz w:val="28"/>
                <w:szCs w:val="28"/>
              </w:rPr>
              <w:t>= β</w:t>
            </w:r>
            <w:r>
              <w:rPr>
                <w:sz w:val="28"/>
                <w:szCs w:val="28"/>
              </w:rPr>
              <w:t xml:space="preserve"> </w:t>
            </w:r>
            <w:r w:rsidRPr="008165D7">
              <w:rPr>
                <w:sz w:val="28"/>
                <w:szCs w:val="28"/>
              </w:rPr>
              <w:t>/ δ</w:t>
            </w:r>
            <w:r w:rsidR="008165D7" w:rsidRPr="00B071DB">
              <w:rPr>
                <w:sz w:val="28"/>
                <w:szCs w:val="28"/>
              </w:rPr>
              <w:t>,</w:t>
            </w:r>
          </w:p>
        </w:tc>
        <w:tc>
          <w:tcPr>
            <w:tcW w:w="1185" w:type="dxa"/>
            <w:shd w:val="clear" w:color="auto" w:fill="auto"/>
          </w:tcPr>
          <w:p w14:paraId="471A0C5A" w14:textId="77777777" w:rsidR="008165D7" w:rsidRPr="00B071DB" w:rsidRDefault="008165D7" w:rsidP="00932913">
            <w:pPr>
              <w:pStyle w:val="aff1"/>
              <w:jc w:val="right"/>
              <w:rPr>
                <w:sz w:val="28"/>
                <w:szCs w:val="28"/>
              </w:rPr>
            </w:pPr>
            <w:r w:rsidRPr="00B071DB">
              <w:rPr>
                <w:sz w:val="28"/>
                <w:szCs w:val="28"/>
              </w:rPr>
              <w:t>(</w:t>
            </w:r>
            <w:r w:rsidR="00C71D40" w:rsidRPr="008165D7">
              <w:rPr>
                <w:sz w:val="28"/>
                <w:szCs w:val="28"/>
              </w:rPr>
              <w:t>Ж.5</w:t>
            </w:r>
            <w:r w:rsidRPr="00B071DB">
              <w:rPr>
                <w:sz w:val="28"/>
                <w:szCs w:val="28"/>
              </w:rPr>
              <w:t>)</w:t>
            </w:r>
          </w:p>
        </w:tc>
      </w:tr>
    </w:tbl>
    <w:p w14:paraId="5DE00DC9" w14:textId="77777777" w:rsidR="00C71D40" w:rsidRDefault="00C71D40" w:rsidP="00932913">
      <w:pPr>
        <w:pStyle w:val="aff1"/>
        <w:jc w:val="both"/>
        <w:rPr>
          <w:sz w:val="28"/>
          <w:szCs w:val="28"/>
        </w:rPr>
      </w:pPr>
      <w:r>
        <w:rPr>
          <w:sz w:val="28"/>
          <w:szCs w:val="28"/>
        </w:rPr>
        <w:t>здесь</w:t>
      </w:r>
      <w:r w:rsidR="00653BD1" w:rsidRPr="008165D7">
        <w:rPr>
          <w:sz w:val="28"/>
          <w:szCs w:val="28"/>
        </w:rPr>
        <w:t xml:space="preserve"> δ </w:t>
      </w:r>
      <w:r>
        <w:rPr>
          <w:sz w:val="28"/>
          <w:szCs w:val="28"/>
        </w:rPr>
        <w:t>–</w:t>
      </w:r>
      <w:r w:rsidR="00653BD1" w:rsidRPr="008165D7">
        <w:rPr>
          <w:sz w:val="28"/>
          <w:szCs w:val="28"/>
        </w:rPr>
        <w:t xml:space="preserve"> толщина утеплителя</w:t>
      </w:r>
      <w:r>
        <w:rPr>
          <w:sz w:val="28"/>
          <w:szCs w:val="28"/>
        </w:rPr>
        <w:t>,</w:t>
      </w:r>
      <w:r w:rsidR="00653BD1" w:rsidRPr="008165D7">
        <w:rPr>
          <w:sz w:val="28"/>
          <w:szCs w:val="28"/>
        </w:rPr>
        <w:t xml:space="preserve"> м;</w:t>
      </w:r>
    </w:p>
    <w:p w14:paraId="777DC82F" w14:textId="77777777" w:rsidR="00653BD1" w:rsidRPr="008165D7" w:rsidRDefault="00653BD1" w:rsidP="00932913">
      <w:pPr>
        <w:pStyle w:val="aff1"/>
        <w:jc w:val="both"/>
        <w:rPr>
          <w:sz w:val="28"/>
          <w:szCs w:val="28"/>
        </w:rPr>
      </w:pPr>
      <w:r w:rsidRPr="008165D7">
        <w:rPr>
          <w:sz w:val="28"/>
          <w:szCs w:val="28"/>
        </w:rPr>
        <w:t xml:space="preserve">β </w:t>
      </w:r>
      <w:r w:rsidR="00C71D40">
        <w:rPr>
          <w:sz w:val="28"/>
          <w:szCs w:val="28"/>
        </w:rPr>
        <w:t>–</w:t>
      </w:r>
      <w:r w:rsidRPr="008165D7">
        <w:rPr>
          <w:sz w:val="28"/>
          <w:szCs w:val="28"/>
        </w:rPr>
        <w:t xml:space="preserve"> по табл</w:t>
      </w:r>
      <w:r w:rsidR="00C71D40">
        <w:rPr>
          <w:sz w:val="28"/>
          <w:szCs w:val="28"/>
        </w:rPr>
        <w:t>ице</w:t>
      </w:r>
      <w:r w:rsidRPr="008165D7">
        <w:rPr>
          <w:sz w:val="28"/>
          <w:szCs w:val="28"/>
        </w:rPr>
        <w:t xml:space="preserve"> </w:t>
      </w:r>
      <w:r w:rsidR="000871B4" w:rsidRPr="008165D7">
        <w:rPr>
          <w:sz w:val="28"/>
          <w:szCs w:val="28"/>
        </w:rPr>
        <w:t>Ж</w:t>
      </w:r>
      <w:r w:rsidR="00C71D40">
        <w:rPr>
          <w:sz w:val="28"/>
          <w:szCs w:val="28"/>
        </w:rPr>
        <w:t>.1;</w:t>
      </w:r>
    </w:p>
    <w:p w14:paraId="2F75B00E" w14:textId="77777777" w:rsidR="00653BD1" w:rsidRPr="008165D7" w:rsidRDefault="00653BD1" w:rsidP="00932913">
      <w:pPr>
        <w:pStyle w:val="aff1"/>
        <w:ind w:firstLine="567"/>
        <w:jc w:val="both"/>
        <w:rPr>
          <w:sz w:val="28"/>
          <w:szCs w:val="28"/>
        </w:rPr>
      </w:pPr>
      <w:r w:rsidRPr="008165D7">
        <w:rPr>
          <w:sz w:val="28"/>
          <w:szCs w:val="28"/>
        </w:rPr>
        <w:t>∆</w:t>
      </w:r>
      <w:r w:rsidR="00C71D40" w:rsidRPr="00C71D40">
        <w:rPr>
          <w:i/>
          <w:sz w:val="28"/>
          <w:szCs w:val="28"/>
        </w:rPr>
        <w:t xml:space="preserve"> P</w:t>
      </w:r>
      <w:r w:rsidR="00C71D40" w:rsidRPr="00C71D40">
        <w:rPr>
          <w:sz w:val="28"/>
          <w:szCs w:val="28"/>
          <w:vertAlign w:val="subscript"/>
        </w:rPr>
        <w:t>1</w:t>
      </w:r>
      <w:r w:rsidR="00C71D40" w:rsidRPr="00C71D40">
        <w:rPr>
          <w:sz w:val="28"/>
          <w:szCs w:val="28"/>
          <w:vertAlign w:val="superscript"/>
        </w:rPr>
        <w:t>0,5</w:t>
      </w:r>
      <w:r w:rsidRPr="008165D7">
        <w:rPr>
          <w:sz w:val="28"/>
          <w:szCs w:val="28"/>
        </w:rPr>
        <w:t xml:space="preserve"> </w:t>
      </w:r>
      <w:r w:rsidR="00C71D40">
        <w:rPr>
          <w:sz w:val="28"/>
          <w:szCs w:val="28"/>
        </w:rPr>
        <w:t>–</w:t>
      </w:r>
      <w:r w:rsidRPr="008165D7">
        <w:rPr>
          <w:sz w:val="28"/>
          <w:szCs w:val="28"/>
        </w:rPr>
        <w:t xml:space="preserve"> разнос</w:t>
      </w:r>
      <w:r w:rsidR="00EC05C7">
        <w:rPr>
          <w:sz w:val="28"/>
          <w:szCs w:val="28"/>
        </w:rPr>
        <w:t xml:space="preserve">ть давлений в вентилируемом </w:t>
      </w:r>
      <w:r w:rsidRPr="008165D7">
        <w:rPr>
          <w:sz w:val="28"/>
          <w:szCs w:val="28"/>
        </w:rPr>
        <w:t>зазоре и на внутренней поверхности утеплителя</w:t>
      </w:r>
      <w:r w:rsidR="00C71D40">
        <w:rPr>
          <w:sz w:val="28"/>
          <w:szCs w:val="28"/>
        </w:rPr>
        <w:t>;</w:t>
      </w:r>
      <w:r w:rsidRPr="008165D7">
        <w:rPr>
          <w:sz w:val="28"/>
          <w:szCs w:val="28"/>
        </w:rPr>
        <w:t xml:space="preserve"> может быть принята равной для жесткой </w:t>
      </w:r>
      <w:r w:rsidRPr="008165D7">
        <w:rPr>
          <w:sz w:val="28"/>
          <w:szCs w:val="28"/>
        </w:rPr>
        <w:lastRenderedPageBreak/>
        <w:t>мин</w:t>
      </w:r>
      <w:r w:rsidR="00C71D40">
        <w:rPr>
          <w:sz w:val="28"/>
          <w:szCs w:val="28"/>
        </w:rPr>
        <w:t xml:space="preserve">еральной </w:t>
      </w:r>
      <w:r w:rsidRPr="008165D7">
        <w:rPr>
          <w:sz w:val="28"/>
          <w:szCs w:val="28"/>
        </w:rPr>
        <w:t xml:space="preserve">ваты </w:t>
      </w:r>
      <w:r w:rsidR="00D41C7E">
        <w:rPr>
          <w:sz w:val="28"/>
          <w:szCs w:val="28"/>
        </w:rPr>
        <w:t xml:space="preserve">– </w:t>
      </w:r>
      <w:r w:rsidRPr="008165D7">
        <w:rPr>
          <w:sz w:val="28"/>
          <w:szCs w:val="28"/>
        </w:rPr>
        <w:t>∆</w:t>
      </w:r>
      <w:r w:rsidR="00D41C7E" w:rsidRPr="00C71D40">
        <w:rPr>
          <w:i/>
          <w:sz w:val="28"/>
          <w:szCs w:val="28"/>
        </w:rPr>
        <w:t>P</w:t>
      </w:r>
      <w:r w:rsidR="00D41C7E" w:rsidRPr="00C71D40">
        <w:rPr>
          <w:sz w:val="28"/>
          <w:szCs w:val="28"/>
          <w:vertAlign w:val="superscript"/>
        </w:rPr>
        <w:t>0,5</w:t>
      </w:r>
      <w:r w:rsidR="00D41C7E">
        <w:rPr>
          <w:sz w:val="28"/>
          <w:szCs w:val="28"/>
        </w:rPr>
        <w:t xml:space="preserve"> </w:t>
      </w:r>
      <w:r w:rsidRPr="008165D7">
        <w:rPr>
          <w:sz w:val="28"/>
          <w:szCs w:val="28"/>
        </w:rPr>
        <w:t>/</w:t>
      </w:r>
      <w:r w:rsidR="00D41C7E">
        <w:rPr>
          <w:sz w:val="28"/>
          <w:szCs w:val="28"/>
        </w:rPr>
        <w:t xml:space="preserve"> </w:t>
      </w:r>
      <w:r w:rsidRPr="008165D7">
        <w:rPr>
          <w:sz w:val="28"/>
          <w:szCs w:val="28"/>
        </w:rPr>
        <w:t xml:space="preserve">25, для мягкой </w:t>
      </w:r>
      <w:r w:rsidR="00D41C7E">
        <w:rPr>
          <w:sz w:val="28"/>
          <w:szCs w:val="28"/>
        </w:rPr>
        <w:t xml:space="preserve">– </w:t>
      </w:r>
      <w:r w:rsidR="00D41C7E" w:rsidRPr="008165D7">
        <w:rPr>
          <w:sz w:val="28"/>
          <w:szCs w:val="28"/>
        </w:rPr>
        <w:t>∆</w:t>
      </w:r>
      <w:r w:rsidR="00D41C7E" w:rsidRPr="00C71D40">
        <w:rPr>
          <w:i/>
          <w:sz w:val="28"/>
          <w:szCs w:val="28"/>
        </w:rPr>
        <w:t>P</w:t>
      </w:r>
      <w:r w:rsidR="00D41C7E" w:rsidRPr="00C71D40">
        <w:rPr>
          <w:sz w:val="28"/>
          <w:szCs w:val="28"/>
          <w:vertAlign w:val="superscript"/>
        </w:rPr>
        <w:t>0,5</w:t>
      </w:r>
      <w:r w:rsidR="00D41C7E">
        <w:rPr>
          <w:sz w:val="28"/>
          <w:szCs w:val="28"/>
        </w:rPr>
        <w:t xml:space="preserve"> </w:t>
      </w:r>
      <w:r w:rsidR="00D41C7E" w:rsidRPr="008165D7">
        <w:rPr>
          <w:sz w:val="28"/>
          <w:szCs w:val="28"/>
        </w:rPr>
        <w:t>/</w:t>
      </w:r>
      <w:r w:rsidR="00D41C7E">
        <w:rPr>
          <w:sz w:val="28"/>
          <w:szCs w:val="28"/>
        </w:rPr>
        <w:t xml:space="preserve"> </w:t>
      </w:r>
      <w:r w:rsidRPr="008165D7">
        <w:rPr>
          <w:sz w:val="28"/>
          <w:szCs w:val="28"/>
        </w:rPr>
        <w:t xml:space="preserve">20, где </w:t>
      </w:r>
      <w:r w:rsidR="00D41C7E" w:rsidRPr="00C71D40">
        <w:rPr>
          <w:i/>
          <w:sz w:val="28"/>
          <w:szCs w:val="28"/>
        </w:rPr>
        <w:t>P</w:t>
      </w:r>
      <w:r w:rsidR="00D41C7E" w:rsidRPr="00C71D40">
        <w:rPr>
          <w:sz w:val="28"/>
          <w:szCs w:val="28"/>
          <w:vertAlign w:val="superscript"/>
        </w:rPr>
        <w:t>0,5</w:t>
      </w:r>
      <w:r w:rsidR="00D41C7E">
        <w:rPr>
          <w:sz w:val="28"/>
          <w:szCs w:val="28"/>
        </w:rPr>
        <w:t xml:space="preserve"> </w:t>
      </w:r>
      <w:r w:rsidRPr="008165D7">
        <w:rPr>
          <w:sz w:val="28"/>
          <w:szCs w:val="28"/>
        </w:rPr>
        <w:t>– разность давлений между воздухозаб</w:t>
      </w:r>
      <w:r w:rsidR="00E86E61" w:rsidRPr="008165D7">
        <w:rPr>
          <w:sz w:val="28"/>
          <w:szCs w:val="28"/>
        </w:rPr>
        <w:t>о</w:t>
      </w:r>
      <w:r w:rsidRPr="008165D7">
        <w:rPr>
          <w:sz w:val="28"/>
          <w:szCs w:val="28"/>
        </w:rPr>
        <w:t>рным и воздуховыводящим отверстиями.</w:t>
      </w:r>
    </w:p>
    <w:p w14:paraId="50EFE206" w14:textId="77777777" w:rsidR="00653BD1" w:rsidRPr="00D41C7E" w:rsidRDefault="00D41C7E" w:rsidP="00932913">
      <w:pPr>
        <w:pStyle w:val="aff1"/>
        <w:ind w:firstLine="567"/>
        <w:jc w:val="both"/>
        <w:rPr>
          <w:b/>
          <w:sz w:val="28"/>
          <w:szCs w:val="28"/>
        </w:rPr>
      </w:pPr>
      <w:r w:rsidRPr="00D41C7E">
        <w:rPr>
          <w:b/>
          <w:sz w:val="28"/>
          <w:szCs w:val="28"/>
        </w:rPr>
        <w:t xml:space="preserve">Ж.2 Формулы для определения коэффициентов </w:t>
      </w:r>
      <w:r w:rsidR="00653BD1" w:rsidRPr="00D41C7E">
        <w:rPr>
          <w:b/>
          <w:sz w:val="28"/>
          <w:szCs w:val="28"/>
        </w:rPr>
        <w:t>воздухопроницаемости</w:t>
      </w:r>
      <w:r w:rsidRPr="00D41C7E">
        <w:rPr>
          <w:b/>
          <w:sz w:val="28"/>
          <w:szCs w:val="28"/>
        </w:rPr>
        <w:t>,</w:t>
      </w:r>
      <w:r w:rsidR="00653BD1" w:rsidRPr="00D41C7E">
        <w:rPr>
          <w:b/>
          <w:sz w:val="28"/>
          <w:szCs w:val="28"/>
        </w:rPr>
        <w:t xml:space="preserve"> кг/</w:t>
      </w:r>
      <w:r w:rsidRPr="00D41C7E">
        <w:rPr>
          <w:b/>
          <w:sz w:val="28"/>
          <w:szCs w:val="28"/>
        </w:rPr>
        <w:t>(</w:t>
      </w:r>
      <w:r w:rsidR="00653BD1" w:rsidRPr="00D41C7E">
        <w:rPr>
          <w:b/>
          <w:sz w:val="28"/>
          <w:szCs w:val="28"/>
        </w:rPr>
        <w:t>м</w:t>
      </w:r>
      <w:r w:rsidR="00653BD1" w:rsidRPr="00D41C7E">
        <w:rPr>
          <w:b/>
          <w:sz w:val="28"/>
          <w:szCs w:val="28"/>
          <w:vertAlign w:val="superscript"/>
        </w:rPr>
        <w:t>2</w:t>
      </w:r>
      <w:r w:rsidR="00AA44D0">
        <w:rPr>
          <w:rFonts w:ascii="Times New Roman CYR" w:hAnsi="Times New Roman CYR" w:cs="Times New Roman CYR"/>
          <w:sz w:val="26"/>
          <w:szCs w:val="26"/>
        </w:rPr>
        <w:t>·</w:t>
      </w:r>
      <w:r w:rsidR="00653BD1" w:rsidRPr="00D41C7E">
        <w:rPr>
          <w:b/>
          <w:sz w:val="28"/>
          <w:szCs w:val="28"/>
        </w:rPr>
        <w:t>ч</w:t>
      </w:r>
      <w:r w:rsidRPr="00D41C7E">
        <w:rPr>
          <w:b/>
          <w:sz w:val="28"/>
          <w:szCs w:val="28"/>
        </w:rPr>
        <w:t>) [</w:t>
      </w:r>
      <w:r w:rsidR="00653BD1" w:rsidRPr="00D41C7E">
        <w:rPr>
          <w:b/>
          <w:sz w:val="28"/>
          <w:szCs w:val="28"/>
        </w:rPr>
        <w:t>(10 Па)</w:t>
      </w:r>
      <w:r w:rsidR="00653BD1" w:rsidRPr="00D41C7E">
        <w:rPr>
          <w:b/>
          <w:sz w:val="28"/>
          <w:szCs w:val="28"/>
          <w:vertAlign w:val="superscript"/>
        </w:rPr>
        <w:t>½</w:t>
      </w:r>
      <w:r w:rsidRPr="00D41C7E">
        <w:rPr>
          <w:b/>
          <w:sz w:val="28"/>
          <w:szCs w:val="28"/>
        </w:rPr>
        <w:t>]</w:t>
      </w:r>
      <w:r w:rsidR="00653BD1" w:rsidRPr="00D41C7E">
        <w:rPr>
          <w:b/>
          <w:sz w:val="28"/>
          <w:szCs w:val="28"/>
        </w:rPr>
        <w:t>, в зависимости от плотности и толщины слоя минеральной ваты (табл</w:t>
      </w:r>
      <w:r w:rsidRPr="00D41C7E">
        <w:rPr>
          <w:b/>
          <w:sz w:val="28"/>
          <w:szCs w:val="28"/>
        </w:rPr>
        <w:t xml:space="preserve">ица </w:t>
      </w:r>
      <w:r w:rsidR="000871B4" w:rsidRPr="00D41C7E">
        <w:rPr>
          <w:b/>
          <w:sz w:val="28"/>
          <w:szCs w:val="28"/>
        </w:rPr>
        <w:t>Ж</w:t>
      </w:r>
      <w:r w:rsidRPr="00D41C7E">
        <w:rPr>
          <w:b/>
          <w:sz w:val="28"/>
          <w:szCs w:val="28"/>
        </w:rPr>
        <w:t>.</w:t>
      </w:r>
      <w:r w:rsidR="00653BD1" w:rsidRPr="00D41C7E">
        <w:rPr>
          <w:b/>
          <w:sz w:val="28"/>
          <w:szCs w:val="28"/>
        </w:rPr>
        <w:t>1</w:t>
      </w:r>
      <w:r w:rsidRPr="00D41C7E">
        <w:rPr>
          <w:b/>
          <w:sz w:val="28"/>
          <w:szCs w:val="28"/>
        </w:rPr>
        <w:t>).</w:t>
      </w:r>
    </w:p>
    <w:p w14:paraId="1DBEF153" w14:textId="77777777" w:rsidR="00576989" w:rsidRPr="008165D7" w:rsidRDefault="00576989" w:rsidP="00932913">
      <w:pPr>
        <w:pStyle w:val="aff1"/>
        <w:ind w:firstLine="567"/>
        <w:jc w:val="both"/>
        <w:rPr>
          <w:sz w:val="28"/>
          <w:szCs w:val="28"/>
        </w:rPr>
      </w:pPr>
    </w:p>
    <w:p w14:paraId="413CBB45" w14:textId="77777777" w:rsidR="00653BD1" w:rsidRPr="008165D7" w:rsidRDefault="00653BD1" w:rsidP="00932913">
      <w:pPr>
        <w:pStyle w:val="aff1"/>
        <w:ind w:firstLine="227"/>
        <w:jc w:val="both"/>
        <w:rPr>
          <w:sz w:val="28"/>
          <w:szCs w:val="28"/>
        </w:rPr>
      </w:pPr>
      <w:r w:rsidRPr="008165D7">
        <w:rPr>
          <w:sz w:val="28"/>
          <w:szCs w:val="28"/>
        </w:rPr>
        <w:t>Т</w:t>
      </w:r>
      <w:r w:rsidR="00D41C7E">
        <w:rPr>
          <w:sz w:val="28"/>
          <w:szCs w:val="28"/>
        </w:rPr>
        <w:t xml:space="preserve"> </w:t>
      </w:r>
      <w:r w:rsidRPr="008165D7">
        <w:rPr>
          <w:sz w:val="28"/>
          <w:szCs w:val="28"/>
        </w:rPr>
        <w:t>а</w:t>
      </w:r>
      <w:r w:rsidR="00D41C7E">
        <w:rPr>
          <w:sz w:val="28"/>
          <w:szCs w:val="28"/>
        </w:rPr>
        <w:t xml:space="preserve"> </w:t>
      </w:r>
      <w:r w:rsidRPr="008165D7">
        <w:rPr>
          <w:sz w:val="28"/>
          <w:szCs w:val="28"/>
        </w:rPr>
        <w:t>б</w:t>
      </w:r>
      <w:r w:rsidR="00D41C7E">
        <w:rPr>
          <w:sz w:val="28"/>
          <w:szCs w:val="28"/>
        </w:rPr>
        <w:t xml:space="preserve"> </w:t>
      </w:r>
      <w:r w:rsidRPr="008165D7">
        <w:rPr>
          <w:sz w:val="28"/>
          <w:szCs w:val="28"/>
        </w:rPr>
        <w:t>л</w:t>
      </w:r>
      <w:r w:rsidR="00D41C7E">
        <w:rPr>
          <w:sz w:val="28"/>
          <w:szCs w:val="28"/>
        </w:rPr>
        <w:t xml:space="preserve"> </w:t>
      </w:r>
      <w:r w:rsidRPr="008165D7">
        <w:rPr>
          <w:sz w:val="28"/>
          <w:szCs w:val="28"/>
        </w:rPr>
        <w:t>и</w:t>
      </w:r>
      <w:r w:rsidR="00D41C7E">
        <w:rPr>
          <w:sz w:val="28"/>
          <w:szCs w:val="28"/>
        </w:rPr>
        <w:t xml:space="preserve"> </w:t>
      </w:r>
      <w:r w:rsidRPr="008165D7">
        <w:rPr>
          <w:sz w:val="28"/>
          <w:szCs w:val="28"/>
        </w:rPr>
        <w:t>ц</w:t>
      </w:r>
      <w:r w:rsidR="00D41C7E">
        <w:rPr>
          <w:sz w:val="28"/>
          <w:szCs w:val="28"/>
        </w:rPr>
        <w:t xml:space="preserve"> </w:t>
      </w:r>
      <w:r w:rsidRPr="008165D7">
        <w:rPr>
          <w:sz w:val="28"/>
          <w:szCs w:val="28"/>
        </w:rPr>
        <w:t>а</w:t>
      </w:r>
      <w:r w:rsidR="00D41C7E">
        <w:rPr>
          <w:sz w:val="28"/>
          <w:szCs w:val="28"/>
        </w:rPr>
        <w:t xml:space="preserve">  </w:t>
      </w:r>
      <w:r w:rsidRPr="008165D7">
        <w:rPr>
          <w:sz w:val="28"/>
          <w:szCs w:val="28"/>
        </w:rPr>
        <w:t xml:space="preserve"> </w:t>
      </w:r>
      <w:r w:rsidR="000871B4" w:rsidRPr="008165D7">
        <w:rPr>
          <w:sz w:val="28"/>
          <w:szCs w:val="28"/>
        </w:rPr>
        <w:t>Ж</w:t>
      </w:r>
      <w:r w:rsidR="00D41C7E">
        <w:rPr>
          <w:sz w:val="28"/>
          <w:szCs w:val="28"/>
        </w:rPr>
        <w:t>.</w:t>
      </w:r>
      <w:r w:rsidRPr="008165D7">
        <w:rPr>
          <w:sz w:val="28"/>
          <w:szCs w:val="28"/>
        </w:rPr>
        <w:t>1</w:t>
      </w:r>
    </w:p>
    <w:tbl>
      <w:tblPr>
        <w:tblW w:w="9923"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835"/>
        <w:gridCol w:w="1247"/>
        <w:gridCol w:w="1134"/>
        <w:gridCol w:w="1276"/>
        <w:gridCol w:w="1134"/>
        <w:gridCol w:w="1276"/>
        <w:gridCol w:w="1021"/>
      </w:tblGrid>
      <w:tr w:rsidR="00653BD1" w:rsidRPr="002C074D" w14:paraId="7B61F389" w14:textId="77777777" w:rsidTr="00AA44D0">
        <w:trPr>
          <w:trHeight w:val="250"/>
        </w:trPr>
        <w:tc>
          <w:tcPr>
            <w:tcW w:w="2835" w:type="dxa"/>
            <w:vMerge w:val="restart"/>
          </w:tcPr>
          <w:p w14:paraId="51E90FCC" w14:textId="77777777" w:rsidR="00653BD1" w:rsidRPr="00EC05C7" w:rsidRDefault="00EC05C7" w:rsidP="00932913">
            <w:pPr>
              <w:pStyle w:val="aff1"/>
              <w:jc w:val="center"/>
              <w:rPr>
                <w:sz w:val="24"/>
                <w:szCs w:val="24"/>
              </w:rPr>
            </w:pPr>
            <w:r w:rsidRPr="00EC05C7">
              <w:rPr>
                <w:sz w:val="24"/>
                <w:szCs w:val="24"/>
              </w:rPr>
              <w:t>Наименование з</w:t>
            </w:r>
            <w:r w:rsidR="00653BD1" w:rsidRPr="00EC05C7">
              <w:rPr>
                <w:sz w:val="24"/>
                <w:szCs w:val="24"/>
              </w:rPr>
              <w:t>начения сопротивления</w:t>
            </w:r>
          </w:p>
        </w:tc>
        <w:tc>
          <w:tcPr>
            <w:tcW w:w="7088" w:type="dxa"/>
            <w:gridSpan w:val="6"/>
          </w:tcPr>
          <w:p w14:paraId="750FD4C1" w14:textId="77777777" w:rsidR="00653BD1" w:rsidRPr="00EC05C7" w:rsidRDefault="00653BD1" w:rsidP="00932913">
            <w:pPr>
              <w:pStyle w:val="aff1"/>
              <w:jc w:val="center"/>
              <w:rPr>
                <w:sz w:val="24"/>
                <w:szCs w:val="24"/>
              </w:rPr>
            </w:pPr>
            <w:r w:rsidRPr="00EC05C7">
              <w:rPr>
                <w:sz w:val="24"/>
                <w:szCs w:val="24"/>
              </w:rPr>
              <w:t xml:space="preserve">При плотности </w:t>
            </w:r>
            <w:r w:rsidR="00EC05C7" w:rsidRPr="00EC05C7">
              <w:rPr>
                <w:sz w:val="24"/>
                <w:szCs w:val="24"/>
              </w:rPr>
              <w:t xml:space="preserve">минеральной ваты </w:t>
            </w:r>
            <w:r w:rsidRPr="00EC05C7">
              <w:rPr>
                <w:sz w:val="24"/>
                <w:szCs w:val="24"/>
              </w:rPr>
              <w:t>ρ</w:t>
            </w:r>
            <w:r w:rsidRPr="00EC05C7">
              <w:rPr>
                <w:sz w:val="24"/>
                <w:szCs w:val="24"/>
                <w:vertAlign w:val="subscript"/>
              </w:rPr>
              <w:t>0</w:t>
            </w:r>
            <w:r w:rsidR="00EC05C7" w:rsidRPr="00EC05C7">
              <w:rPr>
                <w:sz w:val="24"/>
                <w:szCs w:val="24"/>
              </w:rPr>
              <w:t xml:space="preserve">, </w:t>
            </w:r>
            <w:r w:rsidRPr="00EC05C7">
              <w:rPr>
                <w:sz w:val="24"/>
                <w:szCs w:val="24"/>
              </w:rPr>
              <w:t>/кг/м</w:t>
            </w:r>
            <w:r w:rsidRPr="00EC05C7">
              <w:rPr>
                <w:sz w:val="24"/>
                <w:szCs w:val="24"/>
                <w:vertAlign w:val="superscript"/>
              </w:rPr>
              <w:t>3</w:t>
            </w:r>
            <w:r w:rsidR="00EC05C7" w:rsidRPr="00EC05C7">
              <w:rPr>
                <w:sz w:val="24"/>
                <w:szCs w:val="24"/>
              </w:rPr>
              <w:t>,</w:t>
            </w:r>
            <w:r w:rsidRPr="00EC05C7">
              <w:rPr>
                <w:sz w:val="24"/>
                <w:szCs w:val="24"/>
              </w:rPr>
              <w:t xml:space="preserve"> и толщине δ, м</w:t>
            </w:r>
          </w:p>
        </w:tc>
      </w:tr>
      <w:tr w:rsidR="00653BD1" w:rsidRPr="002C074D" w14:paraId="7C660CF2" w14:textId="77777777" w:rsidTr="00AA44D0">
        <w:trPr>
          <w:trHeight w:val="179"/>
        </w:trPr>
        <w:tc>
          <w:tcPr>
            <w:tcW w:w="2835" w:type="dxa"/>
            <w:vMerge/>
          </w:tcPr>
          <w:p w14:paraId="77C8BFAF" w14:textId="77777777" w:rsidR="00653BD1" w:rsidRPr="00EC05C7" w:rsidRDefault="00653BD1" w:rsidP="00932913">
            <w:pPr>
              <w:pStyle w:val="aff1"/>
              <w:jc w:val="center"/>
              <w:rPr>
                <w:sz w:val="24"/>
                <w:szCs w:val="24"/>
              </w:rPr>
            </w:pPr>
          </w:p>
        </w:tc>
        <w:tc>
          <w:tcPr>
            <w:tcW w:w="2381" w:type="dxa"/>
            <w:gridSpan w:val="2"/>
          </w:tcPr>
          <w:p w14:paraId="6B6E9295" w14:textId="77777777" w:rsidR="00653BD1" w:rsidRPr="00EC05C7" w:rsidRDefault="00653BD1" w:rsidP="00932913">
            <w:pPr>
              <w:pStyle w:val="aff1"/>
              <w:jc w:val="center"/>
              <w:rPr>
                <w:sz w:val="24"/>
                <w:szCs w:val="24"/>
              </w:rPr>
            </w:pPr>
            <w:r w:rsidRPr="00EC05C7">
              <w:rPr>
                <w:sz w:val="24"/>
                <w:szCs w:val="24"/>
              </w:rPr>
              <w:t>жесткая</w:t>
            </w:r>
          </w:p>
          <w:p w14:paraId="0BFA61A2" w14:textId="77777777" w:rsidR="00653BD1" w:rsidRPr="00EC05C7" w:rsidRDefault="00653BD1" w:rsidP="00932913">
            <w:pPr>
              <w:pStyle w:val="aff1"/>
              <w:jc w:val="center"/>
              <w:rPr>
                <w:sz w:val="24"/>
                <w:szCs w:val="24"/>
              </w:rPr>
            </w:pPr>
            <w:r w:rsidRPr="00EC05C7">
              <w:rPr>
                <w:sz w:val="24"/>
                <w:szCs w:val="24"/>
              </w:rPr>
              <w:t>ρ</w:t>
            </w:r>
            <w:r w:rsidRPr="00EC05C7">
              <w:rPr>
                <w:sz w:val="24"/>
                <w:szCs w:val="24"/>
                <w:vertAlign w:val="subscript"/>
              </w:rPr>
              <w:t>0</w:t>
            </w:r>
            <w:r w:rsidRPr="00EC05C7">
              <w:rPr>
                <w:sz w:val="24"/>
                <w:szCs w:val="24"/>
              </w:rPr>
              <w:t xml:space="preserve"> = 180</w:t>
            </w:r>
          </w:p>
        </w:tc>
        <w:tc>
          <w:tcPr>
            <w:tcW w:w="2410" w:type="dxa"/>
            <w:gridSpan w:val="2"/>
          </w:tcPr>
          <w:p w14:paraId="1F802EF0" w14:textId="77777777" w:rsidR="00653BD1" w:rsidRPr="00EC05C7" w:rsidRDefault="00653BD1" w:rsidP="00932913">
            <w:pPr>
              <w:pStyle w:val="aff1"/>
              <w:jc w:val="center"/>
              <w:rPr>
                <w:sz w:val="24"/>
                <w:szCs w:val="24"/>
              </w:rPr>
            </w:pPr>
            <w:r w:rsidRPr="00EC05C7">
              <w:rPr>
                <w:sz w:val="24"/>
                <w:szCs w:val="24"/>
              </w:rPr>
              <w:t>полужесткая</w:t>
            </w:r>
          </w:p>
          <w:p w14:paraId="139571AD" w14:textId="77777777" w:rsidR="00653BD1" w:rsidRPr="00EC05C7" w:rsidRDefault="00653BD1" w:rsidP="00932913">
            <w:pPr>
              <w:pStyle w:val="aff1"/>
              <w:jc w:val="center"/>
              <w:rPr>
                <w:sz w:val="24"/>
                <w:szCs w:val="24"/>
              </w:rPr>
            </w:pPr>
            <w:r w:rsidRPr="00EC05C7">
              <w:rPr>
                <w:sz w:val="24"/>
                <w:szCs w:val="24"/>
              </w:rPr>
              <w:t>ρ</w:t>
            </w:r>
            <w:r w:rsidRPr="00EC05C7">
              <w:rPr>
                <w:sz w:val="24"/>
                <w:szCs w:val="24"/>
                <w:vertAlign w:val="subscript"/>
              </w:rPr>
              <w:t>0</w:t>
            </w:r>
            <w:r w:rsidRPr="00EC05C7">
              <w:rPr>
                <w:sz w:val="24"/>
                <w:szCs w:val="24"/>
              </w:rPr>
              <w:t xml:space="preserve"> = 125</w:t>
            </w:r>
          </w:p>
        </w:tc>
        <w:tc>
          <w:tcPr>
            <w:tcW w:w="2297" w:type="dxa"/>
            <w:gridSpan w:val="2"/>
          </w:tcPr>
          <w:p w14:paraId="6736AE12" w14:textId="77777777" w:rsidR="00653BD1" w:rsidRPr="00EC05C7" w:rsidRDefault="00653BD1" w:rsidP="00932913">
            <w:pPr>
              <w:pStyle w:val="aff1"/>
              <w:jc w:val="center"/>
              <w:rPr>
                <w:sz w:val="24"/>
                <w:szCs w:val="24"/>
              </w:rPr>
            </w:pPr>
            <w:r w:rsidRPr="00EC05C7">
              <w:rPr>
                <w:sz w:val="24"/>
                <w:szCs w:val="24"/>
              </w:rPr>
              <w:t>мягкая</w:t>
            </w:r>
          </w:p>
          <w:p w14:paraId="37C0D988" w14:textId="77777777" w:rsidR="00653BD1" w:rsidRPr="00EC05C7" w:rsidRDefault="00653BD1" w:rsidP="00932913">
            <w:pPr>
              <w:pStyle w:val="aff1"/>
              <w:jc w:val="center"/>
              <w:rPr>
                <w:sz w:val="24"/>
                <w:szCs w:val="24"/>
              </w:rPr>
            </w:pPr>
            <w:r w:rsidRPr="00EC05C7">
              <w:rPr>
                <w:sz w:val="24"/>
                <w:szCs w:val="24"/>
              </w:rPr>
              <w:t>ρ</w:t>
            </w:r>
            <w:r w:rsidRPr="00EC05C7">
              <w:rPr>
                <w:sz w:val="24"/>
                <w:szCs w:val="24"/>
                <w:vertAlign w:val="subscript"/>
              </w:rPr>
              <w:t>0</w:t>
            </w:r>
            <w:r w:rsidRPr="00EC05C7">
              <w:rPr>
                <w:sz w:val="24"/>
                <w:szCs w:val="24"/>
              </w:rPr>
              <w:t xml:space="preserve"> = 40</w:t>
            </w:r>
          </w:p>
        </w:tc>
      </w:tr>
      <w:tr w:rsidR="00653BD1" w:rsidRPr="002C074D" w14:paraId="47B1BBBA" w14:textId="77777777" w:rsidTr="00AA44D0">
        <w:trPr>
          <w:trHeight w:val="225"/>
        </w:trPr>
        <w:tc>
          <w:tcPr>
            <w:tcW w:w="2835" w:type="dxa"/>
            <w:vMerge/>
          </w:tcPr>
          <w:p w14:paraId="720B983F" w14:textId="77777777" w:rsidR="00653BD1" w:rsidRPr="00EC05C7" w:rsidRDefault="00653BD1" w:rsidP="00932913">
            <w:pPr>
              <w:pStyle w:val="aff1"/>
              <w:jc w:val="center"/>
              <w:rPr>
                <w:sz w:val="24"/>
                <w:szCs w:val="24"/>
              </w:rPr>
            </w:pPr>
          </w:p>
        </w:tc>
        <w:tc>
          <w:tcPr>
            <w:tcW w:w="7088" w:type="dxa"/>
            <w:gridSpan w:val="6"/>
          </w:tcPr>
          <w:p w14:paraId="41DC9E4D" w14:textId="77777777" w:rsidR="00653BD1" w:rsidRPr="00EC05C7" w:rsidRDefault="00653BD1" w:rsidP="00932913">
            <w:pPr>
              <w:pStyle w:val="aff1"/>
              <w:jc w:val="center"/>
              <w:rPr>
                <w:sz w:val="24"/>
                <w:szCs w:val="24"/>
              </w:rPr>
            </w:pPr>
            <w:r w:rsidRPr="00EC05C7">
              <w:rPr>
                <w:sz w:val="24"/>
                <w:szCs w:val="24"/>
              </w:rPr>
              <w:t>δ, м</w:t>
            </w:r>
          </w:p>
        </w:tc>
      </w:tr>
      <w:tr w:rsidR="00653BD1" w:rsidRPr="002C074D" w14:paraId="58C64206" w14:textId="77777777" w:rsidTr="00AA44D0">
        <w:trPr>
          <w:trHeight w:val="188"/>
        </w:trPr>
        <w:tc>
          <w:tcPr>
            <w:tcW w:w="2835" w:type="dxa"/>
            <w:vMerge/>
          </w:tcPr>
          <w:p w14:paraId="087B9A8D" w14:textId="77777777" w:rsidR="00653BD1" w:rsidRPr="00EC05C7" w:rsidRDefault="00653BD1" w:rsidP="00932913">
            <w:pPr>
              <w:pStyle w:val="aff1"/>
              <w:jc w:val="center"/>
              <w:rPr>
                <w:sz w:val="24"/>
                <w:szCs w:val="24"/>
              </w:rPr>
            </w:pPr>
          </w:p>
        </w:tc>
        <w:tc>
          <w:tcPr>
            <w:tcW w:w="1247" w:type="dxa"/>
          </w:tcPr>
          <w:p w14:paraId="08E4CDBF" w14:textId="77777777" w:rsidR="00653BD1" w:rsidRPr="00EC05C7" w:rsidRDefault="00653BD1" w:rsidP="00932913">
            <w:pPr>
              <w:pStyle w:val="aff1"/>
              <w:jc w:val="center"/>
              <w:rPr>
                <w:sz w:val="24"/>
                <w:szCs w:val="24"/>
              </w:rPr>
            </w:pPr>
            <w:r w:rsidRPr="00EC05C7">
              <w:rPr>
                <w:sz w:val="24"/>
                <w:szCs w:val="24"/>
              </w:rPr>
              <w:t>0,05</w:t>
            </w:r>
          </w:p>
        </w:tc>
        <w:tc>
          <w:tcPr>
            <w:tcW w:w="1134" w:type="dxa"/>
          </w:tcPr>
          <w:p w14:paraId="4CB5C68B" w14:textId="77777777" w:rsidR="00653BD1" w:rsidRPr="00EC05C7" w:rsidRDefault="00653BD1" w:rsidP="00932913">
            <w:pPr>
              <w:pStyle w:val="aff1"/>
              <w:jc w:val="center"/>
              <w:rPr>
                <w:sz w:val="24"/>
                <w:szCs w:val="24"/>
              </w:rPr>
            </w:pPr>
            <w:r w:rsidRPr="00EC05C7">
              <w:rPr>
                <w:sz w:val="24"/>
                <w:szCs w:val="24"/>
              </w:rPr>
              <w:t>0,16</w:t>
            </w:r>
          </w:p>
        </w:tc>
        <w:tc>
          <w:tcPr>
            <w:tcW w:w="1276" w:type="dxa"/>
          </w:tcPr>
          <w:p w14:paraId="748E9823" w14:textId="77777777" w:rsidR="00653BD1" w:rsidRPr="00EC05C7" w:rsidRDefault="00653BD1" w:rsidP="00932913">
            <w:pPr>
              <w:pStyle w:val="aff1"/>
              <w:jc w:val="center"/>
              <w:rPr>
                <w:sz w:val="24"/>
                <w:szCs w:val="24"/>
              </w:rPr>
            </w:pPr>
            <w:r w:rsidRPr="00EC05C7">
              <w:rPr>
                <w:sz w:val="24"/>
                <w:szCs w:val="24"/>
              </w:rPr>
              <w:t>0,05</w:t>
            </w:r>
          </w:p>
        </w:tc>
        <w:tc>
          <w:tcPr>
            <w:tcW w:w="1134" w:type="dxa"/>
          </w:tcPr>
          <w:p w14:paraId="1D6F6829" w14:textId="77777777" w:rsidR="00653BD1" w:rsidRPr="00EC05C7" w:rsidRDefault="00653BD1" w:rsidP="00932913">
            <w:pPr>
              <w:pStyle w:val="aff1"/>
              <w:jc w:val="center"/>
              <w:rPr>
                <w:sz w:val="24"/>
                <w:szCs w:val="24"/>
              </w:rPr>
            </w:pPr>
            <w:r w:rsidRPr="00EC05C7">
              <w:rPr>
                <w:sz w:val="24"/>
                <w:szCs w:val="24"/>
              </w:rPr>
              <w:t>0,16</w:t>
            </w:r>
          </w:p>
        </w:tc>
        <w:tc>
          <w:tcPr>
            <w:tcW w:w="1276" w:type="dxa"/>
          </w:tcPr>
          <w:p w14:paraId="55FBA0AB" w14:textId="77777777" w:rsidR="00653BD1" w:rsidRPr="00EC05C7" w:rsidRDefault="00653BD1" w:rsidP="00932913">
            <w:pPr>
              <w:pStyle w:val="aff1"/>
              <w:jc w:val="center"/>
              <w:rPr>
                <w:sz w:val="24"/>
                <w:szCs w:val="24"/>
              </w:rPr>
            </w:pPr>
            <w:r w:rsidRPr="00EC05C7">
              <w:rPr>
                <w:sz w:val="24"/>
                <w:szCs w:val="24"/>
              </w:rPr>
              <w:t>0,05</w:t>
            </w:r>
          </w:p>
        </w:tc>
        <w:tc>
          <w:tcPr>
            <w:tcW w:w="1021" w:type="dxa"/>
          </w:tcPr>
          <w:p w14:paraId="314FADAB" w14:textId="77777777" w:rsidR="00653BD1" w:rsidRPr="00EC05C7" w:rsidRDefault="00653BD1" w:rsidP="00932913">
            <w:pPr>
              <w:pStyle w:val="aff1"/>
              <w:jc w:val="center"/>
              <w:rPr>
                <w:sz w:val="24"/>
                <w:szCs w:val="24"/>
              </w:rPr>
            </w:pPr>
            <w:r w:rsidRPr="00EC05C7">
              <w:rPr>
                <w:sz w:val="24"/>
                <w:szCs w:val="24"/>
              </w:rPr>
              <w:t>0,16</w:t>
            </w:r>
          </w:p>
        </w:tc>
      </w:tr>
      <w:tr w:rsidR="00653BD1" w:rsidRPr="002C074D" w14:paraId="1E7BE68D" w14:textId="77777777" w:rsidTr="00AA44D0">
        <w:trPr>
          <w:trHeight w:val="765"/>
        </w:trPr>
        <w:tc>
          <w:tcPr>
            <w:tcW w:w="2835" w:type="dxa"/>
          </w:tcPr>
          <w:p w14:paraId="48DFD644" w14:textId="77777777" w:rsidR="00653BD1" w:rsidRPr="00EC05C7" w:rsidRDefault="00653BD1" w:rsidP="00932913">
            <w:pPr>
              <w:pStyle w:val="aff1"/>
              <w:rPr>
                <w:sz w:val="24"/>
                <w:szCs w:val="24"/>
              </w:rPr>
            </w:pPr>
            <w:r w:rsidRPr="00EC05C7">
              <w:rPr>
                <w:sz w:val="24"/>
                <w:szCs w:val="24"/>
              </w:rPr>
              <w:t xml:space="preserve">Сопротивление воздухопроницанию </w:t>
            </w:r>
            <w:r w:rsidRPr="00EC05C7">
              <w:rPr>
                <w:i/>
                <w:sz w:val="24"/>
                <w:szCs w:val="24"/>
              </w:rPr>
              <w:t>R</w:t>
            </w:r>
            <w:r w:rsidRPr="00EC05C7">
              <w:rPr>
                <w:i/>
                <w:sz w:val="24"/>
                <w:szCs w:val="24"/>
                <w:vertAlign w:val="subscript"/>
              </w:rPr>
              <w:t>i</w:t>
            </w:r>
          </w:p>
        </w:tc>
        <w:tc>
          <w:tcPr>
            <w:tcW w:w="1247" w:type="dxa"/>
          </w:tcPr>
          <w:p w14:paraId="4E2BD2BB" w14:textId="77777777" w:rsidR="00CB1214" w:rsidRDefault="00CB1214" w:rsidP="00932913">
            <w:pPr>
              <w:pStyle w:val="aff1"/>
              <w:jc w:val="center"/>
              <w:rPr>
                <w:sz w:val="24"/>
                <w:szCs w:val="24"/>
              </w:rPr>
            </w:pPr>
          </w:p>
          <w:p w14:paraId="02403C95" w14:textId="77777777" w:rsidR="00653BD1" w:rsidRPr="00EC05C7" w:rsidRDefault="00653BD1" w:rsidP="00932913">
            <w:pPr>
              <w:pStyle w:val="aff1"/>
              <w:jc w:val="center"/>
              <w:rPr>
                <w:sz w:val="24"/>
                <w:szCs w:val="24"/>
              </w:rPr>
            </w:pPr>
            <w:r w:rsidRPr="00EC05C7">
              <w:rPr>
                <w:sz w:val="24"/>
                <w:szCs w:val="24"/>
              </w:rPr>
              <w:t>0,2</w:t>
            </w:r>
          </w:p>
        </w:tc>
        <w:tc>
          <w:tcPr>
            <w:tcW w:w="1134" w:type="dxa"/>
          </w:tcPr>
          <w:p w14:paraId="7560E223" w14:textId="77777777" w:rsidR="00CB1214" w:rsidRDefault="00CB1214" w:rsidP="00932913">
            <w:pPr>
              <w:pStyle w:val="aff1"/>
              <w:jc w:val="center"/>
              <w:rPr>
                <w:sz w:val="24"/>
                <w:szCs w:val="24"/>
              </w:rPr>
            </w:pPr>
          </w:p>
          <w:p w14:paraId="20D059E5" w14:textId="77777777" w:rsidR="00653BD1" w:rsidRPr="00EC05C7" w:rsidRDefault="00653BD1" w:rsidP="00932913">
            <w:pPr>
              <w:pStyle w:val="aff1"/>
              <w:jc w:val="center"/>
              <w:rPr>
                <w:sz w:val="24"/>
                <w:szCs w:val="24"/>
              </w:rPr>
            </w:pPr>
            <w:r w:rsidRPr="00EC05C7">
              <w:rPr>
                <w:sz w:val="24"/>
                <w:szCs w:val="24"/>
              </w:rPr>
              <w:t>0,6</w:t>
            </w:r>
          </w:p>
        </w:tc>
        <w:tc>
          <w:tcPr>
            <w:tcW w:w="1276" w:type="dxa"/>
          </w:tcPr>
          <w:p w14:paraId="74157670" w14:textId="77777777" w:rsidR="00CB1214" w:rsidRDefault="00CB1214" w:rsidP="00932913">
            <w:pPr>
              <w:pStyle w:val="aff1"/>
              <w:jc w:val="center"/>
              <w:rPr>
                <w:sz w:val="24"/>
                <w:szCs w:val="24"/>
              </w:rPr>
            </w:pPr>
          </w:p>
          <w:p w14:paraId="766D9521" w14:textId="77777777" w:rsidR="00653BD1" w:rsidRPr="00EC05C7" w:rsidRDefault="00653BD1" w:rsidP="00932913">
            <w:pPr>
              <w:pStyle w:val="aff1"/>
              <w:jc w:val="center"/>
              <w:rPr>
                <w:sz w:val="24"/>
                <w:szCs w:val="24"/>
              </w:rPr>
            </w:pPr>
            <w:r w:rsidRPr="00EC05C7">
              <w:rPr>
                <w:sz w:val="24"/>
                <w:szCs w:val="24"/>
              </w:rPr>
              <w:t>0,05</w:t>
            </w:r>
          </w:p>
        </w:tc>
        <w:tc>
          <w:tcPr>
            <w:tcW w:w="1134" w:type="dxa"/>
          </w:tcPr>
          <w:p w14:paraId="64FF094C" w14:textId="77777777" w:rsidR="00CB1214" w:rsidRDefault="00CB1214" w:rsidP="00932913">
            <w:pPr>
              <w:pStyle w:val="aff1"/>
              <w:jc w:val="center"/>
              <w:rPr>
                <w:sz w:val="24"/>
                <w:szCs w:val="24"/>
              </w:rPr>
            </w:pPr>
          </w:p>
          <w:p w14:paraId="2714A19F" w14:textId="77777777" w:rsidR="00653BD1" w:rsidRPr="00EC05C7" w:rsidRDefault="00653BD1" w:rsidP="00932913">
            <w:pPr>
              <w:pStyle w:val="aff1"/>
              <w:jc w:val="center"/>
              <w:rPr>
                <w:sz w:val="24"/>
                <w:szCs w:val="24"/>
              </w:rPr>
            </w:pPr>
            <w:r w:rsidRPr="00EC05C7">
              <w:rPr>
                <w:sz w:val="24"/>
                <w:szCs w:val="24"/>
              </w:rPr>
              <w:t>0,14</w:t>
            </w:r>
          </w:p>
        </w:tc>
        <w:tc>
          <w:tcPr>
            <w:tcW w:w="1276" w:type="dxa"/>
          </w:tcPr>
          <w:p w14:paraId="5D8911A6" w14:textId="77777777" w:rsidR="00CB1214" w:rsidRDefault="00CB1214" w:rsidP="00932913">
            <w:pPr>
              <w:pStyle w:val="aff1"/>
              <w:jc w:val="center"/>
              <w:rPr>
                <w:sz w:val="24"/>
                <w:szCs w:val="24"/>
              </w:rPr>
            </w:pPr>
          </w:p>
          <w:p w14:paraId="6E76F2AE" w14:textId="77777777" w:rsidR="00653BD1" w:rsidRPr="00EC05C7" w:rsidRDefault="00653BD1" w:rsidP="00932913">
            <w:pPr>
              <w:pStyle w:val="aff1"/>
              <w:jc w:val="center"/>
              <w:rPr>
                <w:sz w:val="24"/>
                <w:szCs w:val="24"/>
              </w:rPr>
            </w:pPr>
            <w:r w:rsidRPr="00EC05C7">
              <w:rPr>
                <w:sz w:val="24"/>
                <w:szCs w:val="24"/>
              </w:rPr>
              <w:t>0,015</w:t>
            </w:r>
          </w:p>
        </w:tc>
        <w:tc>
          <w:tcPr>
            <w:tcW w:w="1021" w:type="dxa"/>
          </w:tcPr>
          <w:p w14:paraId="6448F432" w14:textId="77777777" w:rsidR="00CB1214" w:rsidRDefault="00CB1214" w:rsidP="00932913">
            <w:pPr>
              <w:pStyle w:val="aff1"/>
              <w:jc w:val="center"/>
              <w:rPr>
                <w:sz w:val="24"/>
                <w:szCs w:val="24"/>
              </w:rPr>
            </w:pPr>
          </w:p>
          <w:p w14:paraId="5DCD0D16" w14:textId="77777777" w:rsidR="00653BD1" w:rsidRPr="00EC05C7" w:rsidRDefault="00653BD1" w:rsidP="00932913">
            <w:pPr>
              <w:pStyle w:val="aff1"/>
              <w:jc w:val="center"/>
              <w:rPr>
                <w:sz w:val="24"/>
                <w:szCs w:val="24"/>
              </w:rPr>
            </w:pPr>
            <w:r w:rsidRPr="00EC05C7">
              <w:rPr>
                <w:sz w:val="24"/>
                <w:szCs w:val="24"/>
              </w:rPr>
              <w:t>0,044</w:t>
            </w:r>
          </w:p>
        </w:tc>
      </w:tr>
      <w:tr w:rsidR="00653BD1" w:rsidRPr="002C074D" w14:paraId="0C64011E" w14:textId="77777777" w:rsidTr="00AA44D0">
        <w:trPr>
          <w:trHeight w:val="717"/>
        </w:trPr>
        <w:tc>
          <w:tcPr>
            <w:tcW w:w="2835" w:type="dxa"/>
          </w:tcPr>
          <w:p w14:paraId="124875BC" w14:textId="77777777" w:rsidR="00653BD1" w:rsidRPr="00EC05C7" w:rsidRDefault="00653BD1" w:rsidP="00932913">
            <w:pPr>
              <w:pStyle w:val="aff1"/>
              <w:rPr>
                <w:sz w:val="24"/>
                <w:szCs w:val="24"/>
              </w:rPr>
            </w:pPr>
            <w:r w:rsidRPr="00EC05C7">
              <w:rPr>
                <w:sz w:val="24"/>
                <w:szCs w:val="24"/>
              </w:rPr>
              <w:t xml:space="preserve">Коэффициент воздухопроницаемости </w:t>
            </w:r>
            <w:r w:rsidRPr="00EC05C7">
              <w:rPr>
                <w:i/>
                <w:sz w:val="24"/>
                <w:szCs w:val="24"/>
              </w:rPr>
              <w:t>i</w:t>
            </w:r>
          </w:p>
        </w:tc>
        <w:tc>
          <w:tcPr>
            <w:tcW w:w="1247" w:type="dxa"/>
            <w:tcBorders>
              <w:bottom w:val="single" w:sz="4" w:space="0" w:color="auto"/>
            </w:tcBorders>
          </w:tcPr>
          <w:p w14:paraId="00D95DDB" w14:textId="77777777" w:rsidR="00CB1214" w:rsidRDefault="00CB1214" w:rsidP="00932913">
            <w:pPr>
              <w:pStyle w:val="aff1"/>
              <w:jc w:val="center"/>
              <w:rPr>
                <w:sz w:val="24"/>
                <w:szCs w:val="24"/>
              </w:rPr>
            </w:pPr>
          </w:p>
          <w:p w14:paraId="2DF242A6" w14:textId="77777777" w:rsidR="00653BD1" w:rsidRPr="00EC05C7" w:rsidRDefault="00653BD1" w:rsidP="00932913">
            <w:pPr>
              <w:pStyle w:val="aff1"/>
              <w:jc w:val="center"/>
              <w:rPr>
                <w:sz w:val="24"/>
                <w:szCs w:val="24"/>
              </w:rPr>
            </w:pPr>
            <w:r w:rsidRPr="00EC05C7">
              <w:rPr>
                <w:sz w:val="24"/>
                <w:szCs w:val="24"/>
              </w:rPr>
              <w:t>3,2</w:t>
            </w:r>
          </w:p>
        </w:tc>
        <w:tc>
          <w:tcPr>
            <w:tcW w:w="1134" w:type="dxa"/>
          </w:tcPr>
          <w:p w14:paraId="41F3949A" w14:textId="77777777" w:rsidR="00CB1214" w:rsidRDefault="00CB1214" w:rsidP="00932913">
            <w:pPr>
              <w:pStyle w:val="aff1"/>
              <w:jc w:val="center"/>
              <w:rPr>
                <w:sz w:val="24"/>
                <w:szCs w:val="24"/>
              </w:rPr>
            </w:pPr>
          </w:p>
          <w:p w14:paraId="3898A310" w14:textId="77777777" w:rsidR="00653BD1" w:rsidRPr="00EC05C7" w:rsidRDefault="00653BD1" w:rsidP="00932913">
            <w:pPr>
              <w:pStyle w:val="aff1"/>
              <w:jc w:val="center"/>
              <w:rPr>
                <w:sz w:val="24"/>
                <w:szCs w:val="24"/>
              </w:rPr>
            </w:pPr>
            <w:r w:rsidRPr="00EC05C7">
              <w:rPr>
                <w:sz w:val="24"/>
                <w:szCs w:val="24"/>
              </w:rPr>
              <w:t>1,75</w:t>
            </w:r>
          </w:p>
        </w:tc>
        <w:tc>
          <w:tcPr>
            <w:tcW w:w="1276" w:type="dxa"/>
          </w:tcPr>
          <w:p w14:paraId="52B46724" w14:textId="77777777" w:rsidR="00CB1214" w:rsidRDefault="00CB1214" w:rsidP="00932913">
            <w:pPr>
              <w:pStyle w:val="aff1"/>
              <w:jc w:val="center"/>
              <w:rPr>
                <w:sz w:val="24"/>
                <w:szCs w:val="24"/>
              </w:rPr>
            </w:pPr>
          </w:p>
          <w:p w14:paraId="6DE5B11C" w14:textId="77777777" w:rsidR="00653BD1" w:rsidRPr="00EC05C7" w:rsidRDefault="00653BD1" w:rsidP="00932913">
            <w:pPr>
              <w:pStyle w:val="aff1"/>
              <w:jc w:val="center"/>
              <w:rPr>
                <w:sz w:val="24"/>
                <w:szCs w:val="24"/>
              </w:rPr>
            </w:pPr>
            <w:r w:rsidRPr="00EC05C7">
              <w:rPr>
                <w:sz w:val="24"/>
                <w:szCs w:val="24"/>
              </w:rPr>
              <w:t>6,4</w:t>
            </w:r>
          </w:p>
        </w:tc>
        <w:tc>
          <w:tcPr>
            <w:tcW w:w="1134" w:type="dxa"/>
          </w:tcPr>
          <w:p w14:paraId="1FC861A1" w14:textId="77777777" w:rsidR="00CB1214" w:rsidRDefault="00CB1214" w:rsidP="00932913">
            <w:pPr>
              <w:pStyle w:val="aff1"/>
              <w:jc w:val="center"/>
              <w:rPr>
                <w:sz w:val="24"/>
                <w:szCs w:val="24"/>
              </w:rPr>
            </w:pPr>
          </w:p>
          <w:p w14:paraId="65562B0A" w14:textId="77777777" w:rsidR="00653BD1" w:rsidRPr="00EC05C7" w:rsidRDefault="00653BD1" w:rsidP="00932913">
            <w:pPr>
              <w:pStyle w:val="aff1"/>
              <w:jc w:val="center"/>
              <w:rPr>
                <w:sz w:val="24"/>
                <w:szCs w:val="24"/>
              </w:rPr>
            </w:pPr>
            <w:r w:rsidRPr="00EC05C7">
              <w:rPr>
                <w:sz w:val="24"/>
                <w:szCs w:val="24"/>
              </w:rPr>
              <w:t>3,5</w:t>
            </w:r>
          </w:p>
        </w:tc>
        <w:tc>
          <w:tcPr>
            <w:tcW w:w="1276" w:type="dxa"/>
          </w:tcPr>
          <w:p w14:paraId="35BDF866" w14:textId="77777777" w:rsidR="00CB1214" w:rsidRDefault="00CB1214" w:rsidP="00932913">
            <w:pPr>
              <w:pStyle w:val="aff1"/>
              <w:jc w:val="center"/>
              <w:rPr>
                <w:sz w:val="24"/>
                <w:szCs w:val="24"/>
              </w:rPr>
            </w:pPr>
          </w:p>
          <w:p w14:paraId="53EF2BC2" w14:textId="77777777" w:rsidR="00653BD1" w:rsidRPr="00EC05C7" w:rsidRDefault="00653BD1" w:rsidP="00932913">
            <w:pPr>
              <w:pStyle w:val="aff1"/>
              <w:jc w:val="center"/>
              <w:rPr>
                <w:sz w:val="24"/>
                <w:szCs w:val="24"/>
              </w:rPr>
            </w:pPr>
            <w:r w:rsidRPr="00EC05C7">
              <w:rPr>
                <w:sz w:val="24"/>
                <w:szCs w:val="24"/>
              </w:rPr>
              <w:t>41</w:t>
            </w:r>
          </w:p>
        </w:tc>
        <w:tc>
          <w:tcPr>
            <w:tcW w:w="1021" w:type="dxa"/>
          </w:tcPr>
          <w:p w14:paraId="196E8EFD" w14:textId="77777777" w:rsidR="00CB1214" w:rsidRDefault="00CB1214" w:rsidP="00932913">
            <w:pPr>
              <w:pStyle w:val="aff1"/>
              <w:jc w:val="center"/>
              <w:rPr>
                <w:sz w:val="24"/>
                <w:szCs w:val="24"/>
              </w:rPr>
            </w:pPr>
          </w:p>
          <w:p w14:paraId="41704DC3" w14:textId="77777777" w:rsidR="00653BD1" w:rsidRPr="00EC05C7" w:rsidRDefault="00653BD1" w:rsidP="00932913">
            <w:pPr>
              <w:pStyle w:val="aff1"/>
              <w:jc w:val="center"/>
              <w:rPr>
                <w:sz w:val="24"/>
                <w:szCs w:val="24"/>
              </w:rPr>
            </w:pPr>
            <w:r w:rsidRPr="00EC05C7">
              <w:rPr>
                <w:sz w:val="24"/>
                <w:szCs w:val="24"/>
              </w:rPr>
              <w:t>22,5</w:t>
            </w:r>
          </w:p>
        </w:tc>
      </w:tr>
      <w:tr w:rsidR="00653BD1" w:rsidRPr="002C074D" w14:paraId="088D9773" w14:textId="77777777" w:rsidTr="00AA44D0">
        <w:trPr>
          <w:trHeight w:val="1056"/>
        </w:trPr>
        <w:tc>
          <w:tcPr>
            <w:tcW w:w="2835" w:type="dxa"/>
          </w:tcPr>
          <w:p w14:paraId="738B961D" w14:textId="77777777" w:rsidR="00653BD1" w:rsidRPr="00EC05C7" w:rsidRDefault="00653BD1" w:rsidP="00932913">
            <w:pPr>
              <w:pStyle w:val="aff1"/>
              <w:rPr>
                <w:sz w:val="24"/>
                <w:szCs w:val="24"/>
              </w:rPr>
            </w:pPr>
            <w:r w:rsidRPr="00EC05C7">
              <w:rPr>
                <w:sz w:val="24"/>
                <w:szCs w:val="24"/>
              </w:rPr>
              <w:t xml:space="preserve">Формула для определения </w:t>
            </w:r>
            <w:r w:rsidRPr="00EC05C7">
              <w:rPr>
                <w:i/>
                <w:sz w:val="24"/>
                <w:szCs w:val="24"/>
              </w:rPr>
              <w:t>i</w:t>
            </w:r>
            <w:r w:rsidRPr="00EC05C7">
              <w:rPr>
                <w:sz w:val="24"/>
                <w:szCs w:val="24"/>
              </w:rPr>
              <w:t xml:space="preserve">: </w:t>
            </w:r>
            <w:r w:rsidR="00EC05C7" w:rsidRPr="00EC05C7">
              <w:rPr>
                <w:sz w:val="24"/>
                <w:szCs w:val="24"/>
              </w:rPr>
              <w:t>в числителе</w:t>
            </w:r>
            <w:r w:rsidRPr="00EC05C7">
              <w:rPr>
                <w:sz w:val="24"/>
                <w:szCs w:val="24"/>
              </w:rPr>
              <w:t xml:space="preserve"> </w:t>
            </w:r>
            <w:r w:rsidR="000D3BD1">
              <w:rPr>
                <w:sz w:val="24"/>
                <w:szCs w:val="24"/>
              </w:rPr>
              <w:t xml:space="preserve">– </w:t>
            </w:r>
            <w:r w:rsidRPr="00EC05C7">
              <w:rPr>
                <w:sz w:val="24"/>
                <w:szCs w:val="24"/>
              </w:rPr>
              <w:t>значение β</w:t>
            </w:r>
            <w:r w:rsidR="00EC05C7" w:rsidRPr="00EC05C7">
              <w:rPr>
                <w:sz w:val="24"/>
                <w:szCs w:val="24"/>
              </w:rPr>
              <w:t>, в знаменателе –</w:t>
            </w:r>
            <w:r w:rsidRPr="00EC05C7">
              <w:rPr>
                <w:sz w:val="24"/>
                <w:szCs w:val="24"/>
              </w:rPr>
              <w:t xml:space="preserve"> толщина слоя</w:t>
            </w:r>
            <w:r w:rsidR="00EC05C7" w:rsidRPr="00EC05C7">
              <w:rPr>
                <w:sz w:val="24"/>
                <w:szCs w:val="24"/>
              </w:rPr>
              <w:t xml:space="preserve"> δ</w:t>
            </w:r>
          </w:p>
        </w:tc>
        <w:tc>
          <w:tcPr>
            <w:tcW w:w="1247" w:type="dxa"/>
          </w:tcPr>
          <w:p w14:paraId="4D0ADBE8" w14:textId="77777777" w:rsidR="00CB1214" w:rsidRDefault="00CB1214" w:rsidP="00932913">
            <w:pPr>
              <w:pStyle w:val="aff1"/>
              <w:jc w:val="center"/>
              <w:rPr>
                <w:sz w:val="24"/>
                <w:szCs w:val="24"/>
                <w:u w:val="single"/>
              </w:rPr>
            </w:pPr>
          </w:p>
          <w:p w14:paraId="34A33969" w14:textId="77777777" w:rsidR="00653BD1" w:rsidRPr="00CB1214" w:rsidRDefault="00CB1214" w:rsidP="00932913">
            <w:pPr>
              <w:pStyle w:val="aff1"/>
              <w:jc w:val="center"/>
              <w:rPr>
                <w:sz w:val="24"/>
                <w:szCs w:val="24"/>
                <w:u w:val="single"/>
              </w:rPr>
            </w:pPr>
            <w:r w:rsidRPr="00CB1214">
              <w:rPr>
                <w:sz w:val="24"/>
                <w:szCs w:val="24"/>
                <w:u w:val="single"/>
              </w:rPr>
              <w:t>0,7</w:t>
            </w:r>
          </w:p>
          <w:p w14:paraId="74DE3AB9" w14:textId="77777777" w:rsidR="00653BD1" w:rsidRPr="00EC05C7" w:rsidRDefault="00CB1214" w:rsidP="00932913">
            <w:pPr>
              <w:pStyle w:val="aff1"/>
              <w:jc w:val="center"/>
              <w:rPr>
                <w:sz w:val="24"/>
                <w:szCs w:val="24"/>
              </w:rPr>
            </w:pPr>
            <w:r>
              <w:rPr>
                <w:sz w:val="24"/>
                <w:szCs w:val="24"/>
              </w:rPr>
              <w:t xml:space="preserve">√ </w:t>
            </w:r>
            <w:r w:rsidRPr="00EC05C7">
              <w:rPr>
                <w:sz w:val="24"/>
                <w:szCs w:val="24"/>
              </w:rPr>
              <w:t>δ</w:t>
            </w:r>
          </w:p>
        </w:tc>
        <w:tc>
          <w:tcPr>
            <w:tcW w:w="1134" w:type="dxa"/>
          </w:tcPr>
          <w:p w14:paraId="0C7FB349" w14:textId="77777777" w:rsidR="00CB1214" w:rsidRDefault="00CB1214" w:rsidP="00932913">
            <w:pPr>
              <w:pStyle w:val="aff1"/>
              <w:jc w:val="center"/>
              <w:rPr>
                <w:sz w:val="24"/>
                <w:szCs w:val="24"/>
                <w:u w:val="single"/>
              </w:rPr>
            </w:pPr>
          </w:p>
          <w:p w14:paraId="1A0DB689" w14:textId="77777777" w:rsidR="00CB1214" w:rsidRPr="00CB1214" w:rsidRDefault="00CB1214" w:rsidP="00932913">
            <w:pPr>
              <w:pStyle w:val="aff1"/>
              <w:jc w:val="center"/>
              <w:rPr>
                <w:sz w:val="24"/>
                <w:szCs w:val="24"/>
                <w:u w:val="single"/>
              </w:rPr>
            </w:pPr>
            <w:r w:rsidRPr="00CB1214">
              <w:rPr>
                <w:sz w:val="24"/>
                <w:szCs w:val="24"/>
                <w:u w:val="single"/>
              </w:rPr>
              <w:t>0,7</w:t>
            </w:r>
          </w:p>
          <w:p w14:paraId="1B207665" w14:textId="77777777" w:rsidR="00653BD1" w:rsidRPr="00EC05C7" w:rsidRDefault="00CB1214" w:rsidP="00932913">
            <w:pPr>
              <w:pStyle w:val="aff1"/>
              <w:jc w:val="center"/>
              <w:rPr>
                <w:sz w:val="24"/>
                <w:szCs w:val="24"/>
              </w:rPr>
            </w:pPr>
            <w:r>
              <w:rPr>
                <w:sz w:val="24"/>
                <w:szCs w:val="24"/>
              </w:rPr>
              <w:t xml:space="preserve">√ </w:t>
            </w:r>
            <w:r w:rsidRPr="00EC05C7">
              <w:rPr>
                <w:sz w:val="24"/>
                <w:szCs w:val="24"/>
              </w:rPr>
              <w:t>δ</w:t>
            </w:r>
          </w:p>
        </w:tc>
        <w:tc>
          <w:tcPr>
            <w:tcW w:w="1276" w:type="dxa"/>
          </w:tcPr>
          <w:p w14:paraId="476AC540" w14:textId="77777777" w:rsidR="00CB1214" w:rsidRDefault="00CB1214" w:rsidP="00932913">
            <w:pPr>
              <w:pStyle w:val="aff1"/>
              <w:jc w:val="center"/>
              <w:rPr>
                <w:sz w:val="24"/>
                <w:szCs w:val="24"/>
                <w:u w:val="single"/>
              </w:rPr>
            </w:pPr>
          </w:p>
          <w:p w14:paraId="661E09CE" w14:textId="77777777" w:rsidR="00CB1214" w:rsidRPr="00CB1214" w:rsidRDefault="00CB1214" w:rsidP="00932913">
            <w:pPr>
              <w:pStyle w:val="aff1"/>
              <w:jc w:val="center"/>
              <w:rPr>
                <w:sz w:val="24"/>
                <w:szCs w:val="24"/>
                <w:u w:val="single"/>
              </w:rPr>
            </w:pPr>
            <w:r>
              <w:rPr>
                <w:sz w:val="24"/>
                <w:szCs w:val="24"/>
                <w:u w:val="single"/>
              </w:rPr>
              <w:t>1</w:t>
            </w:r>
            <w:r w:rsidRPr="00CB1214">
              <w:rPr>
                <w:sz w:val="24"/>
                <w:szCs w:val="24"/>
                <w:u w:val="single"/>
              </w:rPr>
              <w:t>,</w:t>
            </w:r>
            <w:r>
              <w:rPr>
                <w:sz w:val="24"/>
                <w:szCs w:val="24"/>
                <w:u w:val="single"/>
              </w:rPr>
              <w:t>4</w:t>
            </w:r>
          </w:p>
          <w:p w14:paraId="296B10B5" w14:textId="77777777" w:rsidR="00653BD1" w:rsidRPr="00EC05C7" w:rsidRDefault="00CB1214" w:rsidP="00932913">
            <w:pPr>
              <w:pStyle w:val="aff1"/>
              <w:jc w:val="center"/>
              <w:rPr>
                <w:sz w:val="24"/>
                <w:szCs w:val="24"/>
              </w:rPr>
            </w:pPr>
            <w:r>
              <w:rPr>
                <w:sz w:val="24"/>
                <w:szCs w:val="24"/>
              </w:rPr>
              <w:t xml:space="preserve">√ </w:t>
            </w:r>
            <w:r w:rsidRPr="00EC05C7">
              <w:rPr>
                <w:sz w:val="24"/>
                <w:szCs w:val="24"/>
              </w:rPr>
              <w:t>δ</w:t>
            </w:r>
          </w:p>
        </w:tc>
        <w:tc>
          <w:tcPr>
            <w:tcW w:w="1134" w:type="dxa"/>
          </w:tcPr>
          <w:p w14:paraId="0B6CC6AD" w14:textId="77777777" w:rsidR="00CB1214" w:rsidRDefault="00CB1214" w:rsidP="00932913">
            <w:pPr>
              <w:pStyle w:val="aff1"/>
              <w:jc w:val="center"/>
              <w:rPr>
                <w:sz w:val="24"/>
                <w:szCs w:val="24"/>
                <w:u w:val="single"/>
              </w:rPr>
            </w:pPr>
          </w:p>
          <w:p w14:paraId="670E82EF" w14:textId="77777777" w:rsidR="00CB1214" w:rsidRPr="00CB1214" w:rsidRDefault="00CB1214" w:rsidP="00932913">
            <w:pPr>
              <w:pStyle w:val="aff1"/>
              <w:jc w:val="center"/>
              <w:rPr>
                <w:sz w:val="24"/>
                <w:szCs w:val="24"/>
                <w:u w:val="single"/>
              </w:rPr>
            </w:pPr>
            <w:r>
              <w:rPr>
                <w:sz w:val="24"/>
                <w:szCs w:val="24"/>
                <w:u w:val="single"/>
              </w:rPr>
              <w:t>1</w:t>
            </w:r>
            <w:r w:rsidRPr="00CB1214">
              <w:rPr>
                <w:sz w:val="24"/>
                <w:szCs w:val="24"/>
                <w:u w:val="single"/>
              </w:rPr>
              <w:t>,</w:t>
            </w:r>
            <w:r>
              <w:rPr>
                <w:sz w:val="24"/>
                <w:szCs w:val="24"/>
                <w:u w:val="single"/>
              </w:rPr>
              <w:t>4</w:t>
            </w:r>
          </w:p>
          <w:p w14:paraId="32C1EB7C" w14:textId="77777777" w:rsidR="00653BD1" w:rsidRPr="00EC05C7" w:rsidRDefault="00CB1214" w:rsidP="00932913">
            <w:pPr>
              <w:pStyle w:val="aff1"/>
              <w:jc w:val="center"/>
              <w:rPr>
                <w:sz w:val="24"/>
                <w:szCs w:val="24"/>
              </w:rPr>
            </w:pPr>
            <w:r>
              <w:rPr>
                <w:sz w:val="24"/>
                <w:szCs w:val="24"/>
              </w:rPr>
              <w:t xml:space="preserve">√ </w:t>
            </w:r>
            <w:r w:rsidRPr="00EC05C7">
              <w:rPr>
                <w:sz w:val="24"/>
                <w:szCs w:val="24"/>
              </w:rPr>
              <w:t>δ</w:t>
            </w:r>
          </w:p>
        </w:tc>
        <w:tc>
          <w:tcPr>
            <w:tcW w:w="1276" w:type="dxa"/>
          </w:tcPr>
          <w:p w14:paraId="5473B3A9" w14:textId="77777777" w:rsidR="00CB1214" w:rsidRDefault="00CB1214" w:rsidP="00932913">
            <w:pPr>
              <w:pStyle w:val="aff1"/>
              <w:jc w:val="center"/>
              <w:rPr>
                <w:sz w:val="24"/>
                <w:szCs w:val="24"/>
                <w:u w:val="single"/>
              </w:rPr>
            </w:pPr>
          </w:p>
          <w:p w14:paraId="75C03C66" w14:textId="77777777" w:rsidR="00CB1214" w:rsidRPr="00CB1214" w:rsidRDefault="00CB1214" w:rsidP="00932913">
            <w:pPr>
              <w:pStyle w:val="aff1"/>
              <w:jc w:val="center"/>
              <w:rPr>
                <w:sz w:val="24"/>
                <w:szCs w:val="24"/>
                <w:u w:val="single"/>
              </w:rPr>
            </w:pPr>
            <w:r>
              <w:rPr>
                <w:sz w:val="24"/>
                <w:szCs w:val="24"/>
                <w:u w:val="single"/>
              </w:rPr>
              <w:t xml:space="preserve">  9</w:t>
            </w:r>
          </w:p>
          <w:p w14:paraId="6ADA055F" w14:textId="77777777" w:rsidR="00653BD1" w:rsidRPr="00EC05C7" w:rsidRDefault="00CB1214" w:rsidP="00932913">
            <w:pPr>
              <w:pStyle w:val="aff1"/>
              <w:jc w:val="center"/>
              <w:rPr>
                <w:sz w:val="24"/>
                <w:szCs w:val="24"/>
              </w:rPr>
            </w:pPr>
            <w:r>
              <w:rPr>
                <w:sz w:val="24"/>
                <w:szCs w:val="24"/>
              </w:rPr>
              <w:t xml:space="preserve">√ </w:t>
            </w:r>
            <w:r w:rsidRPr="00EC05C7">
              <w:rPr>
                <w:sz w:val="24"/>
                <w:szCs w:val="24"/>
              </w:rPr>
              <w:t>δ</w:t>
            </w:r>
          </w:p>
        </w:tc>
        <w:tc>
          <w:tcPr>
            <w:tcW w:w="1021" w:type="dxa"/>
          </w:tcPr>
          <w:p w14:paraId="490CF224" w14:textId="77777777" w:rsidR="00CB1214" w:rsidRDefault="00CB1214" w:rsidP="00932913">
            <w:pPr>
              <w:pStyle w:val="aff1"/>
              <w:jc w:val="center"/>
              <w:rPr>
                <w:sz w:val="24"/>
                <w:szCs w:val="24"/>
                <w:u w:val="single"/>
              </w:rPr>
            </w:pPr>
          </w:p>
          <w:p w14:paraId="10B226D3" w14:textId="77777777" w:rsidR="00CB1214" w:rsidRPr="00CB1214" w:rsidRDefault="00CB1214" w:rsidP="00932913">
            <w:pPr>
              <w:pStyle w:val="aff1"/>
              <w:jc w:val="center"/>
              <w:rPr>
                <w:sz w:val="24"/>
                <w:szCs w:val="24"/>
                <w:u w:val="single"/>
              </w:rPr>
            </w:pPr>
            <w:r>
              <w:rPr>
                <w:sz w:val="24"/>
                <w:szCs w:val="24"/>
                <w:u w:val="single"/>
              </w:rPr>
              <w:t xml:space="preserve">  9</w:t>
            </w:r>
          </w:p>
          <w:p w14:paraId="1D8814AB" w14:textId="77777777" w:rsidR="00653BD1" w:rsidRPr="00EC05C7" w:rsidRDefault="00CB1214" w:rsidP="00932913">
            <w:pPr>
              <w:pStyle w:val="aff1"/>
              <w:jc w:val="center"/>
              <w:rPr>
                <w:sz w:val="24"/>
                <w:szCs w:val="24"/>
              </w:rPr>
            </w:pPr>
            <w:r>
              <w:rPr>
                <w:sz w:val="24"/>
                <w:szCs w:val="24"/>
              </w:rPr>
              <w:t xml:space="preserve">√ </w:t>
            </w:r>
            <w:r w:rsidRPr="00EC05C7">
              <w:rPr>
                <w:sz w:val="24"/>
                <w:szCs w:val="24"/>
              </w:rPr>
              <w:t>δ</w:t>
            </w:r>
          </w:p>
        </w:tc>
      </w:tr>
    </w:tbl>
    <w:p w14:paraId="3AF7DA83" w14:textId="77777777" w:rsidR="00653BD1" w:rsidRPr="002C074D" w:rsidRDefault="00653BD1" w:rsidP="00932913">
      <w:pPr>
        <w:shd w:val="clear" w:color="auto" w:fill="FFFFFF"/>
        <w:tabs>
          <w:tab w:val="left" w:pos="4277"/>
        </w:tabs>
        <w:ind w:left="284"/>
      </w:pPr>
    </w:p>
    <w:p w14:paraId="5186B538" w14:textId="77777777" w:rsidR="00757670" w:rsidRDefault="00757670" w:rsidP="00932913">
      <w:pPr>
        <w:tabs>
          <w:tab w:val="left" w:pos="1080"/>
          <w:tab w:val="left" w:pos="1276"/>
        </w:tabs>
        <w:ind w:firstLine="567"/>
        <w:jc w:val="both"/>
      </w:pPr>
    </w:p>
    <w:p w14:paraId="37E3192F" w14:textId="46EC57F3" w:rsidR="001A1746" w:rsidRDefault="001A1746" w:rsidP="00932913">
      <w:pPr>
        <w:tabs>
          <w:tab w:val="left" w:pos="1080"/>
          <w:tab w:val="left" w:pos="1276"/>
        </w:tabs>
        <w:ind w:firstLine="567"/>
        <w:jc w:val="both"/>
      </w:pPr>
      <w:r>
        <w:br w:type="page"/>
      </w:r>
    </w:p>
    <w:p w14:paraId="7EB91C64" w14:textId="77777777" w:rsidR="00CB0A4D" w:rsidRPr="00CB1214" w:rsidRDefault="00CB0A4D" w:rsidP="00932913">
      <w:pPr>
        <w:pStyle w:val="aff1"/>
        <w:jc w:val="center"/>
        <w:rPr>
          <w:b/>
          <w:sz w:val="28"/>
          <w:szCs w:val="28"/>
        </w:rPr>
      </w:pPr>
      <w:bookmarkStart w:id="108" w:name="_Toc460856970"/>
      <w:r w:rsidRPr="00CB1214">
        <w:rPr>
          <w:b/>
          <w:sz w:val="28"/>
          <w:szCs w:val="28"/>
        </w:rPr>
        <w:lastRenderedPageBreak/>
        <w:t xml:space="preserve">Приложение </w:t>
      </w:r>
      <w:r w:rsidR="000871B4" w:rsidRPr="00CB1214">
        <w:rPr>
          <w:b/>
          <w:sz w:val="28"/>
          <w:szCs w:val="28"/>
        </w:rPr>
        <w:t>И</w:t>
      </w:r>
      <w:bookmarkEnd w:id="108"/>
    </w:p>
    <w:p w14:paraId="1E83223D" w14:textId="5EA12D2D" w:rsidR="00CB0A4D" w:rsidRPr="00CB1214" w:rsidRDefault="00CB0A4D" w:rsidP="00932913">
      <w:pPr>
        <w:pStyle w:val="aff1"/>
        <w:jc w:val="center"/>
        <w:rPr>
          <w:b/>
          <w:sz w:val="28"/>
          <w:szCs w:val="28"/>
        </w:rPr>
      </w:pPr>
    </w:p>
    <w:p w14:paraId="27C54605" w14:textId="77777777" w:rsidR="00700669" w:rsidRPr="00CB1214" w:rsidRDefault="00700669" w:rsidP="00932913">
      <w:pPr>
        <w:pStyle w:val="aff1"/>
        <w:jc w:val="center"/>
        <w:rPr>
          <w:b/>
          <w:sz w:val="28"/>
          <w:szCs w:val="28"/>
        </w:rPr>
      </w:pPr>
      <w:bookmarkStart w:id="109" w:name="_Toc460856972"/>
      <w:r w:rsidRPr="00CB1214">
        <w:rPr>
          <w:b/>
          <w:sz w:val="28"/>
          <w:szCs w:val="28"/>
        </w:rPr>
        <w:t>Характеристики приборов и оборудования для выполнения геодезических работ</w:t>
      </w:r>
      <w:bookmarkEnd w:id="109"/>
    </w:p>
    <w:p w14:paraId="684EFB13" w14:textId="77777777" w:rsidR="001A1746" w:rsidRPr="00E04F66" w:rsidRDefault="001A1746" w:rsidP="001A1746">
      <w:pPr>
        <w:pStyle w:val="aff1"/>
        <w:jc w:val="center"/>
        <w:rPr>
          <w:b/>
          <w:sz w:val="28"/>
          <w:szCs w:val="28"/>
        </w:rPr>
      </w:pPr>
      <w:r w:rsidRPr="00E04F66">
        <w:rPr>
          <w:b/>
          <w:sz w:val="28"/>
          <w:szCs w:val="28"/>
        </w:rPr>
        <w:t>(Измененная редакция, Изм. № 1).</w:t>
      </w:r>
    </w:p>
    <w:p w14:paraId="561BE8B6" w14:textId="77777777" w:rsidR="00CB0A4D" w:rsidRPr="00CB1214" w:rsidRDefault="00CB0A4D" w:rsidP="00932913">
      <w:pPr>
        <w:pStyle w:val="aff1"/>
        <w:ind w:firstLine="567"/>
        <w:jc w:val="both"/>
        <w:rPr>
          <w:sz w:val="28"/>
          <w:szCs w:val="28"/>
        </w:rPr>
      </w:pPr>
    </w:p>
    <w:p w14:paraId="07BB5F1E" w14:textId="77777777" w:rsidR="00CB0A4D" w:rsidRPr="00CB1214" w:rsidRDefault="00CB0A4D" w:rsidP="00932913">
      <w:pPr>
        <w:pStyle w:val="aff1"/>
        <w:jc w:val="both"/>
        <w:rPr>
          <w:sz w:val="28"/>
          <w:szCs w:val="28"/>
        </w:rPr>
      </w:pPr>
      <w:r w:rsidRPr="00CB1214">
        <w:rPr>
          <w:sz w:val="28"/>
          <w:szCs w:val="28"/>
        </w:rPr>
        <w:t>Т</w:t>
      </w:r>
      <w:r w:rsidR="00CB1214">
        <w:rPr>
          <w:sz w:val="28"/>
          <w:szCs w:val="28"/>
        </w:rPr>
        <w:t xml:space="preserve"> </w:t>
      </w:r>
      <w:r w:rsidRPr="00CB1214">
        <w:rPr>
          <w:sz w:val="28"/>
          <w:szCs w:val="28"/>
        </w:rPr>
        <w:t>а</w:t>
      </w:r>
      <w:r w:rsidR="00CB1214">
        <w:rPr>
          <w:sz w:val="28"/>
          <w:szCs w:val="28"/>
        </w:rPr>
        <w:t xml:space="preserve"> </w:t>
      </w:r>
      <w:r w:rsidRPr="00CB1214">
        <w:rPr>
          <w:sz w:val="28"/>
          <w:szCs w:val="28"/>
        </w:rPr>
        <w:t>б</w:t>
      </w:r>
      <w:r w:rsidR="00CB1214">
        <w:rPr>
          <w:sz w:val="28"/>
          <w:szCs w:val="28"/>
        </w:rPr>
        <w:t xml:space="preserve"> </w:t>
      </w:r>
      <w:r w:rsidRPr="00CB1214">
        <w:rPr>
          <w:sz w:val="28"/>
          <w:szCs w:val="28"/>
        </w:rPr>
        <w:t>л</w:t>
      </w:r>
      <w:r w:rsidR="00CB1214">
        <w:rPr>
          <w:sz w:val="28"/>
          <w:szCs w:val="28"/>
        </w:rPr>
        <w:t xml:space="preserve"> </w:t>
      </w:r>
      <w:r w:rsidRPr="00CB1214">
        <w:rPr>
          <w:sz w:val="28"/>
          <w:szCs w:val="28"/>
        </w:rPr>
        <w:t>и</w:t>
      </w:r>
      <w:r w:rsidR="00CB1214">
        <w:rPr>
          <w:sz w:val="28"/>
          <w:szCs w:val="28"/>
        </w:rPr>
        <w:t xml:space="preserve"> </w:t>
      </w:r>
      <w:r w:rsidRPr="00CB1214">
        <w:rPr>
          <w:sz w:val="28"/>
          <w:szCs w:val="28"/>
        </w:rPr>
        <w:t>ц</w:t>
      </w:r>
      <w:r w:rsidR="00CB1214">
        <w:rPr>
          <w:sz w:val="28"/>
          <w:szCs w:val="28"/>
        </w:rPr>
        <w:t xml:space="preserve"> </w:t>
      </w:r>
      <w:r w:rsidRPr="00CB1214">
        <w:rPr>
          <w:sz w:val="28"/>
          <w:szCs w:val="28"/>
        </w:rPr>
        <w:t>а</w:t>
      </w:r>
      <w:r w:rsidR="00CB1214">
        <w:rPr>
          <w:sz w:val="28"/>
          <w:szCs w:val="28"/>
        </w:rPr>
        <w:t xml:space="preserve">  </w:t>
      </w:r>
      <w:r w:rsidRPr="00CB1214">
        <w:rPr>
          <w:sz w:val="28"/>
          <w:szCs w:val="28"/>
        </w:rPr>
        <w:t xml:space="preserve"> </w:t>
      </w:r>
      <w:r w:rsidR="000871B4" w:rsidRPr="00CB1214">
        <w:rPr>
          <w:sz w:val="28"/>
          <w:szCs w:val="28"/>
        </w:rPr>
        <w:t>И</w:t>
      </w:r>
      <w:r w:rsidRPr="00CB1214">
        <w:rPr>
          <w:sz w:val="28"/>
          <w:szCs w:val="28"/>
        </w:rPr>
        <w:t>.1</w:t>
      </w:r>
      <w:r w:rsidR="00CB1214">
        <w:rPr>
          <w:sz w:val="28"/>
          <w:szCs w:val="28"/>
        </w:rPr>
        <w:t xml:space="preserve"> – </w:t>
      </w:r>
      <w:r w:rsidRPr="00CB1214">
        <w:rPr>
          <w:b/>
          <w:sz w:val="28"/>
          <w:szCs w:val="28"/>
        </w:rPr>
        <w:t>Электронные тахеометры</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0"/>
        <w:gridCol w:w="6845"/>
      </w:tblGrid>
      <w:tr w:rsidR="00CB0A4D" w:rsidRPr="002C074D" w14:paraId="0BCFB376" w14:textId="77777777">
        <w:trPr>
          <w:trHeight w:val="416"/>
        </w:trPr>
        <w:tc>
          <w:tcPr>
            <w:tcW w:w="2514" w:type="dxa"/>
            <w:tcBorders>
              <w:top w:val="single" w:sz="4" w:space="0" w:color="auto"/>
              <w:left w:val="single" w:sz="4" w:space="0" w:color="auto"/>
              <w:bottom w:val="single" w:sz="4" w:space="0" w:color="auto"/>
              <w:right w:val="single" w:sz="4" w:space="0" w:color="auto"/>
            </w:tcBorders>
          </w:tcPr>
          <w:p w14:paraId="3A3CC2F0" w14:textId="77777777" w:rsidR="00CB0A4D" w:rsidRPr="00CB1214" w:rsidRDefault="00CB0A4D" w:rsidP="00932913">
            <w:pPr>
              <w:jc w:val="center"/>
              <w:rPr>
                <w:bCs/>
              </w:rPr>
            </w:pPr>
            <w:r w:rsidRPr="00CB1214">
              <w:rPr>
                <w:bCs/>
              </w:rPr>
              <w:t>Параметры</w:t>
            </w:r>
          </w:p>
        </w:tc>
        <w:tc>
          <w:tcPr>
            <w:tcW w:w="7057" w:type="dxa"/>
            <w:tcBorders>
              <w:top w:val="single" w:sz="4" w:space="0" w:color="auto"/>
              <w:left w:val="single" w:sz="4" w:space="0" w:color="auto"/>
              <w:bottom w:val="single" w:sz="4" w:space="0" w:color="auto"/>
              <w:right w:val="single" w:sz="4" w:space="0" w:color="auto"/>
            </w:tcBorders>
          </w:tcPr>
          <w:p w14:paraId="480F3E24" w14:textId="77777777" w:rsidR="00CB0A4D" w:rsidRPr="00CB1214" w:rsidRDefault="00556907" w:rsidP="00932913">
            <w:pPr>
              <w:jc w:val="center"/>
              <w:rPr>
                <w:bCs/>
              </w:rPr>
            </w:pPr>
            <w:r>
              <w:rPr>
                <w:bCs/>
              </w:rPr>
              <w:t xml:space="preserve">Характеристики, </w:t>
            </w:r>
            <w:r w:rsidR="00CB0A4D" w:rsidRPr="00CB1214">
              <w:rPr>
                <w:bCs/>
              </w:rPr>
              <w:t xml:space="preserve">не </w:t>
            </w:r>
            <w:r w:rsidR="00917C1E">
              <w:rPr>
                <w:bCs/>
              </w:rPr>
              <w:t>хуже</w:t>
            </w:r>
          </w:p>
        </w:tc>
      </w:tr>
      <w:tr w:rsidR="00CB0A4D" w:rsidRPr="002C074D" w14:paraId="2F504F48" w14:textId="77777777">
        <w:trPr>
          <w:trHeight w:val="363"/>
        </w:trPr>
        <w:tc>
          <w:tcPr>
            <w:tcW w:w="2514" w:type="dxa"/>
            <w:tcBorders>
              <w:top w:val="single" w:sz="4" w:space="0" w:color="auto"/>
              <w:left w:val="single" w:sz="4" w:space="0" w:color="auto"/>
              <w:bottom w:val="single" w:sz="4" w:space="0" w:color="auto"/>
              <w:right w:val="single" w:sz="4" w:space="0" w:color="auto"/>
            </w:tcBorders>
          </w:tcPr>
          <w:p w14:paraId="3A247B2D" w14:textId="77777777" w:rsidR="00CB0A4D" w:rsidRPr="00CB1214" w:rsidRDefault="00CB0A4D" w:rsidP="00932913">
            <w:pPr>
              <w:rPr>
                <w:bCs/>
              </w:rPr>
            </w:pPr>
            <w:r w:rsidRPr="00CB1214">
              <w:rPr>
                <w:bCs/>
              </w:rPr>
              <w:t>Технические</w:t>
            </w:r>
          </w:p>
        </w:tc>
        <w:tc>
          <w:tcPr>
            <w:tcW w:w="7057" w:type="dxa"/>
            <w:tcBorders>
              <w:top w:val="single" w:sz="4" w:space="0" w:color="auto"/>
              <w:left w:val="single" w:sz="4" w:space="0" w:color="auto"/>
              <w:bottom w:val="single" w:sz="4" w:space="0" w:color="auto"/>
              <w:right w:val="single" w:sz="4" w:space="0" w:color="auto"/>
            </w:tcBorders>
          </w:tcPr>
          <w:p w14:paraId="249647DD" w14:textId="77777777" w:rsidR="00CB0A4D" w:rsidRPr="00CB1214" w:rsidRDefault="00CB0A4D" w:rsidP="00932913">
            <w:pPr>
              <w:rPr>
                <w:bCs/>
              </w:rPr>
            </w:pPr>
            <w:r w:rsidRPr="00CB1214">
              <w:rPr>
                <w:bCs/>
              </w:rPr>
              <w:t>Угловая точность: 5"</w:t>
            </w:r>
          </w:p>
          <w:p w14:paraId="344FACF2" w14:textId="77777777" w:rsidR="00556907" w:rsidRDefault="00CB0A4D" w:rsidP="00932913">
            <w:pPr>
              <w:rPr>
                <w:bCs/>
              </w:rPr>
            </w:pPr>
            <w:r w:rsidRPr="00CB1214">
              <w:rPr>
                <w:bCs/>
              </w:rPr>
              <w:t xml:space="preserve">Точность измерения расстояния на </w:t>
            </w:r>
            <w:r w:rsidR="00556907">
              <w:rPr>
                <w:bCs/>
              </w:rPr>
              <w:t>одну</w:t>
            </w:r>
            <w:r w:rsidRPr="00CB1214">
              <w:rPr>
                <w:bCs/>
              </w:rPr>
              <w:t xml:space="preserve"> призму, мм</w:t>
            </w:r>
            <w:r w:rsidR="00556907">
              <w:rPr>
                <w:bCs/>
              </w:rPr>
              <w:t>:</w:t>
            </w:r>
          </w:p>
          <w:p w14:paraId="6FAA9A93" w14:textId="77777777" w:rsidR="00CB0A4D" w:rsidRPr="00CB1214" w:rsidRDefault="00CB0A4D" w:rsidP="00932913">
            <w:pPr>
              <w:rPr>
                <w:bCs/>
              </w:rPr>
            </w:pPr>
            <w:r w:rsidRPr="00CB1214">
              <w:rPr>
                <w:bCs/>
              </w:rPr>
              <w:t xml:space="preserve"> </w:t>
            </w:r>
            <w:r w:rsidR="000774FE" w:rsidRPr="00CB1214">
              <w:rPr>
                <w:bCs/>
              </w:rPr>
              <w:t>±</w:t>
            </w:r>
            <w:r w:rsidR="00CB1214">
              <w:rPr>
                <w:bCs/>
              </w:rPr>
              <w:t xml:space="preserve"> </w:t>
            </w:r>
            <w:r w:rsidRPr="00CB1214">
              <w:rPr>
                <w:bCs/>
              </w:rPr>
              <w:t>(1</w:t>
            </w:r>
            <w:r w:rsidR="005B6AA0">
              <w:rPr>
                <w:bCs/>
              </w:rPr>
              <w:t>,</w:t>
            </w:r>
            <w:r w:rsidRPr="00CB1214">
              <w:rPr>
                <w:bCs/>
              </w:rPr>
              <w:t>5</w:t>
            </w:r>
            <w:r w:rsidR="00CB1214">
              <w:rPr>
                <w:bCs/>
              </w:rPr>
              <w:t xml:space="preserve"> </w:t>
            </w:r>
            <w:r w:rsidRPr="00CB1214">
              <w:rPr>
                <w:bCs/>
              </w:rPr>
              <w:t>+</w:t>
            </w:r>
            <w:r w:rsidR="00CB1214">
              <w:rPr>
                <w:bCs/>
              </w:rPr>
              <w:t xml:space="preserve"> </w:t>
            </w:r>
            <w:r w:rsidRPr="00CB1214">
              <w:rPr>
                <w:bCs/>
              </w:rPr>
              <w:t>2</w:t>
            </w:r>
            <w:r w:rsidR="00CB1214">
              <w:rPr>
                <w:bCs/>
              </w:rPr>
              <w:t xml:space="preserve"> </w:t>
            </w:r>
            <w:r w:rsidR="00CB1214" w:rsidRPr="000A3E13">
              <w:rPr>
                <w:sz w:val="28"/>
                <w:szCs w:val="28"/>
              </w:rPr>
              <w:t>·</w:t>
            </w:r>
            <w:r w:rsidR="00CB1214">
              <w:rPr>
                <w:sz w:val="28"/>
                <w:szCs w:val="28"/>
              </w:rPr>
              <w:t xml:space="preserve"> </w:t>
            </w:r>
            <w:r w:rsidRPr="00CB1214">
              <w:rPr>
                <w:bCs/>
              </w:rPr>
              <w:t>10</w:t>
            </w:r>
            <w:r w:rsidRPr="00CB1214">
              <w:rPr>
                <w:bCs/>
                <w:vertAlign w:val="superscript"/>
              </w:rPr>
              <w:t>6</w:t>
            </w:r>
            <w:r w:rsidR="00CB1214">
              <w:rPr>
                <w:bCs/>
              </w:rPr>
              <w:t xml:space="preserve"> </w:t>
            </w:r>
            <w:r w:rsidR="00CB1214" w:rsidRPr="000A3E13">
              <w:rPr>
                <w:sz w:val="28"/>
                <w:szCs w:val="28"/>
              </w:rPr>
              <w:t>·</w:t>
            </w:r>
            <w:r w:rsidR="00CB1214">
              <w:rPr>
                <w:bCs/>
              </w:rPr>
              <w:t xml:space="preserve"> </w:t>
            </w:r>
            <w:r w:rsidR="005B6AA0" w:rsidRPr="005B6AA0">
              <w:rPr>
                <w:bCs/>
                <w:i/>
                <w:lang w:val="en-US"/>
              </w:rPr>
              <w:t>L</w:t>
            </w:r>
            <w:r w:rsidRPr="00CB1214">
              <w:rPr>
                <w:bCs/>
              </w:rPr>
              <w:t xml:space="preserve">) </w:t>
            </w:r>
            <w:r w:rsidR="000774FE" w:rsidRPr="00CB1214">
              <w:rPr>
                <w:bCs/>
              </w:rPr>
              <w:t>±</w:t>
            </w:r>
            <w:r w:rsidR="005B6AA0">
              <w:rPr>
                <w:bCs/>
              </w:rPr>
              <w:t xml:space="preserve"> </w:t>
            </w:r>
            <w:r w:rsidRPr="00CB1214">
              <w:rPr>
                <w:bCs/>
              </w:rPr>
              <w:t>(2</w:t>
            </w:r>
            <w:r w:rsidR="005B6AA0">
              <w:rPr>
                <w:bCs/>
              </w:rPr>
              <w:t xml:space="preserve"> </w:t>
            </w:r>
            <w:r w:rsidRPr="00CB1214">
              <w:rPr>
                <w:bCs/>
              </w:rPr>
              <w:t>+</w:t>
            </w:r>
            <w:r w:rsidR="005B6AA0">
              <w:rPr>
                <w:bCs/>
              </w:rPr>
              <w:t xml:space="preserve"> 2 </w:t>
            </w:r>
            <w:r w:rsidR="005B6AA0" w:rsidRPr="000A3E13">
              <w:rPr>
                <w:sz w:val="28"/>
                <w:szCs w:val="28"/>
              </w:rPr>
              <w:t>·</w:t>
            </w:r>
            <w:r w:rsidR="005B6AA0">
              <w:rPr>
                <w:bCs/>
              </w:rPr>
              <w:t xml:space="preserve"> </w:t>
            </w:r>
            <w:r w:rsidRPr="00CB1214">
              <w:rPr>
                <w:bCs/>
              </w:rPr>
              <w:t>10</w:t>
            </w:r>
            <w:r w:rsidRPr="00CB1214">
              <w:rPr>
                <w:bCs/>
                <w:vertAlign w:val="superscript"/>
              </w:rPr>
              <w:t>6</w:t>
            </w:r>
            <w:r w:rsidR="005B6AA0">
              <w:rPr>
                <w:bCs/>
              </w:rPr>
              <w:t xml:space="preserve"> </w:t>
            </w:r>
            <w:r w:rsidR="005B6AA0" w:rsidRPr="000A3E13">
              <w:rPr>
                <w:sz w:val="28"/>
                <w:szCs w:val="28"/>
              </w:rPr>
              <w:t>·</w:t>
            </w:r>
            <w:r w:rsidR="005B6AA0">
              <w:rPr>
                <w:bCs/>
              </w:rPr>
              <w:t xml:space="preserve"> </w:t>
            </w:r>
            <w:r w:rsidR="005B6AA0" w:rsidRPr="005B6AA0">
              <w:rPr>
                <w:bCs/>
                <w:i/>
                <w:lang w:val="en-US"/>
              </w:rPr>
              <w:t>L</w:t>
            </w:r>
            <w:r w:rsidRPr="00CB1214">
              <w:rPr>
                <w:bCs/>
              </w:rPr>
              <w:t>)</w:t>
            </w:r>
          </w:p>
          <w:p w14:paraId="7EF8F15C" w14:textId="77777777" w:rsidR="00CB0A4D" w:rsidRPr="00CB1214" w:rsidRDefault="00CB0A4D" w:rsidP="00932913">
            <w:pPr>
              <w:rPr>
                <w:bCs/>
              </w:rPr>
            </w:pPr>
            <w:r w:rsidRPr="00CB1214">
              <w:rPr>
                <w:bCs/>
              </w:rPr>
              <w:t xml:space="preserve">Дальность измерения на </w:t>
            </w:r>
            <w:r w:rsidR="005B6AA0">
              <w:rPr>
                <w:bCs/>
              </w:rPr>
              <w:t xml:space="preserve">одну </w:t>
            </w:r>
            <w:r w:rsidRPr="00CB1214">
              <w:rPr>
                <w:bCs/>
              </w:rPr>
              <w:t>призму</w:t>
            </w:r>
            <w:r w:rsidR="00556907">
              <w:rPr>
                <w:bCs/>
              </w:rPr>
              <w:t>:</w:t>
            </w:r>
            <w:r w:rsidRPr="00CB1214">
              <w:rPr>
                <w:bCs/>
              </w:rPr>
              <w:t xml:space="preserve"> </w:t>
            </w:r>
            <w:smartTag w:uri="urn:schemas-microsoft-com:office:smarttags" w:element="metricconverter">
              <w:smartTagPr>
                <w:attr w:name="ProductID" w:val="6000 м"/>
              </w:smartTagPr>
              <w:r w:rsidRPr="00CB1214">
                <w:rPr>
                  <w:bCs/>
                </w:rPr>
                <w:t>6000</w:t>
              </w:r>
              <w:r w:rsidR="007A365F" w:rsidRPr="00CB1214">
                <w:rPr>
                  <w:bCs/>
                </w:rPr>
                <w:t xml:space="preserve"> м</w:t>
              </w:r>
            </w:smartTag>
          </w:p>
        </w:tc>
      </w:tr>
      <w:tr w:rsidR="00CB0A4D" w:rsidRPr="002C074D" w14:paraId="6DC7F3C8" w14:textId="77777777">
        <w:trPr>
          <w:trHeight w:val="363"/>
        </w:trPr>
        <w:tc>
          <w:tcPr>
            <w:tcW w:w="2514" w:type="dxa"/>
            <w:tcBorders>
              <w:top w:val="single" w:sz="4" w:space="0" w:color="auto"/>
              <w:left w:val="single" w:sz="4" w:space="0" w:color="auto"/>
              <w:bottom w:val="single" w:sz="4" w:space="0" w:color="auto"/>
              <w:right w:val="single" w:sz="4" w:space="0" w:color="auto"/>
            </w:tcBorders>
          </w:tcPr>
          <w:p w14:paraId="36FE568C" w14:textId="77777777" w:rsidR="00CB0A4D" w:rsidRPr="00CB1214" w:rsidRDefault="00CB0A4D" w:rsidP="00932913">
            <w:pPr>
              <w:rPr>
                <w:bCs/>
              </w:rPr>
            </w:pPr>
            <w:r w:rsidRPr="00CB1214">
              <w:rPr>
                <w:bCs/>
              </w:rPr>
              <w:t>Эксплуатационные</w:t>
            </w:r>
          </w:p>
        </w:tc>
        <w:tc>
          <w:tcPr>
            <w:tcW w:w="7057" w:type="dxa"/>
            <w:tcBorders>
              <w:top w:val="single" w:sz="4" w:space="0" w:color="auto"/>
              <w:left w:val="single" w:sz="4" w:space="0" w:color="auto"/>
              <w:bottom w:val="single" w:sz="4" w:space="0" w:color="auto"/>
              <w:right w:val="single" w:sz="4" w:space="0" w:color="auto"/>
            </w:tcBorders>
          </w:tcPr>
          <w:p w14:paraId="564B0715" w14:textId="77777777" w:rsidR="00CB0A4D" w:rsidRPr="00CB1214" w:rsidRDefault="00CB0A4D" w:rsidP="00932913">
            <w:pPr>
              <w:rPr>
                <w:bCs/>
              </w:rPr>
            </w:pPr>
            <w:r w:rsidRPr="00CB1214">
              <w:rPr>
                <w:bCs/>
              </w:rPr>
              <w:t>Р</w:t>
            </w:r>
            <w:r w:rsidR="005B6AA0">
              <w:rPr>
                <w:bCs/>
              </w:rPr>
              <w:t>учной или автоматический привод.</w:t>
            </w:r>
          </w:p>
          <w:p w14:paraId="175BA2BF" w14:textId="77777777" w:rsidR="00CB0A4D" w:rsidRPr="00CB1214" w:rsidRDefault="005B6AA0" w:rsidP="00932913">
            <w:pPr>
              <w:rPr>
                <w:bCs/>
              </w:rPr>
            </w:pPr>
            <w:r>
              <w:rPr>
                <w:bCs/>
              </w:rPr>
              <w:t>Операционная система.</w:t>
            </w:r>
          </w:p>
          <w:p w14:paraId="317F455D" w14:textId="77777777" w:rsidR="00CB0A4D" w:rsidRPr="00CB1214" w:rsidRDefault="00CB0A4D" w:rsidP="00932913">
            <w:pPr>
              <w:rPr>
                <w:bCs/>
              </w:rPr>
            </w:pPr>
            <w:r w:rsidRPr="00CB1214">
              <w:rPr>
                <w:bCs/>
              </w:rPr>
              <w:t>Автоматическое наведение на цель (в зависимости от модели прибора), точность</w:t>
            </w:r>
            <w:r w:rsidR="00556907">
              <w:rPr>
                <w:bCs/>
              </w:rPr>
              <w:t xml:space="preserve"> автоматического </w:t>
            </w:r>
            <w:r w:rsidR="005B6AA0">
              <w:rPr>
                <w:bCs/>
              </w:rPr>
              <w:t>наведения, мм</w:t>
            </w:r>
            <w:r w:rsidR="00556907">
              <w:rPr>
                <w:bCs/>
              </w:rPr>
              <w:t>:</w:t>
            </w:r>
            <w:r w:rsidR="005B6AA0">
              <w:rPr>
                <w:bCs/>
              </w:rPr>
              <w:t xml:space="preserve"> 1,2 на 100 м.</w:t>
            </w:r>
          </w:p>
          <w:p w14:paraId="7A94E1AA" w14:textId="77777777" w:rsidR="00CB0A4D" w:rsidRPr="00CB1214" w:rsidRDefault="00CB0A4D" w:rsidP="00932913">
            <w:pPr>
              <w:rPr>
                <w:bCs/>
              </w:rPr>
            </w:pPr>
            <w:r w:rsidRPr="00CB1214">
              <w:rPr>
                <w:bCs/>
              </w:rPr>
              <w:t xml:space="preserve">Интегрированный или присоединяемый </w:t>
            </w:r>
            <w:r w:rsidRPr="00CB1214">
              <w:rPr>
                <w:bCs/>
                <w:lang w:val="en-US"/>
              </w:rPr>
              <w:t>GPS</w:t>
            </w:r>
            <w:r w:rsidR="005B6AA0">
              <w:rPr>
                <w:bCs/>
              </w:rPr>
              <w:t>-</w:t>
            </w:r>
            <w:r w:rsidRPr="00CB1214">
              <w:rPr>
                <w:bCs/>
              </w:rPr>
              <w:t>приемник</w:t>
            </w:r>
            <w:r w:rsidR="005B6AA0">
              <w:rPr>
                <w:bCs/>
              </w:rPr>
              <w:t xml:space="preserve"> </w:t>
            </w:r>
            <w:r w:rsidRPr="00CB1214">
              <w:rPr>
                <w:bCs/>
              </w:rPr>
              <w:t>(в</w:t>
            </w:r>
            <w:r w:rsidR="005B6AA0">
              <w:rPr>
                <w:bCs/>
              </w:rPr>
              <w:t xml:space="preserve"> зависимости от модели прибора).</w:t>
            </w:r>
          </w:p>
          <w:p w14:paraId="3CA231A4" w14:textId="77777777" w:rsidR="00CB0A4D" w:rsidRPr="00CB1214" w:rsidRDefault="00CB0A4D" w:rsidP="00932913">
            <w:pPr>
              <w:rPr>
                <w:bCs/>
              </w:rPr>
            </w:pPr>
            <w:r w:rsidRPr="00CB1214">
              <w:rPr>
                <w:bCs/>
              </w:rPr>
              <w:t>Встроенная фотокамера (в</w:t>
            </w:r>
            <w:r w:rsidR="005B6AA0">
              <w:rPr>
                <w:bCs/>
              </w:rPr>
              <w:t xml:space="preserve"> зависимости от модели прибора).</w:t>
            </w:r>
          </w:p>
          <w:p w14:paraId="35573639" w14:textId="77777777" w:rsidR="00CB0A4D" w:rsidRPr="00CB1214" w:rsidRDefault="00CB0A4D" w:rsidP="00932913">
            <w:pPr>
              <w:rPr>
                <w:bCs/>
              </w:rPr>
            </w:pPr>
            <w:r w:rsidRPr="00CB1214">
              <w:rPr>
                <w:bCs/>
              </w:rPr>
              <w:t xml:space="preserve">Масса </w:t>
            </w:r>
            <w:smartTag w:uri="urn:schemas-microsoft-com:office:smarttags" w:element="metricconverter">
              <w:smartTagPr>
                <w:attr w:name="ProductID" w:val="6 кг"/>
              </w:smartTagPr>
              <w:r w:rsidRPr="00CB1214">
                <w:rPr>
                  <w:bCs/>
                </w:rPr>
                <w:t>6 кг</w:t>
              </w:r>
            </w:smartTag>
            <w:r w:rsidRPr="00CB1214">
              <w:rPr>
                <w:bCs/>
              </w:rPr>
              <w:t xml:space="preserve">; </w:t>
            </w:r>
            <w:r w:rsidR="005B6AA0">
              <w:rPr>
                <w:bCs/>
              </w:rPr>
              <w:t>р</w:t>
            </w:r>
            <w:r w:rsidRPr="00CB1214">
              <w:rPr>
                <w:bCs/>
              </w:rPr>
              <w:t xml:space="preserve">абочая температура: от </w:t>
            </w:r>
            <w:r w:rsidR="00556907">
              <w:rPr>
                <w:bCs/>
              </w:rPr>
              <w:t>–</w:t>
            </w:r>
            <w:r w:rsidRPr="00CB1214">
              <w:rPr>
                <w:bCs/>
              </w:rPr>
              <w:t>20</w:t>
            </w:r>
            <w:r w:rsidR="005B6AA0">
              <w:rPr>
                <w:bCs/>
              </w:rPr>
              <w:t xml:space="preserve"> </w:t>
            </w:r>
            <w:r w:rsidRPr="00CB1214">
              <w:rPr>
                <w:bCs/>
              </w:rPr>
              <w:t>°С до +50</w:t>
            </w:r>
            <w:r w:rsidR="005B6AA0">
              <w:rPr>
                <w:bCs/>
              </w:rPr>
              <w:t xml:space="preserve"> </w:t>
            </w:r>
            <w:r w:rsidRPr="00CB1214">
              <w:rPr>
                <w:bCs/>
              </w:rPr>
              <w:t>°С</w:t>
            </w:r>
          </w:p>
        </w:tc>
      </w:tr>
      <w:tr w:rsidR="00CB0A4D" w:rsidRPr="002C074D" w14:paraId="7527F43F" w14:textId="77777777">
        <w:trPr>
          <w:trHeight w:val="363"/>
        </w:trPr>
        <w:tc>
          <w:tcPr>
            <w:tcW w:w="2514" w:type="dxa"/>
            <w:tcBorders>
              <w:top w:val="single" w:sz="4" w:space="0" w:color="auto"/>
              <w:left w:val="single" w:sz="4" w:space="0" w:color="auto"/>
              <w:bottom w:val="single" w:sz="4" w:space="0" w:color="auto"/>
              <w:right w:val="single" w:sz="4" w:space="0" w:color="auto"/>
            </w:tcBorders>
          </w:tcPr>
          <w:p w14:paraId="2AE04003" w14:textId="77777777" w:rsidR="00CB0A4D" w:rsidRPr="00CB1214" w:rsidRDefault="00CB0A4D" w:rsidP="00932913">
            <w:pPr>
              <w:rPr>
                <w:bCs/>
              </w:rPr>
            </w:pPr>
            <w:r w:rsidRPr="00CB1214">
              <w:rPr>
                <w:bCs/>
              </w:rPr>
              <w:t>Комплектность и дополнительное оборудование</w:t>
            </w:r>
          </w:p>
        </w:tc>
        <w:tc>
          <w:tcPr>
            <w:tcW w:w="7057" w:type="dxa"/>
            <w:tcBorders>
              <w:top w:val="single" w:sz="4" w:space="0" w:color="auto"/>
              <w:left w:val="single" w:sz="4" w:space="0" w:color="auto"/>
              <w:bottom w:val="single" w:sz="4" w:space="0" w:color="auto"/>
              <w:right w:val="single" w:sz="4" w:space="0" w:color="auto"/>
            </w:tcBorders>
          </w:tcPr>
          <w:p w14:paraId="78046C68" w14:textId="77777777" w:rsidR="00CB0A4D" w:rsidRPr="00CB1214" w:rsidRDefault="005B6AA0" w:rsidP="00932913">
            <w:pPr>
              <w:rPr>
                <w:bCs/>
              </w:rPr>
            </w:pPr>
            <w:r>
              <w:rPr>
                <w:bCs/>
              </w:rPr>
              <w:t>Тахеометр.</w:t>
            </w:r>
          </w:p>
          <w:p w14:paraId="5CBFD042" w14:textId="77777777" w:rsidR="00CB0A4D" w:rsidRPr="00CB1214" w:rsidRDefault="005B6AA0" w:rsidP="00932913">
            <w:pPr>
              <w:rPr>
                <w:bCs/>
              </w:rPr>
            </w:pPr>
            <w:r>
              <w:rPr>
                <w:bCs/>
              </w:rPr>
              <w:t>Треггер.</w:t>
            </w:r>
          </w:p>
          <w:p w14:paraId="45A56531" w14:textId="77777777" w:rsidR="00CB0A4D" w:rsidRPr="00CB1214" w:rsidRDefault="00CB0A4D" w:rsidP="00932913">
            <w:pPr>
              <w:rPr>
                <w:bCs/>
              </w:rPr>
            </w:pPr>
            <w:r w:rsidRPr="00CB1214">
              <w:rPr>
                <w:bCs/>
              </w:rPr>
              <w:t xml:space="preserve">Комплект вех, реек, отражателей (в </w:t>
            </w:r>
            <w:r w:rsidR="005B6AA0">
              <w:rPr>
                <w:bCs/>
              </w:rPr>
              <w:t>зависимости от решаемых задач)</w:t>
            </w:r>
          </w:p>
        </w:tc>
      </w:tr>
    </w:tbl>
    <w:p w14:paraId="18D200DC" w14:textId="77777777" w:rsidR="00CB0A4D" w:rsidRPr="005B6AA0" w:rsidRDefault="00CB0A4D" w:rsidP="00932913">
      <w:pPr>
        <w:pStyle w:val="af0"/>
        <w:tabs>
          <w:tab w:val="left" w:pos="1276"/>
        </w:tabs>
        <w:spacing w:after="0"/>
        <w:ind w:left="567"/>
        <w:jc w:val="both"/>
        <w:rPr>
          <w:sz w:val="28"/>
          <w:szCs w:val="28"/>
        </w:rPr>
      </w:pPr>
    </w:p>
    <w:p w14:paraId="4B77C805" w14:textId="77777777" w:rsidR="00CB0A4D" w:rsidRPr="005B6AA0" w:rsidRDefault="00CB0A4D" w:rsidP="00932913">
      <w:pPr>
        <w:pStyle w:val="af0"/>
        <w:tabs>
          <w:tab w:val="left" w:pos="1276"/>
        </w:tabs>
        <w:spacing w:after="0"/>
        <w:jc w:val="both"/>
        <w:rPr>
          <w:sz w:val="28"/>
          <w:szCs w:val="28"/>
        </w:rPr>
      </w:pPr>
      <w:r w:rsidRPr="005B6AA0">
        <w:rPr>
          <w:sz w:val="28"/>
          <w:szCs w:val="28"/>
        </w:rPr>
        <w:t>Т</w:t>
      </w:r>
      <w:r w:rsidR="005B6AA0">
        <w:rPr>
          <w:sz w:val="28"/>
          <w:szCs w:val="28"/>
          <w:lang w:val="ru-RU"/>
        </w:rPr>
        <w:t xml:space="preserve"> </w:t>
      </w:r>
      <w:r w:rsidRPr="005B6AA0">
        <w:rPr>
          <w:sz w:val="28"/>
          <w:szCs w:val="28"/>
        </w:rPr>
        <w:t>а</w:t>
      </w:r>
      <w:r w:rsidR="005B6AA0">
        <w:rPr>
          <w:sz w:val="28"/>
          <w:szCs w:val="28"/>
          <w:lang w:val="ru-RU"/>
        </w:rPr>
        <w:t xml:space="preserve"> </w:t>
      </w:r>
      <w:r w:rsidRPr="005B6AA0">
        <w:rPr>
          <w:sz w:val="28"/>
          <w:szCs w:val="28"/>
        </w:rPr>
        <w:t>б</w:t>
      </w:r>
      <w:r w:rsidR="005B6AA0">
        <w:rPr>
          <w:sz w:val="28"/>
          <w:szCs w:val="28"/>
          <w:lang w:val="ru-RU"/>
        </w:rPr>
        <w:t xml:space="preserve"> </w:t>
      </w:r>
      <w:r w:rsidRPr="005B6AA0">
        <w:rPr>
          <w:sz w:val="28"/>
          <w:szCs w:val="28"/>
        </w:rPr>
        <w:t>л</w:t>
      </w:r>
      <w:r w:rsidR="005B6AA0">
        <w:rPr>
          <w:sz w:val="28"/>
          <w:szCs w:val="28"/>
          <w:lang w:val="ru-RU"/>
        </w:rPr>
        <w:t xml:space="preserve"> </w:t>
      </w:r>
      <w:r w:rsidRPr="005B6AA0">
        <w:rPr>
          <w:sz w:val="28"/>
          <w:szCs w:val="28"/>
        </w:rPr>
        <w:t>и</w:t>
      </w:r>
      <w:r w:rsidR="005B6AA0">
        <w:rPr>
          <w:sz w:val="28"/>
          <w:szCs w:val="28"/>
          <w:lang w:val="ru-RU"/>
        </w:rPr>
        <w:t xml:space="preserve"> </w:t>
      </w:r>
      <w:r w:rsidRPr="005B6AA0">
        <w:rPr>
          <w:sz w:val="28"/>
          <w:szCs w:val="28"/>
        </w:rPr>
        <w:t>ц</w:t>
      </w:r>
      <w:r w:rsidR="005B6AA0">
        <w:rPr>
          <w:sz w:val="28"/>
          <w:szCs w:val="28"/>
          <w:lang w:val="ru-RU"/>
        </w:rPr>
        <w:t xml:space="preserve"> </w:t>
      </w:r>
      <w:r w:rsidRPr="005B6AA0">
        <w:rPr>
          <w:sz w:val="28"/>
          <w:szCs w:val="28"/>
        </w:rPr>
        <w:t>а</w:t>
      </w:r>
      <w:r w:rsidR="005B6AA0">
        <w:rPr>
          <w:sz w:val="28"/>
          <w:szCs w:val="28"/>
          <w:lang w:val="ru-RU"/>
        </w:rPr>
        <w:t xml:space="preserve">  </w:t>
      </w:r>
      <w:r w:rsidRPr="005B6AA0">
        <w:rPr>
          <w:sz w:val="28"/>
          <w:szCs w:val="28"/>
        </w:rPr>
        <w:t xml:space="preserve"> </w:t>
      </w:r>
      <w:r w:rsidR="000871B4" w:rsidRPr="005B6AA0">
        <w:rPr>
          <w:sz w:val="28"/>
          <w:szCs w:val="28"/>
        </w:rPr>
        <w:t>И</w:t>
      </w:r>
      <w:r w:rsidRPr="005B6AA0">
        <w:rPr>
          <w:sz w:val="28"/>
          <w:szCs w:val="28"/>
        </w:rPr>
        <w:t>.2</w:t>
      </w:r>
      <w:r w:rsidR="005B6AA0">
        <w:rPr>
          <w:sz w:val="28"/>
          <w:szCs w:val="28"/>
          <w:lang w:val="ru-RU"/>
        </w:rPr>
        <w:t xml:space="preserve"> –</w:t>
      </w:r>
      <w:r w:rsidRPr="005B6AA0">
        <w:rPr>
          <w:sz w:val="28"/>
          <w:szCs w:val="28"/>
        </w:rPr>
        <w:t xml:space="preserve"> </w:t>
      </w:r>
      <w:r w:rsidRPr="001A1746">
        <w:rPr>
          <w:b/>
          <w:bCs/>
          <w:sz w:val="28"/>
          <w:szCs w:val="28"/>
        </w:rPr>
        <w:t>Оптические нивелиры</w:t>
      </w:r>
      <w:r w:rsidR="00CF021E" w:rsidRPr="001A1746">
        <w:rPr>
          <w:b/>
          <w:bCs/>
          <w:sz w:val="28"/>
          <w:szCs w:val="28"/>
        </w:rPr>
        <w:t xml:space="preserve"> (оптические, электронные)</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99"/>
        <w:gridCol w:w="6846"/>
      </w:tblGrid>
      <w:tr w:rsidR="00CB0A4D" w:rsidRPr="005B6AA0" w14:paraId="465CF20D" w14:textId="77777777">
        <w:trPr>
          <w:trHeight w:val="361"/>
        </w:trPr>
        <w:tc>
          <w:tcPr>
            <w:tcW w:w="2514" w:type="dxa"/>
            <w:tcBorders>
              <w:top w:val="single" w:sz="4" w:space="0" w:color="auto"/>
              <w:left w:val="single" w:sz="4" w:space="0" w:color="auto"/>
              <w:bottom w:val="single" w:sz="4" w:space="0" w:color="auto"/>
              <w:right w:val="single" w:sz="4" w:space="0" w:color="auto"/>
            </w:tcBorders>
          </w:tcPr>
          <w:p w14:paraId="4D414853" w14:textId="77777777" w:rsidR="00CB0A4D" w:rsidRPr="005B6AA0" w:rsidRDefault="00CB0A4D" w:rsidP="00932913">
            <w:pPr>
              <w:jc w:val="center"/>
              <w:rPr>
                <w:bCs/>
              </w:rPr>
            </w:pPr>
            <w:r w:rsidRPr="005B6AA0">
              <w:rPr>
                <w:bCs/>
              </w:rPr>
              <w:t>Параметры</w:t>
            </w:r>
          </w:p>
        </w:tc>
        <w:tc>
          <w:tcPr>
            <w:tcW w:w="7057" w:type="dxa"/>
            <w:tcBorders>
              <w:top w:val="single" w:sz="4" w:space="0" w:color="auto"/>
              <w:left w:val="single" w:sz="4" w:space="0" w:color="auto"/>
              <w:bottom w:val="single" w:sz="4" w:space="0" w:color="auto"/>
              <w:right w:val="single" w:sz="4" w:space="0" w:color="auto"/>
            </w:tcBorders>
          </w:tcPr>
          <w:p w14:paraId="5C807031" w14:textId="77777777" w:rsidR="00CB0A4D" w:rsidRPr="005B6AA0" w:rsidRDefault="00556907" w:rsidP="00932913">
            <w:pPr>
              <w:jc w:val="center"/>
              <w:rPr>
                <w:bCs/>
              </w:rPr>
            </w:pPr>
            <w:r>
              <w:rPr>
                <w:bCs/>
              </w:rPr>
              <w:t xml:space="preserve">Характеристики, </w:t>
            </w:r>
            <w:r w:rsidR="00CB0A4D" w:rsidRPr="005B6AA0">
              <w:rPr>
                <w:bCs/>
              </w:rPr>
              <w:t xml:space="preserve">не </w:t>
            </w:r>
            <w:r w:rsidR="00917C1E">
              <w:rPr>
                <w:bCs/>
              </w:rPr>
              <w:t>хуже</w:t>
            </w:r>
          </w:p>
        </w:tc>
      </w:tr>
      <w:tr w:rsidR="00CB0A4D" w:rsidRPr="005B6AA0" w14:paraId="0309BF67" w14:textId="77777777">
        <w:trPr>
          <w:trHeight w:val="363"/>
        </w:trPr>
        <w:tc>
          <w:tcPr>
            <w:tcW w:w="2514" w:type="dxa"/>
            <w:tcBorders>
              <w:top w:val="single" w:sz="4" w:space="0" w:color="auto"/>
              <w:left w:val="single" w:sz="4" w:space="0" w:color="auto"/>
              <w:bottom w:val="single" w:sz="4" w:space="0" w:color="auto"/>
              <w:right w:val="single" w:sz="4" w:space="0" w:color="auto"/>
            </w:tcBorders>
          </w:tcPr>
          <w:p w14:paraId="76BEA5ED" w14:textId="77777777" w:rsidR="00CB0A4D" w:rsidRPr="005B6AA0" w:rsidRDefault="00CB0A4D" w:rsidP="00932913">
            <w:pPr>
              <w:rPr>
                <w:bCs/>
              </w:rPr>
            </w:pPr>
            <w:r w:rsidRPr="005B6AA0">
              <w:rPr>
                <w:bCs/>
              </w:rPr>
              <w:t>Технические</w:t>
            </w:r>
          </w:p>
        </w:tc>
        <w:tc>
          <w:tcPr>
            <w:tcW w:w="7057" w:type="dxa"/>
            <w:tcBorders>
              <w:top w:val="single" w:sz="4" w:space="0" w:color="auto"/>
              <w:left w:val="single" w:sz="4" w:space="0" w:color="auto"/>
              <w:bottom w:val="single" w:sz="4" w:space="0" w:color="auto"/>
              <w:right w:val="single" w:sz="4" w:space="0" w:color="auto"/>
            </w:tcBorders>
          </w:tcPr>
          <w:p w14:paraId="0AF060B3" w14:textId="77777777" w:rsidR="00CB0A4D" w:rsidRPr="005B6AA0" w:rsidRDefault="00CB0A4D" w:rsidP="00932913">
            <w:pPr>
              <w:ind w:right="-143"/>
              <w:rPr>
                <w:bCs/>
              </w:rPr>
            </w:pPr>
            <w:r w:rsidRPr="005B6AA0">
              <w:rPr>
                <w:bCs/>
              </w:rPr>
              <w:t>С</w:t>
            </w:r>
            <w:r w:rsidR="00556907">
              <w:rPr>
                <w:bCs/>
              </w:rPr>
              <w:t>КП</w:t>
            </w:r>
            <w:r w:rsidRPr="005B6AA0">
              <w:rPr>
                <w:bCs/>
              </w:rPr>
              <w:t xml:space="preserve"> на </w:t>
            </w:r>
            <w:smartTag w:uri="urn:schemas-microsoft-com:office:smarttags" w:element="metricconverter">
              <w:smartTagPr>
                <w:attr w:name="ProductID" w:val="1 км"/>
              </w:smartTagPr>
              <w:r w:rsidRPr="005B6AA0">
                <w:rPr>
                  <w:bCs/>
                </w:rPr>
                <w:t>1 км</w:t>
              </w:r>
            </w:smartTag>
            <w:r w:rsidRPr="005B6AA0">
              <w:rPr>
                <w:bCs/>
              </w:rPr>
              <w:t xml:space="preserve"> двойного хода: ±</w:t>
            </w:r>
            <w:smartTag w:uri="urn:schemas-microsoft-com:office:smarttags" w:element="metricconverter">
              <w:smartTagPr>
                <w:attr w:name="ProductID" w:val="1,0 мм"/>
              </w:smartTagPr>
              <w:r w:rsidRPr="005B6AA0">
                <w:rPr>
                  <w:bCs/>
                </w:rPr>
                <w:t>1,0 мм</w:t>
              </w:r>
              <w:r w:rsidR="004F123F">
                <w:rPr>
                  <w:bCs/>
                </w:rPr>
                <w:t>.</w:t>
              </w:r>
            </w:smartTag>
          </w:p>
          <w:p w14:paraId="42BA6036" w14:textId="77777777" w:rsidR="00CB0A4D" w:rsidRPr="005B6AA0" w:rsidRDefault="00CB0A4D" w:rsidP="00932913">
            <w:pPr>
              <w:rPr>
                <w:bCs/>
              </w:rPr>
            </w:pPr>
            <w:r w:rsidRPr="005B6AA0">
              <w:rPr>
                <w:bCs/>
              </w:rPr>
              <w:t xml:space="preserve">Минимальное фокусное расстояние: </w:t>
            </w:r>
            <w:smartTag w:uri="urn:schemas-microsoft-com:office:smarttags" w:element="metricconverter">
              <w:smartTagPr>
                <w:attr w:name="ProductID" w:val="0,7 м"/>
              </w:smartTagPr>
              <w:r w:rsidRPr="005B6AA0">
                <w:rPr>
                  <w:bCs/>
                </w:rPr>
                <w:t>0,7 м</w:t>
              </w:r>
            </w:smartTag>
          </w:p>
        </w:tc>
      </w:tr>
      <w:tr w:rsidR="00CB0A4D" w:rsidRPr="005B6AA0" w14:paraId="6201F2D1" w14:textId="77777777">
        <w:trPr>
          <w:trHeight w:val="363"/>
        </w:trPr>
        <w:tc>
          <w:tcPr>
            <w:tcW w:w="2514" w:type="dxa"/>
            <w:tcBorders>
              <w:top w:val="single" w:sz="4" w:space="0" w:color="auto"/>
              <w:left w:val="single" w:sz="4" w:space="0" w:color="auto"/>
              <w:bottom w:val="single" w:sz="4" w:space="0" w:color="auto"/>
              <w:right w:val="single" w:sz="4" w:space="0" w:color="auto"/>
            </w:tcBorders>
          </w:tcPr>
          <w:p w14:paraId="28008658" w14:textId="77777777" w:rsidR="00CB0A4D" w:rsidRPr="005B6AA0" w:rsidRDefault="00CB0A4D" w:rsidP="00932913">
            <w:pPr>
              <w:rPr>
                <w:bCs/>
              </w:rPr>
            </w:pPr>
            <w:r w:rsidRPr="005B6AA0">
              <w:rPr>
                <w:bCs/>
              </w:rPr>
              <w:t>Эксплуатационные</w:t>
            </w:r>
          </w:p>
        </w:tc>
        <w:tc>
          <w:tcPr>
            <w:tcW w:w="7057" w:type="dxa"/>
            <w:tcBorders>
              <w:top w:val="single" w:sz="4" w:space="0" w:color="auto"/>
              <w:left w:val="single" w:sz="4" w:space="0" w:color="auto"/>
              <w:bottom w:val="single" w:sz="4" w:space="0" w:color="auto"/>
              <w:right w:val="single" w:sz="4" w:space="0" w:color="auto"/>
            </w:tcBorders>
          </w:tcPr>
          <w:p w14:paraId="372EB317" w14:textId="77777777" w:rsidR="00CB0A4D" w:rsidRPr="005B6AA0" w:rsidRDefault="00CB0A4D" w:rsidP="00932913">
            <w:pPr>
              <w:rPr>
                <w:bCs/>
              </w:rPr>
            </w:pPr>
            <w:r w:rsidRPr="005B6AA0">
              <w:rPr>
                <w:bCs/>
              </w:rPr>
              <w:t>Автоматический компенсатор уровня</w:t>
            </w:r>
            <w:r w:rsidR="004F123F">
              <w:rPr>
                <w:bCs/>
              </w:rPr>
              <w:t>.</w:t>
            </w:r>
          </w:p>
          <w:p w14:paraId="15995106" w14:textId="77777777" w:rsidR="00CB0A4D" w:rsidRPr="005B6AA0" w:rsidRDefault="00CB0A4D" w:rsidP="00932913">
            <w:pPr>
              <w:rPr>
                <w:bCs/>
              </w:rPr>
            </w:pPr>
            <w:r w:rsidRPr="005B6AA0">
              <w:rPr>
                <w:bCs/>
              </w:rPr>
              <w:t>Пылевлагозащитное исполнение</w:t>
            </w:r>
            <w:r w:rsidR="004F123F">
              <w:rPr>
                <w:bCs/>
              </w:rPr>
              <w:t>.</w:t>
            </w:r>
          </w:p>
          <w:p w14:paraId="35C61A96" w14:textId="77777777" w:rsidR="00CB0A4D" w:rsidRPr="005B6AA0" w:rsidRDefault="00CB0A4D" w:rsidP="00932913">
            <w:pPr>
              <w:rPr>
                <w:bCs/>
              </w:rPr>
            </w:pPr>
            <w:r w:rsidRPr="005B6AA0">
              <w:rPr>
                <w:bCs/>
              </w:rPr>
              <w:t>Противоударное исполнение</w:t>
            </w:r>
            <w:r w:rsidR="004F123F">
              <w:rPr>
                <w:bCs/>
              </w:rPr>
              <w:t>.</w:t>
            </w:r>
          </w:p>
          <w:p w14:paraId="0BF6CA4E" w14:textId="77777777" w:rsidR="00CB0A4D" w:rsidRPr="005B6AA0" w:rsidRDefault="00CB0A4D" w:rsidP="00932913">
            <w:pPr>
              <w:rPr>
                <w:bCs/>
              </w:rPr>
            </w:pPr>
            <w:r w:rsidRPr="005B6AA0">
              <w:rPr>
                <w:bCs/>
              </w:rPr>
              <w:t xml:space="preserve">Масса </w:t>
            </w:r>
            <w:smartTag w:uri="urn:schemas-microsoft-com:office:smarttags" w:element="metricconverter">
              <w:smartTagPr>
                <w:attr w:name="ProductID" w:val="2 кг"/>
              </w:smartTagPr>
              <w:r w:rsidRPr="005B6AA0">
                <w:rPr>
                  <w:bCs/>
                </w:rPr>
                <w:t>2 кг</w:t>
              </w:r>
              <w:r w:rsidR="004F123F">
                <w:rPr>
                  <w:bCs/>
                </w:rPr>
                <w:t>.</w:t>
              </w:r>
            </w:smartTag>
          </w:p>
          <w:p w14:paraId="15BBD5B3" w14:textId="77777777" w:rsidR="00CB0A4D" w:rsidRPr="005B6AA0" w:rsidRDefault="00CB0A4D" w:rsidP="00932913">
            <w:pPr>
              <w:rPr>
                <w:bCs/>
              </w:rPr>
            </w:pPr>
            <w:r w:rsidRPr="005B6AA0">
              <w:rPr>
                <w:bCs/>
              </w:rPr>
              <w:t xml:space="preserve">Рабочая температура: от </w:t>
            </w:r>
            <w:r w:rsidR="00556907">
              <w:rPr>
                <w:bCs/>
              </w:rPr>
              <w:t>–</w:t>
            </w:r>
            <w:r w:rsidRPr="005B6AA0">
              <w:rPr>
                <w:bCs/>
              </w:rPr>
              <w:t>20</w:t>
            </w:r>
            <w:r w:rsidR="004F123F">
              <w:rPr>
                <w:bCs/>
              </w:rPr>
              <w:t xml:space="preserve"> </w:t>
            </w:r>
            <w:r w:rsidRPr="005B6AA0">
              <w:rPr>
                <w:bCs/>
              </w:rPr>
              <w:t>°С до +50</w:t>
            </w:r>
            <w:r w:rsidR="004F123F">
              <w:rPr>
                <w:bCs/>
              </w:rPr>
              <w:t xml:space="preserve"> </w:t>
            </w:r>
            <w:r w:rsidRPr="005B6AA0">
              <w:rPr>
                <w:bCs/>
              </w:rPr>
              <w:t>°С</w:t>
            </w:r>
          </w:p>
        </w:tc>
      </w:tr>
      <w:tr w:rsidR="00CB0A4D" w:rsidRPr="005B6AA0" w14:paraId="4E245A2C" w14:textId="77777777">
        <w:trPr>
          <w:trHeight w:val="363"/>
        </w:trPr>
        <w:tc>
          <w:tcPr>
            <w:tcW w:w="2514" w:type="dxa"/>
            <w:tcBorders>
              <w:top w:val="single" w:sz="4" w:space="0" w:color="auto"/>
              <w:left w:val="single" w:sz="4" w:space="0" w:color="auto"/>
              <w:bottom w:val="single" w:sz="4" w:space="0" w:color="auto"/>
              <w:right w:val="single" w:sz="4" w:space="0" w:color="auto"/>
            </w:tcBorders>
          </w:tcPr>
          <w:p w14:paraId="7FCD1E01" w14:textId="77777777" w:rsidR="00CB0A4D" w:rsidRPr="005B6AA0" w:rsidRDefault="00CB0A4D" w:rsidP="00932913">
            <w:pPr>
              <w:rPr>
                <w:bCs/>
              </w:rPr>
            </w:pPr>
            <w:r w:rsidRPr="005B6AA0">
              <w:rPr>
                <w:bCs/>
              </w:rPr>
              <w:t>Комплектность и дополнительное оборудование</w:t>
            </w:r>
          </w:p>
        </w:tc>
        <w:tc>
          <w:tcPr>
            <w:tcW w:w="7057" w:type="dxa"/>
            <w:tcBorders>
              <w:top w:val="single" w:sz="4" w:space="0" w:color="auto"/>
              <w:left w:val="single" w:sz="4" w:space="0" w:color="auto"/>
              <w:bottom w:val="single" w:sz="4" w:space="0" w:color="auto"/>
              <w:right w:val="single" w:sz="4" w:space="0" w:color="auto"/>
            </w:tcBorders>
          </w:tcPr>
          <w:p w14:paraId="7B0503A5" w14:textId="77777777" w:rsidR="00CB0A4D" w:rsidRPr="005B6AA0" w:rsidRDefault="004F123F" w:rsidP="00932913">
            <w:pPr>
              <w:rPr>
                <w:bCs/>
              </w:rPr>
            </w:pPr>
            <w:r>
              <w:rPr>
                <w:bCs/>
              </w:rPr>
              <w:t>Штатив.</w:t>
            </w:r>
          </w:p>
          <w:p w14:paraId="0A69D7BE" w14:textId="77777777" w:rsidR="00CB0A4D" w:rsidRPr="005B6AA0" w:rsidRDefault="004F123F" w:rsidP="00932913">
            <w:pPr>
              <w:rPr>
                <w:bCs/>
              </w:rPr>
            </w:pPr>
            <w:r>
              <w:rPr>
                <w:bCs/>
              </w:rPr>
              <w:t>Комплект реек.</w:t>
            </w:r>
          </w:p>
          <w:p w14:paraId="19863ECF" w14:textId="77777777" w:rsidR="00CB0A4D" w:rsidRPr="005B6AA0" w:rsidRDefault="004F123F" w:rsidP="00932913">
            <w:pPr>
              <w:rPr>
                <w:bCs/>
              </w:rPr>
            </w:pPr>
            <w:r>
              <w:rPr>
                <w:bCs/>
              </w:rPr>
              <w:t>Набор юстировочных устройств</w:t>
            </w:r>
          </w:p>
        </w:tc>
      </w:tr>
    </w:tbl>
    <w:p w14:paraId="63A4350E" w14:textId="77777777" w:rsidR="00CB0A4D" w:rsidRPr="005B6AA0" w:rsidRDefault="00CB0A4D" w:rsidP="00932913">
      <w:pPr>
        <w:pStyle w:val="af0"/>
        <w:tabs>
          <w:tab w:val="left" w:pos="1276"/>
        </w:tabs>
        <w:spacing w:after="0"/>
        <w:ind w:left="567"/>
        <w:jc w:val="both"/>
      </w:pPr>
    </w:p>
    <w:p w14:paraId="2D944995" w14:textId="77777777" w:rsidR="00CB0A4D" w:rsidRPr="001A1746" w:rsidRDefault="00CB0A4D" w:rsidP="00932913">
      <w:pPr>
        <w:pStyle w:val="aff1"/>
        <w:rPr>
          <w:b/>
          <w:bCs/>
          <w:sz w:val="28"/>
          <w:szCs w:val="28"/>
        </w:rPr>
      </w:pPr>
      <w:r w:rsidRPr="00917C1E">
        <w:rPr>
          <w:sz w:val="28"/>
          <w:szCs w:val="28"/>
        </w:rPr>
        <w:t>Т</w:t>
      </w:r>
      <w:r w:rsidR="00917C1E">
        <w:rPr>
          <w:sz w:val="28"/>
          <w:szCs w:val="28"/>
        </w:rPr>
        <w:t xml:space="preserve"> </w:t>
      </w:r>
      <w:r w:rsidRPr="00917C1E">
        <w:rPr>
          <w:sz w:val="28"/>
          <w:szCs w:val="28"/>
        </w:rPr>
        <w:t>а</w:t>
      </w:r>
      <w:r w:rsidR="00917C1E">
        <w:rPr>
          <w:sz w:val="28"/>
          <w:szCs w:val="28"/>
        </w:rPr>
        <w:t xml:space="preserve"> </w:t>
      </w:r>
      <w:r w:rsidRPr="00917C1E">
        <w:rPr>
          <w:sz w:val="28"/>
          <w:szCs w:val="28"/>
        </w:rPr>
        <w:t>б</w:t>
      </w:r>
      <w:r w:rsidR="00917C1E">
        <w:rPr>
          <w:sz w:val="28"/>
          <w:szCs w:val="28"/>
        </w:rPr>
        <w:t xml:space="preserve"> </w:t>
      </w:r>
      <w:r w:rsidRPr="00917C1E">
        <w:rPr>
          <w:sz w:val="28"/>
          <w:szCs w:val="28"/>
        </w:rPr>
        <w:t>л</w:t>
      </w:r>
      <w:r w:rsidR="00917C1E">
        <w:rPr>
          <w:sz w:val="28"/>
          <w:szCs w:val="28"/>
        </w:rPr>
        <w:t xml:space="preserve"> </w:t>
      </w:r>
      <w:r w:rsidRPr="00917C1E">
        <w:rPr>
          <w:sz w:val="28"/>
          <w:szCs w:val="28"/>
        </w:rPr>
        <w:t>и</w:t>
      </w:r>
      <w:r w:rsidR="00917C1E">
        <w:rPr>
          <w:sz w:val="28"/>
          <w:szCs w:val="28"/>
        </w:rPr>
        <w:t xml:space="preserve"> </w:t>
      </w:r>
      <w:r w:rsidRPr="00917C1E">
        <w:rPr>
          <w:sz w:val="28"/>
          <w:szCs w:val="28"/>
        </w:rPr>
        <w:t>ц</w:t>
      </w:r>
      <w:r w:rsidR="00917C1E">
        <w:rPr>
          <w:sz w:val="28"/>
          <w:szCs w:val="28"/>
        </w:rPr>
        <w:t xml:space="preserve"> </w:t>
      </w:r>
      <w:r w:rsidRPr="00917C1E">
        <w:rPr>
          <w:sz w:val="28"/>
          <w:szCs w:val="28"/>
        </w:rPr>
        <w:t>а</w:t>
      </w:r>
      <w:r w:rsidR="00917C1E">
        <w:rPr>
          <w:sz w:val="28"/>
          <w:szCs w:val="28"/>
        </w:rPr>
        <w:t xml:space="preserve">  </w:t>
      </w:r>
      <w:r w:rsidRPr="00917C1E">
        <w:rPr>
          <w:sz w:val="28"/>
          <w:szCs w:val="28"/>
        </w:rPr>
        <w:t xml:space="preserve"> </w:t>
      </w:r>
      <w:r w:rsidR="000871B4" w:rsidRPr="00917C1E">
        <w:rPr>
          <w:sz w:val="28"/>
          <w:szCs w:val="28"/>
        </w:rPr>
        <w:t>И</w:t>
      </w:r>
      <w:r w:rsidRPr="00917C1E">
        <w:rPr>
          <w:sz w:val="28"/>
          <w:szCs w:val="28"/>
        </w:rPr>
        <w:t>.3</w:t>
      </w:r>
      <w:r w:rsidR="00917C1E">
        <w:rPr>
          <w:sz w:val="28"/>
          <w:szCs w:val="28"/>
        </w:rPr>
        <w:t xml:space="preserve"> –</w:t>
      </w:r>
      <w:r w:rsidRPr="00917C1E">
        <w:rPr>
          <w:sz w:val="28"/>
          <w:szCs w:val="28"/>
        </w:rPr>
        <w:t xml:space="preserve"> </w:t>
      </w:r>
      <w:r w:rsidRPr="001A1746">
        <w:rPr>
          <w:b/>
          <w:bCs/>
          <w:sz w:val="28"/>
          <w:szCs w:val="28"/>
        </w:rPr>
        <w:t>Теодолиты</w:t>
      </w:r>
      <w:r w:rsidR="00665486" w:rsidRPr="001A1746">
        <w:rPr>
          <w:b/>
          <w:bCs/>
          <w:sz w:val="28"/>
          <w:szCs w:val="28"/>
        </w:rPr>
        <w:t xml:space="preserve"> (оптические, электронные)</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99"/>
        <w:gridCol w:w="6846"/>
      </w:tblGrid>
      <w:tr w:rsidR="00CB0A4D" w:rsidRPr="002C074D" w14:paraId="2420F1D5" w14:textId="77777777">
        <w:trPr>
          <w:trHeight w:val="336"/>
        </w:trPr>
        <w:tc>
          <w:tcPr>
            <w:tcW w:w="2514" w:type="dxa"/>
            <w:tcBorders>
              <w:top w:val="single" w:sz="4" w:space="0" w:color="auto"/>
              <w:left w:val="single" w:sz="4" w:space="0" w:color="auto"/>
              <w:bottom w:val="single" w:sz="4" w:space="0" w:color="auto"/>
              <w:right w:val="single" w:sz="4" w:space="0" w:color="auto"/>
            </w:tcBorders>
          </w:tcPr>
          <w:p w14:paraId="2CD79765" w14:textId="77777777" w:rsidR="00CB0A4D" w:rsidRPr="00917C1E" w:rsidRDefault="00CB0A4D" w:rsidP="00932913">
            <w:pPr>
              <w:jc w:val="center"/>
              <w:rPr>
                <w:bCs/>
              </w:rPr>
            </w:pPr>
            <w:r w:rsidRPr="00917C1E">
              <w:rPr>
                <w:bCs/>
              </w:rPr>
              <w:t>Параметры</w:t>
            </w:r>
          </w:p>
        </w:tc>
        <w:tc>
          <w:tcPr>
            <w:tcW w:w="7057" w:type="dxa"/>
            <w:tcBorders>
              <w:top w:val="single" w:sz="4" w:space="0" w:color="auto"/>
              <w:left w:val="single" w:sz="4" w:space="0" w:color="auto"/>
              <w:bottom w:val="single" w:sz="4" w:space="0" w:color="auto"/>
              <w:right w:val="single" w:sz="4" w:space="0" w:color="auto"/>
            </w:tcBorders>
          </w:tcPr>
          <w:p w14:paraId="65D7D55B" w14:textId="77777777" w:rsidR="00CB0A4D" w:rsidRPr="00917C1E" w:rsidRDefault="00556907" w:rsidP="00932913">
            <w:pPr>
              <w:jc w:val="center"/>
              <w:rPr>
                <w:bCs/>
              </w:rPr>
            </w:pPr>
            <w:r>
              <w:rPr>
                <w:bCs/>
              </w:rPr>
              <w:t xml:space="preserve">Характеристики, </w:t>
            </w:r>
            <w:r w:rsidR="00CB0A4D" w:rsidRPr="00917C1E">
              <w:rPr>
                <w:bCs/>
              </w:rPr>
              <w:t xml:space="preserve">не </w:t>
            </w:r>
            <w:r w:rsidR="00917C1E">
              <w:rPr>
                <w:bCs/>
              </w:rPr>
              <w:t>хуже</w:t>
            </w:r>
          </w:p>
        </w:tc>
      </w:tr>
      <w:tr w:rsidR="00CB0A4D" w:rsidRPr="002C074D" w14:paraId="5B613CCA" w14:textId="77777777">
        <w:trPr>
          <w:trHeight w:val="363"/>
        </w:trPr>
        <w:tc>
          <w:tcPr>
            <w:tcW w:w="2514" w:type="dxa"/>
            <w:tcBorders>
              <w:top w:val="single" w:sz="4" w:space="0" w:color="auto"/>
              <w:left w:val="single" w:sz="4" w:space="0" w:color="auto"/>
              <w:bottom w:val="single" w:sz="4" w:space="0" w:color="auto"/>
              <w:right w:val="single" w:sz="4" w:space="0" w:color="auto"/>
            </w:tcBorders>
          </w:tcPr>
          <w:p w14:paraId="1EEA2FD4" w14:textId="77777777" w:rsidR="00CB0A4D" w:rsidRPr="00917C1E" w:rsidRDefault="00CB0A4D" w:rsidP="00932913">
            <w:pPr>
              <w:rPr>
                <w:bCs/>
              </w:rPr>
            </w:pPr>
            <w:r w:rsidRPr="00917C1E">
              <w:rPr>
                <w:bCs/>
              </w:rPr>
              <w:t>Технические</w:t>
            </w:r>
          </w:p>
        </w:tc>
        <w:tc>
          <w:tcPr>
            <w:tcW w:w="7057" w:type="dxa"/>
            <w:tcBorders>
              <w:top w:val="single" w:sz="4" w:space="0" w:color="auto"/>
              <w:left w:val="single" w:sz="4" w:space="0" w:color="auto"/>
              <w:bottom w:val="single" w:sz="4" w:space="0" w:color="auto"/>
              <w:right w:val="single" w:sz="4" w:space="0" w:color="auto"/>
            </w:tcBorders>
          </w:tcPr>
          <w:p w14:paraId="19399B61" w14:textId="77777777" w:rsidR="00917C1E" w:rsidRDefault="00556907" w:rsidP="00932913">
            <w:pPr>
              <w:rPr>
                <w:bCs/>
              </w:rPr>
            </w:pPr>
            <w:r>
              <w:rPr>
                <w:bCs/>
              </w:rPr>
              <w:t>СКП</w:t>
            </w:r>
            <w:r w:rsidR="00917C1E">
              <w:rPr>
                <w:bCs/>
              </w:rPr>
              <w:t xml:space="preserve"> </w:t>
            </w:r>
            <w:r w:rsidR="00CB0A4D" w:rsidRPr="00917C1E">
              <w:rPr>
                <w:bCs/>
              </w:rPr>
              <w:t>измерения</w:t>
            </w:r>
            <w:r w:rsidR="00917C1E">
              <w:rPr>
                <w:bCs/>
              </w:rPr>
              <w:t>:</w:t>
            </w:r>
          </w:p>
          <w:p w14:paraId="520A9707" w14:textId="77777777" w:rsidR="00CB0A4D" w:rsidRPr="00917C1E" w:rsidRDefault="00917C1E" w:rsidP="00932913">
            <w:pPr>
              <w:rPr>
                <w:bCs/>
              </w:rPr>
            </w:pPr>
            <w:r>
              <w:rPr>
                <w:bCs/>
              </w:rPr>
              <w:t>- г</w:t>
            </w:r>
            <w:r w:rsidR="00CB0A4D" w:rsidRPr="00917C1E">
              <w:rPr>
                <w:bCs/>
              </w:rPr>
              <w:t>оризонтального угла</w:t>
            </w:r>
            <w:r>
              <w:rPr>
                <w:bCs/>
              </w:rPr>
              <w:t xml:space="preserve"> – </w:t>
            </w:r>
            <w:r w:rsidR="00CB0A4D" w:rsidRPr="00917C1E">
              <w:rPr>
                <w:bCs/>
              </w:rPr>
              <w:t>5";</w:t>
            </w:r>
          </w:p>
          <w:p w14:paraId="7B50C99F" w14:textId="77777777" w:rsidR="00CB0A4D" w:rsidRPr="00917C1E" w:rsidRDefault="00917C1E" w:rsidP="00932913">
            <w:pPr>
              <w:rPr>
                <w:bCs/>
              </w:rPr>
            </w:pPr>
            <w:r>
              <w:rPr>
                <w:bCs/>
              </w:rPr>
              <w:t>- в</w:t>
            </w:r>
            <w:r w:rsidR="00CB0A4D" w:rsidRPr="00917C1E">
              <w:rPr>
                <w:bCs/>
              </w:rPr>
              <w:t>ертикального угла</w:t>
            </w:r>
            <w:r>
              <w:rPr>
                <w:bCs/>
              </w:rPr>
              <w:t xml:space="preserve"> – 5".</w:t>
            </w:r>
          </w:p>
          <w:p w14:paraId="6553D00C" w14:textId="77777777" w:rsidR="00CB0A4D" w:rsidRPr="00917C1E" w:rsidRDefault="00CB0A4D" w:rsidP="00932913">
            <w:pPr>
              <w:rPr>
                <w:bCs/>
                <w:vertAlign w:val="superscript"/>
              </w:rPr>
            </w:pPr>
            <w:r w:rsidRPr="00917C1E">
              <w:rPr>
                <w:bCs/>
              </w:rPr>
              <w:t>Диапазон работы компенсатора</w:t>
            </w:r>
            <w:r w:rsidR="00917C1E">
              <w:rPr>
                <w:bCs/>
              </w:rPr>
              <w:t xml:space="preserve"> – 5 </w:t>
            </w:r>
            <w:r w:rsidRPr="00917C1E">
              <w:rPr>
                <w:bCs/>
              </w:rPr>
              <w:t>мин</w:t>
            </w:r>
          </w:p>
        </w:tc>
      </w:tr>
      <w:tr w:rsidR="00CB0A4D" w:rsidRPr="002C074D" w14:paraId="6A86CDD2" w14:textId="77777777">
        <w:trPr>
          <w:trHeight w:val="363"/>
        </w:trPr>
        <w:tc>
          <w:tcPr>
            <w:tcW w:w="2514" w:type="dxa"/>
            <w:tcBorders>
              <w:top w:val="single" w:sz="4" w:space="0" w:color="auto"/>
              <w:left w:val="single" w:sz="4" w:space="0" w:color="auto"/>
              <w:bottom w:val="single" w:sz="4" w:space="0" w:color="auto"/>
              <w:right w:val="single" w:sz="4" w:space="0" w:color="auto"/>
            </w:tcBorders>
          </w:tcPr>
          <w:p w14:paraId="3C6608D2" w14:textId="77777777" w:rsidR="00CB0A4D" w:rsidRPr="00917C1E" w:rsidRDefault="00CB0A4D" w:rsidP="00932913">
            <w:pPr>
              <w:rPr>
                <w:bCs/>
              </w:rPr>
            </w:pPr>
            <w:r w:rsidRPr="00917C1E">
              <w:rPr>
                <w:bCs/>
              </w:rPr>
              <w:lastRenderedPageBreak/>
              <w:t>Эксплуатационные</w:t>
            </w:r>
          </w:p>
        </w:tc>
        <w:tc>
          <w:tcPr>
            <w:tcW w:w="7057" w:type="dxa"/>
            <w:tcBorders>
              <w:top w:val="single" w:sz="4" w:space="0" w:color="auto"/>
              <w:left w:val="single" w:sz="4" w:space="0" w:color="auto"/>
              <w:bottom w:val="single" w:sz="4" w:space="0" w:color="auto"/>
              <w:right w:val="single" w:sz="4" w:space="0" w:color="auto"/>
            </w:tcBorders>
          </w:tcPr>
          <w:p w14:paraId="316D284C" w14:textId="77777777" w:rsidR="00CB0A4D" w:rsidRPr="00917C1E" w:rsidRDefault="00CB0A4D" w:rsidP="00932913">
            <w:pPr>
              <w:rPr>
                <w:bCs/>
              </w:rPr>
            </w:pPr>
            <w:r w:rsidRPr="00917C1E">
              <w:rPr>
                <w:bCs/>
              </w:rPr>
              <w:t>П</w:t>
            </w:r>
            <w:r w:rsidR="00917C1E">
              <w:rPr>
                <w:bCs/>
              </w:rPr>
              <w:t>ортативный измерительный прибор.</w:t>
            </w:r>
          </w:p>
          <w:p w14:paraId="43AFB471" w14:textId="77777777" w:rsidR="00CB0A4D" w:rsidRPr="00917C1E" w:rsidRDefault="00917C1E" w:rsidP="00932913">
            <w:pPr>
              <w:rPr>
                <w:bCs/>
              </w:rPr>
            </w:pPr>
            <w:r>
              <w:rPr>
                <w:bCs/>
              </w:rPr>
              <w:t>Пылевлагозащитное исполнение.</w:t>
            </w:r>
          </w:p>
          <w:p w14:paraId="46AA1BCE" w14:textId="77777777" w:rsidR="00CB0A4D" w:rsidRPr="00917C1E" w:rsidRDefault="00917C1E" w:rsidP="00932913">
            <w:pPr>
              <w:rPr>
                <w:bCs/>
              </w:rPr>
            </w:pPr>
            <w:r>
              <w:rPr>
                <w:bCs/>
              </w:rPr>
              <w:t>Противоударное исполнение.</w:t>
            </w:r>
          </w:p>
          <w:p w14:paraId="06F995FD" w14:textId="77777777" w:rsidR="00917C1E" w:rsidRDefault="00CB0A4D" w:rsidP="00932913">
            <w:pPr>
              <w:rPr>
                <w:bCs/>
              </w:rPr>
            </w:pPr>
            <w:r w:rsidRPr="00917C1E">
              <w:rPr>
                <w:bCs/>
              </w:rPr>
              <w:t xml:space="preserve">Масса </w:t>
            </w:r>
            <w:smartTag w:uri="urn:schemas-microsoft-com:office:smarttags" w:element="metricconverter">
              <w:smartTagPr>
                <w:attr w:name="ProductID" w:val="5 кг"/>
              </w:smartTagPr>
              <w:r w:rsidRPr="00917C1E">
                <w:rPr>
                  <w:bCs/>
                </w:rPr>
                <w:t>5 кг</w:t>
              </w:r>
              <w:r w:rsidR="00917C1E">
                <w:rPr>
                  <w:bCs/>
                </w:rPr>
                <w:t>.</w:t>
              </w:r>
            </w:smartTag>
          </w:p>
          <w:p w14:paraId="2FFBD0D2" w14:textId="77777777" w:rsidR="00CB0A4D" w:rsidRPr="00917C1E" w:rsidRDefault="0077336D" w:rsidP="00932913">
            <w:pPr>
              <w:rPr>
                <w:bCs/>
              </w:rPr>
            </w:pPr>
            <w:r>
              <w:rPr>
                <w:bCs/>
              </w:rPr>
              <w:t>Рабочая температура: от –</w:t>
            </w:r>
            <w:r w:rsidR="00CF021E" w:rsidRPr="00917C1E">
              <w:rPr>
                <w:bCs/>
              </w:rPr>
              <w:t>2</w:t>
            </w:r>
            <w:r w:rsidR="00CB0A4D" w:rsidRPr="00917C1E">
              <w:rPr>
                <w:bCs/>
              </w:rPr>
              <w:t>0</w:t>
            </w:r>
            <w:r w:rsidR="00917C1E">
              <w:rPr>
                <w:bCs/>
              </w:rPr>
              <w:t xml:space="preserve"> </w:t>
            </w:r>
            <w:r w:rsidR="00CB0A4D" w:rsidRPr="00917C1E">
              <w:rPr>
                <w:bCs/>
              </w:rPr>
              <w:t>°С до +50</w:t>
            </w:r>
            <w:r w:rsidR="00917C1E">
              <w:rPr>
                <w:bCs/>
              </w:rPr>
              <w:t xml:space="preserve"> </w:t>
            </w:r>
            <w:r w:rsidR="00CB0A4D" w:rsidRPr="00917C1E">
              <w:rPr>
                <w:bCs/>
              </w:rPr>
              <w:t>°С</w:t>
            </w:r>
          </w:p>
        </w:tc>
      </w:tr>
      <w:tr w:rsidR="00CB0A4D" w:rsidRPr="002C074D" w14:paraId="3AE3874C" w14:textId="77777777">
        <w:trPr>
          <w:trHeight w:val="273"/>
        </w:trPr>
        <w:tc>
          <w:tcPr>
            <w:tcW w:w="2514" w:type="dxa"/>
            <w:tcBorders>
              <w:top w:val="single" w:sz="4" w:space="0" w:color="auto"/>
              <w:left w:val="single" w:sz="4" w:space="0" w:color="auto"/>
              <w:bottom w:val="single" w:sz="4" w:space="0" w:color="auto"/>
              <w:right w:val="single" w:sz="4" w:space="0" w:color="auto"/>
            </w:tcBorders>
          </w:tcPr>
          <w:p w14:paraId="5092E0B5" w14:textId="77777777" w:rsidR="00CB0A4D" w:rsidRPr="00917C1E" w:rsidRDefault="00CB0A4D" w:rsidP="00932913">
            <w:pPr>
              <w:rPr>
                <w:bCs/>
              </w:rPr>
            </w:pPr>
            <w:r w:rsidRPr="00917C1E">
              <w:rPr>
                <w:bCs/>
              </w:rPr>
              <w:t>Комплектность и дополнительное оборудование</w:t>
            </w:r>
          </w:p>
        </w:tc>
        <w:tc>
          <w:tcPr>
            <w:tcW w:w="7057" w:type="dxa"/>
            <w:tcBorders>
              <w:top w:val="single" w:sz="4" w:space="0" w:color="auto"/>
              <w:left w:val="single" w:sz="4" w:space="0" w:color="auto"/>
              <w:bottom w:val="single" w:sz="4" w:space="0" w:color="auto"/>
              <w:right w:val="single" w:sz="4" w:space="0" w:color="auto"/>
            </w:tcBorders>
          </w:tcPr>
          <w:p w14:paraId="2DC35D6A" w14:textId="77777777" w:rsidR="00CB0A4D" w:rsidRPr="00917C1E" w:rsidRDefault="00CB0A4D" w:rsidP="00932913">
            <w:pPr>
              <w:spacing w:after="200"/>
              <w:rPr>
                <w:bCs/>
              </w:rPr>
            </w:pPr>
            <w:r w:rsidRPr="00917C1E">
              <w:rPr>
                <w:bCs/>
              </w:rPr>
              <w:t xml:space="preserve">Лазерный дальномер в стандартной комплектации </w:t>
            </w:r>
          </w:p>
        </w:tc>
      </w:tr>
    </w:tbl>
    <w:p w14:paraId="45CA35A4" w14:textId="77777777" w:rsidR="00CB0A4D" w:rsidRPr="00917C1E" w:rsidRDefault="00CB0A4D" w:rsidP="00932913">
      <w:pPr>
        <w:pStyle w:val="aff1"/>
        <w:rPr>
          <w:sz w:val="28"/>
          <w:szCs w:val="28"/>
        </w:rPr>
      </w:pPr>
    </w:p>
    <w:p w14:paraId="7978B5E8" w14:textId="77777777" w:rsidR="00CB0A4D" w:rsidRPr="001A1746" w:rsidRDefault="00CB0A4D" w:rsidP="00932913">
      <w:pPr>
        <w:pStyle w:val="aff1"/>
        <w:rPr>
          <w:b/>
          <w:bCs/>
          <w:sz w:val="28"/>
          <w:szCs w:val="28"/>
        </w:rPr>
      </w:pPr>
      <w:r w:rsidRPr="00917C1E">
        <w:rPr>
          <w:sz w:val="28"/>
          <w:szCs w:val="28"/>
        </w:rPr>
        <w:t>Т</w:t>
      </w:r>
      <w:r w:rsidR="00917C1E">
        <w:rPr>
          <w:sz w:val="28"/>
          <w:szCs w:val="28"/>
        </w:rPr>
        <w:t xml:space="preserve"> </w:t>
      </w:r>
      <w:r w:rsidRPr="00917C1E">
        <w:rPr>
          <w:sz w:val="28"/>
          <w:szCs w:val="28"/>
        </w:rPr>
        <w:t>а</w:t>
      </w:r>
      <w:r w:rsidR="00917C1E">
        <w:rPr>
          <w:sz w:val="28"/>
          <w:szCs w:val="28"/>
        </w:rPr>
        <w:t xml:space="preserve"> </w:t>
      </w:r>
      <w:r w:rsidRPr="00917C1E">
        <w:rPr>
          <w:sz w:val="28"/>
          <w:szCs w:val="28"/>
        </w:rPr>
        <w:t>б</w:t>
      </w:r>
      <w:r w:rsidR="00917C1E">
        <w:rPr>
          <w:sz w:val="28"/>
          <w:szCs w:val="28"/>
        </w:rPr>
        <w:t xml:space="preserve"> </w:t>
      </w:r>
      <w:r w:rsidRPr="00917C1E">
        <w:rPr>
          <w:sz w:val="28"/>
          <w:szCs w:val="28"/>
        </w:rPr>
        <w:t>л</w:t>
      </w:r>
      <w:r w:rsidR="00917C1E">
        <w:rPr>
          <w:sz w:val="28"/>
          <w:szCs w:val="28"/>
        </w:rPr>
        <w:t xml:space="preserve"> </w:t>
      </w:r>
      <w:r w:rsidRPr="00917C1E">
        <w:rPr>
          <w:sz w:val="28"/>
          <w:szCs w:val="28"/>
        </w:rPr>
        <w:t>и</w:t>
      </w:r>
      <w:r w:rsidR="00917C1E">
        <w:rPr>
          <w:sz w:val="28"/>
          <w:szCs w:val="28"/>
        </w:rPr>
        <w:t xml:space="preserve"> </w:t>
      </w:r>
      <w:r w:rsidRPr="00917C1E">
        <w:rPr>
          <w:sz w:val="28"/>
          <w:szCs w:val="28"/>
        </w:rPr>
        <w:t>ц</w:t>
      </w:r>
      <w:r w:rsidR="00917C1E">
        <w:rPr>
          <w:sz w:val="28"/>
          <w:szCs w:val="28"/>
        </w:rPr>
        <w:t xml:space="preserve"> </w:t>
      </w:r>
      <w:r w:rsidRPr="00917C1E">
        <w:rPr>
          <w:sz w:val="28"/>
          <w:szCs w:val="28"/>
        </w:rPr>
        <w:t>а</w:t>
      </w:r>
      <w:r w:rsidR="00917C1E">
        <w:rPr>
          <w:sz w:val="28"/>
          <w:szCs w:val="28"/>
        </w:rPr>
        <w:t xml:space="preserve">  </w:t>
      </w:r>
      <w:r w:rsidRPr="00917C1E">
        <w:rPr>
          <w:sz w:val="28"/>
          <w:szCs w:val="28"/>
        </w:rPr>
        <w:t xml:space="preserve"> </w:t>
      </w:r>
      <w:r w:rsidR="000871B4" w:rsidRPr="00917C1E">
        <w:rPr>
          <w:sz w:val="28"/>
          <w:szCs w:val="28"/>
        </w:rPr>
        <w:t>И</w:t>
      </w:r>
      <w:r w:rsidRPr="00917C1E">
        <w:rPr>
          <w:sz w:val="28"/>
          <w:szCs w:val="28"/>
        </w:rPr>
        <w:t>.4</w:t>
      </w:r>
      <w:r w:rsidR="00917C1E">
        <w:rPr>
          <w:sz w:val="28"/>
          <w:szCs w:val="28"/>
        </w:rPr>
        <w:t xml:space="preserve"> – </w:t>
      </w:r>
      <w:r w:rsidRPr="001A1746">
        <w:rPr>
          <w:b/>
          <w:bCs/>
          <w:sz w:val="28"/>
          <w:szCs w:val="28"/>
        </w:rPr>
        <w:t>Спутниковые системы</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95"/>
        <w:gridCol w:w="6850"/>
      </w:tblGrid>
      <w:tr w:rsidR="00CB0A4D" w:rsidRPr="002C074D" w14:paraId="0DD24FB6" w14:textId="77777777" w:rsidTr="00917C1E">
        <w:trPr>
          <w:trHeight w:val="307"/>
        </w:trPr>
        <w:tc>
          <w:tcPr>
            <w:tcW w:w="2514" w:type="dxa"/>
          </w:tcPr>
          <w:p w14:paraId="26E7839D" w14:textId="77777777" w:rsidR="00CB0A4D" w:rsidRPr="00917C1E" w:rsidRDefault="00CB0A4D" w:rsidP="00932913">
            <w:pPr>
              <w:jc w:val="center"/>
              <w:rPr>
                <w:bCs/>
              </w:rPr>
            </w:pPr>
            <w:r w:rsidRPr="00917C1E">
              <w:rPr>
                <w:bCs/>
              </w:rPr>
              <w:t>Параметры</w:t>
            </w:r>
          </w:p>
        </w:tc>
        <w:tc>
          <w:tcPr>
            <w:tcW w:w="7057" w:type="dxa"/>
          </w:tcPr>
          <w:p w14:paraId="1AB0DB1B" w14:textId="77777777" w:rsidR="00CB0A4D" w:rsidRPr="00917C1E" w:rsidRDefault="00CB0A4D" w:rsidP="00932913">
            <w:pPr>
              <w:jc w:val="center"/>
              <w:rPr>
                <w:bCs/>
              </w:rPr>
            </w:pPr>
            <w:r w:rsidRPr="00917C1E">
              <w:rPr>
                <w:bCs/>
              </w:rPr>
              <w:t>Характеристики</w:t>
            </w:r>
          </w:p>
        </w:tc>
      </w:tr>
      <w:tr w:rsidR="00CB0A4D" w:rsidRPr="002C074D" w14:paraId="2A143498" w14:textId="77777777" w:rsidTr="00917C1E">
        <w:trPr>
          <w:trHeight w:val="336"/>
        </w:trPr>
        <w:tc>
          <w:tcPr>
            <w:tcW w:w="2514" w:type="dxa"/>
          </w:tcPr>
          <w:p w14:paraId="5848B5BC" w14:textId="77777777" w:rsidR="00CB0A4D" w:rsidRPr="00917C1E" w:rsidRDefault="00917C1E" w:rsidP="00932913">
            <w:pPr>
              <w:rPr>
                <w:bCs/>
              </w:rPr>
            </w:pPr>
            <w:r w:rsidRPr="00917C1E">
              <w:rPr>
                <w:bCs/>
              </w:rPr>
              <w:t>Технические</w:t>
            </w:r>
          </w:p>
        </w:tc>
        <w:tc>
          <w:tcPr>
            <w:tcW w:w="7057" w:type="dxa"/>
          </w:tcPr>
          <w:p w14:paraId="7870C51C" w14:textId="77777777" w:rsidR="00CB0A4D" w:rsidRPr="00917C1E" w:rsidRDefault="00CB0A4D" w:rsidP="00932913">
            <w:r w:rsidRPr="00917C1E">
              <w:rPr>
                <w:bCs/>
              </w:rPr>
              <w:t xml:space="preserve">Прием сигналов спутниковых систем </w:t>
            </w:r>
            <w:r w:rsidRPr="00917C1E">
              <w:t>ГЛОНАСС*(РФ)/</w:t>
            </w:r>
            <w:r w:rsidRPr="00917C1E">
              <w:rPr>
                <w:lang w:val="en-US"/>
              </w:rPr>
              <w:t>GPS</w:t>
            </w:r>
            <w:r w:rsidRPr="00917C1E">
              <w:t>*(США),</w:t>
            </w:r>
            <w:r w:rsidR="00917C1E">
              <w:t xml:space="preserve"> </w:t>
            </w:r>
            <w:r w:rsidRPr="00917C1E">
              <w:rPr>
                <w:lang w:val="en-US"/>
              </w:rPr>
              <w:t>Galileo</w:t>
            </w:r>
            <w:r w:rsidRPr="00917C1E">
              <w:t xml:space="preserve"> (Е</w:t>
            </w:r>
            <w:r w:rsidR="00917C1E">
              <w:t>С</w:t>
            </w:r>
            <w:r w:rsidRPr="00917C1E">
              <w:t xml:space="preserve">), </w:t>
            </w:r>
            <w:r w:rsidRPr="00917C1E">
              <w:rPr>
                <w:lang w:val="en-US"/>
              </w:rPr>
              <w:t>Compass</w:t>
            </w:r>
            <w:r w:rsidRPr="00917C1E">
              <w:t xml:space="preserve"> (К</w:t>
            </w:r>
            <w:r w:rsidR="00917C1E">
              <w:t>НР</w:t>
            </w:r>
            <w:r w:rsidRPr="00917C1E">
              <w:t xml:space="preserve">), </w:t>
            </w:r>
            <w:r w:rsidR="00917C1E">
              <w:rPr>
                <w:lang w:val="en-US"/>
              </w:rPr>
              <w:t>QZ</w:t>
            </w:r>
            <w:r w:rsidRPr="00917C1E">
              <w:rPr>
                <w:lang w:val="en-US"/>
              </w:rPr>
              <w:t>SS</w:t>
            </w:r>
            <w:r w:rsidRPr="00917C1E">
              <w:t xml:space="preserve"> (Япония), </w:t>
            </w:r>
            <w:r w:rsidRPr="00917C1E">
              <w:rPr>
                <w:lang w:val="en-US"/>
              </w:rPr>
              <w:t>IRHSS</w:t>
            </w:r>
            <w:r w:rsidRPr="00917C1E">
              <w:t xml:space="preserve"> (Индия)</w:t>
            </w:r>
          </w:p>
          <w:p w14:paraId="1946BEE2" w14:textId="77777777" w:rsidR="00CB0A4D" w:rsidRPr="00917C1E" w:rsidRDefault="00CB0A4D" w:rsidP="00932913"/>
          <w:p w14:paraId="4A159362" w14:textId="77777777" w:rsidR="00CB0A4D" w:rsidRPr="00917C1E" w:rsidRDefault="00917C1E" w:rsidP="00932913">
            <w:r>
              <w:t>Точность в статике</w:t>
            </w:r>
          </w:p>
          <w:p w14:paraId="38C3E1AE" w14:textId="77777777" w:rsidR="00CB0A4D" w:rsidRPr="00917C1E" w:rsidRDefault="00CB0A4D" w:rsidP="00932913">
            <w:r w:rsidRPr="00917C1E">
              <w:t>План (не менее): 5</w:t>
            </w:r>
            <w:r w:rsidR="00917C1E" w:rsidRPr="00917C1E">
              <w:t xml:space="preserve"> </w:t>
            </w:r>
            <w:r w:rsidRPr="00917C1E">
              <w:t>мм</w:t>
            </w:r>
            <w:r w:rsidR="00917C1E">
              <w:t xml:space="preserve"> </w:t>
            </w:r>
            <w:r w:rsidRPr="00917C1E">
              <w:t>+</w:t>
            </w:r>
            <w:r w:rsidR="00917C1E">
              <w:t xml:space="preserve"> </w:t>
            </w:r>
            <w:r w:rsidRPr="00917C1E">
              <w:t>0</w:t>
            </w:r>
            <w:r w:rsidR="00917C1E">
              <w:t>,</w:t>
            </w:r>
            <w:r w:rsidRPr="00917C1E">
              <w:t>5</w:t>
            </w:r>
            <w:r w:rsidR="00917C1E" w:rsidRPr="00917C1E">
              <w:t xml:space="preserve"> </w:t>
            </w:r>
            <w:r w:rsidRPr="00917C1E">
              <w:t>мм/км</w:t>
            </w:r>
            <w:r w:rsidRPr="00917C1E">
              <w:rPr>
                <w:bCs/>
              </w:rPr>
              <w:t>;</w:t>
            </w:r>
          </w:p>
          <w:p w14:paraId="4DB5AA33" w14:textId="77777777" w:rsidR="00CB0A4D" w:rsidRPr="00917C1E" w:rsidRDefault="00CB0A4D" w:rsidP="00932913">
            <w:r w:rsidRPr="00917C1E">
              <w:t>Высота (не менее):</w:t>
            </w:r>
            <w:r w:rsidR="00917C1E">
              <w:t xml:space="preserve"> </w:t>
            </w:r>
            <w:r w:rsidRPr="00917C1E">
              <w:t>10</w:t>
            </w:r>
            <w:r w:rsidR="00917C1E">
              <w:t xml:space="preserve"> </w:t>
            </w:r>
            <w:r w:rsidRPr="00917C1E">
              <w:t>мм</w:t>
            </w:r>
            <w:r w:rsidR="00917C1E">
              <w:t xml:space="preserve"> </w:t>
            </w:r>
            <w:r w:rsidRPr="00917C1E">
              <w:t>+</w:t>
            </w:r>
            <w:r w:rsidR="00917C1E">
              <w:t xml:space="preserve"> </w:t>
            </w:r>
            <w:r w:rsidRPr="00917C1E">
              <w:t>0</w:t>
            </w:r>
            <w:r w:rsidR="00917C1E">
              <w:t>,</w:t>
            </w:r>
            <w:r w:rsidRPr="00917C1E">
              <w:t>5</w:t>
            </w:r>
            <w:r w:rsidR="00917C1E">
              <w:t xml:space="preserve"> </w:t>
            </w:r>
            <w:r w:rsidRPr="00917C1E">
              <w:t>мм/км</w:t>
            </w:r>
            <w:r w:rsidR="00917C1E">
              <w:t>.</w:t>
            </w:r>
          </w:p>
          <w:p w14:paraId="4D4F4623" w14:textId="77777777" w:rsidR="00CB0A4D" w:rsidRPr="00917C1E" w:rsidRDefault="00CB0A4D" w:rsidP="00932913"/>
          <w:p w14:paraId="75427DDC" w14:textId="77777777" w:rsidR="00CB0A4D" w:rsidRPr="00917C1E" w:rsidRDefault="00917C1E" w:rsidP="00932913">
            <w:r>
              <w:t>Точность в</w:t>
            </w:r>
            <w:r w:rsidR="00CB0A4D" w:rsidRPr="00917C1E">
              <w:t xml:space="preserve"> кинематике</w:t>
            </w:r>
          </w:p>
          <w:p w14:paraId="12E35643" w14:textId="77777777" w:rsidR="00CB0A4D" w:rsidRPr="00917C1E" w:rsidRDefault="00CB0A4D" w:rsidP="00932913">
            <w:pPr>
              <w:rPr>
                <w:bCs/>
              </w:rPr>
            </w:pPr>
            <w:r w:rsidRPr="00917C1E">
              <w:rPr>
                <w:bCs/>
              </w:rPr>
              <w:t>План (не менее): 10</w:t>
            </w:r>
            <w:r w:rsidR="00917C1E">
              <w:rPr>
                <w:bCs/>
              </w:rPr>
              <w:t xml:space="preserve"> </w:t>
            </w:r>
            <w:r w:rsidRPr="00917C1E">
              <w:rPr>
                <w:bCs/>
              </w:rPr>
              <w:t>мм</w:t>
            </w:r>
            <w:r w:rsidR="00917C1E">
              <w:rPr>
                <w:bCs/>
              </w:rPr>
              <w:t xml:space="preserve"> </w:t>
            </w:r>
            <w:r w:rsidRPr="00917C1E">
              <w:rPr>
                <w:bCs/>
              </w:rPr>
              <w:t>+ 1</w:t>
            </w:r>
            <w:r w:rsidR="00917C1E">
              <w:rPr>
                <w:bCs/>
              </w:rPr>
              <w:t xml:space="preserve"> </w:t>
            </w:r>
            <w:r w:rsidRPr="00917C1E">
              <w:rPr>
                <w:bCs/>
              </w:rPr>
              <w:t>мм/км;</w:t>
            </w:r>
          </w:p>
          <w:p w14:paraId="36710D33" w14:textId="77777777" w:rsidR="00CB0A4D" w:rsidRPr="00917C1E" w:rsidRDefault="00CB0A4D" w:rsidP="00932913">
            <w:pPr>
              <w:rPr>
                <w:bCs/>
              </w:rPr>
            </w:pPr>
            <w:r w:rsidRPr="00917C1E">
              <w:rPr>
                <w:bCs/>
              </w:rPr>
              <w:t>Высота (не менее):</w:t>
            </w:r>
            <w:r w:rsidR="00917C1E">
              <w:rPr>
                <w:bCs/>
              </w:rPr>
              <w:t xml:space="preserve"> </w:t>
            </w:r>
            <w:r w:rsidRPr="00917C1E">
              <w:rPr>
                <w:bCs/>
              </w:rPr>
              <w:t>15</w:t>
            </w:r>
            <w:r w:rsidR="00917C1E">
              <w:rPr>
                <w:bCs/>
              </w:rPr>
              <w:t xml:space="preserve"> </w:t>
            </w:r>
            <w:r w:rsidRPr="00917C1E">
              <w:rPr>
                <w:bCs/>
              </w:rPr>
              <w:t>мм</w:t>
            </w:r>
            <w:r w:rsidR="00917C1E">
              <w:rPr>
                <w:bCs/>
              </w:rPr>
              <w:t xml:space="preserve"> </w:t>
            </w:r>
            <w:r w:rsidRPr="00917C1E">
              <w:rPr>
                <w:bCs/>
              </w:rPr>
              <w:t>+</w:t>
            </w:r>
            <w:r w:rsidR="00917C1E">
              <w:rPr>
                <w:bCs/>
              </w:rPr>
              <w:t xml:space="preserve"> </w:t>
            </w:r>
            <w:r w:rsidRPr="00917C1E">
              <w:rPr>
                <w:bCs/>
              </w:rPr>
              <w:t>1</w:t>
            </w:r>
            <w:r w:rsidR="00917C1E">
              <w:rPr>
                <w:bCs/>
              </w:rPr>
              <w:t xml:space="preserve"> </w:t>
            </w:r>
            <w:r w:rsidRPr="00917C1E">
              <w:rPr>
                <w:bCs/>
              </w:rPr>
              <w:t>мм/км</w:t>
            </w:r>
          </w:p>
        </w:tc>
      </w:tr>
      <w:tr w:rsidR="00CB0A4D" w:rsidRPr="002C074D" w14:paraId="06BF0193" w14:textId="77777777" w:rsidTr="00917C1E">
        <w:trPr>
          <w:trHeight w:val="363"/>
        </w:trPr>
        <w:tc>
          <w:tcPr>
            <w:tcW w:w="2514" w:type="dxa"/>
          </w:tcPr>
          <w:p w14:paraId="6432879A" w14:textId="77777777" w:rsidR="00CB0A4D" w:rsidRPr="00917C1E" w:rsidRDefault="00CB0A4D" w:rsidP="00932913">
            <w:pPr>
              <w:rPr>
                <w:bCs/>
              </w:rPr>
            </w:pPr>
            <w:r w:rsidRPr="00917C1E">
              <w:rPr>
                <w:bCs/>
              </w:rPr>
              <w:t>Эксплуатационные</w:t>
            </w:r>
          </w:p>
        </w:tc>
        <w:tc>
          <w:tcPr>
            <w:tcW w:w="7057" w:type="dxa"/>
          </w:tcPr>
          <w:p w14:paraId="01891DBA" w14:textId="77777777" w:rsidR="00917C1E" w:rsidRDefault="00CB0A4D" w:rsidP="00932913">
            <w:pPr>
              <w:rPr>
                <w:bCs/>
              </w:rPr>
            </w:pPr>
            <w:r w:rsidRPr="00917C1E">
              <w:rPr>
                <w:bCs/>
              </w:rPr>
              <w:t xml:space="preserve">Один </w:t>
            </w:r>
            <w:r w:rsidR="00917C1E">
              <w:rPr>
                <w:bCs/>
              </w:rPr>
              <w:t xml:space="preserve">модуль </w:t>
            </w:r>
            <w:r w:rsidRPr="00917C1E">
              <w:rPr>
                <w:bCs/>
                <w:lang w:val="en-US"/>
              </w:rPr>
              <w:t>Bluetooth</w:t>
            </w:r>
            <w:r w:rsidR="00917C1E">
              <w:rPr>
                <w:bCs/>
              </w:rPr>
              <w:t>.</w:t>
            </w:r>
          </w:p>
          <w:p w14:paraId="044628F0" w14:textId="77777777" w:rsidR="00CB0A4D" w:rsidRPr="00917C1E" w:rsidRDefault="00917C1E" w:rsidP="00932913">
            <w:pPr>
              <w:rPr>
                <w:bCs/>
              </w:rPr>
            </w:pPr>
            <w:r>
              <w:rPr>
                <w:bCs/>
              </w:rPr>
              <w:t>Встроенные и</w:t>
            </w:r>
            <w:r w:rsidR="00CB0A4D" w:rsidRPr="00917C1E">
              <w:rPr>
                <w:bCs/>
              </w:rPr>
              <w:t>нтерфейсы, модемы, работающие на</w:t>
            </w:r>
            <w:r w:rsidR="006A447E">
              <w:rPr>
                <w:bCs/>
              </w:rPr>
              <w:t xml:space="preserve"> прием и передачу.</w:t>
            </w:r>
          </w:p>
          <w:p w14:paraId="129D33CB" w14:textId="77777777" w:rsidR="006A447E" w:rsidRDefault="00CB0A4D" w:rsidP="00932913">
            <w:pPr>
              <w:rPr>
                <w:bCs/>
              </w:rPr>
            </w:pPr>
            <w:r w:rsidRPr="00917C1E">
              <w:rPr>
                <w:bCs/>
              </w:rPr>
              <w:t>Карты памяти до 32 Гб</w:t>
            </w:r>
            <w:r w:rsidR="006A447E">
              <w:rPr>
                <w:bCs/>
              </w:rPr>
              <w:t>.</w:t>
            </w:r>
          </w:p>
          <w:p w14:paraId="33D89EFD" w14:textId="77777777" w:rsidR="006A447E" w:rsidRDefault="006A447E" w:rsidP="00932913">
            <w:pPr>
              <w:rPr>
                <w:bCs/>
              </w:rPr>
            </w:pPr>
            <w:r>
              <w:rPr>
                <w:bCs/>
              </w:rPr>
              <w:t>Р</w:t>
            </w:r>
            <w:r w:rsidR="00CB0A4D" w:rsidRPr="00917C1E">
              <w:rPr>
                <w:bCs/>
              </w:rPr>
              <w:t xml:space="preserve">абочие температуры: </w:t>
            </w:r>
            <w:r>
              <w:rPr>
                <w:bCs/>
              </w:rPr>
              <w:t xml:space="preserve">от </w:t>
            </w:r>
            <w:r w:rsidR="0077336D">
              <w:rPr>
                <w:bCs/>
              </w:rPr>
              <w:t>–</w:t>
            </w:r>
            <w:r w:rsidR="00CB0A4D" w:rsidRPr="00917C1E">
              <w:rPr>
                <w:bCs/>
              </w:rPr>
              <w:t>40</w:t>
            </w:r>
            <w:r>
              <w:rPr>
                <w:bCs/>
              </w:rPr>
              <w:t xml:space="preserve"> </w:t>
            </w:r>
            <w:r w:rsidR="00CB0A4D" w:rsidRPr="00917C1E">
              <w:rPr>
                <w:bCs/>
                <w:vertAlign w:val="superscript"/>
              </w:rPr>
              <w:t>о</w:t>
            </w:r>
            <w:r>
              <w:rPr>
                <w:bCs/>
              </w:rPr>
              <w:t xml:space="preserve">C до </w:t>
            </w:r>
            <w:r w:rsidR="00CB0A4D" w:rsidRPr="00917C1E">
              <w:rPr>
                <w:bCs/>
              </w:rPr>
              <w:t>+70</w:t>
            </w:r>
            <w:r>
              <w:rPr>
                <w:bCs/>
              </w:rPr>
              <w:t xml:space="preserve"> </w:t>
            </w:r>
            <w:r w:rsidR="00CB0A4D" w:rsidRPr="00917C1E">
              <w:rPr>
                <w:bCs/>
                <w:vertAlign w:val="superscript"/>
              </w:rPr>
              <w:t>о</w:t>
            </w:r>
            <w:r>
              <w:rPr>
                <w:bCs/>
              </w:rPr>
              <w:t>C.</w:t>
            </w:r>
          </w:p>
          <w:p w14:paraId="185818E0" w14:textId="77777777" w:rsidR="00CB0A4D" w:rsidRPr="00917C1E" w:rsidRDefault="006A447E" w:rsidP="00932913">
            <w:pPr>
              <w:rPr>
                <w:bCs/>
              </w:rPr>
            </w:pPr>
            <w:r>
              <w:rPr>
                <w:bCs/>
              </w:rPr>
              <w:t>П</w:t>
            </w:r>
            <w:r w:rsidR="00CB0A4D" w:rsidRPr="00917C1E">
              <w:rPr>
                <w:bCs/>
              </w:rPr>
              <w:t>ыле</w:t>
            </w:r>
            <w:r>
              <w:rPr>
                <w:bCs/>
              </w:rPr>
              <w:t>-</w:t>
            </w:r>
            <w:r w:rsidR="00CB0A4D" w:rsidRPr="00917C1E">
              <w:rPr>
                <w:bCs/>
              </w:rPr>
              <w:t xml:space="preserve"> и влагозащита</w:t>
            </w:r>
          </w:p>
        </w:tc>
      </w:tr>
      <w:tr w:rsidR="00CB0A4D" w:rsidRPr="002C074D" w14:paraId="1CE838A2" w14:textId="77777777" w:rsidTr="00917C1E">
        <w:trPr>
          <w:trHeight w:val="273"/>
        </w:trPr>
        <w:tc>
          <w:tcPr>
            <w:tcW w:w="2514" w:type="dxa"/>
          </w:tcPr>
          <w:p w14:paraId="68AC20B8" w14:textId="77777777" w:rsidR="00CB0A4D" w:rsidRPr="00917C1E" w:rsidRDefault="00CB0A4D" w:rsidP="00932913">
            <w:pPr>
              <w:rPr>
                <w:bCs/>
              </w:rPr>
            </w:pPr>
            <w:r w:rsidRPr="00917C1E">
              <w:rPr>
                <w:bCs/>
              </w:rPr>
              <w:t>Комплектность и дополнительное оборудование</w:t>
            </w:r>
          </w:p>
        </w:tc>
        <w:tc>
          <w:tcPr>
            <w:tcW w:w="7057" w:type="dxa"/>
          </w:tcPr>
          <w:p w14:paraId="2E701527" w14:textId="77777777" w:rsidR="00CB0A4D" w:rsidRPr="00917C1E" w:rsidRDefault="00CB0A4D" w:rsidP="00932913">
            <w:pPr>
              <w:spacing w:after="200"/>
              <w:rPr>
                <w:bCs/>
              </w:rPr>
            </w:pPr>
            <w:r w:rsidRPr="00917C1E">
              <w:rPr>
                <w:bCs/>
              </w:rPr>
              <w:t>Электропитание (аккумуляторная батарея), антенна для радиомодема, адаптер быстрой установки/снятия, транспортировочный футляр</w:t>
            </w:r>
          </w:p>
        </w:tc>
      </w:tr>
      <w:tr w:rsidR="00CB0A4D" w:rsidRPr="002C074D" w14:paraId="653299EE" w14:textId="77777777" w:rsidTr="00917C1E">
        <w:trPr>
          <w:trHeight w:val="375"/>
        </w:trPr>
        <w:tc>
          <w:tcPr>
            <w:tcW w:w="9571" w:type="dxa"/>
            <w:gridSpan w:val="2"/>
          </w:tcPr>
          <w:p w14:paraId="13D172ED" w14:textId="77777777" w:rsidR="00CB0A4D" w:rsidRPr="00917C1E" w:rsidRDefault="00CB0A4D" w:rsidP="00932913">
            <w:pPr>
              <w:ind w:left="360"/>
            </w:pPr>
            <w:r w:rsidRPr="00917C1E">
              <w:t xml:space="preserve">* </w:t>
            </w:r>
            <w:r w:rsidR="006A447E">
              <w:t>О</w:t>
            </w:r>
            <w:r w:rsidRPr="00917C1E">
              <w:t>тслеживание сигналов обязательно</w:t>
            </w:r>
            <w:r w:rsidR="006A447E">
              <w:t>.</w:t>
            </w:r>
          </w:p>
        </w:tc>
      </w:tr>
    </w:tbl>
    <w:p w14:paraId="61482344" w14:textId="77777777" w:rsidR="00CB0A4D" w:rsidRDefault="00CB0A4D" w:rsidP="00932913">
      <w:pPr>
        <w:pStyle w:val="af0"/>
        <w:tabs>
          <w:tab w:val="left" w:pos="1276"/>
        </w:tabs>
        <w:spacing w:after="0"/>
        <w:ind w:left="567"/>
        <w:jc w:val="both"/>
        <w:rPr>
          <w:sz w:val="28"/>
          <w:szCs w:val="28"/>
        </w:rPr>
      </w:pPr>
    </w:p>
    <w:p w14:paraId="277DBF72" w14:textId="77777777" w:rsidR="006A447E" w:rsidRDefault="006A447E" w:rsidP="00932913">
      <w:pPr>
        <w:pStyle w:val="af0"/>
        <w:tabs>
          <w:tab w:val="left" w:pos="1276"/>
        </w:tabs>
        <w:spacing w:after="0"/>
        <w:ind w:left="567"/>
        <w:jc w:val="both"/>
        <w:rPr>
          <w:sz w:val="28"/>
          <w:szCs w:val="28"/>
        </w:rPr>
      </w:pPr>
    </w:p>
    <w:p w14:paraId="1E2646CB" w14:textId="77777777" w:rsidR="006A447E" w:rsidRDefault="006A447E" w:rsidP="00932913">
      <w:pPr>
        <w:pStyle w:val="af0"/>
        <w:tabs>
          <w:tab w:val="left" w:pos="1276"/>
        </w:tabs>
        <w:spacing w:after="0"/>
        <w:ind w:left="567"/>
        <w:jc w:val="both"/>
        <w:rPr>
          <w:sz w:val="28"/>
          <w:szCs w:val="28"/>
        </w:rPr>
      </w:pPr>
    </w:p>
    <w:p w14:paraId="3D768D13" w14:textId="0304DE49" w:rsidR="001A1746" w:rsidRDefault="001A1746" w:rsidP="00932913">
      <w:pPr>
        <w:pStyle w:val="af0"/>
        <w:tabs>
          <w:tab w:val="left" w:pos="1276"/>
        </w:tabs>
        <w:spacing w:after="0"/>
        <w:ind w:left="567"/>
        <w:jc w:val="both"/>
        <w:rPr>
          <w:sz w:val="28"/>
          <w:szCs w:val="28"/>
        </w:rPr>
      </w:pPr>
      <w:r>
        <w:rPr>
          <w:sz w:val="28"/>
          <w:szCs w:val="28"/>
        </w:rPr>
        <w:br w:type="page"/>
      </w:r>
    </w:p>
    <w:p w14:paraId="3B0EBA69" w14:textId="77777777" w:rsidR="00851D27" w:rsidRPr="006A447E" w:rsidRDefault="00851D27" w:rsidP="00932913">
      <w:pPr>
        <w:pStyle w:val="aff1"/>
        <w:jc w:val="center"/>
        <w:rPr>
          <w:b/>
          <w:sz w:val="28"/>
          <w:szCs w:val="28"/>
        </w:rPr>
      </w:pPr>
      <w:bookmarkStart w:id="110" w:name="_Toc460856973"/>
      <w:r w:rsidRPr="006A447E">
        <w:rPr>
          <w:b/>
          <w:sz w:val="28"/>
          <w:szCs w:val="28"/>
        </w:rPr>
        <w:lastRenderedPageBreak/>
        <w:t xml:space="preserve">Приложение </w:t>
      </w:r>
      <w:r w:rsidR="000871B4" w:rsidRPr="006A447E">
        <w:rPr>
          <w:b/>
          <w:sz w:val="28"/>
          <w:szCs w:val="28"/>
        </w:rPr>
        <w:t>К</w:t>
      </w:r>
      <w:bookmarkEnd w:id="110"/>
    </w:p>
    <w:p w14:paraId="7C26AF40" w14:textId="77777777" w:rsidR="001A1746" w:rsidRDefault="001A1746" w:rsidP="00932913">
      <w:pPr>
        <w:pStyle w:val="aff1"/>
        <w:jc w:val="center"/>
        <w:rPr>
          <w:b/>
          <w:sz w:val="28"/>
          <w:szCs w:val="28"/>
        </w:rPr>
      </w:pPr>
      <w:bookmarkStart w:id="111" w:name="_Toc460856975"/>
    </w:p>
    <w:bookmarkEnd w:id="111"/>
    <w:p w14:paraId="372A397F" w14:textId="23780B1F" w:rsidR="00851D27" w:rsidRPr="006A447E" w:rsidRDefault="001A1746" w:rsidP="00932913">
      <w:pPr>
        <w:pStyle w:val="aff1"/>
        <w:jc w:val="center"/>
        <w:rPr>
          <w:b/>
          <w:sz w:val="28"/>
          <w:szCs w:val="28"/>
        </w:rPr>
      </w:pPr>
      <w:r w:rsidRPr="001F2135">
        <w:rPr>
          <w:b/>
          <w:bCs/>
          <w:kern w:val="36"/>
          <w:sz w:val="28"/>
          <w:szCs w:val="28"/>
        </w:rPr>
        <w:t>Требования к решениям по комплексному обеспечению безопасности и антитеррористической защищенности высотных зданий</w:t>
      </w:r>
    </w:p>
    <w:p w14:paraId="7E6FEA3C" w14:textId="77777777" w:rsidR="001064CA" w:rsidRPr="00E04F66" w:rsidRDefault="001064CA" w:rsidP="001064CA">
      <w:pPr>
        <w:pStyle w:val="aff1"/>
        <w:jc w:val="center"/>
        <w:rPr>
          <w:b/>
          <w:sz w:val="28"/>
          <w:szCs w:val="28"/>
        </w:rPr>
      </w:pPr>
      <w:r w:rsidRPr="00E04F66">
        <w:rPr>
          <w:b/>
          <w:sz w:val="28"/>
          <w:szCs w:val="28"/>
        </w:rPr>
        <w:t>(Измененная редакция, Изм. № 1).</w:t>
      </w:r>
    </w:p>
    <w:p w14:paraId="69EC800C" w14:textId="77777777" w:rsidR="000B18E1" w:rsidRPr="006A447E" w:rsidRDefault="000B18E1" w:rsidP="00932913">
      <w:pPr>
        <w:pStyle w:val="aff1"/>
        <w:jc w:val="center"/>
        <w:rPr>
          <w:b/>
          <w:sz w:val="28"/>
          <w:szCs w:val="28"/>
        </w:rPr>
      </w:pPr>
    </w:p>
    <w:p w14:paraId="648E9EE4" w14:textId="77777777" w:rsidR="001A1746" w:rsidRPr="001F2135" w:rsidRDefault="001A1746" w:rsidP="001A1746">
      <w:pPr>
        <w:pStyle w:val="HEADERTEXT0"/>
        <w:ind w:right="-50" w:firstLine="567"/>
        <w:jc w:val="both"/>
        <w:rPr>
          <w:rFonts w:ascii="Times New Roman" w:hAnsi="Times New Roman"/>
          <w:bCs/>
          <w:color w:val="auto"/>
          <w:kern w:val="36"/>
          <w:sz w:val="28"/>
          <w:szCs w:val="28"/>
        </w:rPr>
      </w:pPr>
      <w:r w:rsidRPr="001F2135">
        <w:rPr>
          <w:rFonts w:ascii="Times New Roman" w:hAnsi="Times New Roman"/>
          <w:bCs/>
          <w:color w:val="auto"/>
          <w:kern w:val="36"/>
          <w:sz w:val="28"/>
          <w:szCs w:val="28"/>
        </w:rPr>
        <w:t xml:space="preserve">К.1 Решения по комплексному обеспечению безопасности и антитеррористической защищенности, предусмотренные разделом 12 проектной документации [12], должны включать: </w:t>
      </w:r>
    </w:p>
    <w:p w14:paraId="4E727827" w14:textId="77777777" w:rsidR="001A1746" w:rsidRPr="001F2135" w:rsidRDefault="001A1746" w:rsidP="001A1746">
      <w:pPr>
        <w:pStyle w:val="HEADERTEXT0"/>
        <w:ind w:right="-50" w:firstLine="567"/>
        <w:jc w:val="both"/>
        <w:rPr>
          <w:rFonts w:ascii="Times New Roman" w:hAnsi="Times New Roman"/>
          <w:bCs/>
          <w:color w:val="auto"/>
          <w:kern w:val="36"/>
          <w:sz w:val="28"/>
          <w:szCs w:val="28"/>
        </w:rPr>
      </w:pPr>
      <w:r w:rsidRPr="001F2135">
        <w:rPr>
          <w:rFonts w:ascii="Times New Roman" w:hAnsi="Times New Roman"/>
          <w:bCs/>
          <w:color w:val="auto"/>
          <w:kern w:val="36"/>
          <w:sz w:val="28"/>
          <w:szCs w:val="28"/>
        </w:rPr>
        <w:t>1 Характеристику объекта капитального строительства, в которой необходимо привести сведения о высотном здании или комплексе (далее – объект) в целом и его важнейших элементах, о принятых градостроительных (с указанием местоположения объекта, его окружении, подъездных путях), объемно-планировочных (в т. ч. организация входов, пути и направления движения людских и транспортных потоков, вертикальный транспорт) и конструктивных решениях, функциональном назначении (в т. ч. подземной и наземной части).</w:t>
      </w:r>
    </w:p>
    <w:p w14:paraId="18785C84" w14:textId="77777777" w:rsidR="001A1746" w:rsidRPr="001F2135" w:rsidRDefault="001A1746" w:rsidP="001A1746">
      <w:pPr>
        <w:pStyle w:val="HEADERTEXT0"/>
        <w:ind w:right="-50" w:firstLine="567"/>
        <w:jc w:val="both"/>
        <w:rPr>
          <w:rFonts w:ascii="Times New Roman" w:hAnsi="Times New Roman"/>
          <w:bCs/>
          <w:color w:val="auto"/>
          <w:kern w:val="36"/>
          <w:sz w:val="28"/>
          <w:szCs w:val="28"/>
        </w:rPr>
      </w:pPr>
      <w:r w:rsidRPr="001F2135">
        <w:rPr>
          <w:rFonts w:ascii="Times New Roman" w:hAnsi="Times New Roman"/>
          <w:bCs/>
          <w:color w:val="auto"/>
          <w:kern w:val="36"/>
          <w:sz w:val="28"/>
          <w:szCs w:val="28"/>
        </w:rPr>
        <w:t>2 Проектные модели (перечни) угроз и модель действий нарушителя.</w:t>
      </w:r>
    </w:p>
    <w:p w14:paraId="5C820074" w14:textId="77777777" w:rsidR="001A1746" w:rsidRPr="001F2135" w:rsidRDefault="001A1746" w:rsidP="001A1746">
      <w:pPr>
        <w:pStyle w:val="HEADERTEXT0"/>
        <w:ind w:right="-50" w:firstLine="567"/>
        <w:jc w:val="both"/>
        <w:rPr>
          <w:rFonts w:ascii="Times New Roman" w:hAnsi="Times New Roman"/>
          <w:bCs/>
          <w:color w:val="auto"/>
          <w:kern w:val="36"/>
          <w:sz w:val="28"/>
          <w:szCs w:val="28"/>
        </w:rPr>
      </w:pPr>
      <w:r w:rsidRPr="001F2135">
        <w:rPr>
          <w:rFonts w:ascii="Times New Roman" w:hAnsi="Times New Roman"/>
          <w:bCs/>
          <w:color w:val="auto"/>
          <w:kern w:val="36"/>
          <w:sz w:val="28"/>
          <w:szCs w:val="28"/>
        </w:rPr>
        <w:t>3 Характеристики объекта, оказывающие существенное влияние на комплексное обеспечение безопасности и антитеррористическую защищенность.</w:t>
      </w:r>
    </w:p>
    <w:p w14:paraId="02584D71" w14:textId="77777777" w:rsidR="001A1746" w:rsidRPr="001F2135" w:rsidRDefault="001A1746" w:rsidP="001A1746">
      <w:pPr>
        <w:pStyle w:val="HEADERTEXT0"/>
        <w:ind w:right="-50" w:firstLine="567"/>
        <w:jc w:val="both"/>
        <w:rPr>
          <w:rFonts w:ascii="Times New Roman" w:hAnsi="Times New Roman"/>
          <w:bCs/>
          <w:color w:val="auto"/>
          <w:kern w:val="36"/>
          <w:sz w:val="28"/>
          <w:szCs w:val="28"/>
        </w:rPr>
      </w:pPr>
      <w:r w:rsidRPr="001F2135">
        <w:rPr>
          <w:rFonts w:ascii="Times New Roman" w:hAnsi="Times New Roman"/>
          <w:bCs/>
          <w:color w:val="auto"/>
          <w:kern w:val="36"/>
          <w:sz w:val="28"/>
          <w:szCs w:val="28"/>
        </w:rPr>
        <w:t>4 Описание возможных последствий реализации проектных угроз и возможных кризисных ситуаций.</w:t>
      </w:r>
    </w:p>
    <w:p w14:paraId="109F9FBA" w14:textId="77777777" w:rsidR="001A1746" w:rsidRPr="001F2135" w:rsidRDefault="001A1746" w:rsidP="001A1746">
      <w:pPr>
        <w:pStyle w:val="HEADERTEXT0"/>
        <w:ind w:right="-50" w:firstLine="567"/>
        <w:jc w:val="both"/>
        <w:rPr>
          <w:rFonts w:ascii="Times New Roman" w:hAnsi="Times New Roman"/>
          <w:bCs/>
          <w:color w:val="auto"/>
          <w:kern w:val="36"/>
          <w:sz w:val="28"/>
          <w:szCs w:val="28"/>
        </w:rPr>
      </w:pPr>
      <w:r w:rsidRPr="001F2135">
        <w:rPr>
          <w:rFonts w:ascii="Times New Roman" w:hAnsi="Times New Roman"/>
          <w:bCs/>
          <w:color w:val="auto"/>
          <w:kern w:val="36"/>
          <w:sz w:val="28"/>
          <w:szCs w:val="28"/>
        </w:rPr>
        <w:t>5 Обоснование перечня мероприятий организационного, технического и специального характера, обеспечивающих защиту территории объекта, отдельных зданий и сооружений объекта, а также персонала (жителей).</w:t>
      </w:r>
    </w:p>
    <w:p w14:paraId="56BF5479" w14:textId="77777777" w:rsidR="001A1746" w:rsidRPr="001F2135" w:rsidRDefault="001A1746" w:rsidP="001A1746">
      <w:pPr>
        <w:pStyle w:val="HEADERTEXT0"/>
        <w:ind w:right="-50" w:firstLine="567"/>
        <w:jc w:val="both"/>
        <w:rPr>
          <w:rFonts w:ascii="Times New Roman" w:hAnsi="Times New Roman"/>
          <w:bCs/>
          <w:color w:val="auto"/>
          <w:kern w:val="36"/>
          <w:sz w:val="28"/>
          <w:szCs w:val="28"/>
        </w:rPr>
      </w:pPr>
      <w:r w:rsidRPr="001F2135">
        <w:rPr>
          <w:rFonts w:ascii="Times New Roman" w:hAnsi="Times New Roman"/>
          <w:bCs/>
          <w:color w:val="auto"/>
          <w:kern w:val="36"/>
          <w:sz w:val="28"/>
          <w:szCs w:val="28"/>
        </w:rPr>
        <w:t>6 Обоснование выделения зон доступа на земельные участки территории и в зданиях объекта с учетом его назначения и порядка функционирования.</w:t>
      </w:r>
    </w:p>
    <w:p w14:paraId="051895C1" w14:textId="77777777" w:rsidR="001A1746" w:rsidRPr="001F2135" w:rsidRDefault="001A1746" w:rsidP="001A1746">
      <w:pPr>
        <w:pStyle w:val="HEADERTEXT0"/>
        <w:ind w:right="-50" w:firstLine="567"/>
        <w:jc w:val="both"/>
        <w:rPr>
          <w:rFonts w:ascii="Times New Roman" w:hAnsi="Times New Roman"/>
          <w:bCs/>
          <w:color w:val="auto"/>
          <w:kern w:val="36"/>
          <w:sz w:val="28"/>
          <w:szCs w:val="28"/>
        </w:rPr>
      </w:pPr>
      <w:r w:rsidRPr="001F2135">
        <w:rPr>
          <w:rFonts w:ascii="Times New Roman" w:hAnsi="Times New Roman"/>
          <w:bCs/>
          <w:color w:val="auto"/>
          <w:kern w:val="36"/>
          <w:sz w:val="28"/>
          <w:szCs w:val="28"/>
        </w:rPr>
        <w:t>7 Определение алгоритмов входа/выхода (въезда/выезда) в выделенные зоны доступа.</w:t>
      </w:r>
    </w:p>
    <w:p w14:paraId="1B35C0E4" w14:textId="77777777" w:rsidR="001A1746" w:rsidRPr="001F2135" w:rsidRDefault="001A1746" w:rsidP="001A1746">
      <w:pPr>
        <w:pStyle w:val="HEADERTEXT0"/>
        <w:ind w:right="-50" w:firstLine="567"/>
        <w:jc w:val="both"/>
        <w:rPr>
          <w:rFonts w:ascii="Times New Roman" w:hAnsi="Times New Roman"/>
          <w:bCs/>
          <w:color w:val="auto"/>
          <w:kern w:val="36"/>
          <w:sz w:val="28"/>
          <w:szCs w:val="28"/>
        </w:rPr>
      </w:pPr>
      <w:r w:rsidRPr="001F2135">
        <w:rPr>
          <w:rFonts w:ascii="Times New Roman" w:hAnsi="Times New Roman"/>
          <w:bCs/>
          <w:color w:val="auto"/>
          <w:kern w:val="36"/>
          <w:sz w:val="28"/>
          <w:szCs w:val="28"/>
        </w:rPr>
        <w:t>8 Обоснование выделения критических элементов и критически важных точек.</w:t>
      </w:r>
    </w:p>
    <w:p w14:paraId="7835B202" w14:textId="77777777" w:rsidR="001A1746" w:rsidRPr="001F2135" w:rsidRDefault="001A1746" w:rsidP="001A1746">
      <w:pPr>
        <w:pStyle w:val="HEADERTEXT0"/>
        <w:ind w:right="-50" w:firstLine="567"/>
        <w:jc w:val="both"/>
        <w:rPr>
          <w:rFonts w:ascii="Times New Roman" w:hAnsi="Times New Roman"/>
          <w:bCs/>
          <w:color w:val="auto"/>
          <w:kern w:val="36"/>
          <w:sz w:val="28"/>
          <w:szCs w:val="28"/>
        </w:rPr>
      </w:pPr>
      <w:r w:rsidRPr="001F2135">
        <w:rPr>
          <w:rFonts w:ascii="Times New Roman" w:hAnsi="Times New Roman"/>
          <w:bCs/>
          <w:color w:val="auto"/>
          <w:kern w:val="36"/>
          <w:sz w:val="28"/>
          <w:szCs w:val="28"/>
        </w:rPr>
        <w:t>9 Обоснование перечня инженерно-технических средств защиты, которыми должен быть оснащен объект.</w:t>
      </w:r>
    </w:p>
    <w:p w14:paraId="3EFAE5FF" w14:textId="77777777" w:rsidR="001A1746" w:rsidRPr="001F2135" w:rsidRDefault="001A1746" w:rsidP="001A1746">
      <w:pPr>
        <w:pStyle w:val="HEADERTEXT0"/>
        <w:ind w:right="-50" w:firstLine="567"/>
        <w:jc w:val="both"/>
        <w:rPr>
          <w:rFonts w:ascii="Times New Roman" w:hAnsi="Times New Roman"/>
          <w:bCs/>
          <w:color w:val="auto"/>
          <w:kern w:val="36"/>
          <w:sz w:val="28"/>
          <w:szCs w:val="28"/>
        </w:rPr>
      </w:pPr>
      <w:r w:rsidRPr="001F2135">
        <w:rPr>
          <w:rFonts w:ascii="Times New Roman" w:hAnsi="Times New Roman"/>
          <w:bCs/>
          <w:color w:val="auto"/>
          <w:kern w:val="36"/>
          <w:sz w:val="28"/>
          <w:szCs w:val="28"/>
        </w:rPr>
        <w:t>10 Обоснование и описание состава (перечня) и структуры построения системы комплексного обеспечения безопасности и антитеррористической защищенности.</w:t>
      </w:r>
    </w:p>
    <w:p w14:paraId="3A563770" w14:textId="77777777" w:rsidR="001A1746" w:rsidRPr="001F2135" w:rsidRDefault="001A1746" w:rsidP="001A1746">
      <w:pPr>
        <w:pStyle w:val="HEADERTEXT0"/>
        <w:ind w:right="-50" w:firstLine="567"/>
        <w:jc w:val="both"/>
        <w:rPr>
          <w:rFonts w:ascii="Times New Roman" w:hAnsi="Times New Roman"/>
          <w:bCs/>
          <w:color w:val="auto"/>
          <w:kern w:val="36"/>
          <w:sz w:val="28"/>
          <w:szCs w:val="28"/>
        </w:rPr>
      </w:pPr>
      <w:r w:rsidRPr="001F2135">
        <w:rPr>
          <w:rFonts w:ascii="Times New Roman" w:hAnsi="Times New Roman"/>
          <w:bCs/>
          <w:color w:val="auto"/>
          <w:kern w:val="36"/>
          <w:sz w:val="28"/>
          <w:szCs w:val="28"/>
        </w:rPr>
        <w:t>11 Обоснование достаточности принятых проектных решений по оснащению техническими средствами обеспечения безопасности зон доступа, отдельных помещений, критически важных точек и критических элементов.</w:t>
      </w:r>
    </w:p>
    <w:p w14:paraId="18998853" w14:textId="77777777" w:rsidR="001A1746" w:rsidRPr="001F2135" w:rsidRDefault="001A1746" w:rsidP="001A1746">
      <w:pPr>
        <w:pStyle w:val="HEADERTEXT0"/>
        <w:ind w:right="-50" w:firstLine="567"/>
        <w:jc w:val="both"/>
        <w:rPr>
          <w:rFonts w:ascii="Times New Roman" w:hAnsi="Times New Roman"/>
          <w:bCs/>
          <w:color w:val="auto"/>
          <w:kern w:val="36"/>
          <w:sz w:val="28"/>
          <w:szCs w:val="28"/>
        </w:rPr>
      </w:pPr>
      <w:r w:rsidRPr="001F2135">
        <w:rPr>
          <w:rFonts w:ascii="Times New Roman" w:hAnsi="Times New Roman"/>
          <w:bCs/>
          <w:color w:val="auto"/>
          <w:kern w:val="36"/>
          <w:sz w:val="28"/>
          <w:szCs w:val="28"/>
        </w:rPr>
        <w:t xml:space="preserve">12 Обоснование алгоритмов взаимодействия систем безопасности объекта </w:t>
      </w:r>
      <w:r w:rsidRPr="001F2135">
        <w:rPr>
          <w:rFonts w:ascii="Times New Roman" w:hAnsi="Times New Roman"/>
          <w:bCs/>
          <w:color w:val="auto"/>
          <w:kern w:val="36"/>
          <w:sz w:val="28"/>
          <w:szCs w:val="28"/>
        </w:rPr>
        <w:lastRenderedPageBreak/>
        <w:t>с инженерным оборудованием, сетями инженерно-технического обеспечения.</w:t>
      </w:r>
    </w:p>
    <w:p w14:paraId="550F9A50" w14:textId="77777777" w:rsidR="001A1746" w:rsidRPr="001F2135" w:rsidRDefault="001A1746" w:rsidP="001A1746">
      <w:pPr>
        <w:pStyle w:val="HEADERTEXT0"/>
        <w:ind w:right="-50" w:firstLine="567"/>
        <w:jc w:val="both"/>
        <w:rPr>
          <w:rFonts w:ascii="Times New Roman" w:hAnsi="Times New Roman"/>
          <w:bCs/>
          <w:color w:val="auto"/>
          <w:kern w:val="36"/>
          <w:sz w:val="28"/>
          <w:szCs w:val="28"/>
        </w:rPr>
      </w:pPr>
      <w:r w:rsidRPr="001F2135">
        <w:rPr>
          <w:rFonts w:ascii="Times New Roman" w:hAnsi="Times New Roman"/>
          <w:bCs/>
          <w:color w:val="auto"/>
          <w:kern w:val="36"/>
          <w:sz w:val="28"/>
          <w:szCs w:val="28"/>
        </w:rPr>
        <w:t>13 Обоснование технических решений по обеспечению необходимого времени функционирования (живучести) системы комплексного обеспечения безопасности и антитеррористической защищенности, а также отдельных инженерных систем при возникновении ЧС.</w:t>
      </w:r>
    </w:p>
    <w:p w14:paraId="529FD7D0" w14:textId="77777777" w:rsidR="001A1746" w:rsidRPr="001F2135" w:rsidRDefault="001A1746" w:rsidP="001A1746">
      <w:pPr>
        <w:pStyle w:val="HEADERTEXT0"/>
        <w:ind w:right="-50" w:firstLine="567"/>
        <w:jc w:val="both"/>
        <w:rPr>
          <w:rFonts w:ascii="Times New Roman" w:hAnsi="Times New Roman"/>
          <w:bCs/>
          <w:color w:val="auto"/>
          <w:kern w:val="36"/>
          <w:sz w:val="28"/>
          <w:szCs w:val="28"/>
        </w:rPr>
      </w:pPr>
      <w:r w:rsidRPr="001F2135">
        <w:rPr>
          <w:rFonts w:ascii="Times New Roman" w:hAnsi="Times New Roman"/>
          <w:bCs/>
          <w:color w:val="auto"/>
          <w:kern w:val="36"/>
          <w:sz w:val="28"/>
          <w:szCs w:val="28"/>
        </w:rPr>
        <w:t>К.2 Проектом следует предусматривать:</w:t>
      </w:r>
    </w:p>
    <w:p w14:paraId="59271DDA" w14:textId="77777777" w:rsidR="001A1746" w:rsidRPr="001F2135" w:rsidRDefault="001A1746" w:rsidP="001A1746">
      <w:pPr>
        <w:pStyle w:val="HEADERTEXT0"/>
        <w:ind w:right="-50" w:firstLine="567"/>
        <w:jc w:val="both"/>
        <w:rPr>
          <w:rFonts w:ascii="Times New Roman" w:hAnsi="Times New Roman"/>
          <w:bCs/>
          <w:color w:val="auto"/>
          <w:kern w:val="36"/>
          <w:sz w:val="28"/>
          <w:szCs w:val="28"/>
        </w:rPr>
      </w:pPr>
      <w:r w:rsidRPr="001F2135">
        <w:rPr>
          <w:rFonts w:ascii="Times New Roman" w:hAnsi="Times New Roman"/>
          <w:bCs/>
          <w:color w:val="auto"/>
          <w:kern w:val="36"/>
          <w:sz w:val="28"/>
          <w:szCs w:val="28"/>
        </w:rPr>
        <w:t>1 Зоны доступа и основные технические решения комплексного обеспечения безопасности и антитеррористической защищенности, в т. ч. размещения постов охраны, определяемые на генеральном плане и поэтажных планах здания.</w:t>
      </w:r>
    </w:p>
    <w:p w14:paraId="01FAD458" w14:textId="77777777" w:rsidR="001A1746" w:rsidRDefault="001A1746" w:rsidP="001A1746">
      <w:pPr>
        <w:pStyle w:val="aff1"/>
        <w:ind w:firstLine="567"/>
        <w:jc w:val="both"/>
        <w:rPr>
          <w:b/>
          <w:sz w:val="28"/>
          <w:szCs w:val="28"/>
        </w:rPr>
      </w:pPr>
      <w:r w:rsidRPr="001F2135">
        <w:rPr>
          <w:bCs/>
          <w:kern w:val="36"/>
          <w:sz w:val="28"/>
          <w:szCs w:val="28"/>
        </w:rPr>
        <w:t>2 Структурную схему системы комплексного обеспечения безопасности и антитеррористической защищенности объекта.</w:t>
      </w:r>
    </w:p>
    <w:p w14:paraId="609CB9F0" w14:textId="77777777" w:rsidR="006A447E" w:rsidRDefault="006A447E" w:rsidP="00932913">
      <w:pPr>
        <w:pStyle w:val="aff1"/>
        <w:ind w:firstLine="567"/>
        <w:jc w:val="both"/>
        <w:rPr>
          <w:sz w:val="28"/>
          <w:szCs w:val="28"/>
        </w:rPr>
      </w:pPr>
    </w:p>
    <w:p w14:paraId="77960559" w14:textId="77777777" w:rsidR="006A447E" w:rsidRDefault="006A447E" w:rsidP="00932913">
      <w:pPr>
        <w:pStyle w:val="aff1"/>
        <w:ind w:firstLine="567"/>
        <w:jc w:val="both"/>
        <w:rPr>
          <w:sz w:val="28"/>
          <w:szCs w:val="28"/>
        </w:rPr>
      </w:pPr>
    </w:p>
    <w:p w14:paraId="51582D61" w14:textId="71359143" w:rsidR="001A1746" w:rsidRDefault="001A1746" w:rsidP="00932913">
      <w:pPr>
        <w:pStyle w:val="aff1"/>
        <w:ind w:firstLine="567"/>
        <w:jc w:val="both"/>
        <w:rPr>
          <w:sz w:val="28"/>
          <w:szCs w:val="28"/>
        </w:rPr>
      </w:pPr>
      <w:r>
        <w:rPr>
          <w:sz w:val="28"/>
          <w:szCs w:val="28"/>
        </w:rPr>
        <w:br w:type="page"/>
      </w:r>
    </w:p>
    <w:p w14:paraId="5BCC00A7" w14:textId="77777777" w:rsidR="008609D4" w:rsidRPr="006A447E" w:rsidRDefault="008609D4" w:rsidP="00932913">
      <w:pPr>
        <w:pStyle w:val="aff1"/>
        <w:jc w:val="center"/>
        <w:rPr>
          <w:b/>
          <w:sz w:val="28"/>
          <w:szCs w:val="28"/>
        </w:rPr>
      </w:pPr>
      <w:bookmarkStart w:id="112" w:name="_Toc460856976"/>
      <w:r w:rsidRPr="006A447E">
        <w:rPr>
          <w:b/>
          <w:sz w:val="28"/>
          <w:szCs w:val="28"/>
        </w:rPr>
        <w:lastRenderedPageBreak/>
        <w:t xml:space="preserve">Приложение </w:t>
      </w:r>
      <w:r w:rsidR="000871B4" w:rsidRPr="006A447E">
        <w:rPr>
          <w:b/>
          <w:sz w:val="28"/>
          <w:szCs w:val="28"/>
        </w:rPr>
        <w:t>Л</w:t>
      </w:r>
      <w:bookmarkEnd w:id="112"/>
    </w:p>
    <w:p w14:paraId="3C41F975" w14:textId="7CC049A3" w:rsidR="008609D4" w:rsidRPr="006A447E" w:rsidRDefault="008609D4" w:rsidP="00932913">
      <w:pPr>
        <w:pStyle w:val="aff1"/>
        <w:jc w:val="center"/>
        <w:rPr>
          <w:b/>
          <w:sz w:val="28"/>
          <w:szCs w:val="28"/>
        </w:rPr>
      </w:pPr>
    </w:p>
    <w:p w14:paraId="4A0BE1D5" w14:textId="77777777" w:rsidR="008609D4" w:rsidRPr="006A447E" w:rsidRDefault="008609D4" w:rsidP="00932913">
      <w:pPr>
        <w:pStyle w:val="aff1"/>
        <w:jc w:val="center"/>
        <w:rPr>
          <w:b/>
          <w:sz w:val="28"/>
          <w:szCs w:val="28"/>
        </w:rPr>
      </w:pPr>
      <w:bookmarkStart w:id="113" w:name="_Toc460856978"/>
      <w:r w:rsidRPr="006A447E">
        <w:rPr>
          <w:b/>
          <w:sz w:val="28"/>
          <w:szCs w:val="28"/>
        </w:rPr>
        <w:t>Системы обеспечения безопасности высотных зданий (комплексов)</w:t>
      </w:r>
      <w:bookmarkEnd w:id="113"/>
    </w:p>
    <w:p w14:paraId="1AC2332F" w14:textId="77777777" w:rsidR="001A1746" w:rsidRPr="00E04F66" w:rsidRDefault="001A1746" w:rsidP="001A1746">
      <w:pPr>
        <w:pStyle w:val="aff1"/>
        <w:jc w:val="center"/>
        <w:rPr>
          <w:b/>
          <w:sz w:val="28"/>
          <w:szCs w:val="28"/>
        </w:rPr>
      </w:pPr>
      <w:bookmarkStart w:id="114" w:name="_Hlk71032190"/>
      <w:r w:rsidRPr="00E04F66">
        <w:rPr>
          <w:b/>
          <w:sz w:val="28"/>
          <w:szCs w:val="28"/>
        </w:rPr>
        <w:t>(Измененная редакция, Изм. № 1).</w:t>
      </w:r>
    </w:p>
    <w:bookmarkEnd w:id="114"/>
    <w:p w14:paraId="44E38A89" w14:textId="77777777" w:rsidR="008609D4" w:rsidRPr="006A447E" w:rsidRDefault="008609D4" w:rsidP="00932913">
      <w:pPr>
        <w:pStyle w:val="aff1"/>
        <w:ind w:firstLine="567"/>
        <w:jc w:val="both"/>
        <w:rPr>
          <w:sz w:val="28"/>
          <w:szCs w:val="28"/>
        </w:rPr>
      </w:pPr>
    </w:p>
    <w:p w14:paraId="684681A9" w14:textId="77777777" w:rsidR="00FC4ADB" w:rsidRPr="006A447E" w:rsidRDefault="006A447E" w:rsidP="00932913">
      <w:pPr>
        <w:pStyle w:val="aff1"/>
        <w:ind w:firstLine="567"/>
        <w:jc w:val="both"/>
        <w:rPr>
          <w:sz w:val="28"/>
          <w:szCs w:val="28"/>
        </w:rPr>
      </w:pPr>
      <w:r>
        <w:rPr>
          <w:sz w:val="28"/>
          <w:szCs w:val="28"/>
        </w:rPr>
        <w:t xml:space="preserve">Л.1 </w:t>
      </w:r>
      <w:r w:rsidR="00FC4ADB" w:rsidRPr="006A447E">
        <w:rPr>
          <w:sz w:val="28"/>
          <w:szCs w:val="28"/>
        </w:rPr>
        <w:t xml:space="preserve">В состав систем обеспечения безопасности высотных зданий (комплексов) обычно входят следующие СБЗС </w:t>
      </w:r>
      <w:r>
        <w:rPr>
          <w:sz w:val="28"/>
          <w:szCs w:val="28"/>
        </w:rPr>
        <w:t>(</w:t>
      </w:r>
      <w:r w:rsidR="00FC4ADB" w:rsidRPr="006A447E">
        <w:rPr>
          <w:sz w:val="28"/>
          <w:szCs w:val="28"/>
        </w:rPr>
        <w:t>системы или подсистемы</w:t>
      </w:r>
      <w:r>
        <w:rPr>
          <w:sz w:val="28"/>
          <w:szCs w:val="28"/>
        </w:rPr>
        <w:t>):</w:t>
      </w:r>
    </w:p>
    <w:p w14:paraId="73E90CB4" w14:textId="77777777" w:rsidR="00FC4ADB" w:rsidRPr="006A447E" w:rsidRDefault="006A447E" w:rsidP="00932913">
      <w:pPr>
        <w:pStyle w:val="aff1"/>
        <w:ind w:firstLine="567"/>
        <w:jc w:val="both"/>
        <w:rPr>
          <w:sz w:val="28"/>
          <w:szCs w:val="28"/>
        </w:rPr>
      </w:pPr>
      <w:r>
        <w:rPr>
          <w:sz w:val="28"/>
          <w:szCs w:val="28"/>
        </w:rPr>
        <w:t xml:space="preserve">1) </w:t>
      </w:r>
      <w:r w:rsidR="00FC4ADB" w:rsidRPr="006A447E">
        <w:rPr>
          <w:sz w:val="28"/>
          <w:szCs w:val="28"/>
        </w:rPr>
        <w:t>заградительных огней;</w:t>
      </w:r>
    </w:p>
    <w:p w14:paraId="4E994D33" w14:textId="77777777" w:rsidR="00FC4ADB" w:rsidRPr="006A447E" w:rsidRDefault="006A447E" w:rsidP="00932913">
      <w:pPr>
        <w:pStyle w:val="aff1"/>
        <w:ind w:firstLine="567"/>
        <w:jc w:val="both"/>
        <w:rPr>
          <w:sz w:val="28"/>
          <w:szCs w:val="28"/>
        </w:rPr>
      </w:pPr>
      <w:r>
        <w:rPr>
          <w:sz w:val="28"/>
          <w:szCs w:val="28"/>
        </w:rPr>
        <w:t xml:space="preserve">2) </w:t>
      </w:r>
      <w:r w:rsidR="00FC4ADB" w:rsidRPr="006A447E">
        <w:rPr>
          <w:sz w:val="28"/>
          <w:szCs w:val="28"/>
        </w:rPr>
        <w:t>аварийного освещения;</w:t>
      </w:r>
    </w:p>
    <w:p w14:paraId="6A338873" w14:textId="77777777" w:rsidR="00FC4ADB" w:rsidRPr="006A447E" w:rsidRDefault="006A447E" w:rsidP="00932913">
      <w:pPr>
        <w:pStyle w:val="aff1"/>
        <w:ind w:firstLine="567"/>
        <w:jc w:val="both"/>
        <w:rPr>
          <w:sz w:val="28"/>
          <w:szCs w:val="28"/>
        </w:rPr>
      </w:pPr>
      <w:r>
        <w:rPr>
          <w:sz w:val="28"/>
          <w:szCs w:val="28"/>
        </w:rPr>
        <w:t xml:space="preserve">3) </w:t>
      </w:r>
      <w:r w:rsidR="00FC4ADB" w:rsidRPr="006A447E">
        <w:rPr>
          <w:sz w:val="28"/>
          <w:szCs w:val="28"/>
        </w:rPr>
        <w:t>противоаварийной защиты (для инженерных систем, отказ которых может привести к тяжелым последствиям);</w:t>
      </w:r>
    </w:p>
    <w:p w14:paraId="56068555" w14:textId="77777777" w:rsidR="00FC4ADB" w:rsidRPr="006A447E" w:rsidRDefault="006A447E" w:rsidP="00932913">
      <w:pPr>
        <w:pStyle w:val="aff1"/>
        <w:ind w:firstLine="567"/>
        <w:jc w:val="both"/>
        <w:rPr>
          <w:sz w:val="28"/>
          <w:szCs w:val="28"/>
        </w:rPr>
      </w:pPr>
      <w:r>
        <w:rPr>
          <w:sz w:val="28"/>
          <w:szCs w:val="28"/>
        </w:rPr>
        <w:t xml:space="preserve">4) </w:t>
      </w:r>
      <w:r w:rsidR="00FC4ADB" w:rsidRPr="006A447E">
        <w:rPr>
          <w:sz w:val="28"/>
          <w:szCs w:val="28"/>
        </w:rPr>
        <w:t>автоматизации противопожарного водоснабжения;</w:t>
      </w:r>
    </w:p>
    <w:p w14:paraId="5335FAC0" w14:textId="77777777" w:rsidR="00FC4ADB" w:rsidRPr="006A447E" w:rsidRDefault="006A447E" w:rsidP="00932913">
      <w:pPr>
        <w:pStyle w:val="aff1"/>
        <w:ind w:firstLine="567"/>
        <w:jc w:val="both"/>
        <w:rPr>
          <w:sz w:val="28"/>
          <w:szCs w:val="28"/>
        </w:rPr>
      </w:pPr>
      <w:r>
        <w:rPr>
          <w:sz w:val="28"/>
          <w:szCs w:val="28"/>
        </w:rPr>
        <w:t xml:space="preserve">5) </w:t>
      </w:r>
      <w:r w:rsidR="00FC4ADB" w:rsidRPr="006A447E">
        <w:rPr>
          <w:sz w:val="28"/>
          <w:szCs w:val="28"/>
        </w:rPr>
        <w:t>автоматического водяного пожаротушения;</w:t>
      </w:r>
    </w:p>
    <w:p w14:paraId="58E16EAA" w14:textId="77777777" w:rsidR="00FC4ADB" w:rsidRPr="006A447E" w:rsidRDefault="006A447E" w:rsidP="00932913">
      <w:pPr>
        <w:pStyle w:val="aff1"/>
        <w:ind w:firstLine="567"/>
        <w:jc w:val="both"/>
        <w:rPr>
          <w:sz w:val="28"/>
          <w:szCs w:val="28"/>
        </w:rPr>
      </w:pPr>
      <w:r>
        <w:rPr>
          <w:sz w:val="28"/>
          <w:szCs w:val="28"/>
        </w:rPr>
        <w:t xml:space="preserve">6) </w:t>
      </w:r>
      <w:r w:rsidR="00FC4ADB" w:rsidRPr="006A447E">
        <w:rPr>
          <w:sz w:val="28"/>
          <w:szCs w:val="28"/>
        </w:rPr>
        <w:t>газового и порошкового пожаротушения;</w:t>
      </w:r>
    </w:p>
    <w:p w14:paraId="5B5F6492" w14:textId="77777777" w:rsidR="00FC4ADB" w:rsidRPr="006A447E" w:rsidRDefault="006A447E" w:rsidP="00932913">
      <w:pPr>
        <w:pStyle w:val="aff1"/>
        <w:ind w:firstLine="567"/>
        <w:jc w:val="both"/>
        <w:rPr>
          <w:sz w:val="28"/>
          <w:szCs w:val="28"/>
        </w:rPr>
      </w:pPr>
      <w:r>
        <w:rPr>
          <w:sz w:val="28"/>
          <w:szCs w:val="28"/>
        </w:rPr>
        <w:t xml:space="preserve">7) </w:t>
      </w:r>
      <w:r w:rsidR="00FC4ADB" w:rsidRPr="006A447E">
        <w:rPr>
          <w:sz w:val="28"/>
          <w:szCs w:val="28"/>
        </w:rPr>
        <w:t>пожарной сигнализации;</w:t>
      </w:r>
    </w:p>
    <w:p w14:paraId="75A215B2" w14:textId="77777777" w:rsidR="00FC4ADB" w:rsidRPr="006A447E" w:rsidRDefault="006A447E" w:rsidP="00932913">
      <w:pPr>
        <w:pStyle w:val="aff1"/>
        <w:ind w:firstLine="567"/>
        <w:jc w:val="both"/>
        <w:rPr>
          <w:sz w:val="28"/>
          <w:szCs w:val="28"/>
        </w:rPr>
      </w:pPr>
      <w:r>
        <w:rPr>
          <w:sz w:val="28"/>
          <w:szCs w:val="28"/>
        </w:rPr>
        <w:t xml:space="preserve">8) </w:t>
      </w:r>
      <w:r w:rsidR="00FC4ADB" w:rsidRPr="006A447E">
        <w:rPr>
          <w:sz w:val="28"/>
          <w:szCs w:val="28"/>
        </w:rPr>
        <w:t>автоматизации противодымной защиты;</w:t>
      </w:r>
    </w:p>
    <w:p w14:paraId="662733A4" w14:textId="77777777" w:rsidR="00FC4ADB" w:rsidRPr="006A447E" w:rsidRDefault="006A447E" w:rsidP="00932913">
      <w:pPr>
        <w:pStyle w:val="aff1"/>
        <w:ind w:firstLine="567"/>
        <w:jc w:val="both"/>
        <w:rPr>
          <w:sz w:val="28"/>
          <w:szCs w:val="28"/>
        </w:rPr>
      </w:pPr>
      <w:r>
        <w:rPr>
          <w:sz w:val="28"/>
          <w:szCs w:val="28"/>
        </w:rPr>
        <w:t xml:space="preserve">9) </w:t>
      </w:r>
      <w:r w:rsidR="00FC4ADB" w:rsidRPr="006A447E">
        <w:rPr>
          <w:sz w:val="28"/>
          <w:szCs w:val="28"/>
        </w:rPr>
        <w:t>контроля тока утечки;</w:t>
      </w:r>
    </w:p>
    <w:p w14:paraId="08F4FCAA" w14:textId="77777777" w:rsidR="00FC4ADB" w:rsidRPr="006A447E" w:rsidRDefault="006A447E" w:rsidP="00932913">
      <w:pPr>
        <w:pStyle w:val="aff1"/>
        <w:ind w:firstLine="567"/>
        <w:jc w:val="both"/>
        <w:rPr>
          <w:sz w:val="28"/>
          <w:szCs w:val="28"/>
        </w:rPr>
      </w:pPr>
      <w:r>
        <w:rPr>
          <w:sz w:val="28"/>
          <w:szCs w:val="28"/>
        </w:rPr>
        <w:t xml:space="preserve">10) </w:t>
      </w:r>
      <w:r w:rsidR="00FC4ADB" w:rsidRPr="006A447E">
        <w:rPr>
          <w:sz w:val="28"/>
          <w:szCs w:val="28"/>
        </w:rPr>
        <w:t xml:space="preserve">контроля воздушно-газовой среды, </w:t>
      </w:r>
      <w:r w:rsidR="00D96AC3" w:rsidRPr="006A447E">
        <w:rPr>
          <w:sz w:val="28"/>
          <w:szCs w:val="28"/>
        </w:rPr>
        <w:t>в т. ч.</w:t>
      </w:r>
      <w:r w:rsidR="00FC4ADB" w:rsidRPr="006A447E">
        <w:rPr>
          <w:sz w:val="28"/>
          <w:szCs w:val="28"/>
        </w:rPr>
        <w:t xml:space="preserve"> контроля токсичных паров и газов;</w:t>
      </w:r>
    </w:p>
    <w:p w14:paraId="398DB051" w14:textId="77777777" w:rsidR="00FC4ADB" w:rsidRPr="006A447E" w:rsidRDefault="006A447E" w:rsidP="00932913">
      <w:pPr>
        <w:pStyle w:val="aff1"/>
        <w:ind w:firstLine="567"/>
        <w:jc w:val="both"/>
        <w:rPr>
          <w:sz w:val="28"/>
          <w:szCs w:val="28"/>
        </w:rPr>
      </w:pPr>
      <w:r>
        <w:rPr>
          <w:sz w:val="28"/>
          <w:szCs w:val="28"/>
        </w:rPr>
        <w:t xml:space="preserve">11) </w:t>
      </w:r>
      <w:r w:rsidR="00FC4ADB" w:rsidRPr="006A447E">
        <w:rPr>
          <w:sz w:val="28"/>
          <w:szCs w:val="28"/>
        </w:rPr>
        <w:t>контроля уровня жидкостей в емкостях и бассейнах;</w:t>
      </w:r>
    </w:p>
    <w:p w14:paraId="0BB1F3DD" w14:textId="77777777" w:rsidR="00FC4ADB" w:rsidRPr="006A447E" w:rsidRDefault="006A447E" w:rsidP="00932913">
      <w:pPr>
        <w:pStyle w:val="aff1"/>
        <w:ind w:firstLine="567"/>
        <w:jc w:val="both"/>
        <w:rPr>
          <w:sz w:val="28"/>
          <w:szCs w:val="28"/>
        </w:rPr>
      </w:pPr>
      <w:r>
        <w:rPr>
          <w:sz w:val="28"/>
          <w:szCs w:val="28"/>
        </w:rPr>
        <w:t xml:space="preserve">12) </w:t>
      </w:r>
      <w:r w:rsidR="00FC4ADB" w:rsidRPr="006A447E">
        <w:rPr>
          <w:sz w:val="28"/>
          <w:szCs w:val="28"/>
        </w:rPr>
        <w:t>контроля биологической защиты;</w:t>
      </w:r>
    </w:p>
    <w:p w14:paraId="44E50FFF" w14:textId="77777777" w:rsidR="00FC4ADB" w:rsidRPr="006A447E" w:rsidRDefault="006A447E" w:rsidP="00932913">
      <w:pPr>
        <w:pStyle w:val="aff1"/>
        <w:ind w:firstLine="567"/>
        <w:jc w:val="both"/>
        <w:rPr>
          <w:sz w:val="28"/>
          <w:szCs w:val="28"/>
        </w:rPr>
      </w:pPr>
      <w:r>
        <w:rPr>
          <w:sz w:val="28"/>
          <w:szCs w:val="28"/>
        </w:rPr>
        <w:t xml:space="preserve">13) </w:t>
      </w:r>
      <w:r w:rsidR="00FC4ADB" w:rsidRPr="006A447E">
        <w:rPr>
          <w:sz w:val="28"/>
          <w:szCs w:val="28"/>
        </w:rPr>
        <w:t>контроля радиации;</w:t>
      </w:r>
    </w:p>
    <w:p w14:paraId="22A371A5" w14:textId="77777777" w:rsidR="00FC4ADB" w:rsidRPr="006A447E" w:rsidRDefault="006A447E" w:rsidP="00932913">
      <w:pPr>
        <w:pStyle w:val="aff1"/>
        <w:ind w:firstLine="567"/>
        <w:jc w:val="both"/>
        <w:rPr>
          <w:sz w:val="28"/>
          <w:szCs w:val="28"/>
        </w:rPr>
      </w:pPr>
      <w:r>
        <w:rPr>
          <w:sz w:val="28"/>
          <w:szCs w:val="28"/>
        </w:rPr>
        <w:t xml:space="preserve">14) </w:t>
      </w:r>
      <w:r w:rsidR="00FC4ADB" w:rsidRPr="006A447E">
        <w:rPr>
          <w:sz w:val="28"/>
          <w:szCs w:val="28"/>
        </w:rPr>
        <w:t>объектовая система мониторинга состояния конструкций и основания здания (сооружения);</w:t>
      </w:r>
    </w:p>
    <w:p w14:paraId="734B8FC5" w14:textId="77777777" w:rsidR="00FC4ADB" w:rsidRPr="006A447E" w:rsidRDefault="006A447E" w:rsidP="00932913">
      <w:pPr>
        <w:pStyle w:val="aff1"/>
        <w:ind w:firstLine="567"/>
        <w:jc w:val="both"/>
        <w:rPr>
          <w:sz w:val="28"/>
          <w:szCs w:val="28"/>
        </w:rPr>
      </w:pPr>
      <w:r>
        <w:rPr>
          <w:sz w:val="28"/>
          <w:szCs w:val="28"/>
        </w:rPr>
        <w:t xml:space="preserve">15) </w:t>
      </w:r>
      <w:r w:rsidR="00FC4ADB" w:rsidRPr="006A447E">
        <w:rPr>
          <w:sz w:val="28"/>
          <w:szCs w:val="28"/>
        </w:rPr>
        <w:t>объектовая система мониторинга и аварийного управления инженерными системами здания (сооружения);</w:t>
      </w:r>
    </w:p>
    <w:p w14:paraId="34D767B0" w14:textId="77777777" w:rsidR="00FC4ADB" w:rsidRPr="006A447E" w:rsidRDefault="006A447E" w:rsidP="00932913">
      <w:pPr>
        <w:pStyle w:val="aff1"/>
        <w:ind w:firstLine="567"/>
        <w:jc w:val="both"/>
        <w:rPr>
          <w:sz w:val="28"/>
          <w:szCs w:val="28"/>
        </w:rPr>
      </w:pPr>
      <w:r>
        <w:rPr>
          <w:sz w:val="28"/>
          <w:szCs w:val="28"/>
        </w:rPr>
        <w:t xml:space="preserve">16) </w:t>
      </w:r>
      <w:r w:rsidR="00FC4ADB" w:rsidRPr="006A447E">
        <w:rPr>
          <w:sz w:val="28"/>
          <w:szCs w:val="28"/>
        </w:rPr>
        <w:t>охраны периметров;</w:t>
      </w:r>
    </w:p>
    <w:p w14:paraId="46B18CCD" w14:textId="77777777" w:rsidR="00FC4ADB" w:rsidRPr="006A447E" w:rsidRDefault="006A447E" w:rsidP="00932913">
      <w:pPr>
        <w:pStyle w:val="aff1"/>
        <w:ind w:firstLine="567"/>
        <w:jc w:val="both"/>
        <w:rPr>
          <w:sz w:val="28"/>
          <w:szCs w:val="28"/>
        </w:rPr>
      </w:pPr>
      <w:r>
        <w:rPr>
          <w:sz w:val="28"/>
          <w:szCs w:val="28"/>
        </w:rPr>
        <w:t xml:space="preserve">17) </w:t>
      </w:r>
      <w:r w:rsidR="00FC4ADB" w:rsidRPr="006A447E">
        <w:rPr>
          <w:sz w:val="28"/>
          <w:szCs w:val="28"/>
        </w:rPr>
        <w:t>охранной и тревожной сигнализации;</w:t>
      </w:r>
    </w:p>
    <w:p w14:paraId="2473615A" w14:textId="77777777" w:rsidR="00FC4ADB" w:rsidRPr="006A447E" w:rsidRDefault="006A447E" w:rsidP="00932913">
      <w:pPr>
        <w:pStyle w:val="aff1"/>
        <w:ind w:firstLine="567"/>
        <w:jc w:val="both"/>
        <w:rPr>
          <w:sz w:val="28"/>
          <w:szCs w:val="28"/>
        </w:rPr>
      </w:pPr>
      <w:r>
        <w:rPr>
          <w:sz w:val="28"/>
          <w:szCs w:val="28"/>
        </w:rPr>
        <w:t xml:space="preserve">18) </w:t>
      </w:r>
      <w:r w:rsidR="00FC4ADB" w:rsidRPr="006A447E">
        <w:rPr>
          <w:sz w:val="28"/>
          <w:szCs w:val="28"/>
        </w:rPr>
        <w:t>контроля и управления доступом;</w:t>
      </w:r>
    </w:p>
    <w:p w14:paraId="796A7B1B" w14:textId="77777777" w:rsidR="00FC4ADB" w:rsidRPr="006A447E" w:rsidRDefault="006A447E" w:rsidP="00932913">
      <w:pPr>
        <w:pStyle w:val="aff1"/>
        <w:ind w:firstLine="567"/>
        <w:jc w:val="both"/>
        <w:rPr>
          <w:sz w:val="28"/>
          <w:szCs w:val="28"/>
        </w:rPr>
      </w:pPr>
      <w:r>
        <w:rPr>
          <w:sz w:val="28"/>
          <w:szCs w:val="28"/>
        </w:rPr>
        <w:t xml:space="preserve">19) </w:t>
      </w:r>
      <w:r w:rsidR="00FC4ADB" w:rsidRPr="006A447E">
        <w:rPr>
          <w:sz w:val="28"/>
          <w:szCs w:val="28"/>
        </w:rPr>
        <w:t>телевизионного наблюдения, включая охранное телевидение;</w:t>
      </w:r>
    </w:p>
    <w:p w14:paraId="0501AA9B" w14:textId="77777777" w:rsidR="00FC4ADB" w:rsidRPr="006A447E" w:rsidRDefault="006A447E" w:rsidP="00932913">
      <w:pPr>
        <w:pStyle w:val="aff1"/>
        <w:ind w:firstLine="567"/>
        <w:jc w:val="both"/>
        <w:rPr>
          <w:sz w:val="28"/>
          <w:szCs w:val="28"/>
        </w:rPr>
      </w:pPr>
      <w:r>
        <w:rPr>
          <w:sz w:val="28"/>
          <w:szCs w:val="28"/>
        </w:rPr>
        <w:t xml:space="preserve">20) </w:t>
      </w:r>
      <w:r w:rsidR="00FC4ADB" w:rsidRPr="006A447E">
        <w:rPr>
          <w:sz w:val="28"/>
          <w:szCs w:val="28"/>
        </w:rPr>
        <w:t>охранного освещения;</w:t>
      </w:r>
    </w:p>
    <w:p w14:paraId="2BFAB016" w14:textId="77777777" w:rsidR="00FC4ADB" w:rsidRPr="006A447E" w:rsidRDefault="006A447E" w:rsidP="00932913">
      <w:pPr>
        <w:pStyle w:val="aff1"/>
        <w:ind w:firstLine="567"/>
        <w:jc w:val="both"/>
        <w:rPr>
          <w:sz w:val="28"/>
          <w:szCs w:val="28"/>
        </w:rPr>
      </w:pPr>
      <w:r>
        <w:rPr>
          <w:sz w:val="28"/>
          <w:szCs w:val="28"/>
        </w:rPr>
        <w:t xml:space="preserve">21) </w:t>
      </w:r>
      <w:r w:rsidR="00FC4ADB" w:rsidRPr="006A447E">
        <w:rPr>
          <w:sz w:val="28"/>
          <w:szCs w:val="28"/>
        </w:rPr>
        <w:t>эвакуационного освещения;</w:t>
      </w:r>
    </w:p>
    <w:p w14:paraId="4B42032C" w14:textId="77777777" w:rsidR="00FC4ADB" w:rsidRPr="006A447E" w:rsidRDefault="006A447E" w:rsidP="00932913">
      <w:pPr>
        <w:pStyle w:val="aff1"/>
        <w:ind w:firstLine="567"/>
        <w:jc w:val="both"/>
        <w:rPr>
          <w:sz w:val="28"/>
          <w:szCs w:val="28"/>
        </w:rPr>
      </w:pPr>
      <w:r>
        <w:rPr>
          <w:sz w:val="28"/>
          <w:szCs w:val="28"/>
        </w:rPr>
        <w:t xml:space="preserve">22) </w:t>
      </w:r>
      <w:r w:rsidR="00FC4ADB" w:rsidRPr="006A447E">
        <w:rPr>
          <w:sz w:val="28"/>
          <w:szCs w:val="28"/>
        </w:rPr>
        <w:t>обнаружения людей;</w:t>
      </w:r>
    </w:p>
    <w:p w14:paraId="3E809E41" w14:textId="77777777" w:rsidR="00FC4ADB" w:rsidRPr="006A447E" w:rsidRDefault="006A447E" w:rsidP="00932913">
      <w:pPr>
        <w:pStyle w:val="aff1"/>
        <w:ind w:firstLine="567"/>
        <w:jc w:val="both"/>
        <w:rPr>
          <w:sz w:val="28"/>
          <w:szCs w:val="28"/>
        </w:rPr>
      </w:pPr>
      <w:r>
        <w:rPr>
          <w:sz w:val="28"/>
          <w:szCs w:val="28"/>
        </w:rPr>
        <w:t xml:space="preserve">23) </w:t>
      </w:r>
      <w:r w:rsidR="00FC4ADB" w:rsidRPr="006A447E">
        <w:rPr>
          <w:sz w:val="28"/>
          <w:szCs w:val="28"/>
        </w:rPr>
        <w:t>оповещения и управления эвакуацией людей;</w:t>
      </w:r>
    </w:p>
    <w:p w14:paraId="6743F356" w14:textId="77777777" w:rsidR="00FC4ADB" w:rsidRPr="006A447E" w:rsidRDefault="006A447E" w:rsidP="00932913">
      <w:pPr>
        <w:pStyle w:val="aff1"/>
        <w:ind w:firstLine="567"/>
        <w:jc w:val="both"/>
        <w:rPr>
          <w:sz w:val="28"/>
          <w:szCs w:val="28"/>
        </w:rPr>
      </w:pPr>
      <w:r>
        <w:rPr>
          <w:sz w:val="28"/>
          <w:szCs w:val="28"/>
        </w:rPr>
        <w:t xml:space="preserve">24) </w:t>
      </w:r>
      <w:r w:rsidR="00FC4ADB" w:rsidRPr="006A447E">
        <w:rPr>
          <w:sz w:val="28"/>
          <w:szCs w:val="28"/>
        </w:rPr>
        <w:t>для людей с ограниченными возможностями:</w:t>
      </w:r>
    </w:p>
    <w:p w14:paraId="34DB0E46" w14:textId="77777777" w:rsidR="00FC4ADB" w:rsidRPr="006A447E" w:rsidRDefault="006A447E" w:rsidP="00932913">
      <w:pPr>
        <w:pStyle w:val="aff1"/>
        <w:ind w:firstLine="567"/>
        <w:jc w:val="both"/>
        <w:rPr>
          <w:sz w:val="28"/>
          <w:szCs w:val="28"/>
        </w:rPr>
      </w:pPr>
      <w:r>
        <w:rPr>
          <w:sz w:val="28"/>
          <w:szCs w:val="28"/>
        </w:rPr>
        <w:t xml:space="preserve">- </w:t>
      </w:r>
      <w:r w:rsidR="00FC4ADB" w:rsidRPr="006A447E">
        <w:rPr>
          <w:sz w:val="28"/>
          <w:szCs w:val="28"/>
        </w:rPr>
        <w:t>система телевизионного контроля рабо</w:t>
      </w:r>
      <w:r>
        <w:rPr>
          <w:sz w:val="28"/>
          <w:szCs w:val="28"/>
        </w:rPr>
        <w:t>ты платформ для инвалидов и МГН,</w:t>
      </w:r>
    </w:p>
    <w:p w14:paraId="52BF59B6" w14:textId="77777777" w:rsidR="00FC4ADB" w:rsidRPr="006A447E" w:rsidRDefault="006A447E" w:rsidP="00932913">
      <w:pPr>
        <w:pStyle w:val="aff1"/>
        <w:ind w:firstLine="567"/>
        <w:jc w:val="both"/>
        <w:rPr>
          <w:sz w:val="28"/>
          <w:szCs w:val="28"/>
        </w:rPr>
      </w:pPr>
      <w:r>
        <w:rPr>
          <w:sz w:val="28"/>
          <w:szCs w:val="28"/>
        </w:rPr>
        <w:t xml:space="preserve">- </w:t>
      </w:r>
      <w:r w:rsidR="00FC4ADB" w:rsidRPr="006A447E">
        <w:rPr>
          <w:sz w:val="28"/>
          <w:szCs w:val="28"/>
        </w:rPr>
        <w:t>система автоматизированного открывания эвакуацион</w:t>
      </w:r>
      <w:r>
        <w:rPr>
          <w:sz w:val="28"/>
          <w:szCs w:val="28"/>
        </w:rPr>
        <w:t>ных выходов для инвалидов и МГН,</w:t>
      </w:r>
    </w:p>
    <w:p w14:paraId="11E1837F" w14:textId="77777777" w:rsidR="00FC4ADB" w:rsidRPr="006A447E" w:rsidRDefault="006A447E" w:rsidP="00932913">
      <w:pPr>
        <w:pStyle w:val="aff1"/>
        <w:ind w:firstLine="567"/>
        <w:jc w:val="both"/>
        <w:rPr>
          <w:sz w:val="28"/>
          <w:szCs w:val="28"/>
        </w:rPr>
      </w:pPr>
      <w:r>
        <w:rPr>
          <w:sz w:val="28"/>
          <w:szCs w:val="28"/>
        </w:rPr>
        <w:t xml:space="preserve">- </w:t>
      </w:r>
      <w:r w:rsidR="00FC4ADB" w:rsidRPr="006A447E">
        <w:rPr>
          <w:sz w:val="28"/>
          <w:szCs w:val="28"/>
        </w:rPr>
        <w:t>альтернативная система эвакуационного оповещения для людей с ограниченным зрением и</w:t>
      </w:r>
      <w:r>
        <w:rPr>
          <w:sz w:val="28"/>
          <w:szCs w:val="28"/>
        </w:rPr>
        <w:t>/</w:t>
      </w:r>
      <w:r w:rsidR="00FC4ADB" w:rsidRPr="006A447E">
        <w:rPr>
          <w:sz w:val="28"/>
          <w:szCs w:val="28"/>
        </w:rPr>
        <w:t>или слухом;</w:t>
      </w:r>
    </w:p>
    <w:p w14:paraId="137E5397" w14:textId="77777777" w:rsidR="00FC4ADB" w:rsidRPr="006A447E" w:rsidRDefault="006A447E" w:rsidP="00932913">
      <w:pPr>
        <w:pStyle w:val="aff1"/>
        <w:ind w:firstLine="567"/>
        <w:jc w:val="both"/>
        <w:rPr>
          <w:sz w:val="28"/>
          <w:szCs w:val="28"/>
        </w:rPr>
      </w:pPr>
      <w:r>
        <w:rPr>
          <w:sz w:val="28"/>
          <w:szCs w:val="28"/>
        </w:rPr>
        <w:lastRenderedPageBreak/>
        <w:t xml:space="preserve">25) </w:t>
      </w:r>
      <w:r w:rsidR="00FC4ADB" w:rsidRPr="006A447E">
        <w:rPr>
          <w:sz w:val="28"/>
          <w:szCs w:val="28"/>
        </w:rPr>
        <w:t>оперативной связи;</w:t>
      </w:r>
    </w:p>
    <w:p w14:paraId="70598106" w14:textId="77777777" w:rsidR="00FC4ADB" w:rsidRPr="006A447E" w:rsidRDefault="006A447E" w:rsidP="00932913">
      <w:pPr>
        <w:pStyle w:val="aff1"/>
        <w:ind w:firstLine="567"/>
        <w:jc w:val="both"/>
        <w:rPr>
          <w:sz w:val="28"/>
          <w:szCs w:val="28"/>
        </w:rPr>
      </w:pPr>
      <w:r>
        <w:rPr>
          <w:sz w:val="28"/>
          <w:szCs w:val="28"/>
        </w:rPr>
        <w:t xml:space="preserve">26) </w:t>
      </w:r>
      <w:r w:rsidR="00FC4ADB" w:rsidRPr="006A447E">
        <w:rPr>
          <w:sz w:val="28"/>
          <w:szCs w:val="28"/>
        </w:rPr>
        <w:t>структурированная кабельная сеть безопасности;</w:t>
      </w:r>
    </w:p>
    <w:p w14:paraId="34B7B3B9" w14:textId="77777777" w:rsidR="00FC4ADB" w:rsidRPr="006A447E" w:rsidRDefault="006A447E" w:rsidP="00932913">
      <w:pPr>
        <w:pStyle w:val="aff1"/>
        <w:ind w:firstLine="567"/>
        <w:jc w:val="both"/>
        <w:rPr>
          <w:sz w:val="28"/>
          <w:szCs w:val="28"/>
        </w:rPr>
      </w:pPr>
      <w:r>
        <w:rPr>
          <w:sz w:val="28"/>
          <w:szCs w:val="28"/>
        </w:rPr>
        <w:t xml:space="preserve">27) </w:t>
      </w:r>
      <w:r w:rsidR="00FC4ADB" w:rsidRPr="006A447E">
        <w:rPr>
          <w:sz w:val="28"/>
          <w:szCs w:val="28"/>
        </w:rPr>
        <w:t>защиты информации;</w:t>
      </w:r>
    </w:p>
    <w:p w14:paraId="06769375" w14:textId="77777777" w:rsidR="00FC4ADB" w:rsidRPr="006A447E" w:rsidRDefault="006A447E" w:rsidP="00932913">
      <w:pPr>
        <w:pStyle w:val="aff1"/>
        <w:ind w:firstLine="567"/>
        <w:jc w:val="both"/>
        <w:rPr>
          <w:sz w:val="28"/>
          <w:szCs w:val="28"/>
        </w:rPr>
      </w:pPr>
      <w:r>
        <w:rPr>
          <w:sz w:val="28"/>
          <w:szCs w:val="28"/>
        </w:rPr>
        <w:t xml:space="preserve">28) </w:t>
      </w:r>
      <w:r w:rsidR="00FC4ADB" w:rsidRPr="006A447E">
        <w:rPr>
          <w:sz w:val="28"/>
          <w:szCs w:val="28"/>
        </w:rPr>
        <w:t xml:space="preserve">выявления террористических средств. </w:t>
      </w:r>
    </w:p>
    <w:p w14:paraId="0E039B6A" w14:textId="77777777" w:rsidR="00FC4ADB" w:rsidRPr="006A447E" w:rsidRDefault="00FC4ADB" w:rsidP="00932913">
      <w:pPr>
        <w:pStyle w:val="aff1"/>
        <w:ind w:firstLine="567"/>
        <w:jc w:val="both"/>
        <w:rPr>
          <w:sz w:val="28"/>
          <w:szCs w:val="28"/>
        </w:rPr>
      </w:pPr>
    </w:p>
    <w:p w14:paraId="3B6DF5EB" w14:textId="77777777" w:rsidR="00FC4ADB" w:rsidRPr="006A447E" w:rsidRDefault="00AD2996" w:rsidP="00932913">
      <w:pPr>
        <w:pStyle w:val="aff1"/>
        <w:ind w:firstLine="567"/>
        <w:jc w:val="both"/>
        <w:rPr>
          <w:sz w:val="28"/>
          <w:szCs w:val="28"/>
        </w:rPr>
      </w:pPr>
      <w:r>
        <w:rPr>
          <w:sz w:val="28"/>
          <w:szCs w:val="28"/>
        </w:rPr>
        <w:t xml:space="preserve">Л.2 </w:t>
      </w:r>
      <w:r w:rsidR="00FC4ADB" w:rsidRPr="006A447E">
        <w:rPr>
          <w:sz w:val="28"/>
          <w:szCs w:val="28"/>
        </w:rPr>
        <w:t>Приведенный перечень может быть ограничен или дополнен другими инженерными подсистемами.</w:t>
      </w:r>
    </w:p>
    <w:p w14:paraId="04800BFF" w14:textId="77777777" w:rsidR="008609D4" w:rsidRPr="006A447E" w:rsidRDefault="00FC4ADB" w:rsidP="00932913">
      <w:pPr>
        <w:pStyle w:val="aff1"/>
        <w:ind w:firstLine="567"/>
        <w:jc w:val="both"/>
        <w:rPr>
          <w:sz w:val="28"/>
          <w:szCs w:val="28"/>
        </w:rPr>
      </w:pPr>
      <w:r w:rsidRPr="006A447E">
        <w:rPr>
          <w:sz w:val="28"/>
          <w:szCs w:val="28"/>
        </w:rPr>
        <w:t>Конкретный перечень СБЗС высотного здания (комплекса) определяется проектировщиком на стадии разработки проектной документации.</w:t>
      </w:r>
    </w:p>
    <w:p w14:paraId="3F58DE06" w14:textId="77777777" w:rsidR="00AD2996" w:rsidRDefault="00AD2996" w:rsidP="00932913">
      <w:pPr>
        <w:pStyle w:val="aff1"/>
        <w:jc w:val="both"/>
        <w:rPr>
          <w:sz w:val="28"/>
          <w:szCs w:val="28"/>
        </w:rPr>
      </w:pPr>
      <w:bookmarkStart w:id="115" w:name="_Toc460856979"/>
    </w:p>
    <w:p w14:paraId="4F4A6259" w14:textId="77777777" w:rsidR="00AD2996" w:rsidRDefault="00AD2996" w:rsidP="00932913">
      <w:pPr>
        <w:pStyle w:val="aff1"/>
        <w:jc w:val="both"/>
        <w:rPr>
          <w:sz w:val="28"/>
          <w:szCs w:val="28"/>
        </w:rPr>
      </w:pPr>
    </w:p>
    <w:p w14:paraId="73ABC5D3" w14:textId="5EAAA054" w:rsidR="001A1746" w:rsidRDefault="001A1746" w:rsidP="00932913">
      <w:pPr>
        <w:pStyle w:val="aff1"/>
        <w:jc w:val="both"/>
        <w:rPr>
          <w:sz w:val="28"/>
          <w:szCs w:val="28"/>
        </w:rPr>
      </w:pPr>
      <w:r>
        <w:rPr>
          <w:sz w:val="28"/>
          <w:szCs w:val="28"/>
        </w:rPr>
        <w:br w:type="page"/>
      </w:r>
    </w:p>
    <w:bookmarkEnd w:id="115"/>
    <w:p w14:paraId="2DA3A2D7" w14:textId="77777777" w:rsidR="00AD2996" w:rsidRPr="00041909" w:rsidRDefault="00AD2996" w:rsidP="00932913">
      <w:pPr>
        <w:pStyle w:val="aff1"/>
        <w:jc w:val="center"/>
        <w:rPr>
          <w:b/>
          <w:sz w:val="28"/>
          <w:szCs w:val="28"/>
        </w:rPr>
      </w:pPr>
      <w:r w:rsidRPr="00041909">
        <w:rPr>
          <w:b/>
          <w:sz w:val="28"/>
          <w:szCs w:val="28"/>
        </w:rPr>
        <w:lastRenderedPageBreak/>
        <w:t>Библиография</w:t>
      </w:r>
    </w:p>
    <w:p w14:paraId="79AACDE6" w14:textId="77777777" w:rsidR="00AD2996" w:rsidRPr="00041909" w:rsidRDefault="00AD2996" w:rsidP="00932913">
      <w:pPr>
        <w:pStyle w:val="aff1"/>
        <w:ind w:firstLine="567"/>
        <w:jc w:val="both"/>
        <w:rPr>
          <w:sz w:val="28"/>
          <w:szCs w:val="28"/>
        </w:rPr>
      </w:pPr>
    </w:p>
    <w:p w14:paraId="28A9DF73" w14:textId="77777777" w:rsidR="00AD2996" w:rsidRPr="00041909" w:rsidRDefault="00AD2996" w:rsidP="00932913">
      <w:pPr>
        <w:pStyle w:val="aff1"/>
        <w:ind w:firstLine="567"/>
        <w:jc w:val="both"/>
        <w:rPr>
          <w:sz w:val="28"/>
          <w:szCs w:val="28"/>
        </w:rPr>
      </w:pPr>
      <w:r w:rsidRPr="00041909">
        <w:rPr>
          <w:sz w:val="28"/>
          <w:szCs w:val="28"/>
        </w:rPr>
        <w:t>[1] Федеральный закон от 30 декабря 2009 г. № 384-ФЗ «Технический регламент о безопасности зданий и сооружений»</w:t>
      </w:r>
    </w:p>
    <w:p w14:paraId="17EE1207" w14:textId="77777777" w:rsidR="00AD2996" w:rsidRPr="00041909" w:rsidRDefault="00AD2996" w:rsidP="00932913">
      <w:pPr>
        <w:pStyle w:val="aff1"/>
        <w:ind w:firstLine="567"/>
        <w:jc w:val="both"/>
        <w:rPr>
          <w:sz w:val="28"/>
          <w:szCs w:val="28"/>
        </w:rPr>
      </w:pPr>
      <w:r w:rsidRPr="00041909">
        <w:rPr>
          <w:sz w:val="28"/>
          <w:szCs w:val="28"/>
        </w:rPr>
        <w:t>[2] Федеральный закон от 23 ноября 2009 г. № 261-ФЗ «Об энергосбережении и о повышении энергетической эффективности и о внесении изменений в отдельные законодательные акты Российской Федерации»</w:t>
      </w:r>
    </w:p>
    <w:p w14:paraId="23364274" w14:textId="77777777" w:rsidR="00AD2996" w:rsidRPr="00041909" w:rsidRDefault="00AD2996" w:rsidP="00932913">
      <w:pPr>
        <w:pStyle w:val="aff1"/>
        <w:ind w:firstLine="567"/>
        <w:jc w:val="both"/>
        <w:rPr>
          <w:sz w:val="28"/>
          <w:szCs w:val="28"/>
        </w:rPr>
      </w:pPr>
      <w:r w:rsidRPr="00041909">
        <w:rPr>
          <w:sz w:val="28"/>
          <w:szCs w:val="28"/>
        </w:rPr>
        <w:t>[3] Федеральный закон от 22 июля 2008 г. № 123-ФЗ «Технический регламент о требованиях пожарной безопасности»</w:t>
      </w:r>
    </w:p>
    <w:p w14:paraId="73A0208C" w14:textId="77777777" w:rsidR="00AD2996" w:rsidRPr="00041909" w:rsidRDefault="00AD2996" w:rsidP="00932913">
      <w:pPr>
        <w:pStyle w:val="aff1"/>
        <w:ind w:firstLine="567"/>
        <w:jc w:val="both"/>
        <w:rPr>
          <w:sz w:val="28"/>
          <w:szCs w:val="28"/>
        </w:rPr>
      </w:pPr>
      <w:r w:rsidRPr="00041909">
        <w:rPr>
          <w:sz w:val="28"/>
          <w:szCs w:val="28"/>
        </w:rPr>
        <w:t>[4] Федеральный закон от 29 декабря 2004 г. № 190-ФЗ «Градостроительный кодекс Российской Федерации»</w:t>
      </w:r>
    </w:p>
    <w:p w14:paraId="610D94D7" w14:textId="77777777" w:rsidR="00AD2996" w:rsidRPr="00041909" w:rsidRDefault="00AD2996" w:rsidP="00932913">
      <w:pPr>
        <w:pStyle w:val="aff1"/>
        <w:ind w:firstLine="567"/>
        <w:jc w:val="both"/>
        <w:rPr>
          <w:sz w:val="28"/>
          <w:szCs w:val="28"/>
        </w:rPr>
      </w:pPr>
      <w:r w:rsidRPr="00041909">
        <w:rPr>
          <w:sz w:val="28"/>
          <w:szCs w:val="28"/>
        </w:rPr>
        <w:t xml:space="preserve">[5] </w:t>
      </w:r>
      <w:r w:rsidRPr="00041909">
        <w:rPr>
          <w:rFonts w:eastAsia="Calibri"/>
          <w:sz w:val="28"/>
          <w:szCs w:val="28"/>
        </w:rPr>
        <w:t>Федеральный закон от 27 декабря 2002 г. № 184-ФЗ «О техническом регулировании»</w:t>
      </w:r>
    </w:p>
    <w:p w14:paraId="6113F137" w14:textId="77777777" w:rsidR="00AD2996" w:rsidRPr="00041909" w:rsidRDefault="00AD2996" w:rsidP="00932913">
      <w:pPr>
        <w:pStyle w:val="aff1"/>
        <w:ind w:firstLine="567"/>
        <w:jc w:val="both"/>
        <w:rPr>
          <w:sz w:val="28"/>
          <w:szCs w:val="28"/>
        </w:rPr>
      </w:pPr>
      <w:r w:rsidRPr="00041909">
        <w:rPr>
          <w:sz w:val="28"/>
          <w:szCs w:val="28"/>
        </w:rPr>
        <w:t>[6] Федеральный закон от 10 января 2002 г. № 7-ФЗ «Об охране окружающей среды»</w:t>
      </w:r>
    </w:p>
    <w:p w14:paraId="5519C783" w14:textId="77777777" w:rsidR="00AD2996" w:rsidRPr="00041909" w:rsidRDefault="00AD2996" w:rsidP="00932913">
      <w:pPr>
        <w:pStyle w:val="aff1"/>
        <w:ind w:firstLine="567"/>
        <w:jc w:val="both"/>
        <w:rPr>
          <w:sz w:val="28"/>
          <w:szCs w:val="28"/>
        </w:rPr>
      </w:pPr>
      <w:r w:rsidRPr="00041909">
        <w:rPr>
          <w:sz w:val="28"/>
          <w:szCs w:val="28"/>
        </w:rPr>
        <w:t>[7] Федеральный закон от 30 марта 1999 г. № 52-ФЗ «О санитарно-эпидемиологическом благополучии населения»</w:t>
      </w:r>
    </w:p>
    <w:p w14:paraId="5907C215" w14:textId="77777777" w:rsidR="00AD2996" w:rsidRPr="00041909" w:rsidRDefault="00AD2996" w:rsidP="00932913">
      <w:pPr>
        <w:pStyle w:val="aff1"/>
        <w:ind w:firstLine="567"/>
        <w:jc w:val="both"/>
        <w:rPr>
          <w:sz w:val="28"/>
          <w:szCs w:val="28"/>
        </w:rPr>
      </w:pPr>
      <w:r w:rsidRPr="00041909">
        <w:rPr>
          <w:sz w:val="28"/>
          <w:szCs w:val="28"/>
        </w:rPr>
        <w:t>[8] Федеральный закон от 24 июня 1998 г. № 89-ФЗ «Об отходах производства и потребления»</w:t>
      </w:r>
    </w:p>
    <w:p w14:paraId="19AD8323" w14:textId="77777777" w:rsidR="00AD2996" w:rsidRPr="00041909" w:rsidRDefault="00AD2996" w:rsidP="00932913">
      <w:pPr>
        <w:pStyle w:val="aff1"/>
        <w:ind w:firstLine="567"/>
        <w:jc w:val="both"/>
        <w:rPr>
          <w:sz w:val="28"/>
          <w:szCs w:val="28"/>
        </w:rPr>
      </w:pPr>
      <w:r w:rsidRPr="00041909">
        <w:rPr>
          <w:sz w:val="28"/>
          <w:szCs w:val="28"/>
        </w:rPr>
        <w:t>[9] Федеральный закон от 4 мая 1999 г. № 96-ФЗ «Об охране атмосферного воздуха»</w:t>
      </w:r>
    </w:p>
    <w:p w14:paraId="308C9195" w14:textId="77777777" w:rsidR="00AD2996" w:rsidRPr="00041909" w:rsidRDefault="00AD2996" w:rsidP="00932913">
      <w:pPr>
        <w:pStyle w:val="aff1"/>
        <w:ind w:firstLine="567"/>
        <w:jc w:val="both"/>
        <w:rPr>
          <w:sz w:val="28"/>
          <w:szCs w:val="28"/>
        </w:rPr>
      </w:pPr>
      <w:r w:rsidRPr="00041909">
        <w:rPr>
          <w:sz w:val="28"/>
          <w:szCs w:val="28"/>
        </w:rPr>
        <w:t>[10] Федеральный закон от 6 марта 2006 г. № 35-ФЗ «О противодействии терроризму»</w:t>
      </w:r>
    </w:p>
    <w:p w14:paraId="1BB9DFFE" w14:textId="77777777" w:rsidR="00AD2996" w:rsidRPr="00041909" w:rsidRDefault="00AD2996" w:rsidP="00932913">
      <w:pPr>
        <w:pStyle w:val="aff1"/>
        <w:ind w:firstLine="567"/>
        <w:jc w:val="both"/>
        <w:rPr>
          <w:sz w:val="28"/>
          <w:szCs w:val="28"/>
        </w:rPr>
      </w:pPr>
      <w:r w:rsidRPr="00041909">
        <w:rPr>
          <w:sz w:val="28"/>
          <w:szCs w:val="28"/>
        </w:rPr>
        <w:t>[11] Постановление Правительства Российской Федерации от 25 января 2011 г. № 18 «Об утверждении Правил установления требований энергетической эффективности для зданий, строений, сооружений и требований к правилам определения класса энергетической эффективности многоквартирных домов»</w:t>
      </w:r>
    </w:p>
    <w:p w14:paraId="44D2C51A" w14:textId="77777777" w:rsidR="00AD2996" w:rsidRPr="00041909" w:rsidRDefault="00AD2996" w:rsidP="00932913">
      <w:pPr>
        <w:pStyle w:val="aff1"/>
        <w:ind w:firstLine="567"/>
        <w:jc w:val="both"/>
        <w:rPr>
          <w:sz w:val="28"/>
          <w:szCs w:val="28"/>
        </w:rPr>
      </w:pPr>
      <w:r w:rsidRPr="00041909">
        <w:rPr>
          <w:sz w:val="28"/>
          <w:szCs w:val="28"/>
        </w:rPr>
        <w:t>[12] Постановление Правительства Российской Федерации от 16 февраля 2008 г. № 87 «О составе разделов проектной документации и требованиях к их содержанию»</w:t>
      </w:r>
    </w:p>
    <w:p w14:paraId="64E04844" w14:textId="77777777" w:rsidR="00AD2996" w:rsidRPr="00041909" w:rsidRDefault="00AD2996" w:rsidP="00932913">
      <w:pPr>
        <w:pStyle w:val="aff1"/>
        <w:ind w:firstLine="567"/>
        <w:jc w:val="both"/>
        <w:rPr>
          <w:sz w:val="28"/>
          <w:szCs w:val="28"/>
        </w:rPr>
      </w:pPr>
      <w:r w:rsidRPr="00041909">
        <w:rPr>
          <w:sz w:val="28"/>
          <w:szCs w:val="28"/>
        </w:rPr>
        <w:t xml:space="preserve">[13] Технический регламент Таможенного союза ТР ТС 011/2011 </w:t>
      </w:r>
      <w:r w:rsidR="009A3BD4">
        <w:rPr>
          <w:sz w:val="28"/>
          <w:szCs w:val="28"/>
        </w:rPr>
        <w:t>«</w:t>
      </w:r>
      <w:r w:rsidRPr="00041909">
        <w:rPr>
          <w:sz w:val="28"/>
          <w:szCs w:val="28"/>
        </w:rPr>
        <w:t>Безопасность лифтов</w:t>
      </w:r>
      <w:r w:rsidR="009A3BD4">
        <w:rPr>
          <w:sz w:val="28"/>
          <w:szCs w:val="28"/>
        </w:rPr>
        <w:t>»</w:t>
      </w:r>
      <w:r w:rsidRPr="00041909">
        <w:rPr>
          <w:sz w:val="28"/>
          <w:szCs w:val="28"/>
        </w:rPr>
        <w:t xml:space="preserve"> (утвержден решением Комиссии Таможенного союза от 18 октября 2011 г. № 824)</w:t>
      </w:r>
    </w:p>
    <w:p w14:paraId="0B414008" w14:textId="589C91F3" w:rsidR="00AD2996" w:rsidRPr="00041909" w:rsidRDefault="00AD2996" w:rsidP="00932913">
      <w:pPr>
        <w:pStyle w:val="aff1"/>
        <w:ind w:firstLine="567"/>
        <w:jc w:val="both"/>
        <w:rPr>
          <w:rFonts w:eastAsia="Arial,Bold"/>
          <w:sz w:val="28"/>
          <w:szCs w:val="28"/>
        </w:rPr>
      </w:pPr>
      <w:r w:rsidRPr="00041909">
        <w:rPr>
          <w:sz w:val="28"/>
          <w:szCs w:val="28"/>
        </w:rPr>
        <w:t xml:space="preserve">[14] </w:t>
      </w:r>
      <w:r w:rsidR="009A3BD4" w:rsidRPr="00041909">
        <w:rPr>
          <w:rFonts w:eastAsia="Arial,Bold"/>
          <w:sz w:val="28"/>
          <w:szCs w:val="28"/>
        </w:rPr>
        <w:t xml:space="preserve">ПУЭ </w:t>
      </w:r>
      <w:r w:rsidRPr="00041909">
        <w:rPr>
          <w:rFonts w:eastAsia="Arial,Bold"/>
          <w:sz w:val="28"/>
          <w:szCs w:val="28"/>
        </w:rPr>
        <w:t>Правила устройства электроустановок</w:t>
      </w:r>
      <w:r>
        <w:rPr>
          <w:rFonts w:eastAsia="Arial,Bold"/>
          <w:sz w:val="28"/>
          <w:szCs w:val="28"/>
        </w:rPr>
        <w:t xml:space="preserve"> </w:t>
      </w:r>
    </w:p>
    <w:p w14:paraId="614238E3" w14:textId="77777777" w:rsidR="00AD2996" w:rsidRPr="00041909" w:rsidRDefault="00AD2996" w:rsidP="00932913">
      <w:pPr>
        <w:pStyle w:val="aff1"/>
        <w:ind w:firstLine="567"/>
        <w:jc w:val="both"/>
        <w:rPr>
          <w:sz w:val="28"/>
          <w:szCs w:val="28"/>
        </w:rPr>
      </w:pPr>
      <w:r w:rsidRPr="00041909">
        <w:rPr>
          <w:sz w:val="28"/>
          <w:szCs w:val="28"/>
        </w:rPr>
        <w:t>[15] СП 23-101–2004 Проектирование тепловой защиты зданий</w:t>
      </w:r>
    </w:p>
    <w:p w14:paraId="448D4F54" w14:textId="77777777" w:rsidR="00AD2996" w:rsidRPr="00041909" w:rsidRDefault="00AD2996" w:rsidP="00932913">
      <w:pPr>
        <w:pStyle w:val="aff1"/>
        <w:ind w:firstLine="567"/>
        <w:jc w:val="both"/>
        <w:rPr>
          <w:rFonts w:eastAsia="Arial,Bold"/>
          <w:sz w:val="28"/>
          <w:szCs w:val="28"/>
        </w:rPr>
      </w:pPr>
      <w:r w:rsidRPr="00041909">
        <w:rPr>
          <w:sz w:val="28"/>
          <w:szCs w:val="28"/>
        </w:rPr>
        <w:t>[16] СП 31-107–2004 Архитектурно-планировочные решения многоквартирных жилых зданий</w:t>
      </w:r>
    </w:p>
    <w:p w14:paraId="7C2934CF" w14:textId="77777777" w:rsidR="00AD2996" w:rsidRPr="00041909" w:rsidRDefault="00AD2996" w:rsidP="00932913">
      <w:pPr>
        <w:pStyle w:val="aff1"/>
        <w:ind w:firstLine="567"/>
        <w:jc w:val="both"/>
        <w:rPr>
          <w:sz w:val="28"/>
          <w:szCs w:val="28"/>
        </w:rPr>
      </w:pPr>
      <w:r w:rsidRPr="00041909">
        <w:rPr>
          <w:sz w:val="28"/>
          <w:szCs w:val="28"/>
        </w:rPr>
        <w:t>[17] СП 31-110–2003 Проектирование и монтаж электроустановок жилых и общественных зданий</w:t>
      </w:r>
    </w:p>
    <w:p w14:paraId="53DBED99" w14:textId="77777777" w:rsidR="00AD2996" w:rsidRPr="00041909" w:rsidRDefault="00AD2996" w:rsidP="00932913">
      <w:pPr>
        <w:pStyle w:val="aff1"/>
        <w:ind w:firstLine="567"/>
        <w:jc w:val="both"/>
        <w:rPr>
          <w:sz w:val="28"/>
          <w:szCs w:val="28"/>
        </w:rPr>
      </w:pPr>
      <w:r w:rsidRPr="00041909">
        <w:rPr>
          <w:sz w:val="28"/>
          <w:szCs w:val="28"/>
        </w:rPr>
        <w:lastRenderedPageBreak/>
        <w:t>[18] СП 53-101–98 Изготовление и контроль качества стальных строительных конструкций</w:t>
      </w:r>
    </w:p>
    <w:p w14:paraId="3736DEEC" w14:textId="77777777" w:rsidR="00AD2996" w:rsidRPr="00041909" w:rsidRDefault="00AD2996" w:rsidP="00932913">
      <w:pPr>
        <w:pStyle w:val="aff1"/>
        <w:ind w:firstLine="567"/>
        <w:jc w:val="both"/>
        <w:rPr>
          <w:sz w:val="28"/>
          <w:szCs w:val="28"/>
        </w:rPr>
      </w:pPr>
      <w:r w:rsidRPr="00041909">
        <w:rPr>
          <w:sz w:val="28"/>
          <w:szCs w:val="28"/>
        </w:rPr>
        <w:t>[19] СН 481–75 Инструкция по проектированию, монтажу и эксплуатации стеклопакетов</w:t>
      </w:r>
    </w:p>
    <w:p w14:paraId="4F12E37E" w14:textId="77777777" w:rsidR="00AD2996" w:rsidRPr="00041909" w:rsidRDefault="00AD2996" w:rsidP="00932913">
      <w:pPr>
        <w:pStyle w:val="aff1"/>
        <w:ind w:firstLine="567"/>
        <w:jc w:val="both"/>
        <w:rPr>
          <w:sz w:val="28"/>
          <w:szCs w:val="28"/>
        </w:rPr>
      </w:pPr>
      <w:r w:rsidRPr="00041909">
        <w:rPr>
          <w:sz w:val="28"/>
          <w:szCs w:val="28"/>
        </w:rPr>
        <w:t>[20] РД 34.21.122–87 Инструкция по устройству молниезащиты зданий и сооружений</w:t>
      </w:r>
    </w:p>
    <w:p w14:paraId="22AE37DC" w14:textId="77777777" w:rsidR="00AD2996" w:rsidRPr="00041909" w:rsidRDefault="00AD2996" w:rsidP="00932913">
      <w:pPr>
        <w:pStyle w:val="aff1"/>
        <w:ind w:firstLine="567"/>
        <w:jc w:val="both"/>
        <w:rPr>
          <w:sz w:val="28"/>
          <w:szCs w:val="28"/>
        </w:rPr>
      </w:pPr>
      <w:r w:rsidRPr="00041909">
        <w:rPr>
          <w:sz w:val="28"/>
          <w:szCs w:val="28"/>
        </w:rPr>
        <w:t>[21] СО 153-34.21.122–2003 Инструкция по устройству молниезащиты зданий, сооружений и промышленных коммуникаций</w:t>
      </w:r>
    </w:p>
    <w:p w14:paraId="10A1B9A8" w14:textId="58805EA9" w:rsidR="00AD2996" w:rsidRPr="00041909" w:rsidRDefault="00AD2996" w:rsidP="00932913">
      <w:pPr>
        <w:pStyle w:val="aff1"/>
        <w:ind w:firstLine="567"/>
        <w:jc w:val="both"/>
        <w:rPr>
          <w:sz w:val="28"/>
          <w:szCs w:val="28"/>
        </w:rPr>
      </w:pPr>
      <w:r w:rsidRPr="001064CA">
        <w:rPr>
          <w:b/>
          <w:bCs/>
          <w:sz w:val="28"/>
          <w:szCs w:val="28"/>
        </w:rPr>
        <w:t>[22]</w:t>
      </w:r>
      <w:r w:rsidRPr="00041909">
        <w:rPr>
          <w:sz w:val="28"/>
          <w:szCs w:val="28"/>
        </w:rPr>
        <w:t xml:space="preserve"> </w:t>
      </w:r>
      <w:r w:rsidR="001A1746" w:rsidRPr="00E04F66">
        <w:rPr>
          <w:b/>
          <w:sz w:val="28"/>
          <w:szCs w:val="28"/>
        </w:rPr>
        <w:t>(Исключен</w:t>
      </w:r>
      <w:r w:rsidR="001A1746">
        <w:rPr>
          <w:b/>
          <w:sz w:val="28"/>
          <w:szCs w:val="28"/>
        </w:rPr>
        <w:t>а</w:t>
      </w:r>
      <w:r w:rsidR="001A1746" w:rsidRPr="00E04F66">
        <w:rPr>
          <w:b/>
          <w:sz w:val="28"/>
          <w:szCs w:val="28"/>
        </w:rPr>
        <w:t>, Изм. № 1).</w:t>
      </w:r>
    </w:p>
    <w:p w14:paraId="275C277E" w14:textId="4821C16E" w:rsidR="00AD2996" w:rsidRPr="00041909" w:rsidRDefault="00AD2996" w:rsidP="00932913">
      <w:pPr>
        <w:pStyle w:val="aff1"/>
        <w:ind w:firstLine="567"/>
        <w:jc w:val="both"/>
        <w:rPr>
          <w:sz w:val="28"/>
          <w:szCs w:val="28"/>
        </w:rPr>
      </w:pPr>
      <w:r w:rsidRPr="001064CA">
        <w:rPr>
          <w:b/>
          <w:bCs/>
          <w:sz w:val="28"/>
          <w:szCs w:val="28"/>
        </w:rPr>
        <w:t>[23]</w:t>
      </w:r>
      <w:r w:rsidRPr="00041909">
        <w:rPr>
          <w:sz w:val="28"/>
          <w:szCs w:val="28"/>
        </w:rPr>
        <w:t xml:space="preserve"> </w:t>
      </w:r>
      <w:r w:rsidR="001A1746" w:rsidRPr="00E04F66">
        <w:rPr>
          <w:b/>
          <w:sz w:val="28"/>
          <w:szCs w:val="28"/>
        </w:rPr>
        <w:t>(Исключен</w:t>
      </w:r>
      <w:r w:rsidR="001A1746">
        <w:rPr>
          <w:b/>
          <w:sz w:val="28"/>
          <w:szCs w:val="28"/>
        </w:rPr>
        <w:t>а</w:t>
      </w:r>
      <w:r w:rsidR="001A1746" w:rsidRPr="00E04F66">
        <w:rPr>
          <w:b/>
          <w:sz w:val="28"/>
          <w:szCs w:val="28"/>
        </w:rPr>
        <w:t>, Изм. № 1).</w:t>
      </w:r>
    </w:p>
    <w:p w14:paraId="1563CEDD" w14:textId="77777777" w:rsidR="00AD2996" w:rsidRPr="00041909" w:rsidRDefault="00AD2996" w:rsidP="00932913">
      <w:pPr>
        <w:pStyle w:val="aff1"/>
        <w:ind w:firstLine="567"/>
        <w:jc w:val="both"/>
        <w:rPr>
          <w:sz w:val="28"/>
          <w:szCs w:val="28"/>
        </w:rPr>
      </w:pPr>
      <w:r w:rsidRPr="00041909">
        <w:rPr>
          <w:sz w:val="28"/>
          <w:szCs w:val="28"/>
        </w:rPr>
        <w:t>[24] Рекомендации по проектированию озеленения и благоустройства крыш жилых и общественных зданий и других искусственных оснований. – М.: ЦНИИПромзданий, 2000. – 64 с., ил.</w:t>
      </w:r>
    </w:p>
    <w:p w14:paraId="3103AFB4" w14:textId="5E3DBF52" w:rsidR="00AD2996" w:rsidRPr="00041909" w:rsidRDefault="00AD2996" w:rsidP="00932913">
      <w:pPr>
        <w:pStyle w:val="aff1"/>
        <w:ind w:firstLine="567"/>
        <w:jc w:val="both"/>
        <w:rPr>
          <w:rFonts w:eastAsia="Arial,Bold"/>
          <w:sz w:val="28"/>
          <w:szCs w:val="28"/>
        </w:rPr>
      </w:pPr>
      <w:r w:rsidRPr="001064CA">
        <w:rPr>
          <w:b/>
          <w:bCs/>
          <w:sz w:val="28"/>
          <w:szCs w:val="28"/>
        </w:rPr>
        <w:t>[25]</w:t>
      </w:r>
      <w:r w:rsidRPr="00041909">
        <w:rPr>
          <w:sz w:val="28"/>
          <w:szCs w:val="28"/>
        </w:rPr>
        <w:t xml:space="preserve"> </w:t>
      </w:r>
      <w:r w:rsidR="001A1746" w:rsidRPr="00E04F66">
        <w:rPr>
          <w:b/>
          <w:sz w:val="28"/>
          <w:szCs w:val="28"/>
        </w:rPr>
        <w:t>(Исключен</w:t>
      </w:r>
      <w:r w:rsidR="001A1746">
        <w:rPr>
          <w:b/>
          <w:sz w:val="28"/>
          <w:szCs w:val="28"/>
        </w:rPr>
        <w:t>а</w:t>
      </w:r>
      <w:r w:rsidR="001A1746" w:rsidRPr="00E04F66">
        <w:rPr>
          <w:b/>
          <w:sz w:val="28"/>
          <w:szCs w:val="28"/>
        </w:rPr>
        <w:t>, Изм. № 1).</w:t>
      </w:r>
    </w:p>
    <w:p w14:paraId="757867CD" w14:textId="47F31240" w:rsidR="00AD2996" w:rsidRPr="00041909" w:rsidRDefault="00AD2996" w:rsidP="00932913">
      <w:pPr>
        <w:pStyle w:val="aff1"/>
        <w:ind w:firstLine="567"/>
        <w:jc w:val="both"/>
        <w:rPr>
          <w:sz w:val="28"/>
          <w:szCs w:val="28"/>
        </w:rPr>
      </w:pPr>
      <w:r w:rsidRPr="001064CA">
        <w:rPr>
          <w:b/>
          <w:bCs/>
          <w:sz w:val="28"/>
          <w:szCs w:val="28"/>
        </w:rPr>
        <w:t>[26]</w:t>
      </w:r>
      <w:r w:rsidRPr="00041909">
        <w:rPr>
          <w:sz w:val="28"/>
          <w:szCs w:val="28"/>
        </w:rPr>
        <w:t xml:space="preserve"> </w:t>
      </w:r>
      <w:r w:rsidR="001A1746" w:rsidRPr="00E04F66">
        <w:rPr>
          <w:b/>
          <w:sz w:val="28"/>
          <w:szCs w:val="28"/>
        </w:rPr>
        <w:t>(Исключен</w:t>
      </w:r>
      <w:r w:rsidR="001A1746">
        <w:rPr>
          <w:b/>
          <w:sz w:val="28"/>
          <w:szCs w:val="28"/>
        </w:rPr>
        <w:t>а</w:t>
      </w:r>
      <w:r w:rsidR="001A1746" w:rsidRPr="00E04F66">
        <w:rPr>
          <w:b/>
          <w:sz w:val="28"/>
          <w:szCs w:val="28"/>
        </w:rPr>
        <w:t>, Изм. № 1).</w:t>
      </w:r>
    </w:p>
    <w:p w14:paraId="27331464" w14:textId="77777777" w:rsidR="00AD2996" w:rsidRPr="00041909" w:rsidRDefault="00AD2996" w:rsidP="00932913">
      <w:pPr>
        <w:pStyle w:val="aff1"/>
        <w:ind w:firstLine="567"/>
        <w:jc w:val="both"/>
        <w:rPr>
          <w:sz w:val="28"/>
          <w:szCs w:val="28"/>
        </w:rPr>
      </w:pPr>
      <w:r w:rsidRPr="00041909">
        <w:rPr>
          <w:sz w:val="28"/>
          <w:szCs w:val="28"/>
        </w:rPr>
        <w:t>[27] МДС 11-19.2009 Временные рекомендации по организации технологии геодезического обеспечения качества строительства многофункциональных высотных зданий</w:t>
      </w:r>
    </w:p>
    <w:p w14:paraId="6DA20FF9" w14:textId="77777777" w:rsidR="00AD2996" w:rsidRPr="00041909" w:rsidRDefault="00AD2996" w:rsidP="00932913">
      <w:pPr>
        <w:pStyle w:val="aff1"/>
        <w:ind w:firstLine="567"/>
        <w:jc w:val="both"/>
        <w:rPr>
          <w:sz w:val="28"/>
          <w:szCs w:val="28"/>
        </w:rPr>
      </w:pPr>
      <w:r w:rsidRPr="00041909">
        <w:rPr>
          <w:sz w:val="28"/>
          <w:szCs w:val="28"/>
        </w:rPr>
        <w:t>[28] Положение о верификации программных средств, применяемых при определении напряженно-деформированного состояния, оценке прочности и деформативности конструкций, зданий и сооружений. Утверждено Президиумом РААСН</w:t>
      </w:r>
      <w:r w:rsidR="00BA64AC">
        <w:rPr>
          <w:sz w:val="28"/>
          <w:szCs w:val="28"/>
        </w:rPr>
        <w:t xml:space="preserve"> (протокол заседания Президиума РААСН от 25 ноября 2016 г. № 11)</w:t>
      </w:r>
      <w:r w:rsidRPr="00041909">
        <w:rPr>
          <w:sz w:val="28"/>
          <w:szCs w:val="28"/>
        </w:rPr>
        <w:t>. – М.: РААСН, 2016</w:t>
      </w:r>
    </w:p>
    <w:p w14:paraId="7D4BC6E1" w14:textId="77777777" w:rsidR="00AD2996" w:rsidRPr="00041909" w:rsidRDefault="00AD2996" w:rsidP="00932913">
      <w:pPr>
        <w:pStyle w:val="aff1"/>
        <w:ind w:firstLine="567"/>
        <w:jc w:val="both"/>
        <w:rPr>
          <w:sz w:val="28"/>
          <w:szCs w:val="28"/>
        </w:rPr>
      </w:pPr>
      <w:bookmarkStart w:id="116" w:name="_GoBack"/>
      <w:bookmarkEnd w:id="116"/>
    </w:p>
    <w:p w14:paraId="5F1996A7" w14:textId="77777777" w:rsidR="006C5AA7" w:rsidRPr="006A447E" w:rsidRDefault="006C5AA7" w:rsidP="00932913">
      <w:pPr>
        <w:pStyle w:val="aff1"/>
        <w:ind w:firstLine="567"/>
        <w:jc w:val="both"/>
        <w:rPr>
          <w:rFonts w:eastAsia="Arial,Bold"/>
          <w:sz w:val="28"/>
          <w:szCs w:val="28"/>
        </w:rPr>
      </w:pPr>
    </w:p>
    <w:p w14:paraId="73B57AAD" w14:textId="77777777" w:rsidR="006C5AA7" w:rsidRPr="006A447E" w:rsidRDefault="006C5AA7" w:rsidP="00932913">
      <w:pPr>
        <w:pStyle w:val="aff1"/>
        <w:ind w:firstLine="567"/>
        <w:jc w:val="both"/>
        <w:rPr>
          <w:sz w:val="28"/>
          <w:szCs w:val="28"/>
        </w:rPr>
      </w:pPr>
    </w:p>
    <w:p w14:paraId="14304246" w14:textId="77777777" w:rsidR="006C5AA7" w:rsidRPr="006A447E" w:rsidRDefault="006C5AA7" w:rsidP="00932913">
      <w:pPr>
        <w:pStyle w:val="aff1"/>
        <w:ind w:firstLine="567"/>
        <w:jc w:val="both"/>
        <w:rPr>
          <w:sz w:val="28"/>
          <w:szCs w:val="28"/>
        </w:rPr>
      </w:pPr>
    </w:p>
    <w:p w14:paraId="1A6B41FC" w14:textId="77777777" w:rsidR="00E45695" w:rsidRPr="00AD2996" w:rsidRDefault="00A5774F" w:rsidP="00932913">
      <w:pPr>
        <w:pStyle w:val="aff1"/>
        <w:pBdr>
          <w:top w:val="single" w:sz="4" w:space="1" w:color="000000"/>
        </w:pBdr>
        <w:tabs>
          <w:tab w:val="right" w:pos="9072"/>
        </w:tabs>
        <w:jc w:val="both"/>
        <w:rPr>
          <w:sz w:val="28"/>
          <w:szCs w:val="28"/>
        </w:rPr>
      </w:pPr>
      <w:r w:rsidRPr="002C074D">
        <w:rPr>
          <w:sz w:val="24"/>
          <w:szCs w:val="24"/>
        </w:rPr>
        <w:br w:type="page"/>
      </w:r>
      <w:r w:rsidR="00BA20C7" w:rsidRPr="00AD2996">
        <w:rPr>
          <w:sz w:val="28"/>
          <w:szCs w:val="28"/>
        </w:rPr>
        <w:lastRenderedPageBreak/>
        <w:t>УДК 72</w:t>
      </w:r>
      <w:r w:rsidR="00974EAD" w:rsidRPr="00AD2996">
        <w:rPr>
          <w:sz w:val="28"/>
          <w:szCs w:val="28"/>
        </w:rPr>
        <w:t>1.012(083.75)</w:t>
      </w:r>
      <w:r w:rsidR="00BA20C7" w:rsidRPr="00AD2996">
        <w:rPr>
          <w:sz w:val="28"/>
          <w:szCs w:val="28"/>
        </w:rPr>
        <w:tab/>
        <w:t xml:space="preserve">ОКС </w:t>
      </w:r>
      <w:r w:rsidR="002C4F46" w:rsidRPr="00AD2996">
        <w:rPr>
          <w:sz w:val="28"/>
          <w:szCs w:val="28"/>
        </w:rPr>
        <w:t>9</w:t>
      </w:r>
      <w:r w:rsidR="00BA20C7" w:rsidRPr="00AD2996">
        <w:rPr>
          <w:sz w:val="28"/>
          <w:szCs w:val="28"/>
        </w:rPr>
        <w:t>1.040.</w:t>
      </w:r>
      <w:r w:rsidR="00C723B6" w:rsidRPr="00AD2996">
        <w:rPr>
          <w:sz w:val="28"/>
          <w:szCs w:val="28"/>
        </w:rPr>
        <w:t>10</w:t>
      </w:r>
    </w:p>
    <w:p w14:paraId="1FCF301F" w14:textId="77777777" w:rsidR="00BA20C7" w:rsidRPr="00AD2996" w:rsidRDefault="00BA20C7" w:rsidP="00932913">
      <w:pPr>
        <w:pStyle w:val="aff1"/>
        <w:tabs>
          <w:tab w:val="right" w:pos="9072"/>
        </w:tabs>
        <w:jc w:val="both"/>
        <w:rPr>
          <w:sz w:val="28"/>
          <w:szCs w:val="28"/>
        </w:rPr>
      </w:pPr>
    </w:p>
    <w:p w14:paraId="6A75EB5A" w14:textId="77777777" w:rsidR="00857720" w:rsidRPr="00AD2996" w:rsidRDefault="00BA20C7" w:rsidP="00932913">
      <w:pPr>
        <w:pBdr>
          <w:bottom w:val="single" w:sz="4" w:space="1" w:color="000000"/>
        </w:pBdr>
        <w:jc w:val="both"/>
        <w:rPr>
          <w:sz w:val="28"/>
          <w:szCs w:val="28"/>
        </w:rPr>
      </w:pPr>
      <w:r w:rsidRPr="00AD2996">
        <w:rPr>
          <w:sz w:val="28"/>
          <w:szCs w:val="28"/>
        </w:rPr>
        <w:t xml:space="preserve">Ключевые слова: </w:t>
      </w:r>
      <w:r w:rsidR="00974EAD" w:rsidRPr="00AD2996">
        <w:rPr>
          <w:sz w:val="28"/>
          <w:szCs w:val="28"/>
        </w:rPr>
        <w:t>высотные здания, высотные комплексы, архитектурно-планировочные решения высотных зданий, конструктивные решения высотных зданий, инженерно-технические решения высотных зданий</w:t>
      </w:r>
    </w:p>
    <w:p w14:paraId="48D2D095" w14:textId="77777777" w:rsidR="00BA20C7" w:rsidRPr="002C074D" w:rsidRDefault="00BA20C7" w:rsidP="00932913">
      <w:pPr>
        <w:jc w:val="center"/>
        <w:rPr>
          <w:b/>
          <w:bCs/>
        </w:rPr>
      </w:pPr>
    </w:p>
    <w:p w14:paraId="5A98CBC1" w14:textId="77777777" w:rsidR="00BA20C7" w:rsidRDefault="00BA20C7" w:rsidP="00932913">
      <w:pPr>
        <w:jc w:val="center"/>
        <w:rPr>
          <w:b/>
          <w:bCs/>
        </w:rPr>
      </w:pPr>
    </w:p>
    <w:sectPr w:rsidR="00BA20C7" w:rsidSect="006B02E7">
      <w:pgSz w:w="11906" w:h="16838" w:code="9"/>
      <w:pgMar w:top="1134" w:right="850" w:bottom="1134" w:left="1701" w:header="1304" w:footer="1304"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0E3B8FA" w14:textId="77777777" w:rsidR="00522A8A" w:rsidRDefault="00522A8A">
      <w:r>
        <w:separator/>
      </w:r>
    </w:p>
  </w:endnote>
  <w:endnote w:type="continuationSeparator" w:id="0">
    <w:p w14:paraId="2C05232F" w14:textId="77777777" w:rsidR="00522A8A" w:rsidRDefault="00522A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CC"/>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Calibri">
    <w:panose1 w:val="020F0502020204030204"/>
    <w:charset w:val="CC"/>
    <w:family w:val="swiss"/>
    <w:pitch w:val="variable"/>
    <w:sig w:usb0="E00002FF" w:usb1="4000ACFF" w:usb2="00000001" w:usb3="00000000" w:csb0="0000019F" w:csb1="00000000"/>
  </w:font>
  <w:font w:name="Verdana">
    <w:panose1 w:val="020B0604030504040204"/>
    <w:charset w:val="CC"/>
    <w:family w:val="swiss"/>
    <w:pitch w:val="variable"/>
    <w:sig w:usb0="A00006FF" w:usb1="4000205B" w:usb2="00000010" w:usb3="00000000" w:csb0="0000019F" w:csb1="00000000"/>
  </w:font>
  <w:font w:name="Trebuchet MS">
    <w:panose1 w:val="020B0603020202020204"/>
    <w:charset w:val="CC"/>
    <w:family w:val="swiss"/>
    <w:pitch w:val="variable"/>
    <w:sig w:usb0="000006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Arial Black">
    <w:panose1 w:val="020B0A04020102020204"/>
    <w:charset w:val="CC"/>
    <w:family w:val="swiss"/>
    <w:pitch w:val="variable"/>
    <w:sig w:usb0="A00002AF" w:usb1="400078FB" w:usb2="00000000" w:usb3="00000000" w:csb0="0000009F" w:csb1="00000000"/>
  </w:font>
  <w:font w:name="Arial,Bold">
    <w:altName w:val="Arial Unicode MS"/>
    <w:panose1 w:val="00000000000000000000"/>
    <w:charset w:val="80"/>
    <w:family w:val="auto"/>
    <w:notTrueType/>
    <w:pitch w:val="default"/>
    <w:sig w:usb0="00000001" w:usb1="08070000" w:usb2="00000010" w:usb3="00000000" w:csb0="00020000" w:csb1="00000000"/>
  </w:font>
  <w:font w:name="Cambria Math">
    <w:panose1 w:val="02040503050406030204"/>
    <w:charset w:val="CC"/>
    <w:family w:val="roman"/>
    <w:pitch w:val="variable"/>
    <w:sig w:usb0="E00002FF" w:usb1="420024FF"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TimesNewRomanPS-BoldMT">
    <w:panose1 w:val="00000000000000000000"/>
    <w:charset w:val="CC"/>
    <w:family w:val="roman"/>
    <w:notTrueType/>
    <w:pitch w:val="default"/>
    <w:sig w:usb0="00000201" w:usb1="00000000" w:usb2="00000000" w:usb3="00000000" w:csb0="00000004" w:csb1="00000000"/>
  </w:font>
  <w:font w:name="Times New Roman CYR">
    <w:panose1 w:val="02020603050405020304"/>
    <w:charset w:val="CC"/>
    <w:family w:val="roman"/>
    <w:pitch w:val="variable"/>
    <w:sig w:usb0="E0002AFF" w:usb1="C0007841" w:usb2="00000009" w:usb3="00000000" w:csb0="000001FF" w:csb1="00000000"/>
  </w:font>
  <w:font w:name="Calibri Light">
    <w:panose1 w:val="020F0302020204030204"/>
    <w:charset w:val="CC"/>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873286C" w14:textId="77777777" w:rsidR="00522A8A" w:rsidRPr="004E3FEE" w:rsidRDefault="00522A8A" w:rsidP="00080C91">
    <w:pPr>
      <w:pStyle w:val="a7"/>
      <w:framePr w:w="301" w:wrap="around" w:vAnchor="text" w:hAnchor="page" w:x="1396" w:y="-47"/>
      <w:jc w:val="right"/>
      <w:rPr>
        <w:rStyle w:val="a9"/>
        <w:sz w:val="20"/>
        <w:szCs w:val="20"/>
      </w:rPr>
    </w:pPr>
    <w:r w:rsidRPr="004E3FEE">
      <w:rPr>
        <w:rStyle w:val="a9"/>
        <w:sz w:val="20"/>
        <w:szCs w:val="20"/>
      </w:rPr>
      <w:fldChar w:fldCharType="begin"/>
    </w:r>
    <w:r w:rsidRPr="004E3FEE">
      <w:rPr>
        <w:rStyle w:val="a9"/>
        <w:sz w:val="20"/>
        <w:szCs w:val="20"/>
      </w:rPr>
      <w:instrText xml:space="preserve">PAGE  </w:instrText>
    </w:r>
    <w:r w:rsidRPr="004E3FEE">
      <w:rPr>
        <w:rStyle w:val="a9"/>
        <w:sz w:val="20"/>
        <w:szCs w:val="20"/>
      </w:rPr>
      <w:fldChar w:fldCharType="separate"/>
    </w:r>
    <w:r>
      <w:rPr>
        <w:rStyle w:val="a9"/>
        <w:noProof/>
        <w:sz w:val="20"/>
        <w:szCs w:val="20"/>
      </w:rPr>
      <w:t>16</w:t>
    </w:r>
    <w:r w:rsidRPr="004E3FEE">
      <w:rPr>
        <w:rStyle w:val="a9"/>
        <w:sz w:val="20"/>
        <w:szCs w:val="20"/>
      </w:rPr>
      <w:fldChar w:fldCharType="end"/>
    </w:r>
  </w:p>
  <w:p w14:paraId="64E26F47" w14:textId="77777777" w:rsidR="00522A8A" w:rsidRDefault="00522A8A" w:rsidP="004E3FEE">
    <w:pPr>
      <w:pStyle w:val="a7"/>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6F3EF1B" w14:textId="77777777" w:rsidR="00522A8A" w:rsidRPr="004E3FEE" w:rsidRDefault="00522A8A" w:rsidP="0092792B">
    <w:pPr>
      <w:pStyle w:val="a7"/>
      <w:framePr w:wrap="around" w:vAnchor="text" w:hAnchor="page" w:x="10511" w:y="-3"/>
      <w:rPr>
        <w:rStyle w:val="a9"/>
        <w:sz w:val="20"/>
        <w:szCs w:val="20"/>
      </w:rPr>
    </w:pPr>
    <w:r w:rsidRPr="004E3FEE">
      <w:rPr>
        <w:rStyle w:val="a9"/>
        <w:sz w:val="20"/>
        <w:szCs w:val="20"/>
      </w:rPr>
      <w:fldChar w:fldCharType="begin"/>
    </w:r>
    <w:r w:rsidRPr="004E3FEE">
      <w:rPr>
        <w:rStyle w:val="a9"/>
        <w:sz w:val="20"/>
        <w:szCs w:val="20"/>
      </w:rPr>
      <w:instrText xml:space="preserve">PAGE  </w:instrText>
    </w:r>
    <w:r w:rsidRPr="004E3FEE">
      <w:rPr>
        <w:rStyle w:val="a9"/>
        <w:sz w:val="20"/>
        <w:szCs w:val="20"/>
      </w:rPr>
      <w:fldChar w:fldCharType="separate"/>
    </w:r>
    <w:r>
      <w:rPr>
        <w:rStyle w:val="a9"/>
        <w:noProof/>
        <w:sz w:val="20"/>
        <w:szCs w:val="20"/>
      </w:rPr>
      <w:t>17</w:t>
    </w:r>
    <w:r w:rsidRPr="004E3FEE">
      <w:rPr>
        <w:rStyle w:val="a9"/>
        <w:sz w:val="20"/>
        <w:szCs w:val="20"/>
      </w:rPr>
      <w:fldChar w:fldCharType="end"/>
    </w:r>
  </w:p>
  <w:p w14:paraId="77289D85" w14:textId="77777777" w:rsidR="00522A8A" w:rsidRDefault="00522A8A" w:rsidP="00080C91">
    <w:pPr>
      <w:pStyle w:val="a7"/>
      <w:framePr w:wrap="auto" w:vAnchor="text" w:hAnchor="page" w:x="10321" w:y="-62"/>
      <w:ind w:right="360"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0EFE5CE" w14:textId="77777777" w:rsidR="00522A8A" w:rsidRDefault="00522A8A">
      <w:r>
        <w:separator/>
      </w:r>
    </w:p>
  </w:footnote>
  <w:footnote w:type="continuationSeparator" w:id="0">
    <w:p w14:paraId="213EF8E7" w14:textId="77777777" w:rsidR="00522A8A" w:rsidRDefault="00522A8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96F7C3A" w14:textId="10EE6795" w:rsidR="00522A8A" w:rsidRDefault="00522A8A" w:rsidP="00080C91">
    <w:pPr>
      <w:pStyle w:val="aa"/>
      <w:rPr>
        <w:b/>
      </w:rPr>
    </w:pPr>
    <w:r w:rsidRPr="003F5930">
      <w:rPr>
        <w:b/>
      </w:rPr>
      <w:t>СП</w:t>
    </w:r>
    <w:r w:rsidRPr="003F5930">
      <w:rPr>
        <w:b/>
        <w:lang w:val="ru-RU"/>
      </w:rPr>
      <w:t xml:space="preserve"> 267</w:t>
    </w:r>
    <w:r w:rsidRPr="003F5930">
      <w:rPr>
        <w:b/>
      </w:rPr>
      <w:t>.</w:t>
    </w:r>
    <w:r w:rsidRPr="003F5930">
      <w:rPr>
        <w:b/>
        <w:lang w:val="ru-RU"/>
      </w:rPr>
      <w:t>1325800</w:t>
    </w:r>
    <w:r w:rsidRPr="003F5930">
      <w:rPr>
        <w:b/>
      </w:rPr>
      <w:t>.2016</w:t>
    </w:r>
  </w:p>
  <w:p w14:paraId="2508686B" w14:textId="77777777" w:rsidR="00522A8A" w:rsidRPr="003F5930" w:rsidRDefault="00522A8A" w:rsidP="00080C91">
    <w:pPr>
      <w:pStyle w:val="aa"/>
      <w:rPr>
        <w:b/>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1790476" w14:textId="4E9A8791" w:rsidR="00522A8A" w:rsidRPr="003F5930" w:rsidRDefault="00522A8A" w:rsidP="00413126">
    <w:pPr>
      <w:pStyle w:val="aa"/>
      <w:jc w:val="right"/>
      <w:rPr>
        <w:b/>
      </w:rPr>
    </w:pPr>
    <w:r w:rsidRPr="003F5930">
      <w:rPr>
        <w:b/>
      </w:rPr>
      <w:t>СП</w:t>
    </w:r>
    <w:r w:rsidRPr="003F5930">
      <w:rPr>
        <w:b/>
        <w:lang w:val="ru-RU"/>
      </w:rPr>
      <w:t xml:space="preserve"> 267</w:t>
    </w:r>
    <w:r w:rsidRPr="003F5930">
      <w:rPr>
        <w:b/>
      </w:rPr>
      <w:t>.</w:t>
    </w:r>
    <w:r w:rsidRPr="003F5930">
      <w:rPr>
        <w:b/>
        <w:lang w:val="ru-RU"/>
      </w:rPr>
      <w:t>1325800</w:t>
    </w:r>
    <w:r w:rsidRPr="003F5930">
      <w:rPr>
        <w:b/>
      </w:rPr>
      <w:t>.2016</w:t>
    </w:r>
  </w:p>
  <w:p w14:paraId="194FB672" w14:textId="77777777" w:rsidR="00522A8A" w:rsidRPr="003F5930" w:rsidRDefault="00522A8A" w:rsidP="00413126">
    <w:pPr>
      <w:pStyle w:val="aa"/>
      <w:jc w:val="right"/>
      <w:rPr>
        <w:b/>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084AF3"/>
    <w:multiLevelType w:val="hybridMultilevel"/>
    <w:tmpl w:val="C8CCDE76"/>
    <w:lvl w:ilvl="0" w:tplc="D416E0A8">
      <w:start w:val="1"/>
      <w:numFmt w:val="decimal"/>
      <w:lvlText w:val="Е.%1"/>
      <w:lvlJc w:val="left"/>
      <w:pPr>
        <w:tabs>
          <w:tab w:val="num" w:pos="0"/>
        </w:tabs>
        <w:ind w:left="1854"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 w15:restartNumberingAfterBreak="0">
    <w:nsid w:val="05D453FE"/>
    <w:multiLevelType w:val="multilevel"/>
    <w:tmpl w:val="11343B2A"/>
    <w:lvl w:ilvl="0">
      <w:start w:val="7"/>
      <w:numFmt w:val="decimal"/>
      <w:lvlText w:val="%1."/>
      <w:lvlJc w:val="left"/>
      <w:pPr>
        <w:ind w:left="720" w:hanging="720"/>
      </w:pPr>
    </w:lvl>
    <w:lvl w:ilvl="1">
      <w:start w:val="9"/>
      <w:numFmt w:val="decimal"/>
      <w:lvlText w:val="%1.%2."/>
      <w:lvlJc w:val="left"/>
      <w:pPr>
        <w:ind w:left="1164" w:hanging="720"/>
      </w:pPr>
    </w:lvl>
    <w:lvl w:ilvl="2">
      <w:start w:val="1"/>
      <w:numFmt w:val="decimal"/>
      <w:lvlText w:val="%1.%2.%3."/>
      <w:lvlJc w:val="left"/>
      <w:pPr>
        <w:ind w:left="1608" w:hanging="720"/>
      </w:pPr>
    </w:lvl>
    <w:lvl w:ilvl="3">
      <w:start w:val="1"/>
      <w:numFmt w:val="decimal"/>
      <w:lvlText w:val="%1.%2.%3.%4."/>
      <w:lvlJc w:val="left"/>
      <w:pPr>
        <w:ind w:left="2052" w:hanging="720"/>
      </w:pPr>
    </w:lvl>
    <w:lvl w:ilvl="4">
      <w:start w:val="1"/>
      <w:numFmt w:val="decimal"/>
      <w:lvlText w:val="%1.%2.%3.%4.%5."/>
      <w:lvlJc w:val="left"/>
      <w:pPr>
        <w:ind w:left="2856" w:hanging="1080"/>
      </w:pPr>
    </w:lvl>
    <w:lvl w:ilvl="5">
      <w:start w:val="1"/>
      <w:numFmt w:val="decimal"/>
      <w:lvlText w:val="%1.%2.%3.%4.%5.%6."/>
      <w:lvlJc w:val="left"/>
      <w:pPr>
        <w:ind w:left="3300" w:hanging="1080"/>
      </w:pPr>
    </w:lvl>
    <w:lvl w:ilvl="6">
      <w:start w:val="1"/>
      <w:numFmt w:val="decimal"/>
      <w:lvlText w:val="%1.%2.%3.%4.%5.%6.%7."/>
      <w:lvlJc w:val="left"/>
      <w:pPr>
        <w:ind w:left="4104" w:hanging="1440"/>
      </w:pPr>
    </w:lvl>
    <w:lvl w:ilvl="7">
      <w:start w:val="1"/>
      <w:numFmt w:val="decimal"/>
      <w:lvlText w:val="%1.%2.%3.%4.%5.%6.%7.%8."/>
      <w:lvlJc w:val="left"/>
      <w:pPr>
        <w:ind w:left="4548" w:hanging="1440"/>
      </w:pPr>
    </w:lvl>
    <w:lvl w:ilvl="8">
      <w:start w:val="1"/>
      <w:numFmt w:val="decimal"/>
      <w:lvlText w:val="%1.%2.%3.%4.%5.%6.%7.%8.%9."/>
      <w:lvlJc w:val="left"/>
      <w:pPr>
        <w:ind w:left="5352" w:hanging="1800"/>
      </w:pPr>
    </w:lvl>
  </w:abstractNum>
  <w:abstractNum w:abstractNumId="2" w15:restartNumberingAfterBreak="0">
    <w:nsid w:val="083878B0"/>
    <w:multiLevelType w:val="hybridMultilevel"/>
    <w:tmpl w:val="BAA83180"/>
    <w:lvl w:ilvl="0" w:tplc="04190001">
      <w:start w:val="1"/>
      <w:numFmt w:val="bullet"/>
      <w:lvlText w:val=""/>
      <w:lvlJc w:val="left"/>
      <w:pPr>
        <w:ind w:left="1287" w:hanging="360"/>
      </w:pPr>
      <w:rPr>
        <w:rFonts w:ascii="Symbol" w:hAnsi="Symbol" w:hint="default"/>
      </w:rPr>
    </w:lvl>
    <w:lvl w:ilvl="1" w:tplc="04190003">
      <w:start w:val="1"/>
      <w:numFmt w:val="decimal"/>
      <w:lvlText w:val="%2."/>
      <w:lvlJc w:val="left"/>
      <w:pPr>
        <w:tabs>
          <w:tab w:val="num" w:pos="1440"/>
        </w:tabs>
        <w:ind w:left="1440" w:hanging="360"/>
      </w:pPr>
    </w:lvl>
    <w:lvl w:ilvl="2" w:tplc="04190005">
      <w:start w:val="1"/>
      <w:numFmt w:val="decimal"/>
      <w:lvlText w:val="%3."/>
      <w:lvlJc w:val="left"/>
      <w:pPr>
        <w:tabs>
          <w:tab w:val="num" w:pos="2160"/>
        </w:tabs>
        <w:ind w:left="2160" w:hanging="360"/>
      </w:pPr>
    </w:lvl>
    <w:lvl w:ilvl="3" w:tplc="04190001">
      <w:start w:val="1"/>
      <w:numFmt w:val="decimal"/>
      <w:lvlText w:val="%4."/>
      <w:lvlJc w:val="left"/>
      <w:pPr>
        <w:tabs>
          <w:tab w:val="num" w:pos="2880"/>
        </w:tabs>
        <w:ind w:left="2880" w:hanging="360"/>
      </w:pPr>
    </w:lvl>
    <w:lvl w:ilvl="4" w:tplc="04190003">
      <w:start w:val="1"/>
      <w:numFmt w:val="decimal"/>
      <w:lvlText w:val="%5."/>
      <w:lvlJc w:val="left"/>
      <w:pPr>
        <w:tabs>
          <w:tab w:val="num" w:pos="3600"/>
        </w:tabs>
        <w:ind w:left="3600" w:hanging="360"/>
      </w:pPr>
    </w:lvl>
    <w:lvl w:ilvl="5" w:tplc="04190005">
      <w:start w:val="1"/>
      <w:numFmt w:val="decimal"/>
      <w:lvlText w:val="%6."/>
      <w:lvlJc w:val="left"/>
      <w:pPr>
        <w:tabs>
          <w:tab w:val="num" w:pos="4320"/>
        </w:tabs>
        <w:ind w:left="4320" w:hanging="360"/>
      </w:pPr>
    </w:lvl>
    <w:lvl w:ilvl="6" w:tplc="04190001">
      <w:start w:val="1"/>
      <w:numFmt w:val="decimal"/>
      <w:lvlText w:val="%7."/>
      <w:lvlJc w:val="left"/>
      <w:pPr>
        <w:tabs>
          <w:tab w:val="num" w:pos="5040"/>
        </w:tabs>
        <w:ind w:left="5040" w:hanging="360"/>
      </w:pPr>
    </w:lvl>
    <w:lvl w:ilvl="7" w:tplc="04190003">
      <w:start w:val="1"/>
      <w:numFmt w:val="decimal"/>
      <w:lvlText w:val="%8."/>
      <w:lvlJc w:val="left"/>
      <w:pPr>
        <w:tabs>
          <w:tab w:val="num" w:pos="5760"/>
        </w:tabs>
        <w:ind w:left="5760" w:hanging="360"/>
      </w:pPr>
    </w:lvl>
    <w:lvl w:ilvl="8" w:tplc="04190005">
      <w:start w:val="1"/>
      <w:numFmt w:val="decimal"/>
      <w:lvlText w:val="%9."/>
      <w:lvlJc w:val="left"/>
      <w:pPr>
        <w:tabs>
          <w:tab w:val="num" w:pos="6480"/>
        </w:tabs>
        <w:ind w:left="6480" w:hanging="360"/>
      </w:pPr>
    </w:lvl>
  </w:abstractNum>
  <w:abstractNum w:abstractNumId="3" w15:restartNumberingAfterBreak="0">
    <w:nsid w:val="0D397ECE"/>
    <w:multiLevelType w:val="hybridMultilevel"/>
    <w:tmpl w:val="82BCD6B6"/>
    <w:lvl w:ilvl="0" w:tplc="FE12C126">
      <w:start w:val="1"/>
      <w:numFmt w:val="decimal"/>
      <w:lvlText w:val="13.1.%1"/>
      <w:lvlJc w:val="left"/>
      <w:pPr>
        <w:ind w:left="1146" w:hanging="360"/>
      </w:pPr>
      <w:rPr>
        <w:rFonts w:hint="default"/>
      </w:rPr>
    </w:lvl>
    <w:lvl w:ilvl="1" w:tplc="04190019">
      <w:start w:val="1"/>
      <w:numFmt w:val="decimal"/>
      <w:lvlText w:val="%2."/>
      <w:lvlJc w:val="left"/>
      <w:pPr>
        <w:tabs>
          <w:tab w:val="num" w:pos="1440"/>
        </w:tabs>
        <w:ind w:left="1440" w:hanging="360"/>
      </w:pPr>
    </w:lvl>
    <w:lvl w:ilvl="2" w:tplc="0419001B">
      <w:start w:val="1"/>
      <w:numFmt w:val="decimal"/>
      <w:lvlText w:val="%3."/>
      <w:lvlJc w:val="left"/>
      <w:pPr>
        <w:tabs>
          <w:tab w:val="num" w:pos="2160"/>
        </w:tabs>
        <w:ind w:left="2160" w:hanging="360"/>
      </w:pPr>
    </w:lvl>
    <w:lvl w:ilvl="3" w:tplc="0419000F">
      <w:start w:val="1"/>
      <w:numFmt w:val="decimal"/>
      <w:lvlText w:val="%4."/>
      <w:lvlJc w:val="left"/>
      <w:pPr>
        <w:tabs>
          <w:tab w:val="num" w:pos="2880"/>
        </w:tabs>
        <w:ind w:left="2880" w:hanging="360"/>
      </w:pPr>
    </w:lvl>
    <w:lvl w:ilvl="4" w:tplc="04190019">
      <w:start w:val="1"/>
      <w:numFmt w:val="decimal"/>
      <w:lvlText w:val="%5."/>
      <w:lvlJc w:val="left"/>
      <w:pPr>
        <w:tabs>
          <w:tab w:val="num" w:pos="3600"/>
        </w:tabs>
        <w:ind w:left="3600" w:hanging="360"/>
      </w:pPr>
    </w:lvl>
    <w:lvl w:ilvl="5" w:tplc="0419001B">
      <w:start w:val="1"/>
      <w:numFmt w:val="decimal"/>
      <w:lvlText w:val="%6."/>
      <w:lvlJc w:val="left"/>
      <w:pPr>
        <w:tabs>
          <w:tab w:val="num" w:pos="4320"/>
        </w:tabs>
        <w:ind w:left="4320" w:hanging="360"/>
      </w:pPr>
    </w:lvl>
    <w:lvl w:ilvl="6" w:tplc="0419000F">
      <w:start w:val="1"/>
      <w:numFmt w:val="decimal"/>
      <w:lvlText w:val="%7."/>
      <w:lvlJc w:val="left"/>
      <w:pPr>
        <w:tabs>
          <w:tab w:val="num" w:pos="5040"/>
        </w:tabs>
        <w:ind w:left="5040" w:hanging="360"/>
      </w:pPr>
    </w:lvl>
    <w:lvl w:ilvl="7" w:tplc="04190019">
      <w:start w:val="1"/>
      <w:numFmt w:val="decimal"/>
      <w:lvlText w:val="%8."/>
      <w:lvlJc w:val="left"/>
      <w:pPr>
        <w:tabs>
          <w:tab w:val="num" w:pos="5760"/>
        </w:tabs>
        <w:ind w:left="5760" w:hanging="360"/>
      </w:pPr>
    </w:lvl>
    <w:lvl w:ilvl="8" w:tplc="0419001B">
      <w:start w:val="1"/>
      <w:numFmt w:val="decimal"/>
      <w:lvlText w:val="%9."/>
      <w:lvlJc w:val="left"/>
      <w:pPr>
        <w:tabs>
          <w:tab w:val="num" w:pos="6480"/>
        </w:tabs>
        <w:ind w:left="6480" w:hanging="360"/>
      </w:pPr>
    </w:lvl>
  </w:abstractNum>
  <w:abstractNum w:abstractNumId="4" w15:restartNumberingAfterBreak="0">
    <w:nsid w:val="0D5A798E"/>
    <w:multiLevelType w:val="hybridMultilevel"/>
    <w:tmpl w:val="1A2AFBCE"/>
    <w:lvl w:ilvl="0" w:tplc="04190001">
      <w:start w:val="1"/>
      <w:numFmt w:val="bullet"/>
      <w:lvlText w:val=""/>
      <w:lvlJc w:val="left"/>
      <w:pPr>
        <w:ind w:left="1146" w:hanging="360"/>
      </w:pPr>
      <w:rPr>
        <w:rFonts w:ascii="Symbol" w:hAnsi="Symbol" w:hint="default"/>
      </w:rPr>
    </w:lvl>
    <w:lvl w:ilvl="1" w:tplc="04190003" w:tentative="1">
      <w:start w:val="1"/>
      <w:numFmt w:val="bullet"/>
      <w:lvlText w:val="o"/>
      <w:lvlJc w:val="left"/>
      <w:pPr>
        <w:ind w:left="1866" w:hanging="360"/>
      </w:pPr>
      <w:rPr>
        <w:rFonts w:ascii="Courier New" w:hAnsi="Courier New" w:cs="Courier New" w:hint="default"/>
      </w:rPr>
    </w:lvl>
    <w:lvl w:ilvl="2" w:tplc="04190005" w:tentative="1">
      <w:start w:val="1"/>
      <w:numFmt w:val="bullet"/>
      <w:lvlText w:val=""/>
      <w:lvlJc w:val="left"/>
      <w:pPr>
        <w:ind w:left="2586" w:hanging="360"/>
      </w:pPr>
      <w:rPr>
        <w:rFonts w:ascii="Wingdings" w:hAnsi="Wingdings" w:hint="default"/>
      </w:rPr>
    </w:lvl>
    <w:lvl w:ilvl="3" w:tplc="04190001" w:tentative="1">
      <w:start w:val="1"/>
      <w:numFmt w:val="bullet"/>
      <w:lvlText w:val=""/>
      <w:lvlJc w:val="left"/>
      <w:pPr>
        <w:ind w:left="3306" w:hanging="360"/>
      </w:pPr>
      <w:rPr>
        <w:rFonts w:ascii="Symbol" w:hAnsi="Symbol" w:hint="default"/>
      </w:rPr>
    </w:lvl>
    <w:lvl w:ilvl="4" w:tplc="04190003" w:tentative="1">
      <w:start w:val="1"/>
      <w:numFmt w:val="bullet"/>
      <w:lvlText w:val="o"/>
      <w:lvlJc w:val="left"/>
      <w:pPr>
        <w:ind w:left="4026" w:hanging="360"/>
      </w:pPr>
      <w:rPr>
        <w:rFonts w:ascii="Courier New" w:hAnsi="Courier New" w:cs="Courier New" w:hint="default"/>
      </w:rPr>
    </w:lvl>
    <w:lvl w:ilvl="5" w:tplc="04190005" w:tentative="1">
      <w:start w:val="1"/>
      <w:numFmt w:val="bullet"/>
      <w:lvlText w:val=""/>
      <w:lvlJc w:val="left"/>
      <w:pPr>
        <w:ind w:left="4746" w:hanging="360"/>
      </w:pPr>
      <w:rPr>
        <w:rFonts w:ascii="Wingdings" w:hAnsi="Wingdings" w:hint="default"/>
      </w:rPr>
    </w:lvl>
    <w:lvl w:ilvl="6" w:tplc="04190001" w:tentative="1">
      <w:start w:val="1"/>
      <w:numFmt w:val="bullet"/>
      <w:lvlText w:val=""/>
      <w:lvlJc w:val="left"/>
      <w:pPr>
        <w:ind w:left="5466" w:hanging="360"/>
      </w:pPr>
      <w:rPr>
        <w:rFonts w:ascii="Symbol" w:hAnsi="Symbol" w:hint="default"/>
      </w:rPr>
    </w:lvl>
    <w:lvl w:ilvl="7" w:tplc="04190003" w:tentative="1">
      <w:start w:val="1"/>
      <w:numFmt w:val="bullet"/>
      <w:lvlText w:val="o"/>
      <w:lvlJc w:val="left"/>
      <w:pPr>
        <w:ind w:left="6186" w:hanging="360"/>
      </w:pPr>
      <w:rPr>
        <w:rFonts w:ascii="Courier New" w:hAnsi="Courier New" w:cs="Courier New" w:hint="default"/>
      </w:rPr>
    </w:lvl>
    <w:lvl w:ilvl="8" w:tplc="04190005" w:tentative="1">
      <w:start w:val="1"/>
      <w:numFmt w:val="bullet"/>
      <w:lvlText w:val=""/>
      <w:lvlJc w:val="left"/>
      <w:pPr>
        <w:ind w:left="6906" w:hanging="360"/>
      </w:pPr>
      <w:rPr>
        <w:rFonts w:ascii="Wingdings" w:hAnsi="Wingdings" w:hint="default"/>
      </w:rPr>
    </w:lvl>
  </w:abstractNum>
  <w:abstractNum w:abstractNumId="5" w15:restartNumberingAfterBreak="0">
    <w:nsid w:val="0F990F80"/>
    <w:multiLevelType w:val="multilevel"/>
    <w:tmpl w:val="BB86881E"/>
    <w:lvl w:ilvl="0">
      <w:start w:val="8"/>
      <w:numFmt w:val="decimal"/>
      <w:lvlText w:val="%1"/>
      <w:lvlJc w:val="left"/>
      <w:pPr>
        <w:ind w:left="825" w:hanging="825"/>
      </w:pPr>
      <w:rPr>
        <w:rFonts w:hint="default"/>
      </w:rPr>
    </w:lvl>
    <w:lvl w:ilvl="1">
      <w:start w:val="2"/>
      <w:numFmt w:val="decimal"/>
      <w:lvlText w:val="%1.%2"/>
      <w:lvlJc w:val="left"/>
      <w:pPr>
        <w:ind w:left="967" w:hanging="825"/>
      </w:pPr>
      <w:rPr>
        <w:rFonts w:hint="default"/>
      </w:rPr>
    </w:lvl>
    <w:lvl w:ilvl="2">
      <w:start w:val="4"/>
      <w:numFmt w:val="decimal"/>
      <w:lvlText w:val="%1.%2.%3"/>
      <w:lvlJc w:val="left"/>
      <w:pPr>
        <w:ind w:left="1109" w:hanging="825"/>
      </w:pPr>
      <w:rPr>
        <w:rFonts w:hint="default"/>
      </w:rPr>
    </w:lvl>
    <w:lvl w:ilvl="3">
      <w:start w:val="1"/>
      <w:numFmt w:val="decimal"/>
      <w:lvlText w:val="%1.%2.5.%4"/>
      <w:lvlJc w:val="left"/>
      <w:pPr>
        <w:ind w:left="1506" w:hanging="108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2150" w:hanging="144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794" w:hanging="1800"/>
      </w:pPr>
      <w:rPr>
        <w:rFonts w:hint="default"/>
      </w:rPr>
    </w:lvl>
    <w:lvl w:ilvl="8">
      <w:start w:val="1"/>
      <w:numFmt w:val="decimal"/>
      <w:lvlText w:val="%1.%2.%3.%4.%5.%6.%7.%8.%9"/>
      <w:lvlJc w:val="left"/>
      <w:pPr>
        <w:ind w:left="3296" w:hanging="2160"/>
      </w:pPr>
      <w:rPr>
        <w:rFonts w:hint="default"/>
      </w:rPr>
    </w:lvl>
  </w:abstractNum>
  <w:abstractNum w:abstractNumId="6" w15:restartNumberingAfterBreak="0">
    <w:nsid w:val="105D7701"/>
    <w:multiLevelType w:val="hybridMultilevel"/>
    <w:tmpl w:val="7C765DE8"/>
    <w:lvl w:ilvl="0" w:tplc="6382EE3E">
      <w:start w:val="16"/>
      <w:numFmt w:val="bullet"/>
      <w:lvlText w:val="-"/>
      <w:lvlJc w:val="left"/>
      <w:pPr>
        <w:ind w:left="927" w:hanging="360"/>
      </w:pPr>
      <w:rPr>
        <w:rFonts w:ascii="Times New Roman" w:eastAsia="Times New Roman" w:hAnsi="Times New Roman" w:cs="Times New Roman" w:hint="default"/>
      </w:rPr>
    </w:lvl>
    <w:lvl w:ilvl="1" w:tplc="04190003" w:tentative="1">
      <w:start w:val="1"/>
      <w:numFmt w:val="bullet"/>
      <w:lvlText w:val="o"/>
      <w:lvlJc w:val="left"/>
      <w:pPr>
        <w:ind w:left="1647" w:hanging="360"/>
      </w:pPr>
      <w:rPr>
        <w:rFonts w:ascii="Courier New" w:hAnsi="Courier New" w:cs="Courier New" w:hint="default"/>
      </w:rPr>
    </w:lvl>
    <w:lvl w:ilvl="2" w:tplc="04190005" w:tentative="1">
      <w:start w:val="1"/>
      <w:numFmt w:val="bullet"/>
      <w:lvlText w:val=""/>
      <w:lvlJc w:val="left"/>
      <w:pPr>
        <w:ind w:left="2367" w:hanging="360"/>
      </w:pPr>
      <w:rPr>
        <w:rFonts w:ascii="Wingdings" w:hAnsi="Wingdings" w:hint="default"/>
      </w:rPr>
    </w:lvl>
    <w:lvl w:ilvl="3" w:tplc="04190001" w:tentative="1">
      <w:start w:val="1"/>
      <w:numFmt w:val="bullet"/>
      <w:lvlText w:val=""/>
      <w:lvlJc w:val="left"/>
      <w:pPr>
        <w:ind w:left="3087" w:hanging="360"/>
      </w:pPr>
      <w:rPr>
        <w:rFonts w:ascii="Symbol" w:hAnsi="Symbol" w:hint="default"/>
      </w:rPr>
    </w:lvl>
    <w:lvl w:ilvl="4" w:tplc="04190003" w:tentative="1">
      <w:start w:val="1"/>
      <w:numFmt w:val="bullet"/>
      <w:lvlText w:val="o"/>
      <w:lvlJc w:val="left"/>
      <w:pPr>
        <w:ind w:left="3807" w:hanging="360"/>
      </w:pPr>
      <w:rPr>
        <w:rFonts w:ascii="Courier New" w:hAnsi="Courier New" w:cs="Courier New" w:hint="default"/>
      </w:rPr>
    </w:lvl>
    <w:lvl w:ilvl="5" w:tplc="04190005" w:tentative="1">
      <w:start w:val="1"/>
      <w:numFmt w:val="bullet"/>
      <w:lvlText w:val=""/>
      <w:lvlJc w:val="left"/>
      <w:pPr>
        <w:ind w:left="4527" w:hanging="360"/>
      </w:pPr>
      <w:rPr>
        <w:rFonts w:ascii="Wingdings" w:hAnsi="Wingdings" w:hint="default"/>
      </w:rPr>
    </w:lvl>
    <w:lvl w:ilvl="6" w:tplc="04190001" w:tentative="1">
      <w:start w:val="1"/>
      <w:numFmt w:val="bullet"/>
      <w:lvlText w:val=""/>
      <w:lvlJc w:val="left"/>
      <w:pPr>
        <w:ind w:left="5247" w:hanging="360"/>
      </w:pPr>
      <w:rPr>
        <w:rFonts w:ascii="Symbol" w:hAnsi="Symbol" w:hint="default"/>
      </w:rPr>
    </w:lvl>
    <w:lvl w:ilvl="7" w:tplc="04190003" w:tentative="1">
      <w:start w:val="1"/>
      <w:numFmt w:val="bullet"/>
      <w:lvlText w:val="o"/>
      <w:lvlJc w:val="left"/>
      <w:pPr>
        <w:ind w:left="5967" w:hanging="360"/>
      </w:pPr>
      <w:rPr>
        <w:rFonts w:ascii="Courier New" w:hAnsi="Courier New" w:cs="Courier New" w:hint="default"/>
      </w:rPr>
    </w:lvl>
    <w:lvl w:ilvl="8" w:tplc="04190005" w:tentative="1">
      <w:start w:val="1"/>
      <w:numFmt w:val="bullet"/>
      <w:lvlText w:val=""/>
      <w:lvlJc w:val="left"/>
      <w:pPr>
        <w:ind w:left="6687" w:hanging="360"/>
      </w:pPr>
      <w:rPr>
        <w:rFonts w:ascii="Wingdings" w:hAnsi="Wingdings" w:hint="default"/>
      </w:rPr>
    </w:lvl>
  </w:abstractNum>
  <w:abstractNum w:abstractNumId="7" w15:restartNumberingAfterBreak="0">
    <w:nsid w:val="10A7015C"/>
    <w:multiLevelType w:val="multilevel"/>
    <w:tmpl w:val="13945EF2"/>
    <w:lvl w:ilvl="0">
      <w:start w:val="8"/>
      <w:numFmt w:val="decimal"/>
      <w:lvlText w:val="%1"/>
      <w:lvlJc w:val="left"/>
      <w:pPr>
        <w:ind w:left="825" w:hanging="825"/>
      </w:pPr>
      <w:rPr>
        <w:rFonts w:hint="default"/>
      </w:rPr>
    </w:lvl>
    <w:lvl w:ilvl="1">
      <w:start w:val="2"/>
      <w:numFmt w:val="decimal"/>
      <w:lvlText w:val="%1.%2"/>
      <w:lvlJc w:val="left"/>
      <w:pPr>
        <w:ind w:left="967" w:hanging="825"/>
      </w:pPr>
      <w:rPr>
        <w:rFonts w:hint="default"/>
      </w:rPr>
    </w:lvl>
    <w:lvl w:ilvl="2">
      <w:start w:val="4"/>
      <w:numFmt w:val="decimal"/>
      <w:lvlText w:val="%1.%2.%3"/>
      <w:lvlJc w:val="left"/>
      <w:pPr>
        <w:ind w:left="1109" w:hanging="825"/>
      </w:pPr>
      <w:rPr>
        <w:rFonts w:hint="default"/>
      </w:rPr>
    </w:lvl>
    <w:lvl w:ilvl="3">
      <w:start w:val="1"/>
      <w:numFmt w:val="decimal"/>
      <w:lvlText w:val="%1.%2.%3.%4"/>
      <w:lvlJc w:val="left"/>
      <w:pPr>
        <w:ind w:left="1560" w:hanging="108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2150" w:hanging="144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794" w:hanging="1800"/>
      </w:pPr>
      <w:rPr>
        <w:rFonts w:hint="default"/>
      </w:rPr>
    </w:lvl>
    <w:lvl w:ilvl="8">
      <w:start w:val="1"/>
      <w:numFmt w:val="decimal"/>
      <w:lvlText w:val="%1.%2.%3.%4.%5.%6.%7.%8.%9"/>
      <w:lvlJc w:val="left"/>
      <w:pPr>
        <w:ind w:left="3296" w:hanging="2160"/>
      </w:pPr>
      <w:rPr>
        <w:rFonts w:hint="default"/>
      </w:rPr>
    </w:lvl>
  </w:abstractNum>
  <w:abstractNum w:abstractNumId="8" w15:restartNumberingAfterBreak="0">
    <w:nsid w:val="11952E52"/>
    <w:multiLevelType w:val="hybridMultilevel"/>
    <w:tmpl w:val="94586B8E"/>
    <w:lvl w:ilvl="0" w:tplc="738C458A">
      <w:start w:val="1"/>
      <w:numFmt w:val="decimal"/>
      <w:lvlText w:val="10.1.%1"/>
      <w:lvlJc w:val="left"/>
      <w:pPr>
        <w:tabs>
          <w:tab w:val="num" w:pos="-534"/>
        </w:tabs>
        <w:ind w:left="13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9" w15:restartNumberingAfterBreak="0">
    <w:nsid w:val="12B14586"/>
    <w:multiLevelType w:val="hybridMultilevel"/>
    <w:tmpl w:val="C7CC5556"/>
    <w:lvl w:ilvl="0" w:tplc="04090001">
      <w:start w:val="1"/>
      <w:numFmt w:val="bullet"/>
      <w:lvlText w:val=""/>
      <w:lvlJc w:val="left"/>
      <w:pPr>
        <w:ind w:left="2290" w:hanging="360"/>
      </w:pPr>
      <w:rPr>
        <w:rFonts w:ascii="Symbol" w:hAnsi="Symbol" w:hint="default"/>
      </w:rPr>
    </w:lvl>
    <w:lvl w:ilvl="1" w:tplc="04090003">
      <w:start w:val="1"/>
      <w:numFmt w:val="decimal"/>
      <w:lvlText w:val="%2."/>
      <w:lvlJc w:val="left"/>
      <w:pPr>
        <w:tabs>
          <w:tab w:val="num" w:pos="2290"/>
        </w:tabs>
        <w:ind w:left="2290" w:hanging="360"/>
      </w:pPr>
    </w:lvl>
    <w:lvl w:ilvl="2" w:tplc="04090005">
      <w:start w:val="1"/>
      <w:numFmt w:val="decimal"/>
      <w:lvlText w:val="%3."/>
      <w:lvlJc w:val="left"/>
      <w:pPr>
        <w:tabs>
          <w:tab w:val="num" w:pos="3010"/>
        </w:tabs>
        <w:ind w:left="3010" w:hanging="360"/>
      </w:pPr>
    </w:lvl>
    <w:lvl w:ilvl="3" w:tplc="04090001">
      <w:start w:val="1"/>
      <w:numFmt w:val="decimal"/>
      <w:lvlText w:val="%4."/>
      <w:lvlJc w:val="left"/>
      <w:pPr>
        <w:tabs>
          <w:tab w:val="num" w:pos="3730"/>
        </w:tabs>
        <w:ind w:left="3730" w:hanging="360"/>
      </w:pPr>
    </w:lvl>
    <w:lvl w:ilvl="4" w:tplc="04090003">
      <w:start w:val="1"/>
      <w:numFmt w:val="decimal"/>
      <w:lvlText w:val="%5."/>
      <w:lvlJc w:val="left"/>
      <w:pPr>
        <w:tabs>
          <w:tab w:val="num" w:pos="4450"/>
        </w:tabs>
        <w:ind w:left="4450" w:hanging="360"/>
      </w:pPr>
    </w:lvl>
    <w:lvl w:ilvl="5" w:tplc="04090005">
      <w:start w:val="1"/>
      <w:numFmt w:val="decimal"/>
      <w:lvlText w:val="%6."/>
      <w:lvlJc w:val="left"/>
      <w:pPr>
        <w:tabs>
          <w:tab w:val="num" w:pos="5170"/>
        </w:tabs>
        <w:ind w:left="5170" w:hanging="360"/>
      </w:pPr>
    </w:lvl>
    <w:lvl w:ilvl="6" w:tplc="04090001">
      <w:start w:val="1"/>
      <w:numFmt w:val="decimal"/>
      <w:lvlText w:val="%7."/>
      <w:lvlJc w:val="left"/>
      <w:pPr>
        <w:tabs>
          <w:tab w:val="num" w:pos="5890"/>
        </w:tabs>
        <w:ind w:left="5890" w:hanging="360"/>
      </w:pPr>
    </w:lvl>
    <w:lvl w:ilvl="7" w:tplc="04090003">
      <w:start w:val="1"/>
      <w:numFmt w:val="decimal"/>
      <w:lvlText w:val="%8."/>
      <w:lvlJc w:val="left"/>
      <w:pPr>
        <w:tabs>
          <w:tab w:val="num" w:pos="6610"/>
        </w:tabs>
        <w:ind w:left="6610" w:hanging="360"/>
      </w:pPr>
    </w:lvl>
    <w:lvl w:ilvl="8" w:tplc="04090005">
      <w:start w:val="1"/>
      <w:numFmt w:val="decimal"/>
      <w:lvlText w:val="%9."/>
      <w:lvlJc w:val="left"/>
      <w:pPr>
        <w:tabs>
          <w:tab w:val="num" w:pos="7330"/>
        </w:tabs>
        <w:ind w:left="7330" w:hanging="360"/>
      </w:pPr>
    </w:lvl>
  </w:abstractNum>
  <w:abstractNum w:abstractNumId="10" w15:restartNumberingAfterBreak="0">
    <w:nsid w:val="134B5708"/>
    <w:multiLevelType w:val="hybridMultilevel"/>
    <w:tmpl w:val="2DD83BFE"/>
    <w:lvl w:ilvl="0" w:tplc="04190001">
      <w:start w:val="1"/>
      <w:numFmt w:val="bullet"/>
      <w:lvlText w:val=""/>
      <w:lvlJc w:val="left"/>
      <w:pPr>
        <w:ind w:left="1145" w:hanging="360"/>
      </w:pPr>
      <w:rPr>
        <w:rFonts w:ascii="Symbol" w:hAnsi="Symbol" w:hint="default"/>
      </w:rPr>
    </w:lvl>
    <w:lvl w:ilvl="1" w:tplc="04190003" w:tentative="1">
      <w:start w:val="1"/>
      <w:numFmt w:val="bullet"/>
      <w:lvlText w:val="o"/>
      <w:lvlJc w:val="left"/>
      <w:pPr>
        <w:ind w:left="1865" w:hanging="360"/>
      </w:pPr>
      <w:rPr>
        <w:rFonts w:ascii="Courier New" w:hAnsi="Courier New" w:cs="Courier New" w:hint="default"/>
      </w:rPr>
    </w:lvl>
    <w:lvl w:ilvl="2" w:tplc="04190005" w:tentative="1">
      <w:start w:val="1"/>
      <w:numFmt w:val="bullet"/>
      <w:lvlText w:val=""/>
      <w:lvlJc w:val="left"/>
      <w:pPr>
        <w:ind w:left="2585" w:hanging="360"/>
      </w:pPr>
      <w:rPr>
        <w:rFonts w:ascii="Wingdings" w:hAnsi="Wingdings" w:hint="default"/>
      </w:rPr>
    </w:lvl>
    <w:lvl w:ilvl="3" w:tplc="04190001" w:tentative="1">
      <w:start w:val="1"/>
      <w:numFmt w:val="bullet"/>
      <w:lvlText w:val=""/>
      <w:lvlJc w:val="left"/>
      <w:pPr>
        <w:ind w:left="3305" w:hanging="360"/>
      </w:pPr>
      <w:rPr>
        <w:rFonts w:ascii="Symbol" w:hAnsi="Symbol" w:hint="default"/>
      </w:rPr>
    </w:lvl>
    <w:lvl w:ilvl="4" w:tplc="04190003" w:tentative="1">
      <w:start w:val="1"/>
      <w:numFmt w:val="bullet"/>
      <w:lvlText w:val="o"/>
      <w:lvlJc w:val="left"/>
      <w:pPr>
        <w:ind w:left="4025" w:hanging="360"/>
      </w:pPr>
      <w:rPr>
        <w:rFonts w:ascii="Courier New" w:hAnsi="Courier New" w:cs="Courier New" w:hint="default"/>
      </w:rPr>
    </w:lvl>
    <w:lvl w:ilvl="5" w:tplc="04190005" w:tentative="1">
      <w:start w:val="1"/>
      <w:numFmt w:val="bullet"/>
      <w:lvlText w:val=""/>
      <w:lvlJc w:val="left"/>
      <w:pPr>
        <w:ind w:left="4745" w:hanging="360"/>
      </w:pPr>
      <w:rPr>
        <w:rFonts w:ascii="Wingdings" w:hAnsi="Wingdings" w:hint="default"/>
      </w:rPr>
    </w:lvl>
    <w:lvl w:ilvl="6" w:tplc="04190001" w:tentative="1">
      <w:start w:val="1"/>
      <w:numFmt w:val="bullet"/>
      <w:lvlText w:val=""/>
      <w:lvlJc w:val="left"/>
      <w:pPr>
        <w:ind w:left="5465" w:hanging="360"/>
      </w:pPr>
      <w:rPr>
        <w:rFonts w:ascii="Symbol" w:hAnsi="Symbol" w:hint="default"/>
      </w:rPr>
    </w:lvl>
    <w:lvl w:ilvl="7" w:tplc="04190003" w:tentative="1">
      <w:start w:val="1"/>
      <w:numFmt w:val="bullet"/>
      <w:lvlText w:val="o"/>
      <w:lvlJc w:val="left"/>
      <w:pPr>
        <w:ind w:left="6185" w:hanging="360"/>
      </w:pPr>
      <w:rPr>
        <w:rFonts w:ascii="Courier New" w:hAnsi="Courier New" w:cs="Courier New" w:hint="default"/>
      </w:rPr>
    </w:lvl>
    <w:lvl w:ilvl="8" w:tplc="04190005" w:tentative="1">
      <w:start w:val="1"/>
      <w:numFmt w:val="bullet"/>
      <w:lvlText w:val=""/>
      <w:lvlJc w:val="left"/>
      <w:pPr>
        <w:ind w:left="6905" w:hanging="360"/>
      </w:pPr>
      <w:rPr>
        <w:rFonts w:ascii="Wingdings" w:hAnsi="Wingdings" w:hint="default"/>
      </w:rPr>
    </w:lvl>
  </w:abstractNum>
  <w:abstractNum w:abstractNumId="11" w15:restartNumberingAfterBreak="0">
    <w:nsid w:val="144E161E"/>
    <w:multiLevelType w:val="hybridMultilevel"/>
    <w:tmpl w:val="68BC74BA"/>
    <w:lvl w:ilvl="0" w:tplc="7BCE0196">
      <w:start w:val="1"/>
      <w:numFmt w:val="decimal"/>
      <w:lvlText w:val="10.2.%1"/>
      <w:lvlJc w:val="left"/>
      <w:pPr>
        <w:tabs>
          <w:tab w:val="num" w:pos="0"/>
        </w:tabs>
        <w:ind w:left="1854"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2" w15:restartNumberingAfterBreak="0">
    <w:nsid w:val="17F96233"/>
    <w:multiLevelType w:val="hybridMultilevel"/>
    <w:tmpl w:val="73B437FC"/>
    <w:lvl w:ilvl="0" w:tplc="04190011">
      <w:start w:val="1"/>
      <w:numFmt w:val="decimal"/>
      <w:lvlText w:val="%1)"/>
      <w:lvlJc w:val="left"/>
      <w:pPr>
        <w:ind w:left="1146" w:hanging="360"/>
      </w:pPr>
    </w:lvl>
    <w:lvl w:ilvl="1" w:tplc="04190003">
      <w:start w:val="1"/>
      <w:numFmt w:val="decimal"/>
      <w:lvlText w:val="%2."/>
      <w:lvlJc w:val="left"/>
      <w:pPr>
        <w:tabs>
          <w:tab w:val="num" w:pos="1440"/>
        </w:tabs>
        <w:ind w:left="1440" w:hanging="360"/>
      </w:pPr>
    </w:lvl>
    <w:lvl w:ilvl="2" w:tplc="04190005">
      <w:start w:val="1"/>
      <w:numFmt w:val="decimal"/>
      <w:lvlText w:val="%3."/>
      <w:lvlJc w:val="left"/>
      <w:pPr>
        <w:tabs>
          <w:tab w:val="num" w:pos="2160"/>
        </w:tabs>
        <w:ind w:left="2160" w:hanging="360"/>
      </w:pPr>
    </w:lvl>
    <w:lvl w:ilvl="3" w:tplc="04190001">
      <w:start w:val="1"/>
      <w:numFmt w:val="decimal"/>
      <w:lvlText w:val="%4."/>
      <w:lvlJc w:val="left"/>
      <w:pPr>
        <w:tabs>
          <w:tab w:val="num" w:pos="2880"/>
        </w:tabs>
        <w:ind w:left="2880" w:hanging="360"/>
      </w:pPr>
    </w:lvl>
    <w:lvl w:ilvl="4" w:tplc="04190003">
      <w:start w:val="1"/>
      <w:numFmt w:val="decimal"/>
      <w:lvlText w:val="%5."/>
      <w:lvlJc w:val="left"/>
      <w:pPr>
        <w:tabs>
          <w:tab w:val="num" w:pos="3600"/>
        </w:tabs>
        <w:ind w:left="3600" w:hanging="360"/>
      </w:pPr>
    </w:lvl>
    <w:lvl w:ilvl="5" w:tplc="04190005">
      <w:start w:val="1"/>
      <w:numFmt w:val="decimal"/>
      <w:lvlText w:val="%6."/>
      <w:lvlJc w:val="left"/>
      <w:pPr>
        <w:tabs>
          <w:tab w:val="num" w:pos="4320"/>
        </w:tabs>
        <w:ind w:left="4320" w:hanging="360"/>
      </w:pPr>
    </w:lvl>
    <w:lvl w:ilvl="6" w:tplc="04190001">
      <w:start w:val="1"/>
      <w:numFmt w:val="decimal"/>
      <w:lvlText w:val="%7."/>
      <w:lvlJc w:val="left"/>
      <w:pPr>
        <w:tabs>
          <w:tab w:val="num" w:pos="5040"/>
        </w:tabs>
        <w:ind w:left="5040" w:hanging="360"/>
      </w:pPr>
    </w:lvl>
    <w:lvl w:ilvl="7" w:tplc="04190003">
      <w:start w:val="1"/>
      <w:numFmt w:val="decimal"/>
      <w:lvlText w:val="%8."/>
      <w:lvlJc w:val="left"/>
      <w:pPr>
        <w:tabs>
          <w:tab w:val="num" w:pos="5760"/>
        </w:tabs>
        <w:ind w:left="5760" w:hanging="360"/>
      </w:pPr>
    </w:lvl>
    <w:lvl w:ilvl="8" w:tplc="04190005">
      <w:start w:val="1"/>
      <w:numFmt w:val="decimal"/>
      <w:lvlText w:val="%9."/>
      <w:lvlJc w:val="left"/>
      <w:pPr>
        <w:tabs>
          <w:tab w:val="num" w:pos="6480"/>
        </w:tabs>
        <w:ind w:left="6480" w:hanging="360"/>
      </w:pPr>
    </w:lvl>
  </w:abstractNum>
  <w:abstractNum w:abstractNumId="13" w15:restartNumberingAfterBreak="0">
    <w:nsid w:val="190D319A"/>
    <w:multiLevelType w:val="multilevel"/>
    <w:tmpl w:val="445E3F80"/>
    <w:lvl w:ilvl="0">
      <w:start w:val="1"/>
      <w:numFmt w:val="decimal"/>
      <w:lvlText w:val="9.%1"/>
      <w:lvlJc w:val="left"/>
      <w:pPr>
        <w:ind w:left="0" w:firstLine="0"/>
      </w:pPr>
      <w:rPr>
        <w:rFonts w:hint="default"/>
        <w:strike w:val="0"/>
      </w:rPr>
    </w:lvl>
    <w:lvl w:ilvl="1">
      <w:start w:val="1"/>
      <w:numFmt w:val="lowerLetter"/>
      <w:lvlText w:val="%2."/>
      <w:lvlJc w:val="left"/>
      <w:pPr>
        <w:ind w:left="873" w:hanging="360"/>
      </w:pPr>
      <w:rPr>
        <w:rFonts w:hint="default"/>
      </w:rPr>
    </w:lvl>
    <w:lvl w:ilvl="2">
      <w:start w:val="1"/>
      <w:numFmt w:val="lowerRoman"/>
      <w:lvlText w:val="%3."/>
      <w:lvlJc w:val="right"/>
      <w:pPr>
        <w:ind w:left="1593" w:hanging="180"/>
      </w:pPr>
      <w:rPr>
        <w:rFonts w:hint="default"/>
      </w:rPr>
    </w:lvl>
    <w:lvl w:ilvl="3">
      <w:start w:val="1"/>
      <w:numFmt w:val="decimal"/>
      <w:lvlText w:val="%4."/>
      <w:lvlJc w:val="left"/>
      <w:pPr>
        <w:ind w:left="2313" w:hanging="360"/>
      </w:pPr>
      <w:rPr>
        <w:rFonts w:hint="default"/>
      </w:rPr>
    </w:lvl>
    <w:lvl w:ilvl="4">
      <w:start w:val="1"/>
      <w:numFmt w:val="lowerLetter"/>
      <w:lvlText w:val="%5."/>
      <w:lvlJc w:val="left"/>
      <w:pPr>
        <w:ind w:left="3033" w:hanging="360"/>
      </w:pPr>
      <w:rPr>
        <w:rFonts w:hint="default"/>
      </w:rPr>
    </w:lvl>
    <w:lvl w:ilvl="5">
      <w:start w:val="1"/>
      <w:numFmt w:val="lowerRoman"/>
      <w:lvlText w:val="%6."/>
      <w:lvlJc w:val="right"/>
      <w:pPr>
        <w:ind w:left="3753" w:hanging="180"/>
      </w:pPr>
      <w:rPr>
        <w:rFonts w:hint="default"/>
      </w:rPr>
    </w:lvl>
    <w:lvl w:ilvl="6">
      <w:start w:val="1"/>
      <w:numFmt w:val="decimal"/>
      <w:lvlText w:val="%7."/>
      <w:lvlJc w:val="left"/>
      <w:pPr>
        <w:ind w:left="4473" w:hanging="360"/>
      </w:pPr>
      <w:rPr>
        <w:rFonts w:hint="default"/>
      </w:rPr>
    </w:lvl>
    <w:lvl w:ilvl="7">
      <w:start w:val="1"/>
      <w:numFmt w:val="lowerLetter"/>
      <w:lvlText w:val="%8."/>
      <w:lvlJc w:val="left"/>
      <w:pPr>
        <w:ind w:left="5193" w:hanging="360"/>
      </w:pPr>
      <w:rPr>
        <w:rFonts w:hint="default"/>
      </w:rPr>
    </w:lvl>
    <w:lvl w:ilvl="8">
      <w:start w:val="1"/>
      <w:numFmt w:val="lowerRoman"/>
      <w:lvlText w:val="%9."/>
      <w:lvlJc w:val="right"/>
      <w:pPr>
        <w:ind w:left="5913" w:hanging="180"/>
      </w:pPr>
      <w:rPr>
        <w:rFonts w:hint="default"/>
      </w:rPr>
    </w:lvl>
  </w:abstractNum>
  <w:abstractNum w:abstractNumId="14" w15:restartNumberingAfterBreak="0">
    <w:nsid w:val="1A323314"/>
    <w:multiLevelType w:val="hybridMultilevel"/>
    <w:tmpl w:val="3BFCC638"/>
    <w:lvl w:ilvl="0" w:tplc="F8009BA2">
      <w:start w:val="1"/>
      <w:numFmt w:val="decimal"/>
      <w:lvlText w:val="10.6.%1"/>
      <w:lvlJc w:val="left"/>
      <w:pPr>
        <w:tabs>
          <w:tab w:val="num" w:pos="0"/>
        </w:tabs>
        <w:ind w:left="1854"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5" w15:restartNumberingAfterBreak="0">
    <w:nsid w:val="1A491095"/>
    <w:multiLevelType w:val="hybridMultilevel"/>
    <w:tmpl w:val="0C242134"/>
    <w:lvl w:ilvl="0" w:tplc="04190001">
      <w:start w:val="1"/>
      <w:numFmt w:val="bullet"/>
      <w:lvlText w:val=""/>
      <w:lvlJc w:val="left"/>
      <w:pPr>
        <w:ind w:left="1428" w:hanging="360"/>
      </w:pPr>
      <w:rPr>
        <w:rFonts w:ascii="Symbol" w:hAnsi="Symbol" w:hint="default"/>
      </w:rPr>
    </w:lvl>
    <w:lvl w:ilvl="1" w:tplc="04190003">
      <w:start w:val="1"/>
      <w:numFmt w:val="bullet"/>
      <w:lvlText w:val="o"/>
      <w:lvlJc w:val="left"/>
      <w:pPr>
        <w:ind w:left="2148" w:hanging="360"/>
      </w:pPr>
      <w:rPr>
        <w:rFonts w:ascii="Courier New" w:hAnsi="Courier New" w:cs="Courier New" w:hint="default"/>
      </w:rPr>
    </w:lvl>
    <w:lvl w:ilvl="2" w:tplc="04190005">
      <w:start w:val="1"/>
      <w:numFmt w:val="bullet"/>
      <w:lvlText w:val=""/>
      <w:lvlJc w:val="left"/>
      <w:pPr>
        <w:ind w:left="2868" w:hanging="360"/>
      </w:pPr>
      <w:rPr>
        <w:rFonts w:ascii="Wingdings" w:hAnsi="Wingdings" w:hint="default"/>
      </w:rPr>
    </w:lvl>
    <w:lvl w:ilvl="3" w:tplc="04190001">
      <w:start w:val="1"/>
      <w:numFmt w:val="bullet"/>
      <w:lvlText w:val=""/>
      <w:lvlJc w:val="left"/>
      <w:pPr>
        <w:ind w:left="3588" w:hanging="360"/>
      </w:pPr>
      <w:rPr>
        <w:rFonts w:ascii="Symbol" w:hAnsi="Symbol" w:hint="default"/>
      </w:rPr>
    </w:lvl>
    <w:lvl w:ilvl="4" w:tplc="04190003">
      <w:start w:val="1"/>
      <w:numFmt w:val="bullet"/>
      <w:lvlText w:val="o"/>
      <w:lvlJc w:val="left"/>
      <w:pPr>
        <w:ind w:left="4308" w:hanging="360"/>
      </w:pPr>
      <w:rPr>
        <w:rFonts w:ascii="Courier New" w:hAnsi="Courier New" w:cs="Courier New" w:hint="default"/>
      </w:rPr>
    </w:lvl>
    <w:lvl w:ilvl="5" w:tplc="04190005">
      <w:start w:val="1"/>
      <w:numFmt w:val="bullet"/>
      <w:lvlText w:val=""/>
      <w:lvlJc w:val="left"/>
      <w:pPr>
        <w:ind w:left="5028" w:hanging="360"/>
      </w:pPr>
      <w:rPr>
        <w:rFonts w:ascii="Wingdings" w:hAnsi="Wingdings" w:hint="default"/>
      </w:rPr>
    </w:lvl>
    <w:lvl w:ilvl="6" w:tplc="04190001">
      <w:start w:val="1"/>
      <w:numFmt w:val="bullet"/>
      <w:lvlText w:val=""/>
      <w:lvlJc w:val="left"/>
      <w:pPr>
        <w:ind w:left="5748" w:hanging="360"/>
      </w:pPr>
      <w:rPr>
        <w:rFonts w:ascii="Symbol" w:hAnsi="Symbol" w:hint="default"/>
      </w:rPr>
    </w:lvl>
    <w:lvl w:ilvl="7" w:tplc="04190003">
      <w:start w:val="1"/>
      <w:numFmt w:val="bullet"/>
      <w:lvlText w:val="o"/>
      <w:lvlJc w:val="left"/>
      <w:pPr>
        <w:ind w:left="6468" w:hanging="360"/>
      </w:pPr>
      <w:rPr>
        <w:rFonts w:ascii="Courier New" w:hAnsi="Courier New" w:cs="Courier New" w:hint="default"/>
      </w:rPr>
    </w:lvl>
    <w:lvl w:ilvl="8" w:tplc="04190005">
      <w:start w:val="1"/>
      <w:numFmt w:val="bullet"/>
      <w:lvlText w:val=""/>
      <w:lvlJc w:val="left"/>
      <w:pPr>
        <w:ind w:left="7188" w:hanging="360"/>
      </w:pPr>
      <w:rPr>
        <w:rFonts w:ascii="Wingdings" w:hAnsi="Wingdings" w:hint="default"/>
      </w:rPr>
    </w:lvl>
  </w:abstractNum>
  <w:abstractNum w:abstractNumId="16" w15:restartNumberingAfterBreak="0">
    <w:nsid w:val="1B0D7CA5"/>
    <w:multiLevelType w:val="multilevel"/>
    <w:tmpl w:val="5DD88D50"/>
    <w:lvl w:ilvl="0">
      <w:start w:val="8"/>
      <w:numFmt w:val="decimal"/>
      <w:lvlText w:val="%1"/>
      <w:lvlJc w:val="left"/>
      <w:pPr>
        <w:ind w:left="825" w:hanging="825"/>
      </w:pPr>
      <w:rPr>
        <w:rFonts w:hint="default"/>
      </w:rPr>
    </w:lvl>
    <w:lvl w:ilvl="1">
      <w:start w:val="2"/>
      <w:numFmt w:val="decimal"/>
      <w:lvlText w:val="%1.%2"/>
      <w:lvlJc w:val="left"/>
      <w:pPr>
        <w:ind w:left="967" w:hanging="825"/>
      </w:pPr>
      <w:rPr>
        <w:rFonts w:hint="default"/>
      </w:rPr>
    </w:lvl>
    <w:lvl w:ilvl="2">
      <w:start w:val="4"/>
      <w:numFmt w:val="decimal"/>
      <w:lvlText w:val="%1.%2.%3"/>
      <w:lvlJc w:val="left"/>
      <w:pPr>
        <w:ind w:left="1109" w:hanging="825"/>
      </w:pPr>
      <w:rPr>
        <w:rFonts w:hint="default"/>
      </w:rPr>
    </w:lvl>
    <w:lvl w:ilvl="3">
      <w:start w:val="1"/>
      <w:numFmt w:val="decimal"/>
      <w:lvlText w:val="%1.%2.5.%4"/>
      <w:lvlJc w:val="left"/>
      <w:pPr>
        <w:ind w:left="1506" w:hanging="108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2150" w:hanging="144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794" w:hanging="1800"/>
      </w:pPr>
      <w:rPr>
        <w:rFonts w:hint="default"/>
      </w:rPr>
    </w:lvl>
    <w:lvl w:ilvl="8">
      <w:start w:val="1"/>
      <w:numFmt w:val="decimal"/>
      <w:lvlText w:val="%1.%2.%3.%4.%5.%6.%7.%8.%9"/>
      <w:lvlJc w:val="left"/>
      <w:pPr>
        <w:ind w:left="3296" w:hanging="2160"/>
      </w:pPr>
      <w:rPr>
        <w:rFonts w:hint="default"/>
      </w:rPr>
    </w:lvl>
  </w:abstractNum>
  <w:abstractNum w:abstractNumId="17" w15:restartNumberingAfterBreak="0">
    <w:nsid w:val="1B886682"/>
    <w:multiLevelType w:val="hybridMultilevel"/>
    <w:tmpl w:val="C31A32E0"/>
    <w:lvl w:ilvl="0" w:tplc="04190001">
      <w:start w:val="1"/>
      <w:numFmt w:val="bullet"/>
      <w:lvlText w:val=""/>
      <w:lvlJc w:val="left"/>
      <w:pPr>
        <w:ind w:left="1428" w:hanging="360"/>
      </w:pPr>
      <w:rPr>
        <w:rFonts w:ascii="Symbol" w:hAnsi="Symbol" w:hint="default"/>
      </w:rPr>
    </w:lvl>
    <w:lvl w:ilvl="1" w:tplc="04190003">
      <w:start w:val="1"/>
      <w:numFmt w:val="decimal"/>
      <w:lvlText w:val="%2."/>
      <w:lvlJc w:val="left"/>
      <w:pPr>
        <w:tabs>
          <w:tab w:val="num" w:pos="1440"/>
        </w:tabs>
        <w:ind w:left="1440" w:hanging="360"/>
      </w:pPr>
    </w:lvl>
    <w:lvl w:ilvl="2" w:tplc="04190005">
      <w:start w:val="1"/>
      <w:numFmt w:val="decimal"/>
      <w:lvlText w:val="%3."/>
      <w:lvlJc w:val="left"/>
      <w:pPr>
        <w:tabs>
          <w:tab w:val="num" w:pos="2160"/>
        </w:tabs>
        <w:ind w:left="2160" w:hanging="360"/>
      </w:pPr>
    </w:lvl>
    <w:lvl w:ilvl="3" w:tplc="04190001">
      <w:start w:val="1"/>
      <w:numFmt w:val="decimal"/>
      <w:lvlText w:val="%4."/>
      <w:lvlJc w:val="left"/>
      <w:pPr>
        <w:tabs>
          <w:tab w:val="num" w:pos="2880"/>
        </w:tabs>
        <w:ind w:left="2880" w:hanging="360"/>
      </w:pPr>
    </w:lvl>
    <w:lvl w:ilvl="4" w:tplc="04190003">
      <w:start w:val="1"/>
      <w:numFmt w:val="decimal"/>
      <w:lvlText w:val="%5."/>
      <w:lvlJc w:val="left"/>
      <w:pPr>
        <w:tabs>
          <w:tab w:val="num" w:pos="3600"/>
        </w:tabs>
        <w:ind w:left="3600" w:hanging="360"/>
      </w:pPr>
    </w:lvl>
    <w:lvl w:ilvl="5" w:tplc="04190005">
      <w:start w:val="1"/>
      <w:numFmt w:val="decimal"/>
      <w:lvlText w:val="%6."/>
      <w:lvlJc w:val="left"/>
      <w:pPr>
        <w:tabs>
          <w:tab w:val="num" w:pos="4320"/>
        </w:tabs>
        <w:ind w:left="4320" w:hanging="360"/>
      </w:pPr>
    </w:lvl>
    <w:lvl w:ilvl="6" w:tplc="04190001">
      <w:start w:val="1"/>
      <w:numFmt w:val="decimal"/>
      <w:lvlText w:val="%7."/>
      <w:lvlJc w:val="left"/>
      <w:pPr>
        <w:tabs>
          <w:tab w:val="num" w:pos="5040"/>
        </w:tabs>
        <w:ind w:left="5040" w:hanging="360"/>
      </w:pPr>
    </w:lvl>
    <w:lvl w:ilvl="7" w:tplc="04190003">
      <w:start w:val="1"/>
      <w:numFmt w:val="decimal"/>
      <w:lvlText w:val="%8."/>
      <w:lvlJc w:val="left"/>
      <w:pPr>
        <w:tabs>
          <w:tab w:val="num" w:pos="5760"/>
        </w:tabs>
        <w:ind w:left="5760" w:hanging="360"/>
      </w:pPr>
    </w:lvl>
    <w:lvl w:ilvl="8" w:tplc="04190005">
      <w:start w:val="1"/>
      <w:numFmt w:val="decimal"/>
      <w:lvlText w:val="%9."/>
      <w:lvlJc w:val="left"/>
      <w:pPr>
        <w:tabs>
          <w:tab w:val="num" w:pos="6480"/>
        </w:tabs>
        <w:ind w:left="6480" w:hanging="360"/>
      </w:pPr>
    </w:lvl>
  </w:abstractNum>
  <w:abstractNum w:abstractNumId="18" w15:restartNumberingAfterBreak="0">
    <w:nsid w:val="1C9A0824"/>
    <w:multiLevelType w:val="hybridMultilevel"/>
    <w:tmpl w:val="79BCC5C0"/>
    <w:lvl w:ilvl="0" w:tplc="F7365908">
      <w:start w:val="1"/>
      <w:numFmt w:val="decimal"/>
      <w:lvlText w:val="10.5.%1"/>
      <w:lvlJc w:val="left"/>
      <w:pPr>
        <w:tabs>
          <w:tab w:val="num" w:pos="0"/>
        </w:tabs>
        <w:ind w:left="1854"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9" w15:restartNumberingAfterBreak="0">
    <w:nsid w:val="238311E7"/>
    <w:multiLevelType w:val="hybridMultilevel"/>
    <w:tmpl w:val="8264B798"/>
    <w:lvl w:ilvl="0" w:tplc="0540C930">
      <w:start w:val="1"/>
      <w:numFmt w:val="decimal"/>
      <w:lvlText w:val="10.3.%1"/>
      <w:lvlJc w:val="left"/>
      <w:pPr>
        <w:tabs>
          <w:tab w:val="num" w:pos="-643"/>
        </w:tabs>
        <w:ind w:left="1211" w:hanging="360"/>
      </w:pPr>
      <w:rPr>
        <w:rFonts w:hint="default"/>
      </w:rPr>
    </w:lvl>
    <w:lvl w:ilvl="1" w:tplc="04190019" w:tentative="1">
      <w:start w:val="1"/>
      <w:numFmt w:val="lowerLetter"/>
      <w:lvlText w:val="%2."/>
      <w:lvlJc w:val="left"/>
      <w:pPr>
        <w:tabs>
          <w:tab w:val="num" w:pos="797"/>
        </w:tabs>
        <w:ind w:left="797" w:hanging="360"/>
      </w:pPr>
    </w:lvl>
    <w:lvl w:ilvl="2" w:tplc="0419001B" w:tentative="1">
      <w:start w:val="1"/>
      <w:numFmt w:val="lowerRoman"/>
      <w:lvlText w:val="%3."/>
      <w:lvlJc w:val="right"/>
      <w:pPr>
        <w:tabs>
          <w:tab w:val="num" w:pos="1517"/>
        </w:tabs>
        <w:ind w:left="1517" w:hanging="180"/>
      </w:pPr>
    </w:lvl>
    <w:lvl w:ilvl="3" w:tplc="0419000F" w:tentative="1">
      <w:start w:val="1"/>
      <w:numFmt w:val="decimal"/>
      <w:lvlText w:val="%4."/>
      <w:lvlJc w:val="left"/>
      <w:pPr>
        <w:tabs>
          <w:tab w:val="num" w:pos="2237"/>
        </w:tabs>
        <w:ind w:left="2237" w:hanging="360"/>
      </w:pPr>
    </w:lvl>
    <w:lvl w:ilvl="4" w:tplc="04190019" w:tentative="1">
      <w:start w:val="1"/>
      <w:numFmt w:val="lowerLetter"/>
      <w:lvlText w:val="%5."/>
      <w:lvlJc w:val="left"/>
      <w:pPr>
        <w:tabs>
          <w:tab w:val="num" w:pos="2957"/>
        </w:tabs>
        <w:ind w:left="2957" w:hanging="360"/>
      </w:pPr>
    </w:lvl>
    <w:lvl w:ilvl="5" w:tplc="0419001B" w:tentative="1">
      <w:start w:val="1"/>
      <w:numFmt w:val="lowerRoman"/>
      <w:lvlText w:val="%6."/>
      <w:lvlJc w:val="right"/>
      <w:pPr>
        <w:tabs>
          <w:tab w:val="num" w:pos="3677"/>
        </w:tabs>
        <w:ind w:left="3677" w:hanging="180"/>
      </w:pPr>
    </w:lvl>
    <w:lvl w:ilvl="6" w:tplc="0419000F" w:tentative="1">
      <w:start w:val="1"/>
      <w:numFmt w:val="decimal"/>
      <w:lvlText w:val="%7."/>
      <w:lvlJc w:val="left"/>
      <w:pPr>
        <w:tabs>
          <w:tab w:val="num" w:pos="4397"/>
        </w:tabs>
        <w:ind w:left="4397" w:hanging="360"/>
      </w:pPr>
    </w:lvl>
    <w:lvl w:ilvl="7" w:tplc="04190019" w:tentative="1">
      <w:start w:val="1"/>
      <w:numFmt w:val="lowerLetter"/>
      <w:lvlText w:val="%8."/>
      <w:lvlJc w:val="left"/>
      <w:pPr>
        <w:tabs>
          <w:tab w:val="num" w:pos="5117"/>
        </w:tabs>
        <w:ind w:left="5117" w:hanging="360"/>
      </w:pPr>
    </w:lvl>
    <w:lvl w:ilvl="8" w:tplc="0419001B" w:tentative="1">
      <w:start w:val="1"/>
      <w:numFmt w:val="lowerRoman"/>
      <w:lvlText w:val="%9."/>
      <w:lvlJc w:val="right"/>
      <w:pPr>
        <w:tabs>
          <w:tab w:val="num" w:pos="5837"/>
        </w:tabs>
        <w:ind w:left="5837" w:hanging="180"/>
      </w:pPr>
    </w:lvl>
  </w:abstractNum>
  <w:abstractNum w:abstractNumId="20" w15:restartNumberingAfterBreak="0">
    <w:nsid w:val="24882B33"/>
    <w:multiLevelType w:val="hybridMultilevel"/>
    <w:tmpl w:val="6D56D38E"/>
    <w:lvl w:ilvl="0" w:tplc="A5A8ADB4">
      <w:start w:val="2"/>
      <w:numFmt w:val="decimal"/>
      <w:lvlText w:val="%1"/>
      <w:lvlJc w:val="left"/>
      <w:pPr>
        <w:ind w:left="792" w:hanging="360"/>
      </w:pPr>
      <w:rPr>
        <w:rFonts w:hint="default"/>
      </w:rPr>
    </w:lvl>
    <w:lvl w:ilvl="1" w:tplc="04190019" w:tentative="1">
      <w:start w:val="1"/>
      <w:numFmt w:val="lowerLetter"/>
      <w:lvlText w:val="%2."/>
      <w:lvlJc w:val="left"/>
      <w:pPr>
        <w:ind w:left="1512" w:hanging="360"/>
      </w:pPr>
    </w:lvl>
    <w:lvl w:ilvl="2" w:tplc="0419001B" w:tentative="1">
      <w:start w:val="1"/>
      <w:numFmt w:val="lowerRoman"/>
      <w:lvlText w:val="%3."/>
      <w:lvlJc w:val="right"/>
      <w:pPr>
        <w:ind w:left="2232" w:hanging="180"/>
      </w:pPr>
    </w:lvl>
    <w:lvl w:ilvl="3" w:tplc="0419000F" w:tentative="1">
      <w:start w:val="1"/>
      <w:numFmt w:val="decimal"/>
      <w:lvlText w:val="%4."/>
      <w:lvlJc w:val="left"/>
      <w:pPr>
        <w:ind w:left="2952" w:hanging="360"/>
      </w:pPr>
    </w:lvl>
    <w:lvl w:ilvl="4" w:tplc="04190019" w:tentative="1">
      <w:start w:val="1"/>
      <w:numFmt w:val="lowerLetter"/>
      <w:lvlText w:val="%5."/>
      <w:lvlJc w:val="left"/>
      <w:pPr>
        <w:ind w:left="3672" w:hanging="360"/>
      </w:pPr>
    </w:lvl>
    <w:lvl w:ilvl="5" w:tplc="0419001B" w:tentative="1">
      <w:start w:val="1"/>
      <w:numFmt w:val="lowerRoman"/>
      <w:lvlText w:val="%6."/>
      <w:lvlJc w:val="right"/>
      <w:pPr>
        <w:ind w:left="4392" w:hanging="180"/>
      </w:pPr>
    </w:lvl>
    <w:lvl w:ilvl="6" w:tplc="0419000F" w:tentative="1">
      <w:start w:val="1"/>
      <w:numFmt w:val="decimal"/>
      <w:lvlText w:val="%7."/>
      <w:lvlJc w:val="left"/>
      <w:pPr>
        <w:ind w:left="5112" w:hanging="360"/>
      </w:pPr>
    </w:lvl>
    <w:lvl w:ilvl="7" w:tplc="04190019" w:tentative="1">
      <w:start w:val="1"/>
      <w:numFmt w:val="lowerLetter"/>
      <w:lvlText w:val="%8."/>
      <w:lvlJc w:val="left"/>
      <w:pPr>
        <w:ind w:left="5832" w:hanging="360"/>
      </w:pPr>
    </w:lvl>
    <w:lvl w:ilvl="8" w:tplc="0419001B" w:tentative="1">
      <w:start w:val="1"/>
      <w:numFmt w:val="lowerRoman"/>
      <w:lvlText w:val="%9."/>
      <w:lvlJc w:val="right"/>
      <w:pPr>
        <w:ind w:left="6552" w:hanging="180"/>
      </w:pPr>
    </w:lvl>
  </w:abstractNum>
  <w:abstractNum w:abstractNumId="21" w15:restartNumberingAfterBreak="0">
    <w:nsid w:val="259D374B"/>
    <w:multiLevelType w:val="hybridMultilevel"/>
    <w:tmpl w:val="DDD4AD30"/>
    <w:lvl w:ilvl="0" w:tplc="04190001">
      <w:start w:val="1"/>
      <w:numFmt w:val="bullet"/>
      <w:lvlText w:val=""/>
      <w:lvlJc w:val="left"/>
      <w:pPr>
        <w:ind w:left="1428" w:hanging="360"/>
      </w:pPr>
      <w:rPr>
        <w:rFonts w:ascii="Symbol" w:hAnsi="Symbol" w:hint="default"/>
      </w:rPr>
    </w:lvl>
    <w:lvl w:ilvl="1" w:tplc="04190003">
      <w:start w:val="1"/>
      <w:numFmt w:val="bullet"/>
      <w:lvlText w:val="o"/>
      <w:lvlJc w:val="left"/>
      <w:pPr>
        <w:ind w:left="2148" w:hanging="360"/>
      </w:pPr>
      <w:rPr>
        <w:rFonts w:ascii="Courier New" w:hAnsi="Courier New" w:cs="Courier New" w:hint="default"/>
      </w:rPr>
    </w:lvl>
    <w:lvl w:ilvl="2" w:tplc="04190005">
      <w:start w:val="1"/>
      <w:numFmt w:val="decimal"/>
      <w:lvlText w:val="%3."/>
      <w:lvlJc w:val="left"/>
      <w:pPr>
        <w:tabs>
          <w:tab w:val="num" w:pos="2160"/>
        </w:tabs>
        <w:ind w:left="2160" w:hanging="360"/>
      </w:pPr>
    </w:lvl>
    <w:lvl w:ilvl="3" w:tplc="04190001">
      <w:start w:val="1"/>
      <w:numFmt w:val="decimal"/>
      <w:lvlText w:val="%4."/>
      <w:lvlJc w:val="left"/>
      <w:pPr>
        <w:tabs>
          <w:tab w:val="num" w:pos="2880"/>
        </w:tabs>
        <w:ind w:left="2880" w:hanging="360"/>
      </w:pPr>
    </w:lvl>
    <w:lvl w:ilvl="4" w:tplc="04190003">
      <w:start w:val="1"/>
      <w:numFmt w:val="decimal"/>
      <w:lvlText w:val="%5."/>
      <w:lvlJc w:val="left"/>
      <w:pPr>
        <w:tabs>
          <w:tab w:val="num" w:pos="3600"/>
        </w:tabs>
        <w:ind w:left="3600" w:hanging="360"/>
      </w:pPr>
    </w:lvl>
    <w:lvl w:ilvl="5" w:tplc="04190005">
      <w:start w:val="1"/>
      <w:numFmt w:val="decimal"/>
      <w:lvlText w:val="%6."/>
      <w:lvlJc w:val="left"/>
      <w:pPr>
        <w:tabs>
          <w:tab w:val="num" w:pos="4320"/>
        </w:tabs>
        <w:ind w:left="4320" w:hanging="360"/>
      </w:pPr>
    </w:lvl>
    <w:lvl w:ilvl="6" w:tplc="04190001">
      <w:start w:val="1"/>
      <w:numFmt w:val="decimal"/>
      <w:lvlText w:val="%7."/>
      <w:lvlJc w:val="left"/>
      <w:pPr>
        <w:tabs>
          <w:tab w:val="num" w:pos="5040"/>
        </w:tabs>
        <w:ind w:left="5040" w:hanging="360"/>
      </w:pPr>
    </w:lvl>
    <w:lvl w:ilvl="7" w:tplc="04190003">
      <w:start w:val="1"/>
      <w:numFmt w:val="decimal"/>
      <w:lvlText w:val="%8."/>
      <w:lvlJc w:val="left"/>
      <w:pPr>
        <w:tabs>
          <w:tab w:val="num" w:pos="5760"/>
        </w:tabs>
        <w:ind w:left="5760" w:hanging="360"/>
      </w:pPr>
    </w:lvl>
    <w:lvl w:ilvl="8" w:tplc="04190005">
      <w:start w:val="1"/>
      <w:numFmt w:val="decimal"/>
      <w:lvlText w:val="%9."/>
      <w:lvlJc w:val="left"/>
      <w:pPr>
        <w:tabs>
          <w:tab w:val="num" w:pos="6480"/>
        </w:tabs>
        <w:ind w:left="6480" w:hanging="360"/>
      </w:pPr>
    </w:lvl>
  </w:abstractNum>
  <w:abstractNum w:abstractNumId="22" w15:restartNumberingAfterBreak="0">
    <w:nsid w:val="27007726"/>
    <w:multiLevelType w:val="hybridMultilevel"/>
    <w:tmpl w:val="9C02A57A"/>
    <w:lvl w:ilvl="0" w:tplc="04190011">
      <w:start w:val="1"/>
      <w:numFmt w:val="decimal"/>
      <w:lvlText w:val="%1)"/>
      <w:lvlJc w:val="left"/>
      <w:pPr>
        <w:ind w:left="1146" w:hanging="360"/>
      </w:pPr>
    </w:lvl>
    <w:lvl w:ilvl="1" w:tplc="04190003">
      <w:start w:val="1"/>
      <w:numFmt w:val="decimal"/>
      <w:lvlText w:val="%2."/>
      <w:lvlJc w:val="left"/>
      <w:pPr>
        <w:tabs>
          <w:tab w:val="num" w:pos="1440"/>
        </w:tabs>
        <w:ind w:left="1440" w:hanging="360"/>
      </w:pPr>
    </w:lvl>
    <w:lvl w:ilvl="2" w:tplc="04190005">
      <w:start w:val="1"/>
      <w:numFmt w:val="decimal"/>
      <w:lvlText w:val="%3."/>
      <w:lvlJc w:val="left"/>
      <w:pPr>
        <w:tabs>
          <w:tab w:val="num" w:pos="2160"/>
        </w:tabs>
        <w:ind w:left="2160" w:hanging="360"/>
      </w:pPr>
    </w:lvl>
    <w:lvl w:ilvl="3" w:tplc="04190001">
      <w:start w:val="1"/>
      <w:numFmt w:val="decimal"/>
      <w:lvlText w:val="%4."/>
      <w:lvlJc w:val="left"/>
      <w:pPr>
        <w:tabs>
          <w:tab w:val="num" w:pos="2880"/>
        </w:tabs>
        <w:ind w:left="2880" w:hanging="360"/>
      </w:pPr>
    </w:lvl>
    <w:lvl w:ilvl="4" w:tplc="04190003">
      <w:start w:val="1"/>
      <w:numFmt w:val="decimal"/>
      <w:lvlText w:val="%5."/>
      <w:lvlJc w:val="left"/>
      <w:pPr>
        <w:tabs>
          <w:tab w:val="num" w:pos="3600"/>
        </w:tabs>
        <w:ind w:left="3600" w:hanging="360"/>
      </w:pPr>
    </w:lvl>
    <w:lvl w:ilvl="5" w:tplc="04190005">
      <w:start w:val="1"/>
      <w:numFmt w:val="decimal"/>
      <w:lvlText w:val="%6."/>
      <w:lvlJc w:val="left"/>
      <w:pPr>
        <w:tabs>
          <w:tab w:val="num" w:pos="4320"/>
        </w:tabs>
        <w:ind w:left="4320" w:hanging="360"/>
      </w:pPr>
    </w:lvl>
    <w:lvl w:ilvl="6" w:tplc="04190001">
      <w:start w:val="1"/>
      <w:numFmt w:val="decimal"/>
      <w:lvlText w:val="%7."/>
      <w:lvlJc w:val="left"/>
      <w:pPr>
        <w:tabs>
          <w:tab w:val="num" w:pos="5040"/>
        </w:tabs>
        <w:ind w:left="5040" w:hanging="360"/>
      </w:pPr>
    </w:lvl>
    <w:lvl w:ilvl="7" w:tplc="04190003">
      <w:start w:val="1"/>
      <w:numFmt w:val="decimal"/>
      <w:lvlText w:val="%8."/>
      <w:lvlJc w:val="left"/>
      <w:pPr>
        <w:tabs>
          <w:tab w:val="num" w:pos="5760"/>
        </w:tabs>
        <w:ind w:left="5760" w:hanging="360"/>
      </w:pPr>
    </w:lvl>
    <w:lvl w:ilvl="8" w:tplc="04190005">
      <w:start w:val="1"/>
      <w:numFmt w:val="decimal"/>
      <w:lvlText w:val="%9."/>
      <w:lvlJc w:val="left"/>
      <w:pPr>
        <w:tabs>
          <w:tab w:val="num" w:pos="6480"/>
        </w:tabs>
        <w:ind w:left="6480" w:hanging="360"/>
      </w:pPr>
    </w:lvl>
  </w:abstractNum>
  <w:abstractNum w:abstractNumId="23" w15:restartNumberingAfterBreak="0">
    <w:nsid w:val="27366BDC"/>
    <w:multiLevelType w:val="hybridMultilevel"/>
    <w:tmpl w:val="E010498E"/>
    <w:lvl w:ilvl="0" w:tplc="855695FE">
      <w:start w:val="16"/>
      <w:numFmt w:val="bullet"/>
      <w:lvlText w:val="-"/>
      <w:lvlJc w:val="left"/>
      <w:pPr>
        <w:ind w:left="927" w:hanging="360"/>
      </w:pPr>
      <w:rPr>
        <w:rFonts w:ascii="Times New Roman" w:eastAsia="Times New Roman" w:hAnsi="Times New Roman" w:cs="Times New Roman" w:hint="default"/>
      </w:rPr>
    </w:lvl>
    <w:lvl w:ilvl="1" w:tplc="04190003" w:tentative="1">
      <w:start w:val="1"/>
      <w:numFmt w:val="bullet"/>
      <w:lvlText w:val="o"/>
      <w:lvlJc w:val="left"/>
      <w:pPr>
        <w:ind w:left="1647" w:hanging="360"/>
      </w:pPr>
      <w:rPr>
        <w:rFonts w:ascii="Courier New" w:hAnsi="Courier New" w:cs="Courier New" w:hint="default"/>
      </w:rPr>
    </w:lvl>
    <w:lvl w:ilvl="2" w:tplc="04190005" w:tentative="1">
      <w:start w:val="1"/>
      <w:numFmt w:val="bullet"/>
      <w:lvlText w:val=""/>
      <w:lvlJc w:val="left"/>
      <w:pPr>
        <w:ind w:left="2367" w:hanging="360"/>
      </w:pPr>
      <w:rPr>
        <w:rFonts w:ascii="Wingdings" w:hAnsi="Wingdings" w:hint="default"/>
      </w:rPr>
    </w:lvl>
    <w:lvl w:ilvl="3" w:tplc="04190001" w:tentative="1">
      <w:start w:val="1"/>
      <w:numFmt w:val="bullet"/>
      <w:lvlText w:val=""/>
      <w:lvlJc w:val="left"/>
      <w:pPr>
        <w:ind w:left="3087" w:hanging="360"/>
      </w:pPr>
      <w:rPr>
        <w:rFonts w:ascii="Symbol" w:hAnsi="Symbol" w:hint="default"/>
      </w:rPr>
    </w:lvl>
    <w:lvl w:ilvl="4" w:tplc="04190003" w:tentative="1">
      <w:start w:val="1"/>
      <w:numFmt w:val="bullet"/>
      <w:lvlText w:val="o"/>
      <w:lvlJc w:val="left"/>
      <w:pPr>
        <w:ind w:left="3807" w:hanging="360"/>
      </w:pPr>
      <w:rPr>
        <w:rFonts w:ascii="Courier New" w:hAnsi="Courier New" w:cs="Courier New" w:hint="default"/>
      </w:rPr>
    </w:lvl>
    <w:lvl w:ilvl="5" w:tplc="04190005" w:tentative="1">
      <w:start w:val="1"/>
      <w:numFmt w:val="bullet"/>
      <w:lvlText w:val=""/>
      <w:lvlJc w:val="left"/>
      <w:pPr>
        <w:ind w:left="4527" w:hanging="360"/>
      </w:pPr>
      <w:rPr>
        <w:rFonts w:ascii="Wingdings" w:hAnsi="Wingdings" w:hint="default"/>
      </w:rPr>
    </w:lvl>
    <w:lvl w:ilvl="6" w:tplc="04190001" w:tentative="1">
      <w:start w:val="1"/>
      <w:numFmt w:val="bullet"/>
      <w:lvlText w:val=""/>
      <w:lvlJc w:val="left"/>
      <w:pPr>
        <w:ind w:left="5247" w:hanging="360"/>
      </w:pPr>
      <w:rPr>
        <w:rFonts w:ascii="Symbol" w:hAnsi="Symbol" w:hint="default"/>
      </w:rPr>
    </w:lvl>
    <w:lvl w:ilvl="7" w:tplc="04190003" w:tentative="1">
      <w:start w:val="1"/>
      <w:numFmt w:val="bullet"/>
      <w:lvlText w:val="o"/>
      <w:lvlJc w:val="left"/>
      <w:pPr>
        <w:ind w:left="5967" w:hanging="360"/>
      </w:pPr>
      <w:rPr>
        <w:rFonts w:ascii="Courier New" w:hAnsi="Courier New" w:cs="Courier New" w:hint="default"/>
      </w:rPr>
    </w:lvl>
    <w:lvl w:ilvl="8" w:tplc="04190005" w:tentative="1">
      <w:start w:val="1"/>
      <w:numFmt w:val="bullet"/>
      <w:lvlText w:val=""/>
      <w:lvlJc w:val="left"/>
      <w:pPr>
        <w:ind w:left="6687" w:hanging="360"/>
      </w:pPr>
      <w:rPr>
        <w:rFonts w:ascii="Wingdings" w:hAnsi="Wingdings" w:hint="default"/>
      </w:rPr>
    </w:lvl>
  </w:abstractNum>
  <w:abstractNum w:abstractNumId="24" w15:restartNumberingAfterBreak="0">
    <w:nsid w:val="29D32E98"/>
    <w:multiLevelType w:val="hybridMultilevel"/>
    <w:tmpl w:val="3474C116"/>
    <w:lvl w:ilvl="0" w:tplc="1A848610">
      <w:start w:val="1"/>
      <w:numFmt w:val="decimal"/>
      <w:lvlText w:val="3.%1"/>
      <w:lvlJc w:val="left"/>
      <w:pPr>
        <w:tabs>
          <w:tab w:val="num" w:pos="10365"/>
        </w:tabs>
        <w:ind w:left="12219" w:hanging="360"/>
      </w:pPr>
      <w:rPr>
        <w:rFonts w:hint="default"/>
        <w:b w:val="0"/>
      </w:rPr>
    </w:lvl>
    <w:lvl w:ilvl="1" w:tplc="04190019">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5" w15:restartNumberingAfterBreak="0">
    <w:nsid w:val="30015653"/>
    <w:multiLevelType w:val="hybridMultilevel"/>
    <w:tmpl w:val="DDF2519E"/>
    <w:lvl w:ilvl="0" w:tplc="308842CA">
      <w:start w:val="1"/>
      <w:numFmt w:val="decimal"/>
      <w:lvlText w:val="12.4.%1"/>
      <w:lvlJc w:val="left"/>
      <w:pPr>
        <w:tabs>
          <w:tab w:val="num" w:pos="0"/>
        </w:tabs>
        <w:ind w:left="1854"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6" w15:restartNumberingAfterBreak="0">
    <w:nsid w:val="34D74BEF"/>
    <w:multiLevelType w:val="hybridMultilevel"/>
    <w:tmpl w:val="29A29CEC"/>
    <w:lvl w:ilvl="0" w:tplc="D3FE34FE">
      <w:start w:val="1"/>
      <w:numFmt w:val="decimal"/>
      <w:lvlText w:val="11.%1"/>
      <w:lvlJc w:val="left"/>
      <w:pPr>
        <w:tabs>
          <w:tab w:val="num" w:pos="0"/>
        </w:tabs>
        <w:ind w:left="1854"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7" w15:restartNumberingAfterBreak="0">
    <w:nsid w:val="354846E9"/>
    <w:multiLevelType w:val="hybridMultilevel"/>
    <w:tmpl w:val="0E74EEAE"/>
    <w:lvl w:ilvl="0" w:tplc="DE2831C8">
      <w:start w:val="1"/>
      <w:numFmt w:val="decimal"/>
      <w:lvlText w:val="8.4.%1"/>
      <w:lvlJc w:val="left"/>
      <w:pPr>
        <w:ind w:left="720" w:hanging="360"/>
      </w:pPr>
      <w:rPr>
        <w:rFonts w:hint="default"/>
      </w:rPr>
    </w:lvl>
    <w:lvl w:ilvl="1" w:tplc="04190019" w:tentative="1">
      <w:start w:val="1"/>
      <w:numFmt w:val="lowerLetter"/>
      <w:lvlText w:val="%2."/>
      <w:lvlJc w:val="left"/>
      <w:pPr>
        <w:ind w:left="514" w:hanging="360"/>
      </w:pPr>
    </w:lvl>
    <w:lvl w:ilvl="2" w:tplc="0419001B" w:tentative="1">
      <w:start w:val="1"/>
      <w:numFmt w:val="lowerRoman"/>
      <w:lvlText w:val="%3."/>
      <w:lvlJc w:val="right"/>
      <w:pPr>
        <w:ind w:left="1234" w:hanging="180"/>
      </w:pPr>
    </w:lvl>
    <w:lvl w:ilvl="3" w:tplc="0419000F" w:tentative="1">
      <w:start w:val="1"/>
      <w:numFmt w:val="decimal"/>
      <w:lvlText w:val="%4."/>
      <w:lvlJc w:val="left"/>
      <w:pPr>
        <w:ind w:left="1954" w:hanging="360"/>
      </w:pPr>
    </w:lvl>
    <w:lvl w:ilvl="4" w:tplc="04190019" w:tentative="1">
      <w:start w:val="1"/>
      <w:numFmt w:val="lowerLetter"/>
      <w:lvlText w:val="%5."/>
      <w:lvlJc w:val="left"/>
      <w:pPr>
        <w:ind w:left="2674" w:hanging="360"/>
      </w:pPr>
    </w:lvl>
    <w:lvl w:ilvl="5" w:tplc="0419001B" w:tentative="1">
      <w:start w:val="1"/>
      <w:numFmt w:val="lowerRoman"/>
      <w:lvlText w:val="%6."/>
      <w:lvlJc w:val="right"/>
      <w:pPr>
        <w:ind w:left="3394" w:hanging="180"/>
      </w:pPr>
    </w:lvl>
    <w:lvl w:ilvl="6" w:tplc="0419000F" w:tentative="1">
      <w:start w:val="1"/>
      <w:numFmt w:val="decimal"/>
      <w:lvlText w:val="%7."/>
      <w:lvlJc w:val="left"/>
      <w:pPr>
        <w:ind w:left="4114" w:hanging="360"/>
      </w:pPr>
    </w:lvl>
    <w:lvl w:ilvl="7" w:tplc="04190019" w:tentative="1">
      <w:start w:val="1"/>
      <w:numFmt w:val="lowerLetter"/>
      <w:lvlText w:val="%8."/>
      <w:lvlJc w:val="left"/>
      <w:pPr>
        <w:ind w:left="4834" w:hanging="360"/>
      </w:pPr>
    </w:lvl>
    <w:lvl w:ilvl="8" w:tplc="0419001B" w:tentative="1">
      <w:start w:val="1"/>
      <w:numFmt w:val="lowerRoman"/>
      <w:lvlText w:val="%9."/>
      <w:lvlJc w:val="right"/>
      <w:pPr>
        <w:ind w:left="5554" w:hanging="180"/>
      </w:pPr>
    </w:lvl>
  </w:abstractNum>
  <w:abstractNum w:abstractNumId="28" w15:restartNumberingAfterBreak="0">
    <w:nsid w:val="360810D1"/>
    <w:multiLevelType w:val="hybridMultilevel"/>
    <w:tmpl w:val="DA6E4E20"/>
    <w:lvl w:ilvl="0" w:tplc="6FFA5A2C">
      <w:start w:val="2"/>
      <w:numFmt w:val="decimal"/>
      <w:lvlText w:val="%1"/>
      <w:lvlJc w:val="left"/>
      <w:pPr>
        <w:ind w:left="540" w:hanging="360"/>
      </w:pPr>
      <w:rPr>
        <w:rFonts w:hint="default"/>
      </w:rPr>
    </w:lvl>
    <w:lvl w:ilvl="1" w:tplc="04190019" w:tentative="1">
      <w:start w:val="1"/>
      <w:numFmt w:val="lowerLetter"/>
      <w:lvlText w:val="%2."/>
      <w:lvlJc w:val="left"/>
      <w:pPr>
        <w:ind w:left="1260" w:hanging="360"/>
      </w:pPr>
    </w:lvl>
    <w:lvl w:ilvl="2" w:tplc="0419001B" w:tentative="1">
      <w:start w:val="1"/>
      <w:numFmt w:val="lowerRoman"/>
      <w:lvlText w:val="%3."/>
      <w:lvlJc w:val="right"/>
      <w:pPr>
        <w:ind w:left="1980" w:hanging="180"/>
      </w:pPr>
    </w:lvl>
    <w:lvl w:ilvl="3" w:tplc="0419000F" w:tentative="1">
      <w:start w:val="1"/>
      <w:numFmt w:val="decimal"/>
      <w:lvlText w:val="%4."/>
      <w:lvlJc w:val="left"/>
      <w:pPr>
        <w:ind w:left="2700" w:hanging="360"/>
      </w:pPr>
    </w:lvl>
    <w:lvl w:ilvl="4" w:tplc="04190019" w:tentative="1">
      <w:start w:val="1"/>
      <w:numFmt w:val="lowerLetter"/>
      <w:lvlText w:val="%5."/>
      <w:lvlJc w:val="left"/>
      <w:pPr>
        <w:ind w:left="3420" w:hanging="360"/>
      </w:pPr>
    </w:lvl>
    <w:lvl w:ilvl="5" w:tplc="0419001B" w:tentative="1">
      <w:start w:val="1"/>
      <w:numFmt w:val="lowerRoman"/>
      <w:lvlText w:val="%6."/>
      <w:lvlJc w:val="right"/>
      <w:pPr>
        <w:ind w:left="4140" w:hanging="180"/>
      </w:pPr>
    </w:lvl>
    <w:lvl w:ilvl="6" w:tplc="0419000F" w:tentative="1">
      <w:start w:val="1"/>
      <w:numFmt w:val="decimal"/>
      <w:lvlText w:val="%7."/>
      <w:lvlJc w:val="left"/>
      <w:pPr>
        <w:ind w:left="4860" w:hanging="360"/>
      </w:pPr>
    </w:lvl>
    <w:lvl w:ilvl="7" w:tplc="04190019" w:tentative="1">
      <w:start w:val="1"/>
      <w:numFmt w:val="lowerLetter"/>
      <w:lvlText w:val="%8."/>
      <w:lvlJc w:val="left"/>
      <w:pPr>
        <w:ind w:left="5580" w:hanging="360"/>
      </w:pPr>
    </w:lvl>
    <w:lvl w:ilvl="8" w:tplc="0419001B" w:tentative="1">
      <w:start w:val="1"/>
      <w:numFmt w:val="lowerRoman"/>
      <w:lvlText w:val="%9."/>
      <w:lvlJc w:val="right"/>
      <w:pPr>
        <w:ind w:left="6300" w:hanging="180"/>
      </w:pPr>
    </w:lvl>
  </w:abstractNum>
  <w:abstractNum w:abstractNumId="29" w15:restartNumberingAfterBreak="0">
    <w:nsid w:val="3732291B"/>
    <w:multiLevelType w:val="hybridMultilevel"/>
    <w:tmpl w:val="52029288"/>
    <w:lvl w:ilvl="0" w:tplc="54301074">
      <w:start w:val="1"/>
      <w:numFmt w:val="decimal"/>
      <w:lvlText w:val="13.2.1.%1"/>
      <w:lvlJc w:val="left"/>
      <w:pPr>
        <w:tabs>
          <w:tab w:val="num" w:pos="0"/>
        </w:tabs>
        <w:ind w:left="1854"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30" w15:restartNumberingAfterBreak="0">
    <w:nsid w:val="37BF48E7"/>
    <w:multiLevelType w:val="multilevel"/>
    <w:tmpl w:val="ED766176"/>
    <w:lvl w:ilvl="0">
      <w:start w:val="1"/>
      <w:numFmt w:val="decimal"/>
      <w:pStyle w:val="1-"/>
      <w:lvlText w:val="%1."/>
      <w:lvlJc w:val="left"/>
      <w:pPr>
        <w:tabs>
          <w:tab w:val="num" w:pos="360"/>
        </w:tabs>
        <w:ind w:left="360" w:hanging="360"/>
      </w:pPr>
      <w:rPr>
        <w:rFonts w:cs="Times New Roman" w:hint="default"/>
      </w:rPr>
    </w:lvl>
    <w:lvl w:ilvl="1">
      <w:start w:val="1"/>
      <w:numFmt w:val="decimal"/>
      <w:pStyle w:val="2-"/>
      <w:lvlText w:val="%1.%2."/>
      <w:lvlJc w:val="left"/>
      <w:pPr>
        <w:tabs>
          <w:tab w:val="num" w:pos="792"/>
        </w:tabs>
        <w:ind w:left="510" w:hanging="510"/>
      </w:pPr>
      <w:rPr>
        <w:rFonts w:cs="Times New Roman" w:hint="default"/>
      </w:rPr>
    </w:lvl>
    <w:lvl w:ilvl="2">
      <w:start w:val="1"/>
      <w:numFmt w:val="decimal"/>
      <w:pStyle w:val="3-"/>
      <w:suff w:val="space"/>
      <w:lvlText w:val="%1.%2.%3."/>
      <w:lvlJc w:val="left"/>
      <w:pPr>
        <w:ind w:left="567" w:hanging="567"/>
      </w:pPr>
      <w:rPr>
        <w:rFonts w:cs="Times New Roman" w:hint="default"/>
      </w:rPr>
    </w:lvl>
    <w:lvl w:ilvl="3">
      <w:start w:val="1"/>
      <w:numFmt w:val="decimal"/>
      <w:pStyle w:val="4-"/>
      <w:lvlText w:val="%1.%2.%3.%4."/>
      <w:lvlJc w:val="left"/>
      <w:pPr>
        <w:tabs>
          <w:tab w:val="num" w:pos="2160"/>
        </w:tabs>
        <w:ind w:left="1134" w:hanging="397"/>
      </w:pPr>
      <w:rPr>
        <w:rFonts w:cs="Times New Roman" w:hint="default"/>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3240"/>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4320"/>
        </w:tabs>
        <w:ind w:left="3744" w:hanging="1224"/>
      </w:pPr>
      <w:rPr>
        <w:rFonts w:cs="Times New Roman" w:hint="default"/>
      </w:rPr>
    </w:lvl>
    <w:lvl w:ilvl="8">
      <w:start w:val="1"/>
      <w:numFmt w:val="decimal"/>
      <w:lvlText w:val="%1.%2.%3.%4.%5.%6.%7.%8.%9."/>
      <w:lvlJc w:val="left"/>
      <w:pPr>
        <w:tabs>
          <w:tab w:val="num" w:pos="4680"/>
        </w:tabs>
        <w:ind w:left="4320" w:hanging="1440"/>
      </w:pPr>
      <w:rPr>
        <w:rFonts w:cs="Times New Roman" w:hint="default"/>
      </w:rPr>
    </w:lvl>
  </w:abstractNum>
  <w:abstractNum w:abstractNumId="31" w15:restartNumberingAfterBreak="0">
    <w:nsid w:val="39523642"/>
    <w:multiLevelType w:val="multilevel"/>
    <w:tmpl w:val="6616F078"/>
    <w:lvl w:ilvl="0">
      <w:start w:val="8"/>
      <w:numFmt w:val="decimal"/>
      <w:lvlText w:val="%1"/>
      <w:lvlJc w:val="left"/>
      <w:pPr>
        <w:ind w:left="825" w:hanging="825"/>
      </w:pPr>
    </w:lvl>
    <w:lvl w:ilvl="1">
      <w:start w:val="2"/>
      <w:numFmt w:val="decimal"/>
      <w:lvlText w:val="%1.%2"/>
      <w:lvlJc w:val="left"/>
      <w:pPr>
        <w:ind w:left="966" w:hanging="825"/>
      </w:pPr>
    </w:lvl>
    <w:lvl w:ilvl="2">
      <w:start w:val="3"/>
      <w:numFmt w:val="decimal"/>
      <w:lvlText w:val="%1.%2.%3"/>
      <w:lvlJc w:val="left"/>
      <w:pPr>
        <w:ind w:left="1107" w:hanging="825"/>
      </w:pPr>
    </w:lvl>
    <w:lvl w:ilvl="3">
      <w:start w:val="1"/>
      <w:numFmt w:val="decimal"/>
      <w:lvlText w:val="%1.%2.%3.%4"/>
      <w:lvlJc w:val="left"/>
      <w:pPr>
        <w:ind w:left="1503" w:hanging="1080"/>
      </w:pPr>
    </w:lvl>
    <w:lvl w:ilvl="4">
      <w:start w:val="1"/>
      <w:numFmt w:val="decimal"/>
      <w:lvlText w:val="%1.%2.%3.%4.%5"/>
      <w:lvlJc w:val="left"/>
      <w:pPr>
        <w:ind w:left="1644" w:hanging="1080"/>
      </w:pPr>
    </w:lvl>
    <w:lvl w:ilvl="5">
      <w:start w:val="1"/>
      <w:numFmt w:val="decimal"/>
      <w:lvlText w:val="%1.%2.%3.%4.%5.%6"/>
      <w:lvlJc w:val="left"/>
      <w:pPr>
        <w:ind w:left="2145" w:hanging="1440"/>
      </w:pPr>
    </w:lvl>
    <w:lvl w:ilvl="6">
      <w:start w:val="1"/>
      <w:numFmt w:val="decimal"/>
      <w:lvlText w:val="%1.%2.%3.%4.%5.%6.%7"/>
      <w:lvlJc w:val="left"/>
      <w:pPr>
        <w:ind w:left="2286" w:hanging="1440"/>
      </w:pPr>
    </w:lvl>
    <w:lvl w:ilvl="7">
      <w:start w:val="1"/>
      <w:numFmt w:val="decimal"/>
      <w:lvlText w:val="%1.%2.%3.%4.%5.%6.%7.%8"/>
      <w:lvlJc w:val="left"/>
      <w:pPr>
        <w:ind w:left="2787" w:hanging="1800"/>
      </w:pPr>
    </w:lvl>
    <w:lvl w:ilvl="8">
      <w:start w:val="1"/>
      <w:numFmt w:val="decimal"/>
      <w:lvlText w:val="%1.%2.%3.%4.%5.%6.%7.%8.%9"/>
      <w:lvlJc w:val="left"/>
      <w:pPr>
        <w:ind w:left="3288" w:hanging="2160"/>
      </w:pPr>
    </w:lvl>
  </w:abstractNum>
  <w:abstractNum w:abstractNumId="32" w15:restartNumberingAfterBreak="0">
    <w:nsid w:val="3A3C5F68"/>
    <w:multiLevelType w:val="multilevel"/>
    <w:tmpl w:val="7382C6E8"/>
    <w:lvl w:ilvl="0">
      <w:start w:val="1"/>
      <w:numFmt w:val="decimal"/>
      <w:pStyle w:val="1"/>
      <w:lvlText w:val="%1"/>
      <w:lvlJc w:val="left"/>
      <w:pPr>
        <w:ind w:left="432" w:hanging="432"/>
      </w:pPr>
    </w:lvl>
    <w:lvl w:ilvl="1">
      <w:start w:val="1"/>
      <w:numFmt w:val="decimal"/>
      <w:pStyle w:val="2"/>
      <w:lvlText w:val="%1.%2"/>
      <w:lvlJc w:val="left"/>
      <w:pPr>
        <w:ind w:left="576" w:hanging="576"/>
      </w:pPr>
    </w:lvl>
    <w:lvl w:ilvl="2">
      <w:start w:val="1"/>
      <w:numFmt w:val="decimal"/>
      <w:pStyle w:val="3"/>
      <w:lvlText w:val="%1.%2.%3"/>
      <w:lvlJc w:val="left"/>
      <w:pPr>
        <w:ind w:left="720" w:hanging="720"/>
      </w:pPr>
      <w:rPr>
        <w:sz w:val="24"/>
        <w:szCs w:val="24"/>
      </w:r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33" w15:restartNumberingAfterBreak="0">
    <w:nsid w:val="3BAB552C"/>
    <w:multiLevelType w:val="hybridMultilevel"/>
    <w:tmpl w:val="6648721A"/>
    <w:lvl w:ilvl="0" w:tplc="655E46CE">
      <w:start w:val="1"/>
      <w:numFmt w:val="decimal"/>
      <w:lvlText w:val="13.2.4.%1"/>
      <w:lvlJc w:val="left"/>
      <w:pPr>
        <w:tabs>
          <w:tab w:val="num" w:pos="-217"/>
        </w:tabs>
        <w:ind w:left="1637" w:hanging="360"/>
      </w:pPr>
      <w:rPr>
        <w:rFonts w:hint="default"/>
      </w:rPr>
    </w:lvl>
    <w:lvl w:ilvl="1" w:tplc="FFFFFFFF" w:tentative="1">
      <w:start w:val="1"/>
      <w:numFmt w:val="lowerLetter"/>
      <w:lvlText w:val="%2."/>
      <w:lvlJc w:val="left"/>
      <w:pPr>
        <w:tabs>
          <w:tab w:val="num" w:pos="1223"/>
        </w:tabs>
        <w:ind w:left="1223" w:hanging="360"/>
      </w:pPr>
    </w:lvl>
    <w:lvl w:ilvl="2" w:tplc="FFFFFFFF" w:tentative="1">
      <w:start w:val="1"/>
      <w:numFmt w:val="lowerRoman"/>
      <w:lvlText w:val="%3."/>
      <w:lvlJc w:val="right"/>
      <w:pPr>
        <w:tabs>
          <w:tab w:val="num" w:pos="1943"/>
        </w:tabs>
        <w:ind w:left="1943" w:hanging="180"/>
      </w:pPr>
    </w:lvl>
    <w:lvl w:ilvl="3" w:tplc="FFFFFFFF">
      <w:start w:val="1"/>
      <w:numFmt w:val="decimal"/>
      <w:lvlText w:val="%4."/>
      <w:lvlJc w:val="left"/>
      <w:pPr>
        <w:tabs>
          <w:tab w:val="num" w:pos="2663"/>
        </w:tabs>
        <w:ind w:left="2663" w:hanging="360"/>
      </w:pPr>
    </w:lvl>
    <w:lvl w:ilvl="4" w:tplc="FFFFFFFF" w:tentative="1">
      <w:start w:val="1"/>
      <w:numFmt w:val="lowerLetter"/>
      <w:lvlText w:val="%5."/>
      <w:lvlJc w:val="left"/>
      <w:pPr>
        <w:tabs>
          <w:tab w:val="num" w:pos="3383"/>
        </w:tabs>
        <w:ind w:left="3383" w:hanging="360"/>
      </w:pPr>
    </w:lvl>
    <w:lvl w:ilvl="5" w:tplc="FFFFFFFF" w:tentative="1">
      <w:start w:val="1"/>
      <w:numFmt w:val="lowerRoman"/>
      <w:lvlText w:val="%6."/>
      <w:lvlJc w:val="right"/>
      <w:pPr>
        <w:tabs>
          <w:tab w:val="num" w:pos="4103"/>
        </w:tabs>
        <w:ind w:left="4103" w:hanging="180"/>
      </w:pPr>
    </w:lvl>
    <w:lvl w:ilvl="6" w:tplc="FFFFFFFF" w:tentative="1">
      <w:start w:val="1"/>
      <w:numFmt w:val="decimal"/>
      <w:lvlText w:val="%7."/>
      <w:lvlJc w:val="left"/>
      <w:pPr>
        <w:tabs>
          <w:tab w:val="num" w:pos="4823"/>
        </w:tabs>
        <w:ind w:left="4823" w:hanging="360"/>
      </w:pPr>
    </w:lvl>
    <w:lvl w:ilvl="7" w:tplc="FFFFFFFF" w:tentative="1">
      <w:start w:val="1"/>
      <w:numFmt w:val="lowerLetter"/>
      <w:lvlText w:val="%8."/>
      <w:lvlJc w:val="left"/>
      <w:pPr>
        <w:tabs>
          <w:tab w:val="num" w:pos="5543"/>
        </w:tabs>
        <w:ind w:left="5543" w:hanging="360"/>
      </w:pPr>
    </w:lvl>
    <w:lvl w:ilvl="8" w:tplc="FFFFFFFF" w:tentative="1">
      <w:start w:val="1"/>
      <w:numFmt w:val="lowerRoman"/>
      <w:lvlText w:val="%9."/>
      <w:lvlJc w:val="right"/>
      <w:pPr>
        <w:tabs>
          <w:tab w:val="num" w:pos="6263"/>
        </w:tabs>
        <w:ind w:left="6263" w:hanging="180"/>
      </w:pPr>
    </w:lvl>
  </w:abstractNum>
  <w:abstractNum w:abstractNumId="34" w15:restartNumberingAfterBreak="0">
    <w:nsid w:val="3EF92A81"/>
    <w:multiLevelType w:val="hybridMultilevel"/>
    <w:tmpl w:val="D6CCD6E6"/>
    <w:lvl w:ilvl="0" w:tplc="F1747674">
      <w:start w:val="1"/>
      <w:numFmt w:val="decimal"/>
      <w:lvlText w:val="10.4.%1"/>
      <w:lvlJc w:val="left"/>
      <w:pPr>
        <w:tabs>
          <w:tab w:val="num" w:pos="0"/>
        </w:tabs>
        <w:ind w:left="1854"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35" w15:restartNumberingAfterBreak="0">
    <w:nsid w:val="44AE0BE7"/>
    <w:multiLevelType w:val="hybridMultilevel"/>
    <w:tmpl w:val="88E09E14"/>
    <w:lvl w:ilvl="0" w:tplc="057EED6A">
      <w:start w:val="1"/>
      <w:numFmt w:val="decimal"/>
      <w:lvlText w:val="6.%1"/>
      <w:lvlJc w:val="left"/>
      <w:pPr>
        <w:ind w:left="120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6" w15:restartNumberingAfterBreak="0">
    <w:nsid w:val="4CB90F6B"/>
    <w:multiLevelType w:val="hybridMultilevel"/>
    <w:tmpl w:val="24542C96"/>
    <w:lvl w:ilvl="0" w:tplc="04190001">
      <w:start w:val="1"/>
      <w:numFmt w:val="bullet"/>
      <w:lvlText w:val=""/>
      <w:lvlJc w:val="left"/>
      <w:pPr>
        <w:ind w:left="1428" w:hanging="360"/>
      </w:pPr>
      <w:rPr>
        <w:rFonts w:ascii="Symbol" w:hAnsi="Symbol" w:hint="default"/>
      </w:rPr>
    </w:lvl>
    <w:lvl w:ilvl="1" w:tplc="04190003">
      <w:start w:val="1"/>
      <w:numFmt w:val="decimal"/>
      <w:lvlText w:val="%2."/>
      <w:lvlJc w:val="left"/>
      <w:pPr>
        <w:tabs>
          <w:tab w:val="num" w:pos="1440"/>
        </w:tabs>
        <w:ind w:left="1440" w:hanging="360"/>
      </w:pPr>
    </w:lvl>
    <w:lvl w:ilvl="2" w:tplc="04190005">
      <w:start w:val="1"/>
      <w:numFmt w:val="decimal"/>
      <w:lvlText w:val="%3."/>
      <w:lvlJc w:val="left"/>
      <w:pPr>
        <w:tabs>
          <w:tab w:val="num" w:pos="2160"/>
        </w:tabs>
        <w:ind w:left="2160" w:hanging="360"/>
      </w:pPr>
    </w:lvl>
    <w:lvl w:ilvl="3" w:tplc="04190001">
      <w:start w:val="1"/>
      <w:numFmt w:val="decimal"/>
      <w:lvlText w:val="%4."/>
      <w:lvlJc w:val="left"/>
      <w:pPr>
        <w:tabs>
          <w:tab w:val="num" w:pos="2880"/>
        </w:tabs>
        <w:ind w:left="2880" w:hanging="360"/>
      </w:pPr>
    </w:lvl>
    <w:lvl w:ilvl="4" w:tplc="04190003">
      <w:start w:val="1"/>
      <w:numFmt w:val="decimal"/>
      <w:lvlText w:val="%5."/>
      <w:lvlJc w:val="left"/>
      <w:pPr>
        <w:tabs>
          <w:tab w:val="num" w:pos="3600"/>
        </w:tabs>
        <w:ind w:left="3600" w:hanging="360"/>
      </w:pPr>
    </w:lvl>
    <w:lvl w:ilvl="5" w:tplc="04190005">
      <w:start w:val="1"/>
      <w:numFmt w:val="decimal"/>
      <w:lvlText w:val="%6."/>
      <w:lvlJc w:val="left"/>
      <w:pPr>
        <w:tabs>
          <w:tab w:val="num" w:pos="4320"/>
        </w:tabs>
        <w:ind w:left="4320" w:hanging="360"/>
      </w:pPr>
    </w:lvl>
    <w:lvl w:ilvl="6" w:tplc="04190001">
      <w:start w:val="1"/>
      <w:numFmt w:val="decimal"/>
      <w:lvlText w:val="%7."/>
      <w:lvlJc w:val="left"/>
      <w:pPr>
        <w:tabs>
          <w:tab w:val="num" w:pos="5040"/>
        </w:tabs>
        <w:ind w:left="5040" w:hanging="360"/>
      </w:pPr>
    </w:lvl>
    <w:lvl w:ilvl="7" w:tplc="04190003">
      <w:start w:val="1"/>
      <w:numFmt w:val="decimal"/>
      <w:lvlText w:val="%8."/>
      <w:lvlJc w:val="left"/>
      <w:pPr>
        <w:tabs>
          <w:tab w:val="num" w:pos="5760"/>
        </w:tabs>
        <w:ind w:left="5760" w:hanging="360"/>
      </w:pPr>
    </w:lvl>
    <w:lvl w:ilvl="8" w:tplc="04190005">
      <w:start w:val="1"/>
      <w:numFmt w:val="decimal"/>
      <w:lvlText w:val="%9."/>
      <w:lvlJc w:val="left"/>
      <w:pPr>
        <w:tabs>
          <w:tab w:val="num" w:pos="6480"/>
        </w:tabs>
        <w:ind w:left="6480" w:hanging="360"/>
      </w:pPr>
    </w:lvl>
  </w:abstractNum>
  <w:abstractNum w:abstractNumId="37" w15:restartNumberingAfterBreak="0">
    <w:nsid w:val="4E7B06CA"/>
    <w:multiLevelType w:val="hybridMultilevel"/>
    <w:tmpl w:val="A3DA6976"/>
    <w:lvl w:ilvl="0" w:tplc="B45CDC7A">
      <w:start w:val="1"/>
      <w:numFmt w:val="decimal"/>
      <w:lvlText w:val="12.1.%1"/>
      <w:lvlJc w:val="left"/>
      <w:pPr>
        <w:tabs>
          <w:tab w:val="num" w:pos="0"/>
        </w:tabs>
        <w:ind w:left="1854" w:hanging="360"/>
      </w:pPr>
      <w:rPr>
        <w:rFonts w:hint="default"/>
      </w:rPr>
    </w:lvl>
    <w:lvl w:ilvl="1" w:tplc="04190003" w:tentative="1">
      <w:start w:val="1"/>
      <w:numFmt w:val="lowerLetter"/>
      <w:lvlText w:val="%2."/>
      <w:lvlJc w:val="left"/>
      <w:pPr>
        <w:tabs>
          <w:tab w:val="num" w:pos="1440"/>
        </w:tabs>
        <w:ind w:left="1440" w:hanging="360"/>
      </w:pPr>
    </w:lvl>
    <w:lvl w:ilvl="2" w:tplc="04190005" w:tentative="1">
      <w:start w:val="1"/>
      <w:numFmt w:val="lowerRoman"/>
      <w:lvlText w:val="%3."/>
      <w:lvlJc w:val="right"/>
      <w:pPr>
        <w:tabs>
          <w:tab w:val="num" w:pos="2160"/>
        </w:tabs>
        <w:ind w:left="2160" w:hanging="180"/>
      </w:pPr>
    </w:lvl>
    <w:lvl w:ilvl="3" w:tplc="04190001" w:tentative="1">
      <w:start w:val="1"/>
      <w:numFmt w:val="decimal"/>
      <w:lvlText w:val="%4."/>
      <w:lvlJc w:val="left"/>
      <w:pPr>
        <w:tabs>
          <w:tab w:val="num" w:pos="2880"/>
        </w:tabs>
        <w:ind w:left="2880" w:hanging="360"/>
      </w:pPr>
    </w:lvl>
    <w:lvl w:ilvl="4" w:tplc="04190003" w:tentative="1">
      <w:start w:val="1"/>
      <w:numFmt w:val="lowerLetter"/>
      <w:lvlText w:val="%5."/>
      <w:lvlJc w:val="left"/>
      <w:pPr>
        <w:tabs>
          <w:tab w:val="num" w:pos="3600"/>
        </w:tabs>
        <w:ind w:left="3600" w:hanging="360"/>
      </w:pPr>
    </w:lvl>
    <w:lvl w:ilvl="5" w:tplc="04190005" w:tentative="1">
      <w:start w:val="1"/>
      <w:numFmt w:val="lowerRoman"/>
      <w:lvlText w:val="%6."/>
      <w:lvlJc w:val="right"/>
      <w:pPr>
        <w:tabs>
          <w:tab w:val="num" w:pos="4320"/>
        </w:tabs>
        <w:ind w:left="4320" w:hanging="180"/>
      </w:pPr>
    </w:lvl>
    <w:lvl w:ilvl="6" w:tplc="04190001" w:tentative="1">
      <w:start w:val="1"/>
      <w:numFmt w:val="decimal"/>
      <w:lvlText w:val="%7."/>
      <w:lvlJc w:val="left"/>
      <w:pPr>
        <w:tabs>
          <w:tab w:val="num" w:pos="5040"/>
        </w:tabs>
        <w:ind w:left="5040" w:hanging="360"/>
      </w:pPr>
    </w:lvl>
    <w:lvl w:ilvl="7" w:tplc="04190003" w:tentative="1">
      <w:start w:val="1"/>
      <w:numFmt w:val="lowerLetter"/>
      <w:lvlText w:val="%8."/>
      <w:lvlJc w:val="left"/>
      <w:pPr>
        <w:tabs>
          <w:tab w:val="num" w:pos="5760"/>
        </w:tabs>
        <w:ind w:left="5760" w:hanging="360"/>
      </w:pPr>
    </w:lvl>
    <w:lvl w:ilvl="8" w:tplc="04190005" w:tentative="1">
      <w:start w:val="1"/>
      <w:numFmt w:val="lowerRoman"/>
      <w:lvlText w:val="%9."/>
      <w:lvlJc w:val="right"/>
      <w:pPr>
        <w:tabs>
          <w:tab w:val="num" w:pos="6480"/>
        </w:tabs>
        <w:ind w:left="6480" w:hanging="180"/>
      </w:pPr>
    </w:lvl>
  </w:abstractNum>
  <w:abstractNum w:abstractNumId="38" w15:restartNumberingAfterBreak="0">
    <w:nsid w:val="53B456F8"/>
    <w:multiLevelType w:val="hybridMultilevel"/>
    <w:tmpl w:val="7CC27BFE"/>
    <w:lvl w:ilvl="0" w:tplc="EBACD3B2">
      <w:start w:val="1"/>
      <w:numFmt w:val="decimal"/>
      <w:lvlText w:val="12.2.%1"/>
      <w:lvlJc w:val="left"/>
      <w:pPr>
        <w:tabs>
          <w:tab w:val="num" w:pos="0"/>
        </w:tabs>
        <w:ind w:left="1854"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39" w15:restartNumberingAfterBreak="0">
    <w:nsid w:val="53D7377C"/>
    <w:multiLevelType w:val="hybridMultilevel"/>
    <w:tmpl w:val="4FA85ED8"/>
    <w:lvl w:ilvl="0" w:tplc="7708074C">
      <w:start w:val="1"/>
      <w:numFmt w:val="decimal"/>
      <w:lvlText w:val="14.%1"/>
      <w:lvlJc w:val="left"/>
      <w:pPr>
        <w:tabs>
          <w:tab w:val="num" w:pos="0"/>
        </w:tabs>
        <w:ind w:left="1854"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40" w15:restartNumberingAfterBreak="0">
    <w:nsid w:val="53EE226A"/>
    <w:multiLevelType w:val="hybridMultilevel"/>
    <w:tmpl w:val="798EB4F4"/>
    <w:lvl w:ilvl="0" w:tplc="8DA6845A">
      <w:start w:val="1"/>
      <w:numFmt w:val="decimal"/>
      <w:lvlText w:val="%1)"/>
      <w:lvlJc w:val="left"/>
      <w:pPr>
        <w:ind w:left="927" w:hanging="360"/>
      </w:pPr>
      <w:rPr>
        <w:rFonts w:cs="Times New Roman" w:hint="default"/>
      </w:rPr>
    </w:lvl>
    <w:lvl w:ilvl="1" w:tplc="04190019" w:tentative="1">
      <w:start w:val="1"/>
      <w:numFmt w:val="lowerLetter"/>
      <w:lvlText w:val="%2."/>
      <w:lvlJc w:val="left"/>
      <w:pPr>
        <w:ind w:left="1647" w:hanging="360"/>
      </w:pPr>
      <w:rPr>
        <w:rFonts w:cs="Times New Roman"/>
      </w:rPr>
    </w:lvl>
    <w:lvl w:ilvl="2" w:tplc="0419001B" w:tentative="1">
      <w:start w:val="1"/>
      <w:numFmt w:val="lowerRoman"/>
      <w:lvlText w:val="%3."/>
      <w:lvlJc w:val="right"/>
      <w:pPr>
        <w:ind w:left="2367" w:hanging="180"/>
      </w:pPr>
      <w:rPr>
        <w:rFonts w:cs="Times New Roman"/>
      </w:rPr>
    </w:lvl>
    <w:lvl w:ilvl="3" w:tplc="0419000F" w:tentative="1">
      <w:start w:val="1"/>
      <w:numFmt w:val="decimal"/>
      <w:lvlText w:val="%4."/>
      <w:lvlJc w:val="left"/>
      <w:pPr>
        <w:ind w:left="3087" w:hanging="360"/>
      </w:pPr>
      <w:rPr>
        <w:rFonts w:cs="Times New Roman"/>
      </w:rPr>
    </w:lvl>
    <w:lvl w:ilvl="4" w:tplc="04190019" w:tentative="1">
      <w:start w:val="1"/>
      <w:numFmt w:val="lowerLetter"/>
      <w:lvlText w:val="%5."/>
      <w:lvlJc w:val="left"/>
      <w:pPr>
        <w:ind w:left="3807" w:hanging="360"/>
      </w:pPr>
      <w:rPr>
        <w:rFonts w:cs="Times New Roman"/>
      </w:rPr>
    </w:lvl>
    <w:lvl w:ilvl="5" w:tplc="0419001B" w:tentative="1">
      <w:start w:val="1"/>
      <w:numFmt w:val="lowerRoman"/>
      <w:lvlText w:val="%6."/>
      <w:lvlJc w:val="right"/>
      <w:pPr>
        <w:ind w:left="4527" w:hanging="180"/>
      </w:pPr>
      <w:rPr>
        <w:rFonts w:cs="Times New Roman"/>
      </w:rPr>
    </w:lvl>
    <w:lvl w:ilvl="6" w:tplc="0419000F" w:tentative="1">
      <w:start w:val="1"/>
      <w:numFmt w:val="decimal"/>
      <w:lvlText w:val="%7."/>
      <w:lvlJc w:val="left"/>
      <w:pPr>
        <w:ind w:left="5247" w:hanging="360"/>
      </w:pPr>
      <w:rPr>
        <w:rFonts w:cs="Times New Roman"/>
      </w:rPr>
    </w:lvl>
    <w:lvl w:ilvl="7" w:tplc="04190019" w:tentative="1">
      <w:start w:val="1"/>
      <w:numFmt w:val="lowerLetter"/>
      <w:lvlText w:val="%8."/>
      <w:lvlJc w:val="left"/>
      <w:pPr>
        <w:ind w:left="5967" w:hanging="360"/>
      </w:pPr>
      <w:rPr>
        <w:rFonts w:cs="Times New Roman"/>
      </w:rPr>
    </w:lvl>
    <w:lvl w:ilvl="8" w:tplc="0419001B" w:tentative="1">
      <w:start w:val="1"/>
      <w:numFmt w:val="lowerRoman"/>
      <w:lvlText w:val="%9."/>
      <w:lvlJc w:val="right"/>
      <w:pPr>
        <w:ind w:left="6687" w:hanging="180"/>
      </w:pPr>
      <w:rPr>
        <w:rFonts w:cs="Times New Roman"/>
      </w:rPr>
    </w:lvl>
  </w:abstractNum>
  <w:abstractNum w:abstractNumId="41" w15:restartNumberingAfterBreak="0">
    <w:nsid w:val="556B2DAC"/>
    <w:multiLevelType w:val="hybridMultilevel"/>
    <w:tmpl w:val="32F655FE"/>
    <w:lvl w:ilvl="0" w:tplc="A0509520">
      <w:start w:val="1"/>
      <w:numFmt w:val="decimal"/>
      <w:lvlText w:val="12.3.%1"/>
      <w:lvlJc w:val="left"/>
      <w:pPr>
        <w:tabs>
          <w:tab w:val="num" w:pos="0"/>
        </w:tabs>
        <w:ind w:left="1854"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42" w15:restartNumberingAfterBreak="0">
    <w:nsid w:val="571D45EE"/>
    <w:multiLevelType w:val="hybridMultilevel"/>
    <w:tmpl w:val="E142305C"/>
    <w:lvl w:ilvl="0" w:tplc="CF52F19A">
      <w:numFmt w:val="bullet"/>
      <w:lvlText w:val="-"/>
      <w:lvlJc w:val="left"/>
      <w:pPr>
        <w:ind w:left="1778" w:hanging="360"/>
      </w:pPr>
      <w:rPr>
        <w:rFonts w:ascii="Times New Roman" w:eastAsia="Times New Roman" w:hAnsi="Times New Roman" w:cs="Times New Roman" w:hint="default"/>
      </w:rPr>
    </w:lvl>
    <w:lvl w:ilvl="1" w:tplc="04190003">
      <w:start w:val="1"/>
      <w:numFmt w:val="bullet"/>
      <w:lvlText w:val="o"/>
      <w:lvlJc w:val="left"/>
      <w:pPr>
        <w:ind w:left="2149" w:hanging="360"/>
      </w:pPr>
      <w:rPr>
        <w:rFonts w:ascii="Courier New" w:hAnsi="Courier New" w:cs="Times New Roman" w:hint="default"/>
      </w:rPr>
    </w:lvl>
    <w:lvl w:ilvl="2" w:tplc="04190005">
      <w:start w:val="1"/>
      <w:numFmt w:val="bullet"/>
      <w:lvlText w:val=""/>
      <w:lvlJc w:val="left"/>
      <w:pPr>
        <w:ind w:left="2869" w:hanging="360"/>
      </w:pPr>
      <w:rPr>
        <w:rFonts w:ascii="Wingdings" w:hAnsi="Wingdings" w:hint="default"/>
      </w:rPr>
    </w:lvl>
    <w:lvl w:ilvl="3" w:tplc="04190001">
      <w:start w:val="1"/>
      <w:numFmt w:val="bullet"/>
      <w:lvlText w:val=""/>
      <w:lvlJc w:val="left"/>
      <w:pPr>
        <w:ind w:left="3589" w:hanging="360"/>
      </w:pPr>
      <w:rPr>
        <w:rFonts w:ascii="Symbol" w:hAnsi="Symbol" w:hint="default"/>
      </w:rPr>
    </w:lvl>
    <w:lvl w:ilvl="4" w:tplc="04190003">
      <w:start w:val="1"/>
      <w:numFmt w:val="bullet"/>
      <w:lvlText w:val="o"/>
      <w:lvlJc w:val="left"/>
      <w:pPr>
        <w:ind w:left="4309" w:hanging="360"/>
      </w:pPr>
      <w:rPr>
        <w:rFonts w:ascii="Courier New" w:hAnsi="Courier New" w:cs="Times New Roman" w:hint="default"/>
      </w:rPr>
    </w:lvl>
    <w:lvl w:ilvl="5" w:tplc="04190005">
      <w:start w:val="1"/>
      <w:numFmt w:val="bullet"/>
      <w:lvlText w:val=""/>
      <w:lvlJc w:val="left"/>
      <w:pPr>
        <w:ind w:left="5029" w:hanging="360"/>
      </w:pPr>
      <w:rPr>
        <w:rFonts w:ascii="Wingdings" w:hAnsi="Wingdings" w:hint="default"/>
      </w:rPr>
    </w:lvl>
    <w:lvl w:ilvl="6" w:tplc="04190001">
      <w:start w:val="1"/>
      <w:numFmt w:val="bullet"/>
      <w:lvlText w:val=""/>
      <w:lvlJc w:val="left"/>
      <w:pPr>
        <w:ind w:left="5749" w:hanging="360"/>
      </w:pPr>
      <w:rPr>
        <w:rFonts w:ascii="Symbol" w:hAnsi="Symbol" w:hint="default"/>
      </w:rPr>
    </w:lvl>
    <w:lvl w:ilvl="7" w:tplc="04190003">
      <w:start w:val="1"/>
      <w:numFmt w:val="bullet"/>
      <w:lvlText w:val="o"/>
      <w:lvlJc w:val="left"/>
      <w:pPr>
        <w:ind w:left="6469" w:hanging="360"/>
      </w:pPr>
      <w:rPr>
        <w:rFonts w:ascii="Courier New" w:hAnsi="Courier New" w:cs="Times New Roman" w:hint="default"/>
      </w:rPr>
    </w:lvl>
    <w:lvl w:ilvl="8" w:tplc="04190005">
      <w:start w:val="1"/>
      <w:numFmt w:val="bullet"/>
      <w:lvlText w:val=""/>
      <w:lvlJc w:val="left"/>
      <w:pPr>
        <w:ind w:left="7189" w:hanging="360"/>
      </w:pPr>
      <w:rPr>
        <w:rFonts w:ascii="Wingdings" w:hAnsi="Wingdings" w:hint="default"/>
      </w:rPr>
    </w:lvl>
  </w:abstractNum>
  <w:abstractNum w:abstractNumId="43" w15:restartNumberingAfterBreak="0">
    <w:nsid w:val="5B86726B"/>
    <w:multiLevelType w:val="multilevel"/>
    <w:tmpl w:val="C620498A"/>
    <w:lvl w:ilvl="0">
      <w:start w:val="1"/>
      <w:numFmt w:val="decimal"/>
      <w:lvlText w:val="8.1.3.%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8.1.4.%3"/>
      <w:lvlJc w:val="left"/>
      <w:pPr>
        <w:ind w:left="1072"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4" w15:restartNumberingAfterBreak="0">
    <w:nsid w:val="5D001885"/>
    <w:multiLevelType w:val="hybridMultilevel"/>
    <w:tmpl w:val="4B8485B0"/>
    <w:lvl w:ilvl="0" w:tplc="0E3EACDA">
      <w:start w:val="1"/>
      <w:numFmt w:val="decimal"/>
      <w:lvlText w:val="5.%1"/>
      <w:lvlJc w:val="left"/>
      <w:pPr>
        <w:ind w:left="786" w:hanging="360"/>
      </w:pPr>
      <w:rPr>
        <w:rFonts w:hint="default"/>
      </w:rPr>
    </w:lvl>
    <w:lvl w:ilvl="1" w:tplc="04190019" w:tentative="1">
      <w:start w:val="1"/>
      <w:numFmt w:val="lowerLetter"/>
      <w:lvlText w:val="%2."/>
      <w:lvlJc w:val="left"/>
      <w:pPr>
        <w:ind w:left="2007" w:hanging="360"/>
      </w:pPr>
    </w:lvl>
    <w:lvl w:ilvl="2" w:tplc="0419001B">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45" w15:restartNumberingAfterBreak="0">
    <w:nsid w:val="60387F8C"/>
    <w:multiLevelType w:val="hybridMultilevel"/>
    <w:tmpl w:val="DD0CADE6"/>
    <w:lvl w:ilvl="0" w:tplc="5EF44D26">
      <w:start w:val="1"/>
      <w:numFmt w:val="russianLower"/>
      <w:lvlText w:val="%1)"/>
      <w:lvlJc w:val="left"/>
      <w:pPr>
        <w:ind w:left="1287" w:hanging="360"/>
      </w:pPr>
      <w:rPr>
        <w:rFonts w:hint="default"/>
      </w:r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46" w15:restartNumberingAfterBreak="0">
    <w:nsid w:val="628F5862"/>
    <w:multiLevelType w:val="multilevel"/>
    <w:tmpl w:val="73B0ABFE"/>
    <w:lvl w:ilvl="0">
      <w:start w:val="1"/>
      <w:numFmt w:val="decimal"/>
      <w:lvlText w:val="8.1.1.%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8.%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7" w15:restartNumberingAfterBreak="0">
    <w:nsid w:val="66883D22"/>
    <w:multiLevelType w:val="hybridMultilevel"/>
    <w:tmpl w:val="161800C2"/>
    <w:lvl w:ilvl="0" w:tplc="8CDEBB26">
      <w:start w:val="4"/>
      <w:numFmt w:val="bullet"/>
      <w:lvlText w:val="-"/>
      <w:lvlJc w:val="left"/>
      <w:pPr>
        <w:ind w:left="1429" w:hanging="360"/>
      </w:pPr>
      <w:rPr>
        <w:rFonts w:ascii="Times New Roman" w:eastAsia="Times New Roman" w:hAnsi="Times New Roman" w:hint="default"/>
      </w:rPr>
    </w:lvl>
    <w:lvl w:ilvl="1" w:tplc="04190003">
      <w:start w:val="1"/>
      <w:numFmt w:val="bullet"/>
      <w:lvlText w:val="o"/>
      <w:lvlJc w:val="left"/>
      <w:pPr>
        <w:ind w:left="2149" w:hanging="360"/>
      </w:pPr>
      <w:rPr>
        <w:rFonts w:ascii="Courier New" w:hAnsi="Courier New" w:cs="Courier New" w:hint="default"/>
      </w:rPr>
    </w:lvl>
    <w:lvl w:ilvl="2" w:tplc="04190005">
      <w:start w:val="1"/>
      <w:numFmt w:val="bullet"/>
      <w:lvlText w:val=""/>
      <w:lvlJc w:val="left"/>
      <w:pPr>
        <w:ind w:left="2869" w:hanging="360"/>
      </w:pPr>
      <w:rPr>
        <w:rFonts w:ascii="Wingdings" w:hAnsi="Wingdings" w:cs="Wingdings" w:hint="default"/>
      </w:rPr>
    </w:lvl>
    <w:lvl w:ilvl="3" w:tplc="04190001">
      <w:start w:val="1"/>
      <w:numFmt w:val="bullet"/>
      <w:lvlText w:val=""/>
      <w:lvlJc w:val="left"/>
      <w:pPr>
        <w:ind w:left="3589" w:hanging="360"/>
      </w:pPr>
      <w:rPr>
        <w:rFonts w:ascii="Symbol" w:hAnsi="Symbol" w:cs="Symbol" w:hint="default"/>
      </w:rPr>
    </w:lvl>
    <w:lvl w:ilvl="4" w:tplc="04190003">
      <w:start w:val="1"/>
      <w:numFmt w:val="bullet"/>
      <w:lvlText w:val="o"/>
      <w:lvlJc w:val="left"/>
      <w:pPr>
        <w:ind w:left="4309" w:hanging="360"/>
      </w:pPr>
      <w:rPr>
        <w:rFonts w:ascii="Courier New" w:hAnsi="Courier New" w:cs="Courier New" w:hint="default"/>
      </w:rPr>
    </w:lvl>
    <w:lvl w:ilvl="5" w:tplc="04190005">
      <w:start w:val="1"/>
      <w:numFmt w:val="bullet"/>
      <w:lvlText w:val=""/>
      <w:lvlJc w:val="left"/>
      <w:pPr>
        <w:ind w:left="5029" w:hanging="360"/>
      </w:pPr>
      <w:rPr>
        <w:rFonts w:ascii="Wingdings" w:hAnsi="Wingdings" w:cs="Wingdings" w:hint="default"/>
      </w:rPr>
    </w:lvl>
    <w:lvl w:ilvl="6" w:tplc="04190001">
      <w:start w:val="1"/>
      <w:numFmt w:val="bullet"/>
      <w:lvlText w:val=""/>
      <w:lvlJc w:val="left"/>
      <w:pPr>
        <w:ind w:left="5749" w:hanging="360"/>
      </w:pPr>
      <w:rPr>
        <w:rFonts w:ascii="Symbol" w:hAnsi="Symbol" w:cs="Symbol" w:hint="default"/>
      </w:rPr>
    </w:lvl>
    <w:lvl w:ilvl="7" w:tplc="04190003">
      <w:start w:val="1"/>
      <w:numFmt w:val="bullet"/>
      <w:lvlText w:val="o"/>
      <w:lvlJc w:val="left"/>
      <w:pPr>
        <w:ind w:left="6469" w:hanging="360"/>
      </w:pPr>
      <w:rPr>
        <w:rFonts w:ascii="Courier New" w:hAnsi="Courier New" w:cs="Courier New" w:hint="default"/>
      </w:rPr>
    </w:lvl>
    <w:lvl w:ilvl="8" w:tplc="04190005">
      <w:start w:val="1"/>
      <w:numFmt w:val="bullet"/>
      <w:lvlText w:val=""/>
      <w:lvlJc w:val="left"/>
      <w:pPr>
        <w:ind w:left="7189" w:hanging="360"/>
      </w:pPr>
      <w:rPr>
        <w:rFonts w:ascii="Wingdings" w:hAnsi="Wingdings" w:cs="Wingdings" w:hint="default"/>
      </w:rPr>
    </w:lvl>
  </w:abstractNum>
  <w:abstractNum w:abstractNumId="48" w15:restartNumberingAfterBreak="0">
    <w:nsid w:val="68240436"/>
    <w:multiLevelType w:val="hybridMultilevel"/>
    <w:tmpl w:val="84D8B882"/>
    <w:lvl w:ilvl="0" w:tplc="31FABD54">
      <w:start w:val="1"/>
      <w:numFmt w:val="decimal"/>
      <w:lvlText w:val="К.%1"/>
      <w:lvlJc w:val="left"/>
      <w:pPr>
        <w:tabs>
          <w:tab w:val="num" w:pos="0"/>
        </w:tabs>
        <w:ind w:left="1854"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49" w15:restartNumberingAfterBreak="0">
    <w:nsid w:val="6869584B"/>
    <w:multiLevelType w:val="hybridMultilevel"/>
    <w:tmpl w:val="DE8887FE"/>
    <w:lvl w:ilvl="0" w:tplc="04190011">
      <w:start w:val="1"/>
      <w:numFmt w:val="decimal"/>
      <w:lvlText w:val="%1)"/>
      <w:lvlJc w:val="left"/>
      <w:pPr>
        <w:ind w:left="928"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50" w15:restartNumberingAfterBreak="0">
    <w:nsid w:val="68CE6EFC"/>
    <w:multiLevelType w:val="hybridMultilevel"/>
    <w:tmpl w:val="D8CCB974"/>
    <w:lvl w:ilvl="0" w:tplc="F0BCF5A6">
      <w:start w:val="1"/>
      <w:numFmt w:val="decimal"/>
      <w:lvlText w:val="Д.%1"/>
      <w:lvlJc w:val="left"/>
      <w:pPr>
        <w:tabs>
          <w:tab w:val="num" w:pos="0"/>
        </w:tabs>
        <w:ind w:left="1854"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51" w15:restartNumberingAfterBreak="0">
    <w:nsid w:val="6CB53610"/>
    <w:multiLevelType w:val="hybridMultilevel"/>
    <w:tmpl w:val="9EACB7DC"/>
    <w:lvl w:ilvl="0" w:tplc="42ECA53E">
      <w:start w:val="1"/>
      <w:numFmt w:val="decimal"/>
      <w:lvlText w:val="10.7.%1"/>
      <w:lvlJc w:val="left"/>
      <w:pPr>
        <w:tabs>
          <w:tab w:val="num" w:pos="0"/>
        </w:tabs>
        <w:ind w:left="1854"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52" w15:restartNumberingAfterBreak="0">
    <w:nsid w:val="726E4484"/>
    <w:multiLevelType w:val="multilevel"/>
    <w:tmpl w:val="DEE48576"/>
    <w:lvl w:ilvl="0">
      <w:start w:val="1"/>
      <w:numFmt w:val="decimal"/>
      <w:lvlText w:val="8.1.3.%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8.1.3.%3"/>
      <w:lvlJc w:val="left"/>
      <w:pPr>
        <w:ind w:left="1922"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3" w15:restartNumberingAfterBreak="0">
    <w:nsid w:val="73AC5EC0"/>
    <w:multiLevelType w:val="hybridMultilevel"/>
    <w:tmpl w:val="EC5E968A"/>
    <w:lvl w:ilvl="0" w:tplc="655E46CE">
      <w:start w:val="1"/>
      <w:numFmt w:val="decimal"/>
      <w:lvlText w:val="13.2.4.%1"/>
      <w:lvlJc w:val="left"/>
      <w:pPr>
        <w:tabs>
          <w:tab w:val="num" w:pos="0"/>
        </w:tabs>
        <w:ind w:left="1854"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54" w15:restartNumberingAfterBreak="0">
    <w:nsid w:val="754F173F"/>
    <w:multiLevelType w:val="hybridMultilevel"/>
    <w:tmpl w:val="04FCA352"/>
    <w:lvl w:ilvl="0" w:tplc="F636092A">
      <w:start w:val="16"/>
      <w:numFmt w:val="bullet"/>
      <w:lvlText w:val="-"/>
      <w:lvlJc w:val="left"/>
      <w:pPr>
        <w:ind w:left="927" w:hanging="360"/>
      </w:pPr>
      <w:rPr>
        <w:rFonts w:ascii="Times New Roman" w:eastAsia="Times New Roman" w:hAnsi="Times New Roman" w:cs="Times New Roman" w:hint="default"/>
      </w:rPr>
    </w:lvl>
    <w:lvl w:ilvl="1" w:tplc="04190003" w:tentative="1">
      <w:start w:val="1"/>
      <w:numFmt w:val="bullet"/>
      <w:lvlText w:val="o"/>
      <w:lvlJc w:val="left"/>
      <w:pPr>
        <w:ind w:left="1647" w:hanging="360"/>
      </w:pPr>
      <w:rPr>
        <w:rFonts w:ascii="Courier New" w:hAnsi="Courier New" w:cs="Courier New" w:hint="default"/>
      </w:rPr>
    </w:lvl>
    <w:lvl w:ilvl="2" w:tplc="04190005" w:tentative="1">
      <w:start w:val="1"/>
      <w:numFmt w:val="bullet"/>
      <w:lvlText w:val=""/>
      <w:lvlJc w:val="left"/>
      <w:pPr>
        <w:ind w:left="2367" w:hanging="360"/>
      </w:pPr>
      <w:rPr>
        <w:rFonts w:ascii="Wingdings" w:hAnsi="Wingdings" w:hint="default"/>
      </w:rPr>
    </w:lvl>
    <w:lvl w:ilvl="3" w:tplc="04190001" w:tentative="1">
      <w:start w:val="1"/>
      <w:numFmt w:val="bullet"/>
      <w:lvlText w:val=""/>
      <w:lvlJc w:val="left"/>
      <w:pPr>
        <w:ind w:left="3087" w:hanging="360"/>
      </w:pPr>
      <w:rPr>
        <w:rFonts w:ascii="Symbol" w:hAnsi="Symbol" w:hint="default"/>
      </w:rPr>
    </w:lvl>
    <w:lvl w:ilvl="4" w:tplc="04190003" w:tentative="1">
      <w:start w:val="1"/>
      <w:numFmt w:val="bullet"/>
      <w:lvlText w:val="o"/>
      <w:lvlJc w:val="left"/>
      <w:pPr>
        <w:ind w:left="3807" w:hanging="360"/>
      </w:pPr>
      <w:rPr>
        <w:rFonts w:ascii="Courier New" w:hAnsi="Courier New" w:cs="Courier New" w:hint="default"/>
      </w:rPr>
    </w:lvl>
    <w:lvl w:ilvl="5" w:tplc="04190005" w:tentative="1">
      <w:start w:val="1"/>
      <w:numFmt w:val="bullet"/>
      <w:lvlText w:val=""/>
      <w:lvlJc w:val="left"/>
      <w:pPr>
        <w:ind w:left="4527" w:hanging="360"/>
      </w:pPr>
      <w:rPr>
        <w:rFonts w:ascii="Wingdings" w:hAnsi="Wingdings" w:hint="default"/>
      </w:rPr>
    </w:lvl>
    <w:lvl w:ilvl="6" w:tplc="04190001" w:tentative="1">
      <w:start w:val="1"/>
      <w:numFmt w:val="bullet"/>
      <w:lvlText w:val=""/>
      <w:lvlJc w:val="left"/>
      <w:pPr>
        <w:ind w:left="5247" w:hanging="360"/>
      </w:pPr>
      <w:rPr>
        <w:rFonts w:ascii="Symbol" w:hAnsi="Symbol" w:hint="default"/>
      </w:rPr>
    </w:lvl>
    <w:lvl w:ilvl="7" w:tplc="04190003" w:tentative="1">
      <w:start w:val="1"/>
      <w:numFmt w:val="bullet"/>
      <w:lvlText w:val="o"/>
      <w:lvlJc w:val="left"/>
      <w:pPr>
        <w:ind w:left="5967" w:hanging="360"/>
      </w:pPr>
      <w:rPr>
        <w:rFonts w:ascii="Courier New" w:hAnsi="Courier New" w:cs="Courier New" w:hint="default"/>
      </w:rPr>
    </w:lvl>
    <w:lvl w:ilvl="8" w:tplc="04190005" w:tentative="1">
      <w:start w:val="1"/>
      <w:numFmt w:val="bullet"/>
      <w:lvlText w:val=""/>
      <w:lvlJc w:val="left"/>
      <w:pPr>
        <w:ind w:left="6687" w:hanging="360"/>
      </w:pPr>
      <w:rPr>
        <w:rFonts w:ascii="Wingdings" w:hAnsi="Wingdings" w:hint="default"/>
      </w:rPr>
    </w:lvl>
  </w:abstractNum>
  <w:abstractNum w:abstractNumId="55" w15:restartNumberingAfterBreak="0">
    <w:nsid w:val="78DD760C"/>
    <w:multiLevelType w:val="hybridMultilevel"/>
    <w:tmpl w:val="DCD80B4C"/>
    <w:lvl w:ilvl="0" w:tplc="1ABC01A6">
      <w:start w:val="1"/>
      <w:numFmt w:val="decimal"/>
      <w:lvlText w:val="13.2.3.%1"/>
      <w:lvlJc w:val="left"/>
      <w:pPr>
        <w:tabs>
          <w:tab w:val="num" w:pos="-643"/>
        </w:tabs>
        <w:ind w:left="1211" w:hanging="360"/>
      </w:pPr>
      <w:rPr>
        <w:rFonts w:hint="default"/>
        <w:lang w:val="ru-RU"/>
      </w:rPr>
    </w:lvl>
    <w:lvl w:ilvl="1" w:tplc="DB3E7ED6" w:tentative="1">
      <w:start w:val="1"/>
      <w:numFmt w:val="lowerLetter"/>
      <w:lvlText w:val="%2."/>
      <w:lvlJc w:val="left"/>
      <w:pPr>
        <w:tabs>
          <w:tab w:val="num" w:pos="797"/>
        </w:tabs>
        <w:ind w:left="797" w:hanging="360"/>
      </w:pPr>
    </w:lvl>
    <w:lvl w:ilvl="2" w:tplc="66AC4000" w:tentative="1">
      <w:start w:val="1"/>
      <w:numFmt w:val="lowerRoman"/>
      <w:lvlText w:val="%3."/>
      <w:lvlJc w:val="right"/>
      <w:pPr>
        <w:tabs>
          <w:tab w:val="num" w:pos="1517"/>
        </w:tabs>
        <w:ind w:left="1517" w:hanging="180"/>
      </w:pPr>
    </w:lvl>
    <w:lvl w:ilvl="3" w:tplc="A3B4CCAC" w:tentative="1">
      <w:start w:val="1"/>
      <w:numFmt w:val="decimal"/>
      <w:lvlText w:val="%4."/>
      <w:lvlJc w:val="left"/>
      <w:pPr>
        <w:tabs>
          <w:tab w:val="num" w:pos="2237"/>
        </w:tabs>
        <w:ind w:left="2237" w:hanging="360"/>
      </w:pPr>
    </w:lvl>
    <w:lvl w:ilvl="4" w:tplc="73121BC6" w:tentative="1">
      <w:start w:val="1"/>
      <w:numFmt w:val="lowerLetter"/>
      <w:lvlText w:val="%5."/>
      <w:lvlJc w:val="left"/>
      <w:pPr>
        <w:tabs>
          <w:tab w:val="num" w:pos="2957"/>
        </w:tabs>
        <w:ind w:left="2957" w:hanging="360"/>
      </w:pPr>
    </w:lvl>
    <w:lvl w:ilvl="5" w:tplc="FA1A5490" w:tentative="1">
      <w:start w:val="1"/>
      <w:numFmt w:val="lowerRoman"/>
      <w:lvlText w:val="%6."/>
      <w:lvlJc w:val="right"/>
      <w:pPr>
        <w:tabs>
          <w:tab w:val="num" w:pos="3677"/>
        </w:tabs>
        <w:ind w:left="3677" w:hanging="180"/>
      </w:pPr>
    </w:lvl>
    <w:lvl w:ilvl="6" w:tplc="9FD2DF44" w:tentative="1">
      <w:start w:val="1"/>
      <w:numFmt w:val="decimal"/>
      <w:lvlText w:val="%7."/>
      <w:lvlJc w:val="left"/>
      <w:pPr>
        <w:tabs>
          <w:tab w:val="num" w:pos="4397"/>
        </w:tabs>
        <w:ind w:left="4397" w:hanging="360"/>
      </w:pPr>
    </w:lvl>
    <w:lvl w:ilvl="7" w:tplc="B80C1A1A" w:tentative="1">
      <w:start w:val="1"/>
      <w:numFmt w:val="lowerLetter"/>
      <w:lvlText w:val="%8."/>
      <w:lvlJc w:val="left"/>
      <w:pPr>
        <w:tabs>
          <w:tab w:val="num" w:pos="5117"/>
        </w:tabs>
        <w:ind w:left="5117" w:hanging="360"/>
      </w:pPr>
    </w:lvl>
    <w:lvl w:ilvl="8" w:tplc="CDDC03B6" w:tentative="1">
      <w:start w:val="1"/>
      <w:numFmt w:val="lowerRoman"/>
      <w:lvlText w:val="%9."/>
      <w:lvlJc w:val="right"/>
      <w:pPr>
        <w:tabs>
          <w:tab w:val="num" w:pos="5837"/>
        </w:tabs>
        <w:ind w:left="5837" w:hanging="180"/>
      </w:pPr>
    </w:lvl>
  </w:abstractNum>
  <w:abstractNum w:abstractNumId="56" w15:restartNumberingAfterBreak="0">
    <w:nsid w:val="7952094D"/>
    <w:multiLevelType w:val="hybridMultilevel"/>
    <w:tmpl w:val="1E6EC5D6"/>
    <w:lvl w:ilvl="0" w:tplc="63B212E6">
      <w:start w:val="65535"/>
      <w:numFmt w:val="bullet"/>
      <w:lvlText w:val="-"/>
      <w:lvlJc w:val="left"/>
      <w:pPr>
        <w:ind w:left="1146" w:hanging="360"/>
      </w:pPr>
      <w:rPr>
        <w:rFonts w:ascii="Times New Roman" w:hAnsi="Times New Roman" w:cs="Times New Roman" w:hint="default"/>
      </w:rPr>
    </w:lvl>
    <w:lvl w:ilvl="1" w:tplc="04190003">
      <w:start w:val="1"/>
      <w:numFmt w:val="decimal"/>
      <w:lvlText w:val="%2."/>
      <w:lvlJc w:val="left"/>
      <w:pPr>
        <w:tabs>
          <w:tab w:val="num" w:pos="1440"/>
        </w:tabs>
        <w:ind w:left="1440" w:hanging="360"/>
      </w:pPr>
    </w:lvl>
    <w:lvl w:ilvl="2" w:tplc="04190005">
      <w:start w:val="1"/>
      <w:numFmt w:val="decimal"/>
      <w:lvlText w:val="%3."/>
      <w:lvlJc w:val="left"/>
      <w:pPr>
        <w:tabs>
          <w:tab w:val="num" w:pos="2160"/>
        </w:tabs>
        <w:ind w:left="2160" w:hanging="360"/>
      </w:pPr>
    </w:lvl>
    <w:lvl w:ilvl="3" w:tplc="04190001">
      <w:start w:val="1"/>
      <w:numFmt w:val="decimal"/>
      <w:lvlText w:val="%4."/>
      <w:lvlJc w:val="left"/>
      <w:pPr>
        <w:tabs>
          <w:tab w:val="num" w:pos="2880"/>
        </w:tabs>
        <w:ind w:left="2880" w:hanging="360"/>
      </w:pPr>
    </w:lvl>
    <w:lvl w:ilvl="4" w:tplc="04190003">
      <w:start w:val="1"/>
      <w:numFmt w:val="decimal"/>
      <w:lvlText w:val="%5."/>
      <w:lvlJc w:val="left"/>
      <w:pPr>
        <w:tabs>
          <w:tab w:val="num" w:pos="3600"/>
        </w:tabs>
        <w:ind w:left="3600" w:hanging="360"/>
      </w:pPr>
    </w:lvl>
    <w:lvl w:ilvl="5" w:tplc="04190005">
      <w:start w:val="1"/>
      <w:numFmt w:val="decimal"/>
      <w:lvlText w:val="%6."/>
      <w:lvlJc w:val="left"/>
      <w:pPr>
        <w:tabs>
          <w:tab w:val="num" w:pos="4320"/>
        </w:tabs>
        <w:ind w:left="4320" w:hanging="360"/>
      </w:pPr>
    </w:lvl>
    <w:lvl w:ilvl="6" w:tplc="04190001">
      <w:start w:val="1"/>
      <w:numFmt w:val="decimal"/>
      <w:lvlText w:val="%7."/>
      <w:lvlJc w:val="left"/>
      <w:pPr>
        <w:tabs>
          <w:tab w:val="num" w:pos="5040"/>
        </w:tabs>
        <w:ind w:left="5040" w:hanging="360"/>
      </w:pPr>
    </w:lvl>
    <w:lvl w:ilvl="7" w:tplc="04190003">
      <w:start w:val="1"/>
      <w:numFmt w:val="decimal"/>
      <w:lvlText w:val="%8."/>
      <w:lvlJc w:val="left"/>
      <w:pPr>
        <w:tabs>
          <w:tab w:val="num" w:pos="5760"/>
        </w:tabs>
        <w:ind w:left="5760" w:hanging="360"/>
      </w:pPr>
    </w:lvl>
    <w:lvl w:ilvl="8" w:tplc="04190005">
      <w:start w:val="1"/>
      <w:numFmt w:val="decimal"/>
      <w:lvlText w:val="%9."/>
      <w:lvlJc w:val="left"/>
      <w:pPr>
        <w:tabs>
          <w:tab w:val="num" w:pos="6480"/>
        </w:tabs>
        <w:ind w:left="6480" w:hanging="360"/>
      </w:pPr>
    </w:lvl>
  </w:abstractNum>
  <w:abstractNum w:abstractNumId="57" w15:restartNumberingAfterBreak="0">
    <w:nsid w:val="7D4C0E18"/>
    <w:multiLevelType w:val="hybridMultilevel"/>
    <w:tmpl w:val="DCA892FC"/>
    <w:lvl w:ilvl="0" w:tplc="236404C0">
      <w:start w:val="1"/>
      <w:numFmt w:val="decimal"/>
      <w:lvlText w:val="12.5.%1"/>
      <w:lvlJc w:val="left"/>
      <w:pPr>
        <w:tabs>
          <w:tab w:val="num" w:pos="0"/>
        </w:tabs>
        <w:ind w:left="1854"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58" w15:restartNumberingAfterBreak="0">
    <w:nsid w:val="7EF72EA9"/>
    <w:multiLevelType w:val="singleLevel"/>
    <w:tmpl w:val="6A827EAC"/>
    <w:lvl w:ilvl="0">
      <w:start w:val="1"/>
      <w:numFmt w:val="bullet"/>
      <w:lvlText w:val="-"/>
      <w:lvlJc w:val="left"/>
      <w:pPr>
        <w:tabs>
          <w:tab w:val="num" w:pos="480"/>
        </w:tabs>
        <w:ind w:left="480" w:hanging="360"/>
      </w:pPr>
    </w:lvl>
  </w:abstractNum>
  <w:num w:numId="1">
    <w:abstractNumId w:val="44"/>
  </w:num>
  <w:num w:numId="2">
    <w:abstractNumId w:val="35"/>
  </w:num>
  <w:num w:numId="3">
    <w:abstractNumId w:val="27"/>
  </w:num>
  <w:num w:numId="4">
    <w:abstractNumId w:val="8"/>
  </w:num>
  <w:num w:numId="5">
    <w:abstractNumId w:val="11"/>
  </w:num>
  <w:num w:numId="6">
    <w:abstractNumId w:val="18"/>
  </w:num>
  <w:num w:numId="7">
    <w:abstractNumId w:val="19"/>
  </w:num>
  <w:num w:numId="8">
    <w:abstractNumId w:val="14"/>
  </w:num>
  <w:num w:numId="9">
    <w:abstractNumId w:val="34"/>
  </w:num>
  <w:num w:numId="10">
    <w:abstractNumId w:val="51"/>
  </w:num>
  <w:num w:numId="11">
    <w:abstractNumId w:val="24"/>
  </w:num>
  <w:num w:numId="12">
    <w:abstractNumId w:val="39"/>
  </w:num>
  <w:num w:numId="13">
    <w:abstractNumId w:val="0"/>
  </w:num>
  <w:num w:numId="14">
    <w:abstractNumId w:val="48"/>
  </w:num>
  <w:num w:numId="15">
    <w:abstractNumId w:val="40"/>
  </w:num>
  <w:num w:numId="16">
    <w:abstractNumId w:val="26"/>
  </w:num>
  <w:num w:numId="17">
    <w:abstractNumId w:val="37"/>
  </w:num>
  <w:num w:numId="18">
    <w:abstractNumId w:val="38"/>
  </w:num>
  <w:num w:numId="19">
    <w:abstractNumId w:val="41"/>
  </w:num>
  <w:num w:numId="20">
    <w:abstractNumId w:val="25"/>
  </w:num>
  <w:num w:numId="21">
    <w:abstractNumId w:val="57"/>
  </w:num>
  <w:num w:numId="22">
    <w:abstractNumId w:val="29"/>
  </w:num>
  <w:num w:numId="23">
    <w:abstractNumId w:val="53"/>
  </w:num>
  <w:num w:numId="24">
    <w:abstractNumId w:val="3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21"/>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15"/>
  </w:num>
  <w:num w:numId="29">
    <w:abstractNumId w:val="31"/>
    <w:lvlOverride w:ilvl="0">
      <w:startOverride w:val="8"/>
    </w:lvlOverride>
    <w:lvlOverride w:ilvl="1">
      <w:startOverride w:val="2"/>
    </w:lvlOverride>
    <w:lvlOverride w:ilvl="2">
      <w:startOverride w:val="3"/>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7"/>
  </w:num>
  <w:num w:numId="31">
    <w:abstractNumId w:val="42"/>
  </w:num>
  <w:num w:numId="32">
    <w:abstractNumId w:val="10"/>
  </w:num>
  <w:num w:numId="33">
    <w:abstractNumId w:val="16"/>
  </w:num>
  <w:num w:numId="34">
    <w:abstractNumId w:val="5"/>
  </w:num>
  <w:num w:numId="35">
    <w:abstractNumId w:val="4"/>
  </w:num>
  <w:num w:numId="36">
    <w:abstractNumId w:val="58"/>
  </w:num>
  <w:num w:numId="37">
    <w:abstractNumId w:val="3"/>
  </w:num>
  <w:num w:numId="38">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5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52"/>
  </w:num>
  <w:num w:numId="42">
    <w:abstractNumId w:val="43"/>
  </w:num>
  <w:num w:numId="43">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46"/>
  </w:num>
  <w:num w:numId="45">
    <w:abstractNumId w:val="1"/>
    <w:lvlOverride w:ilvl="0">
      <w:startOverride w:val="7"/>
    </w:lvlOverride>
    <w:lvlOverride w:ilvl="1">
      <w:startOverride w:val="9"/>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abstractNumId w:val="13"/>
  </w:num>
  <w:num w:numId="47">
    <w:abstractNumId w:val="32"/>
  </w:num>
  <w:num w:numId="48">
    <w:abstractNumId w:val="49"/>
  </w:num>
  <w:num w:numId="49">
    <w:abstractNumId w:val="47"/>
  </w:num>
  <w:num w:numId="50">
    <w:abstractNumId w:val="30"/>
  </w:num>
  <w:num w:numId="51">
    <w:abstractNumId w:val="50"/>
  </w:num>
  <w:num w:numId="52">
    <w:abstractNumId w:val="55"/>
  </w:num>
  <w:num w:numId="53">
    <w:abstractNumId w:val="33"/>
  </w:num>
  <w:num w:numId="54">
    <w:abstractNumId w:val="45"/>
  </w:num>
  <w:num w:numId="55">
    <w:abstractNumId w:val="32"/>
  </w:num>
  <w:num w:numId="56">
    <w:abstractNumId w:val="28"/>
  </w:num>
  <w:num w:numId="57">
    <w:abstractNumId w:val="20"/>
  </w:num>
  <w:num w:numId="58">
    <w:abstractNumId w:val="23"/>
  </w:num>
  <w:num w:numId="59">
    <w:abstractNumId w:val="6"/>
  </w:num>
  <w:num w:numId="60">
    <w:abstractNumId w:val="54"/>
  </w:num>
  <w:num w:numId="61">
    <w:abstractNumId w:val="2"/>
  </w:num>
  <w:num w:numId="62">
    <w:abstractNumId w:val="12"/>
  </w:num>
  <w:numIdMacAtCleanup w:val="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evenAndOddHeaders/>
  <w:drawingGridHorizontalSpacing w:val="120"/>
  <w:displayHorizontalDrawingGridEvery w:val="2"/>
  <w:characterSpacingControl w:val="doNotCompress"/>
  <w:hdrShapeDefaults>
    <o:shapedefaults v:ext="edit" spidmax="3584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5C87"/>
    <w:rsid w:val="0000137D"/>
    <w:rsid w:val="0000168C"/>
    <w:rsid w:val="0000274D"/>
    <w:rsid w:val="00003155"/>
    <w:rsid w:val="000038A6"/>
    <w:rsid w:val="0000407C"/>
    <w:rsid w:val="0000441D"/>
    <w:rsid w:val="00004A87"/>
    <w:rsid w:val="00004D75"/>
    <w:rsid w:val="00005326"/>
    <w:rsid w:val="000054C6"/>
    <w:rsid w:val="00005864"/>
    <w:rsid w:val="0000662B"/>
    <w:rsid w:val="00006631"/>
    <w:rsid w:val="000072B9"/>
    <w:rsid w:val="0000730E"/>
    <w:rsid w:val="00010C47"/>
    <w:rsid w:val="00010F02"/>
    <w:rsid w:val="00011613"/>
    <w:rsid w:val="00011797"/>
    <w:rsid w:val="0001260E"/>
    <w:rsid w:val="000126DD"/>
    <w:rsid w:val="00013F46"/>
    <w:rsid w:val="00014A6B"/>
    <w:rsid w:val="00014C74"/>
    <w:rsid w:val="00015308"/>
    <w:rsid w:val="00015325"/>
    <w:rsid w:val="00015888"/>
    <w:rsid w:val="00016346"/>
    <w:rsid w:val="00017F65"/>
    <w:rsid w:val="00020126"/>
    <w:rsid w:val="00020C8F"/>
    <w:rsid w:val="00021EE2"/>
    <w:rsid w:val="000224D9"/>
    <w:rsid w:val="00022975"/>
    <w:rsid w:val="00023C91"/>
    <w:rsid w:val="00024138"/>
    <w:rsid w:val="000242AC"/>
    <w:rsid w:val="00024E2D"/>
    <w:rsid w:val="000252D1"/>
    <w:rsid w:val="0002587F"/>
    <w:rsid w:val="00025C88"/>
    <w:rsid w:val="0002600E"/>
    <w:rsid w:val="00026E05"/>
    <w:rsid w:val="0002718F"/>
    <w:rsid w:val="00027BBD"/>
    <w:rsid w:val="00031968"/>
    <w:rsid w:val="00032766"/>
    <w:rsid w:val="0003336F"/>
    <w:rsid w:val="0003448B"/>
    <w:rsid w:val="000362B7"/>
    <w:rsid w:val="000402D3"/>
    <w:rsid w:val="00040E4E"/>
    <w:rsid w:val="00041570"/>
    <w:rsid w:val="000416F0"/>
    <w:rsid w:val="00041730"/>
    <w:rsid w:val="00042311"/>
    <w:rsid w:val="0004285D"/>
    <w:rsid w:val="00043371"/>
    <w:rsid w:val="0004362C"/>
    <w:rsid w:val="000438BD"/>
    <w:rsid w:val="00044BBC"/>
    <w:rsid w:val="000457AD"/>
    <w:rsid w:val="000459E4"/>
    <w:rsid w:val="00046705"/>
    <w:rsid w:val="00046CE5"/>
    <w:rsid w:val="00047286"/>
    <w:rsid w:val="000478AB"/>
    <w:rsid w:val="000503DC"/>
    <w:rsid w:val="000517F8"/>
    <w:rsid w:val="000518D4"/>
    <w:rsid w:val="00052EDD"/>
    <w:rsid w:val="00053B5A"/>
    <w:rsid w:val="00053DDD"/>
    <w:rsid w:val="00055038"/>
    <w:rsid w:val="00056B90"/>
    <w:rsid w:val="000575F8"/>
    <w:rsid w:val="0006043B"/>
    <w:rsid w:val="000617CE"/>
    <w:rsid w:val="00062355"/>
    <w:rsid w:val="0006281A"/>
    <w:rsid w:val="00062AF6"/>
    <w:rsid w:val="00063069"/>
    <w:rsid w:val="00064E2D"/>
    <w:rsid w:val="00067106"/>
    <w:rsid w:val="0006780E"/>
    <w:rsid w:val="00067828"/>
    <w:rsid w:val="00067A35"/>
    <w:rsid w:val="00067B19"/>
    <w:rsid w:val="00067F24"/>
    <w:rsid w:val="00070386"/>
    <w:rsid w:val="00073E8D"/>
    <w:rsid w:val="0007438F"/>
    <w:rsid w:val="0007479D"/>
    <w:rsid w:val="000754BE"/>
    <w:rsid w:val="000756A5"/>
    <w:rsid w:val="00076199"/>
    <w:rsid w:val="00076C73"/>
    <w:rsid w:val="00076F8E"/>
    <w:rsid w:val="00077185"/>
    <w:rsid w:val="00077242"/>
    <w:rsid w:val="000774FE"/>
    <w:rsid w:val="00077EB5"/>
    <w:rsid w:val="00080C91"/>
    <w:rsid w:val="00082CDE"/>
    <w:rsid w:val="000845C5"/>
    <w:rsid w:val="00085FB8"/>
    <w:rsid w:val="00086E13"/>
    <w:rsid w:val="00086F28"/>
    <w:rsid w:val="000871B4"/>
    <w:rsid w:val="0008753D"/>
    <w:rsid w:val="000878B2"/>
    <w:rsid w:val="00090106"/>
    <w:rsid w:val="000904D8"/>
    <w:rsid w:val="00091086"/>
    <w:rsid w:val="00091C65"/>
    <w:rsid w:val="00091EC1"/>
    <w:rsid w:val="00091EF1"/>
    <w:rsid w:val="0009299B"/>
    <w:rsid w:val="00092BB7"/>
    <w:rsid w:val="000942D0"/>
    <w:rsid w:val="000956AC"/>
    <w:rsid w:val="00095FAA"/>
    <w:rsid w:val="000969F9"/>
    <w:rsid w:val="000971AA"/>
    <w:rsid w:val="000971F7"/>
    <w:rsid w:val="000A0594"/>
    <w:rsid w:val="000A06AA"/>
    <w:rsid w:val="000A2B78"/>
    <w:rsid w:val="000A347A"/>
    <w:rsid w:val="000A37C8"/>
    <w:rsid w:val="000A3BBC"/>
    <w:rsid w:val="000A4017"/>
    <w:rsid w:val="000A5EA4"/>
    <w:rsid w:val="000A6422"/>
    <w:rsid w:val="000A6FF8"/>
    <w:rsid w:val="000A701A"/>
    <w:rsid w:val="000A7694"/>
    <w:rsid w:val="000A77AC"/>
    <w:rsid w:val="000B094D"/>
    <w:rsid w:val="000B185B"/>
    <w:rsid w:val="000B18E1"/>
    <w:rsid w:val="000B1ADE"/>
    <w:rsid w:val="000B2981"/>
    <w:rsid w:val="000B2A7D"/>
    <w:rsid w:val="000B3166"/>
    <w:rsid w:val="000B4296"/>
    <w:rsid w:val="000B4366"/>
    <w:rsid w:val="000B694D"/>
    <w:rsid w:val="000B6DFF"/>
    <w:rsid w:val="000B6E3D"/>
    <w:rsid w:val="000B75C6"/>
    <w:rsid w:val="000B7CD3"/>
    <w:rsid w:val="000B7E51"/>
    <w:rsid w:val="000C007A"/>
    <w:rsid w:val="000C0A2A"/>
    <w:rsid w:val="000C1585"/>
    <w:rsid w:val="000C21BC"/>
    <w:rsid w:val="000C366E"/>
    <w:rsid w:val="000C43D7"/>
    <w:rsid w:val="000C47CD"/>
    <w:rsid w:val="000C5022"/>
    <w:rsid w:val="000C77BA"/>
    <w:rsid w:val="000C7BC2"/>
    <w:rsid w:val="000D03D7"/>
    <w:rsid w:val="000D0454"/>
    <w:rsid w:val="000D0817"/>
    <w:rsid w:val="000D1AD2"/>
    <w:rsid w:val="000D1C37"/>
    <w:rsid w:val="000D26EA"/>
    <w:rsid w:val="000D279B"/>
    <w:rsid w:val="000D2F35"/>
    <w:rsid w:val="000D3BD1"/>
    <w:rsid w:val="000D452D"/>
    <w:rsid w:val="000D4DB2"/>
    <w:rsid w:val="000D7704"/>
    <w:rsid w:val="000D7B52"/>
    <w:rsid w:val="000D7E91"/>
    <w:rsid w:val="000D7F5F"/>
    <w:rsid w:val="000E0057"/>
    <w:rsid w:val="000E058A"/>
    <w:rsid w:val="000E07E9"/>
    <w:rsid w:val="000E0DA4"/>
    <w:rsid w:val="000E2B80"/>
    <w:rsid w:val="000E3CDA"/>
    <w:rsid w:val="000E5B7E"/>
    <w:rsid w:val="000E734C"/>
    <w:rsid w:val="000E7CD4"/>
    <w:rsid w:val="000F05C2"/>
    <w:rsid w:val="000F1471"/>
    <w:rsid w:val="000F1833"/>
    <w:rsid w:val="000F1E8C"/>
    <w:rsid w:val="000F241E"/>
    <w:rsid w:val="000F3CB4"/>
    <w:rsid w:val="000F4380"/>
    <w:rsid w:val="000F53A0"/>
    <w:rsid w:val="000F5773"/>
    <w:rsid w:val="000F6069"/>
    <w:rsid w:val="000F7004"/>
    <w:rsid w:val="000F7AF0"/>
    <w:rsid w:val="000F7CF5"/>
    <w:rsid w:val="0010090C"/>
    <w:rsid w:val="00100DB8"/>
    <w:rsid w:val="00100F3D"/>
    <w:rsid w:val="00101B9E"/>
    <w:rsid w:val="00101C9E"/>
    <w:rsid w:val="00101DEF"/>
    <w:rsid w:val="00102017"/>
    <w:rsid w:val="00104459"/>
    <w:rsid w:val="001052C1"/>
    <w:rsid w:val="0010547D"/>
    <w:rsid w:val="00105B6C"/>
    <w:rsid w:val="001063D8"/>
    <w:rsid w:val="00106496"/>
    <w:rsid w:val="001064CA"/>
    <w:rsid w:val="00107B74"/>
    <w:rsid w:val="00110001"/>
    <w:rsid w:val="001101A7"/>
    <w:rsid w:val="00111044"/>
    <w:rsid w:val="00111CC8"/>
    <w:rsid w:val="00111DE6"/>
    <w:rsid w:val="00111E61"/>
    <w:rsid w:val="00112E5A"/>
    <w:rsid w:val="00115AC5"/>
    <w:rsid w:val="001178D4"/>
    <w:rsid w:val="00120DCB"/>
    <w:rsid w:val="00122D8B"/>
    <w:rsid w:val="0012308B"/>
    <w:rsid w:val="001231AB"/>
    <w:rsid w:val="00123A6C"/>
    <w:rsid w:val="0012467B"/>
    <w:rsid w:val="00124909"/>
    <w:rsid w:val="00124DAA"/>
    <w:rsid w:val="00125730"/>
    <w:rsid w:val="00125B57"/>
    <w:rsid w:val="00130EA9"/>
    <w:rsid w:val="0013190E"/>
    <w:rsid w:val="001319CF"/>
    <w:rsid w:val="00131DFA"/>
    <w:rsid w:val="00131E2C"/>
    <w:rsid w:val="00131FEC"/>
    <w:rsid w:val="00132877"/>
    <w:rsid w:val="00132B5B"/>
    <w:rsid w:val="00134246"/>
    <w:rsid w:val="00135026"/>
    <w:rsid w:val="00137EC7"/>
    <w:rsid w:val="00137F34"/>
    <w:rsid w:val="00140092"/>
    <w:rsid w:val="00141A61"/>
    <w:rsid w:val="00141DAF"/>
    <w:rsid w:val="00142754"/>
    <w:rsid w:val="00142AA1"/>
    <w:rsid w:val="001430DE"/>
    <w:rsid w:val="00145F27"/>
    <w:rsid w:val="001465C9"/>
    <w:rsid w:val="00146714"/>
    <w:rsid w:val="001469C3"/>
    <w:rsid w:val="00150A31"/>
    <w:rsid w:val="00150B65"/>
    <w:rsid w:val="00151027"/>
    <w:rsid w:val="0015108B"/>
    <w:rsid w:val="00151491"/>
    <w:rsid w:val="00152258"/>
    <w:rsid w:val="0015319F"/>
    <w:rsid w:val="001531A1"/>
    <w:rsid w:val="0015505F"/>
    <w:rsid w:val="00155983"/>
    <w:rsid w:val="00155EA9"/>
    <w:rsid w:val="00156759"/>
    <w:rsid w:val="001569D8"/>
    <w:rsid w:val="001573B7"/>
    <w:rsid w:val="0016303C"/>
    <w:rsid w:val="00165BBC"/>
    <w:rsid w:val="00165CAD"/>
    <w:rsid w:val="00165E0B"/>
    <w:rsid w:val="00166025"/>
    <w:rsid w:val="00170269"/>
    <w:rsid w:val="00170BF5"/>
    <w:rsid w:val="00170E62"/>
    <w:rsid w:val="00171484"/>
    <w:rsid w:val="00171A51"/>
    <w:rsid w:val="00171F45"/>
    <w:rsid w:val="001734CF"/>
    <w:rsid w:val="00174877"/>
    <w:rsid w:val="00176365"/>
    <w:rsid w:val="001773EB"/>
    <w:rsid w:val="00177F5C"/>
    <w:rsid w:val="00177F5D"/>
    <w:rsid w:val="00180039"/>
    <w:rsid w:val="00180086"/>
    <w:rsid w:val="00180367"/>
    <w:rsid w:val="0018041F"/>
    <w:rsid w:val="0018062F"/>
    <w:rsid w:val="00182106"/>
    <w:rsid w:val="0018255F"/>
    <w:rsid w:val="00184B39"/>
    <w:rsid w:val="001851CD"/>
    <w:rsid w:val="001853CC"/>
    <w:rsid w:val="00186C2B"/>
    <w:rsid w:val="00192F19"/>
    <w:rsid w:val="0019326E"/>
    <w:rsid w:val="00193D89"/>
    <w:rsid w:val="00194120"/>
    <w:rsid w:val="001941A5"/>
    <w:rsid w:val="00194428"/>
    <w:rsid w:val="00195B7B"/>
    <w:rsid w:val="00196222"/>
    <w:rsid w:val="00196471"/>
    <w:rsid w:val="00196FE9"/>
    <w:rsid w:val="00197D6A"/>
    <w:rsid w:val="001A0A55"/>
    <w:rsid w:val="001A1033"/>
    <w:rsid w:val="001A1746"/>
    <w:rsid w:val="001A17B7"/>
    <w:rsid w:val="001A1FDE"/>
    <w:rsid w:val="001A3340"/>
    <w:rsid w:val="001A3A65"/>
    <w:rsid w:val="001A6371"/>
    <w:rsid w:val="001A63FA"/>
    <w:rsid w:val="001A6675"/>
    <w:rsid w:val="001B17BA"/>
    <w:rsid w:val="001B2168"/>
    <w:rsid w:val="001B233C"/>
    <w:rsid w:val="001B37FB"/>
    <w:rsid w:val="001B3A41"/>
    <w:rsid w:val="001B434E"/>
    <w:rsid w:val="001B4C74"/>
    <w:rsid w:val="001B52E0"/>
    <w:rsid w:val="001B679D"/>
    <w:rsid w:val="001B6D40"/>
    <w:rsid w:val="001B6DC3"/>
    <w:rsid w:val="001B70B4"/>
    <w:rsid w:val="001C1605"/>
    <w:rsid w:val="001C2506"/>
    <w:rsid w:val="001C31AF"/>
    <w:rsid w:val="001C3AF1"/>
    <w:rsid w:val="001C409A"/>
    <w:rsid w:val="001C5228"/>
    <w:rsid w:val="001C5D66"/>
    <w:rsid w:val="001C66F3"/>
    <w:rsid w:val="001C79F8"/>
    <w:rsid w:val="001C7EA4"/>
    <w:rsid w:val="001D0425"/>
    <w:rsid w:val="001D1360"/>
    <w:rsid w:val="001D155D"/>
    <w:rsid w:val="001D183A"/>
    <w:rsid w:val="001D1E0E"/>
    <w:rsid w:val="001D3815"/>
    <w:rsid w:val="001D3D88"/>
    <w:rsid w:val="001D4DF4"/>
    <w:rsid w:val="001D53C1"/>
    <w:rsid w:val="001D5FF1"/>
    <w:rsid w:val="001D64FC"/>
    <w:rsid w:val="001E07E5"/>
    <w:rsid w:val="001E0828"/>
    <w:rsid w:val="001E105F"/>
    <w:rsid w:val="001E271B"/>
    <w:rsid w:val="001E2A1F"/>
    <w:rsid w:val="001E3164"/>
    <w:rsid w:val="001E4CAD"/>
    <w:rsid w:val="001E614F"/>
    <w:rsid w:val="001E6885"/>
    <w:rsid w:val="001E6916"/>
    <w:rsid w:val="001E7E1A"/>
    <w:rsid w:val="001F0E55"/>
    <w:rsid w:val="001F0FC1"/>
    <w:rsid w:val="001F26CB"/>
    <w:rsid w:val="001F4189"/>
    <w:rsid w:val="001F5EC1"/>
    <w:rsid w:val="001F7D40"/>
    <w:rsid w:val="0020010A"/>
    <w:rsid w:val="0020043C"/>
    <w:rsid w:val="002025BD"/>
    <w:rsid w:val="00202D5F"/>
    <w:rsid w:val="002035D6"/>
    <w:rsid w:val="002039D3"/>
    <w:rsid w:val="00204791"/>
    <w:rsid w:val="00204C1E"/>
    <w:rsid w:val="00206C85"/>
    <w:rsid w:val="0020712D"/>
    <w:rsid w:val="002130F6"/>
    <w:rsid w:val="002140A9"/>
    <w:rsid w:val="00215987"/>
    <w:rsid w:val="00215EFF"/>
    <w:rsid w:val="00216A93"/>
    <w:rsid w:val="0021757F"/>
    <w:rsid w:val="00220BEA"/>
    <w:rsid w:val="00221173"/>
    <w:rsid w:val="00221742"/>
    <w:rsid w:val="00221B65"/>
    <w:rsid w:val="002220D8"/>
    <w:rsid w:val="00225131"/>
    <w:rsid w:val="00226990"/>
    <w:rsid w:val="00227113"/>
    <w:rsid w:val="002276EB"/>
    <w:rsid w:val="002277AE"/>
    <w:rsid w:val="00227D15"/>
    <w:rsid w:val="00231950"/>
    <w:rsid w:val="00231DF3"/>
    <w:rsid w:val="00231E99"/>
    <w:rsid w:val="002333FF"/>
    <w:rsid w:val="002351B0"/>
    <w:rsid w:val="0023554D"/>
    <w:rsid w:val="00236626"/>
    <w:rsid w:val="00236F6B"/>
    <w:rsid w:val="00237365"/>
    <w:rsid w:val="002401E4"/>
    <w:rsid w:val="00241204"/>
    <w:rsid w:val="00242374"/>
    <w:rsid w:val="00243B65"/>
    <w:rsid w:val="00244E6E"/>
    <w:rsid w:val="00245AE8"/>
    <w:rsid w:val="00246225"/>
    <w:rsid w:val="00247842"/>
    <w:rsid w:val="0025190F"/>
    <w:rsid w:val="00251B0C"/>
    <w:rsid w:val="00251C5C"/>
    <w:rsid w:val="00252E8B"/>
    <w:rsid w:val="0025319E"/>
    <w:rsid w:val="0025425F"/>
    <w:rsid w:val="00255F26"/>
    <w:rsid w:val="00255F4D"/>
    <w:rsid w:val="00255F6D"/>
    <w:rsid w:val="00256FAB"/>
    <w:rsid w:val="0026014F"/>
    <w:rsid w:val="00260233"/>
    <w:rsid w:val="0026218D"/>
    <w:rsid w:val="00265EA9"/>
    <w:rsid w:val="00266124"/>
    <w:rsid w:val="00266129"/>
    <w:rsid w:val="0026642E"/>
    <w:rsid w:val="00270186"/>
    <w:rsid w:val="002702BB"/>
    <w:rsid w:val="00271007"/>
    <w:rsid w:val="00271903"/>
    <w:rsid w:val="00271910"/>
    <w:rsid w:val="00271A95"/>
    <w:rsid w:val="00273303"/>
    <w:rsid w:val="00273859"/>
    <w:rsid w:val="0027393A"/>
    <w:rsid w:val="002741C7"/>
    <w:rsid w:val="00274896"/>
    <w:rsid w:val="00275E22"/>
    <w:rsid w:val="002760E0"/>
    <w:rsid w:val="0027651D"/>
    <w:rsid w:val="002809C3"/>
    <w:rsid w:val="00280EBD"/>
    <w:rsid w:val="00281FDA"/>
    <w:rsid w:val="002824F1"/>
    <w:rsid w:val="0028262F"/>
    <w:rsid w:val="00282734"/>
    <w:rsid w:val="002827BB"/>
    <w:rsid w:val="0028289C"/>
    <w:rsid w:val="002829D2"/>
    <w:rsid w:val="00282D93"/>
    <w:rsid w:val="0028333D"/>
    <w:rsid w:val="00283C63"/>
    <w:rsid w:val="00283D15"/>
    <w:rsid w:val="00284383"/>
    <w:rsid w:val="0028506B"/>
    <w:rsid w:val="002857DE"/>
    <w:rsid w:val="00285B35"/>
    <w:rsid w:val="00286374"/>
    <w:rsid w:val="0028654B"/>
    <w:rsid w:val="002867C0"/>
    <w:rsid w:val="00286AF7"/>
    <w:rsid w:val="00287CAF"/>
    <w:rsid w:val="00290245"/>
    <w:rsid w:val="0029029C"/>
    <w:rsid w:val="00291D40"/>
    <w:rsid w:val="00292900"/>
    <w:rsid w:val="00292B6E"/>
    <w:rsid w:val="00292D15"/>
    <w:rsid w:val="00292D26"/>
    <w:rsid w:val="00292E9E"/>
    <w:rsid w:val="002935A1"/>
    <w:rsid w:val="00293B26"/>
    <w:rsid w:val="00295110"/>
    <w:rsid w:val="00295EEC"/>
    <w:rsid w:val="00296D65"/>
    <w:rsid w:val="002A01C0"/>
    <w:rsid w:val="002A131A"/>
    <w:rsid w:val="002A1C15"/>
    <w:rsid w:val="002A200C"/>
    <w:rsid w:val="002A2897"/>
    <w:rsid w:val="002A3B53"/>
    <w:rsid w:val="002A467A"/>
    <w:rsid w:val="002A569E"/>
    <w:rsid w:val="002A653E"/>
    <w:rsid w:val="002A66BA"/>
    <w:rsid w:val="002A68CA"/>
    <w:rsid w:val="002B02FB"/>
    <w:rsid w:val="002B0C78"/>
    <w:rsid w:val="002B2A96"/>
    <w:rsid w:val="002B2EC2"/>
    <w:rsid w:val="002B49E3"/>
    <w:rsid w:val="002B4CB9"/>
    <w:rsid w:val="002B674F"/>
    <w:rsid w:val="002B677A"/>
    <w:rsid w:val="002C0595"/>
    <w:rsid w:val="002C074D"/>
    <w:rsid w:val="002C0DB8"/>
    <w:rsid w:val="002C0E45"/>
    <w:rsid w:val="002C1083"/>
    <w:rsid w:val="002C16A9"/>
    <w:rsid w:val="002C1ABC"/>
    <w:rsid w:val="002C3803"/>
    <w:rsid w:val="002C3D16"/>
    <w:rsid w:val="002C4ED3"/>
    <w:rsid w:val="002C4F46"/>
    <w:rsid w:val="002C59A6"/>
    <w:rsid w:val="002C62C4"/>
    <w:rsid w:val="002C7878"/>
    <w:rsid w:val="002D0DD9"/>
    <w:rsid w:val="002D1232"/>
    <w:rsid w:val="002D2186"/>
    <w:rsid w:val="002D380F"/>
    <w:rsid w:val="002D50E8"/>
    <w:rsid w:val="002D5C50"/>
    <w:rsid w:val="002D6501"/>
    <w:rsid w:val="002D67C1"/>
    <w:rsid w:val="002D68A4"/>
    <w:rsid w:val="002D6EFC"/>
    <w:rsid w:val="002E01EB"/>
    <w:rsid w:val="002E10F3"/>
    <w:rsid w:val="002E1378"/>
    <w:rsid w:val="002E1D64"/>
    <w:rsid w:val="002E2952"/>
    <w:rsid w:val="002E3D34"/>
    <w:rsid w:val="002E4786"/>
    <w:rsid w:val="002E47AB"/>
    <w:rsid w:val="002E5EB6"/>
    <w:rsid w:val="002E5F57"/>
    <w:rsid w:val="002E70DB"/>
    <w:rsid w:val="002E78E6"/>
    <w:rsid w:val="002E7FEC"/>
    <w:rsid w:val="002F0871"/>
    <w:rsid w:val="002F1948"/>
    <w:rsid w:val="002F1999"/>
    <w:rsid w:val="002F21D1"/>
    <w:rsid w:val="002F2C11"/>
    <w:rsid w:val="002F3A29"/>
    <w:rsid w:val="002F477A"/>
    <w:rsid w:val="002F5377"/>
    <w:rsid w:val="002F54BE"/>
    <w:rsid w:val="002F66E1"/>
    <w:rsid w:val="002F70EC"/>
    <w:rsid w:val="002F761D"/>
    <w:rsid w:val="002F7F18"/>
    <w:rsid w:val="002F7F3B"/>
    <w:rsid w:val="003012B9"/>
    <w:rsid w:val="003015A8"/>
    <w:rsid w:val="00302C57"/>
    <w:rsid w:val="003031F6"/>
    <w:rsid w:val="003032F6"/>
    <w:rsid w:val="0030379E"/>
    <w:rsid w:val="00303E6B"/>
    <w:rsid w:val="00304318"/>
    <w:rsid w:val="0030672C"/>
    <w:rsid w:val="00307581"/>
    <w:rsid w:val="00310B60"/>
    <w:rsid w:val="00310DE4"/>
    <w:rsid w:val="003119B3"/>
    <w:rsid w:val="00311CED"/>
    <w:rsid w:val="00312F62"/>
    <w:rsid w:val="00313D75"/>
    <w:rsid w:val="00313EAE"/>
    <w:rsid w:val="00313FDD"/>
    <w:rsid w:val="00314637"/>
    <w:rsid w:val="0031466E"/>
    <w:rsid w:val="0031556A"/>
    <w:rsid w:val="00315FDC"/>
    <w:rsid w:val="0031699B"/>
    <w:rsid w:val="003201A7"/>
    <w:rsid w:val="00320C32"/>
    <w:rsid w:val="00322330"/>
    <w:rsid w:val="003240BF"/>
    <w:rsid w:val="00324A31"/>
    <w:rsid w:val="00325837"/>
    <w:rsid w:val="00325A33"/>
    <w:rsid w:val="0032676D"/>
    <w:rsid w:val="003269C8"/>
    <w:rsid w:val="003313D4"/>
    <w:rsid w:val="00331817"/>
    <w:rsid w:val="00331D88"/>
    <w:rsid w:val="00333C52"/>
    <w:rsid w:val="00334E86"/>
    <w:rsid w:val="003359F6"/>
    <w:rsid w:val="00337435"/>
    <w:rsid w:val="00340021"/>
    <w:rsid w:val="0034013B"/>
    <w:rsid w:val="00340387"/>
    <w:rsid w:val="0034047A"/>
    <w:rsid w:val="0034058A"/>
    <w:rsid w:val="003406F6"/>
    <w:rsid w:val="00341B38"/>
    <w:rsid w:val="00341DB5"/>
    <w:rsid w:val="00342920"/>
    <w:rsid w:val="00342CB6"/>
    <w:rsid w:val="003439F1"/>
    <w:rsid w:val="00343EF5"/>
    <w:rsid w:val="003448F9"/>
    <w:rsid w:val="00346944"/>
    <w:rsid w:val="00346979"/>
    <w:rsid w:val="00346C07"/>
    <w:rsid w:val="00350713"/>
    <w:rsid w:val="00351C61"/>
    <w:rsid w:val="00351FFC"/>
    <w:rsid w:val="003528EC"/>
    <w:rsid w:val="00353C10"/>
    <w:rsid w:val="003549D6"/>
    <w:rsid w:val="00356C18"/>
    <w:rsid w:val="00356F6E"/>
    <w:rsid w:val="00357295"/>
    <w:rsid w:val="00357AD7"/>
    <w:rsid w:val="00357B0F"/>
    <w:rsid w:val="00357CDC"/>
    <w:rsid w:val="003616E5"/>
    <w:rsid w:val="00361B4C"/>
    <w:rsid w:val="00361D69"/>
    <w:rsid w:val="00361DA6"/>
    <w:rsid w:val="003622E2"/>
    <w:rsid w:val="0036259A"/>
    <w:rsid w:val="003632E4"/>
    <w:rsid w:val="0036356F"/>
    <w:rsid w:val="003637C1"/>
    <w:rsid w:val="00364324"/>
    <w:rsid w:val="003679EC"/>
    <w:rsid w:val="003705BD"/>
    <w:rsid w:val="00370B70"/>
    <w:rsid w:val="00371C85"/>
    <w:rsid w:val="00372184"/>
    <w:rsid w:val="003737F2"/>
    <w:rsid w:val="00373B5C"/>
    <w:rsid w:val="0037482A"/>
    <w:rsid w:val="00375A38"/>
    <w:rsid w:val="00376A8E"/>
    <w:rsid w:val="0037704A"/>
    <w:rsid w:val="00377A7C"/>
    <w:rsid w:val="003808FA"/>
    <w:rsid w:val="0038100C"/>
    <w:rsid w:val="003811E9"/>
    <w:rsid w:val="0038126D"/>
    <w:rsid w:val="00382ABE"/>
    <w:rsid w:val="003843D1"/>
    <w:rsid w:val="003857CF"/>
    <w:rsid w:val="00385C45"/>
    <w:rsid w:val="00386A11"/>
    <w:rsid w:val="00386DC9"/>
    <w:rsid w:val="0038744B"/>
    <w:rsid w:val="0038796D"/>
    <w:rsid w:val="0039053F"/>
    <w:rsid w:val="0039299F"/>
    <w:rsid w:val="003947E4"/>
    <w:rsid w:val="00394AF0"/>
    <w:rsid w:val="00395A23"/>
    <w:rsid w:val="003A1499"/>
    <w:rsid w:val="003A1851"/>
    <w:rsid w:val="003A1E91"/>
    <w:rsid w:val="003A2A29"/>
    <w:rsid w:val="003A30D9"/>
    <w:rsid w:val="003A3483"/>
    <w:rsid w:val="003A38D0"/>
    <w:rsid w:val="003A41DD"/>
    <w:rsid w:val="003A50A2"/>
    <w:rsid w:val="003A555B"/>
    <w:rsid w:val="003A60A6"/>
    <w:rsid w:val="003A6229"/>
    <w:rsid w:val="003A62CA"/>
    <w:rsid w:val="003A6404"/>
    <w:rsid w:val="003A6674"/>
    <w:rsid w:val="003A75A1"/>
    <w:rsid w:val="003A79F2"/>
    <w:rsid w:val="003A7E54"/>
    <w:rsid w:val="003B04A9"/>
    <w:rsid w:val="003B1756"/>
    <w:rsid w:val="003B2AFC"/>
    <w:rsid w:val="003B2EA5"/>
    <w:rsid w:val="003B3514"/>
    <w:rsid w:val="003B363A"/>
    <w:rsid w:val="003B389A"/>
    <w:rsid w:val="003B3B76"/>
    <w:rsid w:val="003B403E"/>
    <w:rsid w:val="003B52FF"/>
    <w:rsid w:val="003B552C"/>
    <w:rsid w:val="003B7534"/>
    <w:rsid w:val="003C05E8"/>
    <w:rsid w:val="003C2425"/>
    <w:rsid w:val="003C30F5"/>
    <w:rsid w:val="003C316C"/>
    <w:rsid w:val="003C31EB"/>
    <w:rsid w:val="003C39E7"/>
    <w:rsid w:val="003C429B"/>
    <w:rsid w:val="003C453F"/>
    <w:rsid w:val="003C6239"/>
    <w:rsid w:val="003C64C0"/>
    <w:rsid w:val="003C70A7"/>
    <w:rsid w:val="003D065A"/>
    <w:rsid w:val="003D0FAD"/>
    <w:rsid w:val="003D1A5C"/>
    <w:rsid w:val="003D1B64"/>
    <w:rsid w:val="003D2C25"/>
    <w:rsid w:val="003D305E"/>
    <w:rsid w:val="003D3893"/>
    <w:rsid w:val="003D458C"/>
    <w:rsid w:val="003D5026"/>
    <w:rsid w:val="003D5399"/>
    <w:rsid w:val="003D5643"/>
    <w:rsid w:val="003D60C0"/>
    <w:rsid w:val="003D6CED"/>
    <w:rsid w:val="003D6E7B"/>
    <w:rsid w:val="003D758D"/>
    <w:rsid w:val="003E4837"/>
    <w:rsid w:val="003E5739"/>
    <w:rsid w:val="003E601F"/>
    <w:rsid w:val="003E66AD"/>
    <w:rsid w:val="003E77D9"/>
    <w:rsid w:val="003E7FB9"/>
    <w:rsid w:val="003F0148"/>
    <w:rsid w:val="003F07E9"/>
    <w:rsid w:val="003F1DCB"/>
    <w:rsid w:val="003F2122"/>
    <w:rsid w:val="003F2790"/>
    <w:rsid w:val="003F312C"/>
    <w:rsid w:val="003F3439"/>
    <w:rsid w:val="003F374F"/>
    <w:rsid w:val="003F4188"/>
    <w:rsid w:val="003F47A2"/>
    <w:rsid w:val="003F5930"/>
    <w:rsid w:val="003F7CB1"/>
    <w:rsid w:val="004012B5"/>
    <w:rsid w:val="004018DB"/>
    <w:rsid w:val="004030E9"/>
    <w:rsid w:val="00403B8B"/>
    <w:rsid w:val="00403D6B"/>
    <w:rsid w:val="004048D9"/>
    <w:rsid w:val="00405127"/>
    <w:rsid w:val="004058EA"/>
    <w:rsid w:val="00405972"/>
    <w:rsid w:val="0040635C"/>
    <w:rsid w:val="00406A14"/>
    <w:rsid w:val="00407506"/>
    <w:rsid w:val="0040777E"/>
    <w:rsid w:val="00410031"/>
    <w:rsid w:val="004102D7"/>
    <w:rsid w:val="00412660"/>
    <w:rsid w:val="00413031"/>
    <w:rsid w:val="00413126"/>
    <w:rsid w:val="004137B6"/>
    <w:rsid w:val="00413931"/>
    <w:rsid w:val="00413C9B"/>
    <w:rsid w:val="00415B09"/>
    <w:rsid w:val="00415D06"/>
    <w:rsid w:val="00415F5A"/>
    <w:rsid w:val="00416AE2"/>
    <w:rsid w:val="00417039"/>
    <w:rsid w:val="00417847"/>
    <w:rsid w:val="00420166"/>
    <w:rsid w:val="00420513"/>
    <w:rsid w:val="00420634"/>
    <w:rsid w:val="00422FF7"/>
    <w:rsid w:val="004234C9"/>
    <w:rsid w:val="0042574A"/>
    <w:rsid w:val="00426BAE"/>
    <w:rsid w:val="004277BA"/>
    <w:rsid w:val="0043032D"/>
    <w:rsid w:val="00430A4A"/>
    <w:rsid w:val="00431D6D"/>
    <w:rsid w:val="004325FB"/>
    <w:rsid w:val="00432B36"/>
    <w:rsid w:val="004334EC"/>
    <w:rsid w:val="00433562"/>
    <w:rsid w:val="004336B0"/>
    <w:rsid w:val="00433C65"/>
    <w:rsid w:val="00435F79"/>
    <w:rsid w:val="0043731E"/>
    <w:rsid w:val="004378C4"/>
    <w:rsid w:val="00437B65"/>
    <w:rsid w:val="00437F1E"/>
    <w:rsid w:val="00440113"/>
    <w:rsid w:val="00441786"/>
    <w:rsid w:val="004418F1"/>
    <w:rsid w:val="0044214F"/>
    <w:rsid w:val="00445001"/>
    <w:rsid w:val="00446231"/>
    <w:rsid w:val="00446247"/>
    <w:rsid w:val="00446F17"/>
    <w:rsid w:val="004472C3"/>
    <w:rsid w:val="00447B1D"/>
    <w:rsid w:val="0045064B"/>
    <w:rsid w:val="00450983"/>
    <w:rsid w:val="00453401"/>
    <w:rsid w:val="00453BB8"/>
    <w:rsid w:val="00453DFA"/>
    <w:rsid w:val="00454251"/>
    <w:rsid w:val="004542A4"/>
    <w:rsid w:val="004546BA"/>
    <w:rsid w:val="0045483F"/>
    <w:rsid w:val="00454999"/>
    <w:rsid w:val="00454CF5"/>
    <w:rsid w:val="00455BB0"/>
    <w:rsid w:val="00455EDE"/>
    <w:rsid w:val="004600E1"/>
    <w:rsid w:val="004618A0"/>
    <w:rsid w:val="00461A58"/>
    <w:rsid w:val="004620B9"/>
    <w:rsid w:val="00462702"/>
    <w:rsid w:val="0046308E"/>
    <w:rsid w:val="0046355F"/>
    <w:rsid w:val="004637A0"/>
    <w:rsid w:val="00463C11"/>
    <w:rsid w:val="00465826"/>
    <w:rsid w:val="0046711E"/>
    <w:rsid w:val="00467951"/>
    <w:rsid w:val="00467B96"/>
    <w:rsid w:val="00470C72"/>
    <w:rsid w:val="00470D33"/>
    <w:rsid w:val="00471F1F"/>
    <w:rsid w:val="004721D2"/>
    <w:rsid w:val="00472540"/>
    <w:rsid w:val="0047470E"/>
    <w:rsid w:val="004759C8"/>
    <w:rsid w:val="00475A43"/>
    <w:rsid w:val="00475D49"/>
    <w:rsid w:val="00475E26"/>
    <w:rsid w:val="00476AC8"/>
    <w:rsid w:val="00480537"/>
    <w:rsid w:val="004809F5"/>
    <w:rsid w:val="004813E3"/>
    <w:rsid w:val="00481560"/>
    <w:rsid w:val="0048222E"/>
    <w:rsid w:val="00482E9F"/>
    <w:rsid w:val="00483B34"/>
    <w:rsid w:val="00483DB0"/>
    <w:rsid w:val="004841E5"/>
    <w:rsid w:val="00484933"/>
    <w:rsid w:val="00484DF3"/>
    <w:rsid w:val="00484EE4"/>
    <w:rsid w:val="004853B2"/>
    <w:rsid w:val="0048562A"/>
    <w:rsid w:val="00487680"/>
    <w:rsid w:val="00490E56"/>
    <w:rsid w:val="0049122D"/>
    <w:rsid w:val="0049154D"/>
    <w:rsid w:val="004919DF"/>
    <w:rsid w:val="00492D1A"/>
    <w:rsid w:val="0049317B"/>
    <w:rsid w:val="004934DB"/>
    <w:rsid w:val="004947B1"/>
    <w:rsid w:val="004A0312"/>
    <w:rsid w:val="004A09C9"/>
    <w:rsid w:val="004A0F33"/>
    <w:rsid w:val="004A163A"/>
    <w:rsid w:val="004A2978"/>
    <w:rsid w:val="004A32A0"/>
    <w:rsid w:val="004A3DE1"/>
    <w:rsid w:val="004A4283"/>
    <w:rsid w:val="004A49AF"/>
    <w:rsid w:val="004A4C77"/>
    <w:rsid w:val="004A4F18"/>
    <w:rsid w:val="004A50FD"/>
    <w:rsid w:val="004A5716"/>
    <w:rsid w:val="004A64C4"/>
    <w:rsid w:val="004A73D4"/>
    <w:rsid w:val="004A74C6"/>
    <w:rsid w:val="004B0478"/>
    <w:rsid w:val="004B0B78"/>
    <w:rsid w:val="004B0C04"/>
    <w:rsid w:val="004B1601"/>
    <w:rsid w:val="004B1F38"/>
    <w:rsid w:val="004B2811"/>
    <w:rsid w:val="004B3E0C"/>
    <w:rsid w:val="004B418C"/>
    <w:rsid w:val="004B5768"/>
    <w:rsid w:val="004C175F"/>
    <w:rsid w:val="004C2D75"/>
    <w:rsid w:val="004C3701"/>
    <w:rsid w:val="004C41C1"/>
    <w:rsid w:val="004C4397"/>
    <w:rsid w:val="004C43DC"/>
    <w:rsid w:val="004C566E"/>
    <w:rsid w:val="004C62C6"/>
    <w:rsid w:val="004C70F4"/>
    <w:rsid w:val="004C760F"/>
    <w:rsid w:val="004C7678"/>
    <w:rsid w:val="004D053A"/>
    <w:rsid w:val="004D147F"/>
    <w:rsid w:val="004D2F1E"/>
    <w:rsid w:val="004D4A87"/>
    <w:rsid w:val="004D4F03"/>
    <w:rsid w:val="004D6138"/>
    <w:rsid w:val="004D6F3B"/>
    <w:rsid w:val="004D6F44"/>
    <w:rsid w:val="004D74F1"/>
    <w:rsid w:val="004E08C9"/>
    <w:rsid w:val="004E2467"/>
    <w:rsid w:val="004E24AB"/>
    <w:rsid w:val="004E32F8"/>
    <w:rsid w:val="004E3FEE"/>
    <w:rsid w:val="004E5AC8"/>
    <w:rsid w:val="004E6052"/>
    <w:rsid w:val="004E6A0C"/>
    <w:rsid w:val="004E7CED"/>
    <w:rsid w:val="004F08BE"/>
    <w:rsid w:val="004F123F"/>
    <w:rsid w:val="004F12B4"/>
    <w:rsid w:val="004F1415"/>
    <w:rsid w:val="004F1566"/>
    <w:rsid w:val="004F265A"/>
    <w:rsid w:val="004F3C79"/>
    <w:rsid w:val="004F4F66"/>
    <w:rsid w:val="004F6441"/>
    <w:rsid w:val="004F7100"/>
    <w:rsid w:val="004F757C"/>
    <w:rsid w:val="004F7E88"/>
    <w:rsid w:val="00500E5C"/>
    <w:rsid w:val="00501230"/>
    <w:rsid w:val="00501C2A"/>
    <w:rsid w:val="00502620"/>
    <w:rsid w:val="005027D3"/>
    <w:rsid w:val="005033B0"/>
    <w:rsid w:val="0050384F"/>
    <w:rsid w:val="00504227"/>
    <w:rsid w:val="005046FA"/>
    <w:rsid w:val="0050477A"/>
    <w:rsid w:val="005047D8"/>
    <w:rsid w:val="00504B40"/>
    <w:rsid w:val="0050532D"/>
    <w:rsid w:val="005058BB"/>
    <w:rsid w:val="00506C39"/>
    <w:rsid w:val="00511132"/>
    <w:rsid w:val="00512F4C"/>
    <w:rsid w:val="00515697"/>
    <w:rsid w:val="00516280"/>
    <w:rsid w:val="00517C93"/>
    <w:rsid w:val="00521147"/>
    <w:rsid w:val="0052244F"/>
    <w:rsid w:val="0052276B"/>
    <w:rsid w:val="00522A8A"/>
    <w:rsid w:val="005234D0"/>
    <w:rsid w:val="00523B83"/>
    <w:rsid w:val="0052448C"/>
    <w:rsid w:val="00524814"/>
    <w:rsid w:val="00524D1A"/>
    <w:rsid w:val="00525570"/>
    <w:rsid w:val="0052581C"/>
    <w:rsid w:val="00525C0E"/>
    <w:rsid w:val="005262E6"/>
    <w:rsid w:val="005307ED"/>
    <w:rsid w:val="00532080"/>
    <w:rsid w:val="005326E5"/>
    <w:rsid w:val="00532A2A"/>
    <w:rsid w:val="00532A6D"/>
    <w:rsid w:val="00533602"/>
    <w:rsid w:val="00533F55"/>
    <w:rsid w:val="00534571"/>
    <w:rsid w:val="00534D76"/>
    <w:rsid w:val="00535454"/>
    <w:rsid w:val="00535796"/>
    <w:rsid w:val="0053693D"/>
    <w:rsid w:val="00536C4B"/>
    <w:rsid w:val="005372AB"/>
    <w:rsid w:val="00540E95"/>
    <w:rsid w:val="0054124E"/>
    <w:rsid w:val="00541415"/>
    <w:rsid w:val="00541536"/>
    <w:rsid w:val="0054194D"/>
    <w:rsid w:val="00542BD4"/>
    <w:rsid w:val="00542CFD"/>
    <w:rsid w:val="00545647"/>
    <w:rsid w:val="00546269"/>
    <w:rsid w:val="00546E9E"/>
    <w:rsid w:val="00546FE0"/>
    <w:rsid w:val="0054727A"/>
    <w:rsid w:val="005477B0"/>
    <w:rsid w:val="005479F9"/>
    <w:rsid w:val="0055123B"/>
    <w:rsid w:val="00552891"/>
    <w:rsid w:val="00552F43"/>
    <w:rsid w:val="005537AF"/>
    <w:rsid w:val="0055385B"/>
    <w:rsid w:val="00553C9C"/>
    <w:rsid w:val="00553E1D"/>
    <w:rsid w:val="00553EDD"/>
    <w:rsid w:val="005544DC"/>
    <w:rsid w:val="0055451C"/>
    <w:rsid w:val="005555AF"/>
    <w:rsid w:val="0055689D"/>
    <w:rsid w:val="00556907"/>
    <w:rsid w:val="00557A7A"/>
    <w:rsid w:val="0056122E"/>
    <w:rsid w:val="005620E3"/>
    <w:rsid w:val="00562F5A"/>
    <w:rsid w:val="0056395C"/>
    <w:rsid w:val="0056490E"/>
    <w:rsid w:val="005659E6"/>
    <w:rsid w:val="00566BB8"/>
    <w:rsid w:val="005707B1"/>
    <w:rsid w:val="005713D7"/>
    <w:rsid w:val="005722AF"/>
    <w:rsid w:val="005722E3"/>
    <w:rsid w:val="00574C3F"/>
    <w:rsid w:val="0057521D"/>
    <w:rsid w:val="005764A2"/>
    <w:rsid w:val="00576989"/>
    <w:rsid w:val="00580B9A"/>
    <w:rsid w:val="00580F6B"/>
    <w:rsid w:val="00581B21"/>
    <w:rsid w:val="00582D21"/>
    <w:rsid w:val="00582EA8"/>
    <w:rsid w:val="005832AA"/>
    <w:rsid w:val="00585F45"/>
    <w:rsid w:val="00586AF9"/>
    <w:rsid w:val="00587AEE"/>
    <w:rsid w:val="00590325"/>
    <w:rsid w:val="00591B33"/>
    <w:rsid w:val="00591B53"/>
    <w:rsid w:val="00593D40"/>
    <w:rsid w:val="005966EF"/>
    <w:rsid w:val="00596804"/>
    <w:rsid w:val="00596FFB"/>
    <w:rsid w:val="00597384"/>
    <w:rsid w:val="005A1223"/>
    <w:rsid w:val="005A122E"/>
    <w:rsid w:val="005A1827"/>
    <w:rsid w:val="005A29AF"/>
    <w:rsid w:val="005A2C2D"/>
    <w:rsid w:val="005A4460"/>
    <w:rsid w:val="005A44C7"/>
    <w:rsid w:val="005A5ECF"/>
    <w:rsid w:val="005A6E94"/>
    <w:rsid w:val="005A7991"/>
    <w:rsid w:val="005A7E0F"/>
    <w:rsid w:val="005B03F3"/>
    <w:rsid w:val="005B0416"/>
    <w:rsid w:val="005B17C8"/>
    <w:rsid w:val="005B1965"/>
    <w:rsid w:val="005B1E1D"/>
    <w:rsid w:val="005B2AF0"/>
    <w:rsid w:val="005B31B2"/>
    <w:rsid w:val="005B3814"/>
    <w:rsid w:val="005B5465"/>
    <w:rsid w:val="005B6052"/>
    <w:rsid w:val="005B668E"/>
    <w:rsid w:val="005B6AA0"/>
    <w:rsid w:val="005B729E"/>
    <w:rsid w:val="005B7B46"/>
    <w:rsid w:val="005C03E6"/>
    <w:rsid w:val="005C3082"/>
    <w:rsid w:val="005C3E74"/>
    <w:rsid w:val="005C4ED7"/>
    <w:rsid w:val="005C5DCF"/>
    <w:rsid w:val="005C71AE"/>
    <w:rsid w:val="005D0500"/>
    <w:rsid w:val="005D0A6C"/>
    <w:rsid w:val="005D0DDA"/>
    <w:rsid w:val="005D1A44"/>
    <w:rsid w:val="005D1FFE"/>
    <w:rsid w:val="005D32F4"/>
    <w:rsid w:val="005D3C68"/>
    <w:rsid w:val="005D4998"/>
    <w:rsid w:val="005D522B"/>
    <w:rsid w:val="005D5775"/>
    <w:rsid w:val="005D6F46"/>
    <w:rsid w:val="005E0182"/>
    <w:rsid w:val="005E0C5F"/>
    <w:rsid w:val="005E14C8"/>
    <w:rsid w:val="005E4699"/>
    <w:rsid w:val="005E58FF"/>
    <w:rsid w:val="005E60AD"/>
    <w:rsid w:val="005E6F23"/>
    <w:rsid w:val="005E7603"/>
    <w:rsid w:val="005E7AF6"/>
    <w:rsid w:val="005F1CB7"/>
    <w:rsid w:val="005F20DE"/>
    <w:rsid w:val="005F2C5B"/>
    <w:rsid w:val="005F333C"/>
    <w:rsid w:val="005F48FB"/>
    <w:rsid w:val="005F4F2D"/>
    <w:rsid w:val="005F5058"/>
    <w:rsid w:val="005F50A2"/>
    <w:rsid w:val="005F56C9"/>
    <w:rsid w:val="005F623F"/>
    <w:rsid w:val="005F62FB"/>
    <w:rsid w:val="005F64ED"/>
    <w:rsid w:val="006013C2"/>
    <w:rsid w:val="006014D8"/>
    <w:rsid w:val="00601DDD"/>
    <w:rsid w:val="006036B9"/>
    <w:rsid w:val="00607496"/>
    <w:rsid w:val="00612E21"/>
    <w:rsid w:val="00613A9C"/>
    <w:rsid w:val="00613E1A"/>
    <w:rsid w:val="006155E5"/>
    <w:rsid w:val="00616B77"/>
    <w:rsid w:val="006171F8"/>
    <w:rsid w:val="00620623"/>
    <w:rsid w:val="006206A7"/>
    <w:rsid w:val="00620C49"/>
    <w:rsid w:val="00621F7C"/>
    <w:rsid w:val="0062332F"/>
    <w:rsid w:val="00624993"/>
    <w:rsid w:val="006249FD"/>
    <w:rsid w:val="006256F7"/>
    <w:rsid w:val="006302B7"/>
    <w:rsid w:val="00632DEC"/>
    <w:rsid w:val="00633850"/>
    <w:rsid w:val="00633DD5"/>
    <w:rsid w:val="00634F5E"/>
    <w:rsid w:val="0064037B"/>
    <w:rsid w:val="00640505"/>
    <w:rsid w:val="00640B22"/>
    <w:rsid w:val="00640E0D"/>
    <w:rsid w:val="00641249"/>
    <w:rsid w:val="00641F55"/>
    <w:rsid w:val="0064378B"/>
    <w:rsid w:val="0064441C"/>
    <w:rsid w:val="00644803"/>
    <w:rsid w:val="00644DBE"/>
    <w:rsid w:val="00645628"/>
    <w:rsid w:val="00645993"/>
    <w:rsid w:val="00646A33"/>
    <w:rsid w:val="00650B77"/>
    <w:rsid w:val="00650E04"/>
    <w:rsid w:val="006512F1"/>
    <w:rsid w:val="00651BCB"/>
    <w:rsid w:val="006529B0"/>
    <w:rsid w:val="006529C8"/>
    <w:rsid w:val="00653BD1"/>
    <w:rsid w:val="00653DD8"/>
    <w:rsid w:val="0065413E"/>
    <w:rsid w:val="006551C0"/>
    <w:rsid w:val="00655B72"/>
    <w:rsid w:val="00656485"/>
    <w:rsid w:val="006564F1"/>
    <w:rsid w:val="0066026F"/>
    <w:rsid w:val="006606A3"/>
    <w:rsid w:val="00661B01"/>
    <w:rsid w:val="00664910"/>
    <w:rsid w:val="006649F0"/>
    <w:rsid w:val="00664B3E"/>
    <w:rsid w:val="00664C4E"/>
    <w:rsid w:val="00665486"/>
    <w:rsid w:val="006658C3"/>
    <w:rsid w:val="00665EBF"/>
    <w:rsid w:val="006664D3"/>
    <w:rsid w:val="00666C2B"/>
    <w:rsid w:val="00666F04"/>
    <w:rsid w:val="00667507"/>
    <w:rsid w:val="006675D9"/>
    <w:rsid w:val="006677A8"/>
    <w:rsid w:val="00667C40"/>
    <w:rsid w:val="00667C42"/>
    <w:rsid w:val="00670732"/>
    <w:rsid w:val="0067153A"/>
    <w:rsid w:val="006720DE"/>
    <w:rsid w:val="0067210B"/>
    <w:rsid w:val="00673153"/>
    <w:rsid w:val="006736FC"/>
    <w:rsid w:val="006742AC"/>
    <w:rsid w:val="00675CC0"/>
    <w:rsid w:val="00675D64"/>
    <w:rsid w:val="0067681A"/>
    <w:rsid w:val="00676AAC"/>
    <w:rsid w:val="00676C1E"/>
    <w:rsid w:val="00676F22"/>
    <w:rsid w:val="0067703C"/>
    <w:rsid w:val="00677E46"/>
    <w:rsid w:val="00680373"/>
    <w:rsid w:val="006805C4"/>
    <w:rsid w:val="006807DB"/>
    <w:rsid w:val="00681FCD"/>
    <w:rsid w:val="006847A2"/>
    <w:rsid w:val="00685EA2"/>
    <w:rsid w:val="00686DBF"/>
    <w:rsid w:val="006872F1"/>
    <w:rsid w:val="006874FD"/>
    <w:rsid w:val="006875C4"/>
    <w:rsid w:val="00687786"/>
    <w:rsid w:val="00687C0D"/>
    <w:rsid w:val="00687CB7"/>
    <w:rsid w:val="00690085"/>
    <w:rsid w:val="006903F9"/>
    <w:rsid w:val="00691AB4"/>
    <w:rsid w:val="00692582"/>
    <w:rsid w:val="006925E1"/>
    <w:rsid w:val="00692C60"/>
    <w:rsid w:val="006930EC"/>
    <w:rsid w:val="00694D36"/>
    <w:rsid w:val="00695F8B"/>
    <w:rsid w:val="00696B32"/>
    <w:rsid w:val="006A003D"/>
    <w:rsid w:val="006A0143"/>
    <w:rsid w:val="006A10C4"/>
    <w:rsid w:val="006A2273"/>
    <w:rsid w:val="006A3FC6"/>
    <w:rsid w:val="006A447E"/>
    <w:rsid w:val="006A44AA"/>
    <w:rsid w:val="006A5015"/>
    <w:rsid w:val="006A5F2E"/>
    <w:rsid w:val="006A6EE2"/>
    <w:rsid w:val="006A7824"/>
    <w:rsid w:val="006A7A9A"/>
    <w:rsid w:val="006B02E7"/>
    <w:rsid w:val="006B0E00"/>
    <w:rsid w:val="006B33E1"/>
    <w:rsid w:val="006B374A"/>
    <w:rsid w:val="006B5AE0"/>
    <w:rsid w:val="006B75E4"/>
    <w:rsid w:val="006C09A7"/>
    <w:rsid w:val="006C1263"/>
    <w:rsid w:val="006C187C"/>
    <w:rsid w:val="006C18C3"/>
    <w:rsid w:val="006C1F9A"/>
    <w:rsid w:val="006C30BB"/>
    <w:rsid w:val="006C44DE"/>
    <w:rsid w:val="006C4E54"/>
    <w:rsid w:val="006C5AA7"/>
    <w:rsid w:val="006C659B"/>
    <w:rsid w:val="006C745A"/>
    <w:rsid w:val="006C7AD2"/>
    <w:rsid w:val="006D07B8"/>
    <w:rsid w:val="006D0EEE"/>
    <w:rsid w:val="006D1AEB"/>
    <w:rsid w:val="006D2846"/>
    <w:rsid w:val="006D317B"/>
    <w:rsid w:val="006D4E4A"/>
    <w:rsid w:val="006D60A4"/>
    <w:rsid w:val="006D62DB"/>
    <w:rsid w:val="006D6CC8"/>
    <w:rsid w:val="006D778A"/>
    <w:rsid w:val="006E0A46"/>
    <w:rsid w:val="006E2D4B"/>
    <w:rsid w:val="006E6352"/>
    <w:rsid w:val="006E72EE"/>
    <w:rsid w:val="006F03A9"/>
    <w:rsid w:val="006F0B80"/>
    <w:rsid w:val="006F2AF4"/>
    <w:rsid w:val="006F4795"/>
    <w:rsid w:val="006F490F"/>
    <w:rsid w:val="006F4CB5"/>
    <w:rsid w:val="006F5705"/>
    <w:rsid w:val="006F7DCA"/>
    <w:rsid w:val="00700669"/>
    <w:rsid w:val="007006C2"/>
    <w:rsid w:val="00700945"/>
    <w:rsid w:val="00701490"/>
    <w:rsid w:val="00701E17"/>
    <w:rsid w:val="00701FCA"/>
    <w:rsid w:val="00702804"/>
    <w:rsid w:val="007035B9"/>
    <w:rsid w:val="007043C2"/>
    <w:rsid w:val="00704C1A"/>
    <w:rsid w:val="00705B36"/>
    <w:rsid w:val="0070736F"/>
    <w:rsid w:val="007076D7"/>
    <w:rsid w:val="00710895"/>
    <w:rsid w:val="00710ABD"/>
    <w:rsid w:val="007118D0"/>
    <w:rsid w:val="00711A15"/>
    <w:rsid w:val="0071338D"/>
    <w:rsid w:val="00714213"/>
    <w:rsid w:val="00714CB8"/>
    <w:rsid w:val="00715262"/>
    <w:rsid w:val="007162CA"/>
    <w:rsid w:val="007167EF"/>
    <w:rsid w:val="00716BD1"/>
    <w:rsid w:val="00716D2B"/>
    <w:rsid w:val="007173A7"/>
    <w:rsid w:val="00717AB2"/>
    <w:rsid w:val="00721073"/>
    <w:rsid w:val="00721AA1"/>
    <w:rsid w:val="00723154"/>
    <w:rsid w:val="0072447E"/>
    <w:rsid w:val="00725592"/>
    <w:rsid w:val="00725B02"/>
    <w:rsid w:val="0072771F"/>
    <w:rsid w:val="007306E3"/>
    <w:rsid w:val="0073083A"/>
    <w:rsid w:val="00730CF2"/>
    <w:rsid w:val="0073207E"/>
    <w:rsid w:val="00733F22"/>
    <w:rsid w:val="0073571A"/>
    <w:rsid w:val="007364A5"/>
    <w:rsid w:val="00736ED8"/>
    <w:rsid w:val="00737172"/>
    <w:rsid w:val="007372E9"/>
    <w:rsid w:val="007373F6"/>
    <w:rsid w:val="00737B2A"/>
    <w:rsid w:val="0074073B"/>
    <w:rsid w:val="00743CC3"/>
    <w:rsid w:val="0074422B"/>
    <w:rsid w:val="00745F17"/>
    <w:rsid w:val="00747835"/>
    <w:rsid w:val="00747ED9"/>
    <w:rsid w:val="007503FC"/>
    <w:rsid w:val="007504E1"/>
    <w:rsid w:val="00751CA1"/>
    <w:rsid w:val="00753844"/>
    <w:rsid w:val="00754940"/>
    <w:rsid w:val="007553D2"/>
    <w:rsid w:val="00755442"/>
    <w:rsid w:val="007558B0"/>
    <w:rsid w:val="00755BB9"/>
    <w:rsid w:val="00756B7F"/>
    <w:rsid w:val="00757670"/>
    <w:rsid w:val="007615BF"/>
    <w:rsid w:val="00761AB6"/>
    <w:rsid w:val="0076217E"/>
    <w:rsid w:val="007639C9"/>
    <w:rsid w:val="007650F4"/>
    <w:rsid w:val="00766584"/>
    <w:rsid w:val="007665AD"/>
    <w:rsid w:val="00766F3E"/>
    <w:rsid w:val="00767AC5"/>
    <w:rsid w:val="00770CD6"/>
    <w:rsid w:val="00770D8E"/>
    <w:rsid w:val="00771189"/>
    <w:rsid w:val="007713B1"/>
    <w:rsid w:val="007724F7"/>
    <w:rsid w:val="0077336D"/>
    <w:rsid w:val="007736FA"/>
    <w:rsid w:val="007742F0"/>
    <w:rsid w:val="007742FC"/>
    <w:rsid w:val="00774E8E"/>
    <w:rsid w:val="00775220"/>
    <w:rsid w:val="007759DE"/>
    <w:rsid w:val="007767C9"/>
    <w:rsid w:val="0077697F"/>
    <w:rsid w:val="00777417"/>
    <w:rsid w:val="007774E7"/>
    <w:rsid w:val="0077765E"/>
    <w:rsid w:val="00781983"/>
    <w:rsid w:val="00781C0E"/>
    <w:rsid w:val="00781D3B"/>
    <w:rsid w:val="00781D7A"/>
    <w:rsid w:val="007823BA"/>
    <w:rsid w:val="007834E4"/>
    <w:rsid w:val="0078363A"/>
    <w:rsid w:val="00783B27"/>
    <w:rsid w:val="007846D1"/>
    <w:rsid w:val="007852B8"/>
    <w:rsid w:val="00785B38"/>
    <w:rsid w:val="00786E5D"/>
    <w:rsid w:val="007873AE"/>
    <w:rsid w:val="00791729"/>
    <w:rsid w:val="00791C0D"/>
    <w:rsid w:val="00793132"/>
    <w:rsid w:val="00794368"/>
    <w:rsid w:val="0079438B"/>
    <w:rsid w:val="00794E06"/>
    <w:rsid w:val="00794E76"/>
    <w:rsid w:val="00794EB6"/>
    <w:rsid w:val="0079669F"/>
    <w:rsid w:val="007968A6"/>
    <w:rsid w:val="007970E9"/>
    <w:rsid w:val="00797BF2"/>
    <w:rsid w:val="007A041B"/>
    <w:rsid w:val="007A059B"/>
    <w:rsid w:val="007A0F65"/>
    <w:rsid w:val="007A15FC"/>
    <w:rsid w:val="007A3469"/>
    <w:rsid w:val="007A358D"/>
    <w:rsid w:val="007A365F"/>
    <w:rsid w:val="007A37BF"/>
    <w:rsid w:val="007A3AAA"/>
    <w:rsid w:val="007A3D62"/>
    <w:rsid w:val="007A4F4F"/>
    <w:rsid w:val="007A52D6"/>
    <w:rsid w:val="007A5406"/>
    <w:rsid w:val="007A58B6"/>
    <w:rsid w:val="007A5F8A"/>
    <w:rsid w:val="007A614C"/>
    <w:rsid w:val="007A667F"/>
    <w:rsid w:val="007A6B36"/>
    <w:rsid w:val="007A6EF3"/>
    <w:rsid w:val="007A7B43"/>
    <w:rsid w:val="007B0948"/>
    <w:rsid w:val="007B0A82"/>
    <w:rsid w:val="007B0C18"/>
    <w:rsid w:val="007B0CA4"/>
    <w:rsid w:val="007B1611"/>
    <w:rsid w:val="007B2245"/>
    <w:rsid w:val="007B3E3F"/>
    <w:rsid w:val="007B3F0E"/>
    <w:rsid w:val="007B564E"/>
    <w:rsid w:val="007B78FD"/>
    <w:rsid w:val="007C0AE5"/>
    <w:rsid w:val="007C115F"/>
    <w:rsid w:val="007C1810"/>
    <w:rsid w:val="007C33DB"/>
    <w:rsid w:val="007C39BA"/>
    <w:rsid w:val="007C4537"/>
    <w:rsid w:val="007C555B"/>
    <w:rsid w:val="007C5810"/>
    <w:rsid w:val="007C5C6B"/>
    <w:rsid w:val="007C6AEC"/>
    <w:rsid w:val="007C777E"/>
    <w:rsid w:val="007C7875"/>
    <w:rsid w:val="007D0466"/>
    <w:rsid w:val="007D2512"/>
    <w:rsid w:val="007D45EF"/>
    <w:rsid w:val="007D4AAA"/>
    <w:rsid w:val="007D55E3"/>
    <w:rsid w:val="007D61A5"/>
    <w:rsid w:val="007D77BB"/>
    <w:rsid w:val="007E11D6"/>
    <w:rsid w:val="007E18F0"/>
    <w:rsid w:val="007E1DF5"/>
    <w:rsid w:val="007E514B"/>
    <w:rsid w:val="007E5A1D"/>
    <w:rsid w:val="007E65F4"/>
    <w:rsid w:val="007E6F02"/>
    <w:rsid w:val="007F06AC"/>
    <w:rsid w:val="007F2253"/>
    <w:rsid w:val="007F3513"/>
    <w:rsid w:val="007F3AB6"/>
    <w:rsid w:val="007F41FC"/>
    <w:rsid w:val="007F51D4"/>
    <w:rsid w:val="007F52A5"/>
    <w:rsid w:val="007F5361"/>
    <w:rsid w:val="007F6578"/>
    <w:rsid w:val="007F7F1E"/>
    <w:rsid w:val="00800046"/>
    <w:rsid w:val="00800CA9"/>
    <w:rsid w:val="00801125"/>
    <w:rsid w:val="0080189A"/>
    <w:rsid w:val="008023F1"/>
    <w:rsid w:val="008025E3"/>
    <w:rsid w:val="00802F76"/>
    <w:rsid w:val="00803511"/>
    <w:rsid w:val="0080394C"/>
    <w:rsid w:val="00803AD7"/>
    <w:rsid w:val="00804490"/>
    <w:rsid w:val="00804671"/>
    <w:rsid w:val="00806AA0"/>
    <w:rsid w:val="008071AA"/>
    <w:rsid w:val="0080723B"/>
    <w:rsid w:val="0080740D"/>
    <w:rsid w:val="0080762F"/>
    <w:rsid w:val="00811D3B"/>
    <w:rsid w:val="00811D97"/>
    <w:rsid w:val="00812982"/>
    <w:rsid w:val="00812D92"/>
    <w:rsid w:val="00815350"/>
    <w:rsid w:val="008165D7"/>
    <w:rsid w:val="00817FCB"/>
    <w:rsid w:val="00820675"/>
    <w:rsid w:val="00820DF2"/>
    <w:rsid w:val="00821524"/>
    <w:rsid w:val="008240E0"/>
    <w:rsid w:val="0082478B"/>
    <w:rsid w:val="0082542B"/>
    <w:rsid w:val="00827030"/>
    <w:rsid w:val="00827E92"/>
    <w:rsid w:val="00827FF9"/>
    <w:rsid w:val="00831489"/>
    <w:rsid w:val="00833C4F"/>
    <w:rsid w:val="00834D05"/>
    <w:rsid w:val="00834DF0"/>
    <w:rsid w:val="008358E4"/>
    <w:rsid w:val="00836104"/>
    <w:rsid w:val="00836F78"/>
    <w:rsid w:val="00840CD0"/>
    <w:rsid w:val="0084127F"/>
    <w:rsid w:val="00844E01"/>
    <w:rsid w:val="00847825"/>
    <w:rsid w:val="008478AE"/>
    <w:rsid w:val="00851D27"/>
    <w:rsid w:val="00852C56"/>
    <w:rsid w:val="00853CB5"/>
    <w:rsid w:val="00853E27"/>
    <w:rsid w:val="00854098"/>
    <w:rsid w:val="00854FB7"/>
    <w:rsid w:val="00855B80"/>
    <w:rsid w:val="00856D0C"/>
    <w:rsid w:val="0085721B"/>
    <w:rsid w:val="00857345"/>
    <w:rsid w:val="00857720"/>
    <w:rsid w:val="00857E80"/>
    <w:rsid w:val="008600A8"/>
    <w:rsid w:val="00860387"/>
    <w:rsid w:val="00860586"/>
    <w:rsid w:val="008609D4"/>
    <w:rsid w:val="00860A68"/>
    <w:rsid w:val="00860C7B"/>
    <w:rsid w:val="00861118"/>
    <w:rsid w:val="00861615"/>
    <w:rsid w:val="0086175C"/>
    <w:rsid w:val="00863154"/>
    <w:rsid w:val="00863291"/>
    <w:rsid w:val="008634DC"/>
    <w:rsid w:val="00865402"/>
    <w:rsid w:val="00865C87"/>
    <w:rsid w:val="0086631B"/>
    <w:rsid w:val="008667A9"/>
    <w:rsid w:val="00867D4D"/>
    <w:rsid w:val="00870C8C"/>
    <w:rsid w:val="0087103D"/>
    <w:rsid w:val="00872348"/>
    <w:rsid w:val="0087391E"/>
    <w:rsid w:val="00874481"/>
    <w:rsid w:val="00874532"/>
    <w:rsid w:val="00874A9C"/>
    <w:rsid w:val="008756D0"/>
    <w:rsid w:val="00876C85"/>
    <w:rsid w:val="008775BB"/>
    <w:rsid w:val="008805CA"/>
    <w:rsid w:val="00881953"/>
    <w:rsid w:val="00882B5F"/>
    <w:rsid w:val="008830D6"/>
    <w:rsid w:val="00883194"/>
    <w:rsid w:val="00883670"/>
    <w:rsid w:val="00883B5E"/>
    <w:rsid w:val="008875AF"/>
    <w:rsid w:val="0089030F"/>
    <w:rsid w:val="00891514"/>
    <w:rsid w:val="008920E8"/>
    <w:rsid w:val="0089281A"/>
    <w:rsid w:val="008931CA"/>
    <w:rsid w:val="00893F42"/>
    <w:rsid w:val="00894629"/>
    <w:rsid w:val="00894D18"/>
    <w:rsid w:val="008950F6"/>
    <w:rsid w:val="00896674"/>
    <w:rsid w:val="008971DA"/>
    <w:rsid w:val="00897565"/>
    <w:rsid w:val="008A09DE"/>
    <w:rsid w:val="008A375C"/>
    <w:rsid w:val="008A411F"/>
    <w:rsid w:val="008A439E"/>
    <w:rsid w:val="008A4EBE"/>
    <w:rsid w:val="008A4F47"/>
    <w:rsid w:val="008A4FD4"/>
    <w:rsid w:val="008A5094"/>
    <w:rsid w:val="008A57B6"/>
    <w:rsid w:val="008A5A69"/>
    <w:rsid w:val="008A5CFC"/>
    <w:rsid w:val="008A7476"/>
    <w:rsid w:val="008B001B"/>
    <w:rsid w:val="008B0573"/>
    <w:rsid w:val="008B0DBD"/>
    <w:rsid w:val="008B13FD"/>
    <w:rsid w:val="008B205B"/>
    <w:rsid w:val="008B20E1"/>
    <w:rsid w:val="008B337E"/>
    <w:rsid w:val="008B3F8C"/>
    <w:rsid w:val="008B405D"/>
    <w:rsid w:val="008B444C"/>
    <w:rsid w:val="008B5173"/>
    <w:rsid w:val="008B5E89"/>
    <w:rsid w:val="008B6B4D"/>
    <w:rsid w:val="008C0348"/>
    <w:rsid w:val="008C0528"/>
    <w:rsid w:val="008C06BC"/>
    <w:rsid w:val="008C1429"/>
    <w:rsid w:val="008C21FD"/>
    <w:rsid w:val="008C22A7"/>
    <w:rsid w:val="008C30BB"/>
    <w:rsid w:val="008C4E44"/>
    <w:rsid w:val="008C6C22"/>
    <w:rsid w:val="008C7025"/>
    <w:rsid w:val="008C70E9"/>
    <w:rsid w:val="008C73A0"/>
    <w:rsid w:val="008C755F"/>
    <w:rsid w:val="008D1628"/>
    <w:rsid w:val="008D2D8F"/>
    <w:rsid w:val="008D3322"/>
    <w:rsid w:val="008D34C3"/>
    <w:rsid w:val="008D3CCB"/>
    <w:rsid w:val="008D3EE0"/>
    <w:rsid w:val="008D4636"/>
    <w:rsid w:val="008D46E3"/>
    <w:rsid w:val="008D4A0C"/>
    <w:rsid w:val="008D50BE"/>
    <w:rsid w:val="008D58E7"/>
    <w:rsid w:val="008D5E70"/>
    <w:rsid w:val="008D7529"/>
    <w:rsid w:val="008E197A"/>
    <w:rsid w:val="008E1A0C"/>
    <w:rsid w:val="008E3BA2"/>
    <w:rsid w:val="008E4738"/>
    <w:rsid w:val="008E498D"/>
    <w:rsid w:val="008E4D60"/>
    <w:rsid w:val="008E5470"/>
    <w:rsid w:val="008E5823"/>
    <w:rsid w:val="008E5FD8"/>
    <w:rsid w:val="008E7A99"/>
    <w:rsid w:val="008E7DA2"/>
    <w:rsid w:val="008F188A"/>
    <w:rsid w:val="008F22DA"/>
    <w:rsid w:val="008F2BA1"/>
    <w:rsid w:val="008F3A92"/>
    <w:rsid w:val="008F3F8D"/>
    <w:rsid w:val="008F4BF9"/>
    <w:rsid w:val="008F5681"/>
    <w:rsid w:val="008F7945"/>
    <w:rsid w:val="0090191B"/>
    <w:rsid w:val="0090323C"/>
    <w:rsid w:val="00903E2A"/>
    <w:rsid w:val="009044D3"/>
    <w:rsid w:val="00904FE6"/>
    <w:rsid w:val="0090622A"/>
    <w:rsid w:val="00906DBB"/>
    <w:rsid w:val="00906EDB"/>
    <w:rsid w:val="00907193"/>
    <w:rsid w:val="009073BB"/>
    <w:rsid w:val="00907A49"/>
    <w:rsid w:val="00910D3E"/>
    <w:rsid w:val="00911D3E"/>
    <w:rsid w:val="009129FD"/>
    <w:rsid w:val="00913E69"/>
    <w:rsid w:val="00913FCA"/>
    <w:rsid w:val="00914821"/>
    <w:rsid w:val="00915E2A"/>
    <w:rsid w:val="009168C2"/>
    <w:rsid w:val="00917C1E"/>
    <w:rsid w:val="0092053D"/>
    <w:rsid w:val="009206FE"/>
    <w:rsid w:val="00921AC4"/>
    <w:rsid w:val="00923C7E"/>
    <w:rsid w:val="00923E62"/>
    <w:rsid w:val="009246B8"/>
    <w:rsid w:val="00924A0A"/>
    <w:rsid w:val="00927521"/>
    <w:rsid w:val="0092792B"/>
    <w:rsid w:val="00927993"/>
    <w:rsid w:val="00927E1E"/>
    <w:rsid w:val="00930691"/>
    <w:rsid w:val="009308AA"/>
    <w:rsid w:val="00930AB6"/>
    <w:rsid w:val="00931272"/>
    <w:rsid w:val="0093168F"/>
    <w:rsid w:val="00932408"/>
    <w:rsid w:val="0093258F"/>
    <w:rsid w:val="00932913"/>
    <w:rsid w:val="009329C7"/>
    <w:rsid w:val="00932C52"/>
    <w:rsid w:val="009336E2"/>
    <w:rsid w:val="00933B84"/>
    <w:rsid w:val="00934226"/>
    <w:rsid w:val="009342DD"/>
    <w:rsid w:val="00934C2D"/>
    <w:rsid w:val="00934FB4"/>
    <w:rsid w:val="009352DE"/>
    <w:rsid w:val="009370AB"/>
    <w:rsid w:val="00937D46"/>
    <w:rsid w:val="00940AC9"/>
    <w:rsid w:val="0094159E"/>
    <w:rsid w:val="00941D69"/>
    <w:rsid w:val="009420A0"/>
    <w:rsid w:val="009428C1"/>
    <w:rsid w:val="00942A80"/>
    <w:rsid w:val="0094334D"/>
    <w:rsid w:val="00943360"/>
    <w:rsid w:val="0094416F"/>
    <w:rsid w:val="00944CE3"/>
    <w:rsid w:val="009451E0"/>
    <w:rsid w:val="00945BB9"/>
    <w:rsid w:val="00946DBE"/>
    <w:rsid w:val="009471CF"/>
    <w:rsid w:val="00950254"/>
    <w:rsid w:val="00950F23"/>
    <w:rsid w:val="009514A4"/>
    <w:rsid w:val="00952592"/>
    <w:rsid w:val="009530CF"/>
    <w:rsid w:val="009533FF"/>
    <w:rsid w:val="00954C4B"/>
    <w:rsid w:val="0095590D"/>
    <w:rsid w:val="00955BA3"/>
    <w:rsid w:val="00957AF8"/>
    <w:rsid w:val="0096050C"/>
    <w:rsid w:val="00960AFE"/>
    <w:rsid w:val="00961E0A"/>
    <w:rsid w:val="0096369A"/>
    <w:rsid w:val="00963F81"/>
    <w:rsid w:val="00964BBE"/>
    <w:rsid w:val="00964D82"/>
    <w:rsid w:val="00964DF1"/>
    <w:rsid w:val="00965347"/>
    <w:rsid w:val="009660F0"/>
    <w:rsid w:val="00967A33"/>
    <w:rsid w:val="00967B70"/>
    <w:rsid w:val="009724F0"/>
    <w:rsid w:val="00974EAD"/>
    <w:rsid w:val="00974EE6"/>
    <w:rsid w:val="00975870"/>
    <w:rsid w:val="00976FCB"/>
    <w:rsid w:val="00976FD4"/>
    <w:rsid w:val="009771A0"/>
    <w:rsid w:val="00980301"/>
    <w:rsid w:val="00981B1B"/>
    <w:rsid w:val="009827FC"/>
    <w:rsid w:val="009835E7"/>
    <w:rsid w:val="00984039"/>
    <w:rsid w:val="0098464B"/>
    <w:rsid w:val="00985B34"/>
    <w:rsid w:val="00987AFA"/>
    <w:rsid w:val="0099041F"/>
    <w:rsid w:val="00990C6D"/>
    <w:rsid w:val="009918E5"/>
    <w:rsid w:val="00992AC0"/>
    <w:rsid w:val="00993E11"/>
    <w:rsid w:val="0099474C"/>
    <w:rsid w:val="00996A69"/>
    <w:rsid w:val="00996D2E"/>
    <w:rsid w:val="009A0CC5"/>
    <w:rsid w:val="009A15DF"/>
    <w:rsid w:val="009A1D8F"/>
    <w:rsid w:val="009A2591"/>
    <w:rsid w:val="009A28EA"/>
    <w:rsid w:val="009A2CD7"/>
    <w:rsid w:val="009A3BD4"/>
    <w:rsid w:val="009A41B7"/>
    <w:rsid w:val="009A4F5B"/>
    <w:rsid w:val="009A591F"/>
    <w:rsid w:val="009A601B"/>
    <w:rsid w:val="009B141C"/>
    <w:rsid w:val="009B2118"/>
    <w:rsid w:val="009B2640"/>
    <w:rsid w:val="009B2775"/>
    <w:rsid w:val="009B29A6"/>
    <w:rsid w:val="009B3A98"/>
    <w:rsid w:val="009B42AB"/>
    <w:rsid w:val="009B631A"/>
    <w:rsid w:val="009B6AAD"/>
    <w:rsid w:val="009B6AD0"/>
    <w:rsid w:val="009B7BB3"/>
    <w:rsid w:val="009C056E"/>
    <w:rsid w:val="009C2D76"/>
    <w:rsid w:val="009C379D"/>
    <w:rsid w:val="009C390D"/>
    <w:rsid w:val="009C3EAF"/>
    <w:rsid w:val="009C594D"/>
    <w:rsid w:val="009C6397"/>
    <w:rsid w:val="009C6904"/>
    <w:rsid w:val="009C77E6"/>
    <w:rsid w:val="009D1324"/>
    <w:rsid w:val="009D1EB6"/>
    <w:rsid w:val="009D21AB"/>
    <w:rsid w:val="009D3742"/>
    <w:rsid w:val="009D59FD"/>
    <w:rsid w:val="009D6070"/>
    <w:rsid w:val="009D611B"/>
    <w:rsid w:val="009D6360"/>
    <w:rsid w:val="009D6C26"/>
    <w:rsid w:val="009D6F8E"/>
    <w:rsid w:val="009D71E5"/>
    <w:rsid w:val="009E016D"/>
    <w:rsid w:val="009E103B"/>
    <w:rsid w:val="009E172F"/>
    <w:rsid w:val="009E1B36"/>
    <w:rsid w:val="009E3A65"/>
    <w:rsid w:val="009E5A8C"/>
    <w:rsid w:val="009E5D37"/>
    <w:rsid w:val="009E67C2"/>
    <w:rsid w:val="009E68BE"/>
    <w:rsid w:val="009E6FF2"/>
    <w:rsid w:val="009E7360"/>
    <w:rsid w:val="009E76CF"/>
    <w:rsid w:val="009F1DD0"/>
    <w:rsid w:val="009F2080"/>
    <w:rsid w:val="009F317A"/>
    <w:rsid w:val="009F39C5"/>
    <w:rsid w:val="009F3F5F"/>
    <w:rsid w:val="009F4092"/>
    <w:rsid w:val="009F5029"/>
    <w:rsid w:val="009F614A"/>
    <w:rsid w:val="009F67B9"/>
    <w:rsid w:val="009F6862"/>
    <w:rsid w:val="009F73EE"/>
    <w:rsid w:val="009F7760"/>
    <w:rsid w:val="009F7E60"/>
    <w:rsid w:val="00A0044A"/>
    <w:rsid w:val="00A0065B"/>
    <w:rsid w:val="00A00F7B"/>
    <w:rsid w:val="00A01A14"/>
    <w:rsid w:val="00A023C2"/>
    <w:rsid w:val="00A02459"/>
    <w:rsid w:val="00A03467"/>
    <w:rsid w:val="00A0458D"/>
    <w:rsid w:val="00A04A68"/>
    <w:rsid w:val="00A04C34"/>
    <w:rsid w:val="00A067BA"/>
    <w:rsid w:val="00A0766B"/>
    <w:rsid w:val="00A078BD"/>
    <w:rsid w:val="00A07C6F"/>
    <w:rsid w:val="00A07D78"/>
    <w:rsid w:val="00A10159"/>
    <w:rsid w:val="00A1166C"/>
    <w:rsid w:val="00A14D51"/>
    <w:rsid w:val="00A16CD1"/>
    <w:rsid w:val="00A16F73"/>
    <w:rsid w:val="00A2018D"/>
    <w:rsid w:val="00A20B34"/>
    <w:rsid w:val="00A21340"/>
    <w:rsid w:val="00A214CA"/>
    <w:rsid w:val="00A22534"/>
    <w:rsid w:val="00A23971"/>
    <w:rsid w:val="00A23AA5"/>
    <w:rsid w:val="00A241EB"/>
    <w:rsid w:val="00A247E8"/>
    <w:rsid w:val="00A24F54"/>
    <w:rsid w:val="00A25C8D"/>
    <w:rsid w:val="00A25F01"/>
    <w:rsid w:val="00A3014B"/>
    <w:rsid w:val="00A30E74"/>
    <w:rsid w:val="00A324BA"/>
    <w:rsid w:val="00A3281C"/>
    <w:rsid w:val="00A32ED6"/>
    <w:rsid w:val="00A33544"/>
    <w:rsid w:val="00A33CD6"/>
    <w:rsid w:val="00A33D7C"/>
    <w:rsid w:val="00A34303"/>
    <w:rsid w:val="00A3542A"/>
    <w:rsid w:val="00A35C87"/>
    <w:rsid w:val="00A363D3"/>
    <w:rsid w:val="00A37ADF"/>
    <w:rsid w:val="00A37CA8"/>
    <w:rsid w:val="00A4007C"/>
    <w:rsid w:val="00A4013D"/>
    <w:rsid w:val="00A404E0"/>
    <w:rsid w:val="00A408DF"/>
    <w:rsid w:val="00A4120F"/>
    <w:rsid w:val="00A414B0"/>
    <w:rsid w:val="00A43593"/>
    <w:rsid w:val="00A439D1"/>
    <w:rsid w:val="00A44933"/>
    <w:rsid w:val="00A453A3"/>
    <w:rsid w:val="00A45CC6"/>
    <w:rsid w:val="00A46D0C"/>
    <w:rsid w:val="00A47452"/>
    <w:rsid w:val="00A4752C"/>
    <w:rsid w:val="00A475AE"/>
    <w:rsid w:val="00A477EA"/>
    <w:rsid w:val="00A47E7B"/>
    <w:rsid w:val="00A51212"/>
    <w:rsid w:val="00A51750"/>
    <w:rsid w:val="00A51897"/>
    <w:rsid w:val="00A51E19"/>
    <w:rsid w:val="00A524E8"/>
    <w:rsid w:val="00A528B0"/>
    <w:rsid w:val="00A52CC1"/>
    <w:rsid w:val="00A53175"/>
    <w:rsid w:val="00A53634"/>
    <w:rsid w:val="00A5452F"/>
    <w:rsid w:val="00A54612"/>
    <w:rsid w:val="00A5665C"/>
    <w:rsid w:val="00A57504"/>
    <w:rsid w:val="00A5774F"/>
    <w:rsid w:val="00A60C81"/>
    <w:rsid w:val="00A614E7"/>
    <w:rsid w:val="00A61CC7"/>
    <w:rsid w:val="00A628BC"/>
    <w:rsid w:val="00A62E03"/>
    <w:rsid w:val="00A63E10"/>
    <w:rsid w:val="00A63ECF"/>
    <w:rsid w:val="00A64182"/>
    <w:rsid w:val="00A65CC8"/>
    <w:rsid w:val="00A661AF"/>
    <w:rsid w:val="00A663B5"/>
    <w:rsid w:val="00A66790"/>
    <w:rsid w:val="00A66D01"/>
    <w:rsid w:val="00A6786D"/>
    <w:rsid w:val="00A67CA9"/>
    <w:rsid w:val="00A7064F"/>
    <w:rsid w:val="00A721E7"/>
    <w:rsid w:val="00A730AA"/>
    <w:rsid w:val="00A732C4"/>
    <w:rsid w:val="00A74CC3"/>
    <w:rsid w:val="00A75333"/>
    <w:rsid w:val="00A76C47"/>
    <w:rsid w:val="00A7781C"/>
    <w:rsid w:val="00A77C34"/>
    <w:rsid w:val="00A801F5"/>
    <w:rsid w:val="00A811F1"/>
    <w:rsid w:val="00A8169A"/>
    <w:rsid w:val="00A8223F"/>
    <w:rsid w:val="00A83AD0"/>
    <w:rsid w:val="00A83B73"/>
    <w:rsid w:val="00A83B81"/>
    <w:rsid w:val="00A83EC0"/>
    <w:rsid w:val="00A844FA"/>
    <w:rsid w:val="00A84B76"/>
    <w:rsid w:val="00A84EAD"/>
    <w:rsid w:val="00A85C19"/>
    <w:rsid w:val="00A85D47"/>
    <w:rsid w:val="00A86DE8"/>
    <w:rsid w:val="00A870F3"/>
    <w:rsid w:val="00A871C3"/>
    <w:rsid w:val="00A87B06"/>
    <w:rsid w:val="00A903DA"/>
    <w:rsid w:val="00A9057E"/>
    <w:rsid w:val="00A905AD"/>
    <w:rsid w:val="00A920E1"/>
    <w:rsid w:val="00A93CA7"/>
    <w:rsid w:val="00A94981"/>
    <w:rsid w:val="00A95533"/>
    <w:rsid w:val="00A97158"/>
    <w:rsid w:val="00A97479"/>
    <w:rsid w:val="00AA1B87"/>
    <w:rsid w:val="00AA4388"/>
    <w:rsid w:val="00AA44D0"/>
    <w:rsid w:val="00AA495F"/>
    <w:rsid w:val="00AA4D78"/>
    <w:rsid w:val="00AA6BBD"/>
    <w:rsid w:val="00AA7D8D"/>
    <w:rsid w:val="00AA7F2F"/>
    <w:rsid w:val="00AB130B"/>
    <w:rsid w:val="00AB241B"/>
    <w:rsid w:val="00AB2D95"/>
    <w:rsid w:val="00AB5F46"/>
    <w:rsid w:val="00AB6C76"/>
    <w:rsid w:val="00AB7773"/>
    <w:rsid w:val="00AC0DB9"/>
    <w:rsid w:val="00AC1136"/>
    <w:rsid w:val="00AC1838"/>
    <w:rsid w:val="00AC19FC"/>
    <w:rsid w:val="00AC337C"/>
    <w:rsid w:val="00AC3A4C"/>
    <w:rsid w:val="00AC5428"/>
    <w:rsid w:val="00AC5569"/>
    <w:rsid w:val="00AC58BD"/>
    <w:rsid w:val="00AC5E47"/>
    <w:rsid w:val="00AC5E6C"/>
    <w:rsid w:val="00AC7160"/>
    <w:rsid w:val="00AC7175"/>
    <w:rsid w:val="00AD078D"/>
    <w:rsid w:val="00AD140A"/>
    <w:rsid w:val="00AD15F9"/>
    <w:rsid w:val="00AD2996"/>
    <w:rsid w:val="00AD3CAB"/>
    <w:rsid w:val="00AD5364"/>
    <w:rsid w:val="00AD59EF"/>
    <w:rsid w:val="00AD5A59"/>
    <w:rsid w:val="00AD5F11"/>
    <w:rsid w:val="00AD623F"/>
    <w:rsid w:val="00AD67A2"/>
    <w:rsid w:val="00AE20CE"/>
    <w:rsid w:val="00AE30F5"/>
    <w:rsid w:val="00AE3C64"/>
    <w:rsid w:val="00AE402C"/>
    <w:rsid w:val="00AE61C0"/>
    <w:rsid w:val="00AE73ED"/>
    <w:rsid w:val="00AF0219"/>
    <w:rsid w:val="00AF0252"/>
    <w:rsid w:val="00AF155F"/>
    <w:rsid w:val="00AF2210"/>
    <w:rsid w:val="00AF25B9"/>
    <w:rsid w:val="00AF2D5C"/>
    <w:rsid w:val="00AF3185"/>
    <w:rsid w:val="00AF39B0"/>
    <w:rsid w:val="00AF56FF"/>
    <w:rsid w:val="00AF5CC2"/>
    <w:rsid w:val="00AF7AA0"/>
    <w:rsid w:val="00AF7F51"/>
    <w:rsid w:val="00B00B06"/>
    <w:rsid w:val="00B00B47"/>
    <w:rsid w:val="00B00C08"/>
    <w:rsid w:val="00B0197F"/>
    <w:rsid w:val="00B0228A"/>
    <w:rsid w:val="00B0345D"/>
    <w:rsid w:val="00B036A9"/>
    <w:rsid w:val="00B036F9"/>
    <w:rsid w:val="00B04033"/>
    <w:rsid w:val="00B04C6B"/>
    <w:rsid w:val="00B04CE5"/>
    <w:rsid w:val="00B06325"/>
    <w:rsid w:val="00B1031F"/>
    <w:rsid w:val="00B1080B"/>
    <w:rsid w:val="00B1159F"/>
    <w:rsid w:val="00B11702"/>
    <w:rsid w:val="00B11AB3"/>
    <w:rsid w:val="00B12BAF"/>
    <w:rsid w:val="00B12F6E"/>
    <w:rsid w:val="00B14768"/>
    <w:rsid w:val="00B1548D"/>
    <w:rsid w:val="00B161D8"/>
    <w:rsid w:val="00B175E0"/>
    <w:rsid w:val="00B20108"/>
    <w:rsid w:val="00B2292C"/>
    <w:rsid w:val="00B24610"/>
    <w:rsid w:val="00B25167"/>
    <w:rsid w:val="00B25193"/>
    <w:rsid w:val="00B255FE"/>
    <w:rsid w:val="00B258AE"/>
    <w:rsid w:val="00B263A3"/>
    <w:rsid w:val="00B26B29"/>
    <w:rsid w:val="00B300D3"/>
    <w:rsid w:val="00B300DD"/>
    <w:rsid w:val="00B307ED"/>
    <w:rsid w:val="00B30A47"/>
    <w:rsid w:val="00B31166"/>
    <w:rsid w:val="00B32753"/>
    <w:rsid w:val="00B348A4"/>
    <w:rsid w:val="00B36CEA"/>
    <w:rsid w:val="00B37162"/>
    <w:rsid w:val="00B37C4D"/>
    <w:rsid w:val="00B400A9"/>
    <w:rsid w:val="00B4060A"/>
    <w:rsid w:val="00B414B8"/>
    <w:rsid w:val="00B4181D"/>
    <w:rsid w:val="00B42893"/>
    <w:rsid w:val="00B439FF"/>
    <w:rsid w:val="00B447CF"/>
    <w:rsid w:val="00B44F43"/>
    <w:rsid w:val="00B4531D"/>
    <w:rsid w:val="00B45612"/>
    <w:rsid w:val="00B45C1C"/>
    <w:rsid w:val="00B50970"/>
    <w:rsid w:val="00B50CC5"/>
    <w:rsid w:val="00B51885"/>
    <w:rsid w:val="00B524DA"/>
    <w:rsid w:val="00B52A97"/>
    <w:rsid w:val="00B5305E"/>
    <w:rsid w:val="00B532AF"/>
    <w:rsid w:val="00B547AE"/>
    <w:rsid w:val="00B551AF"/>
    <w:rsid w:val="00B5544F"/>
    <w:rsid w:val="00B55B93"/>
    <w:rsid w:val="00B55FE1"/>
    <w:rsid w:val="00B57372"/>
    <w:rsid w:val="00B57F3E"/>
    <w:rsid w:val="00B60D7F"/>
    <w:rsid w:val="00B61DEA"/>
    <w:rsid w:val="00B623D3"/>
    <w:rsid w:val="00B64CC7"/>
    <w:rsid w:val="00B65E33"/>
    <w:rsid w:val="00B66D15"/>
    <w:rsid w:val="00B6743E"/>
    <w:rsid w:val="00B70546"/>
    <w:rsid w:val="00B71154"/>
    <w:rsid w:val="00B7127A"/>
    <w:rsid w:val="00B71BB4"/>
    <w:rsid w:val="00B72379"/>
    <w:rsid w:val="00B727EF"/>
    <w:rsid w:val="00B7299C"/>
    <w:rsid w:val="00B72BC1"/>
    <w:rsid w:val="00B734C0"/>
    <w:rsid w:val="00B73D66"/>
    <w:rsid w:val="00B75EF6"/>
    <w:rsid w:val="00B76060"/>
    <w:rsid w:val="00B76C6F"/>
    <w:rsid w:val="00B76FE9"/>
    <w:rsid w:val="00B77A0D"/>
    <w:rsid w:val="00B803C0"/>
    <w:rsid w:val="00B805BD"/>
    <w:rsid w:val="00B816D5"/>
    <w:rsid w:val="00B81773"/>
    <w:rsid w:val="00B817C0"/>
    <w:rsid w:val="00B83CD4"/>
    <w:rsid w:val="00B844D8"/>
    <w:rsid w:val="00B853A2"/>
    <w:rsid w:val="00B8735C"/>
    <w:rsid w:val="00B87DBF"/>
    <w:rsid w:val="00B906B0"/>
    <w:rsid w:val="00B90EDF"/>
    <w:rsid w:val="00B918FC"/>
    <w:rsid w:val="00B91B85"/>
    <w:rsid w:val="00B91C5F"/>
    <w:rsid w:val="00B93EE4"/>
    <w:rsid w:val="00B9414A"/>
    <w:rsid w:val="00B94A52"/>
    <w:rsid w:val="00B960D2"/>
    <w:rsid w:val="00B9650F"/>
    <w:rsid w:val="00B9771C"/>
    <w:rsid w:val="00BA0351"/>
    <w:rsid w:val="00BA0B1E"/>
    <w:rsid w:val="00BA0B77"/>
    <w:rsid w:val="00BA0D38"/>
    <w:rsid w:val="00BA1BF6"/>
    <w:rsid w:val="00BA1DC8"/>
    <w:rsid w:val="00BA2035"/>
    <w:rsid w:val="00BA20C7"/>
    <w:rsid w:val="00BA2F0C"/>
    <w:rsid w:val="00BA3501"/>
    <w:rsid w:val="00BA37E1"/>
    <w:rsid w:val="00BA46DB"/>
    <w:rsid w:val="00BA49A9"/>
    <w:rsid w:val="00BA64AC"/>
    <w:rsid w:val="00BA68A0"/>
    <w:rsid w:val="00BA6959"/>
    <w:rsid w:val="00BA6AEF"/>
    <w:rsid w:val="00BA6C93"/>
    <w:rsid w:val="00BA7798"/>
    <w:rsid w:val="00BA78C6"/>
    <w:rsid w:val="00BA7EAF"/>
    <w:rsid w:val="00BB1CFC"/>
    <w:rsid w:val="00BB4B86"/>
    <w:rsid w:val="00BB5490"/>
    <w:rsid w:val="00BB6569"/>
    <w:rsid w:val="00BB6854"/>
    <w:rsid w:val="00BB7BFA"/>
    <w:rsid w:val="00BC0297"/>
    <w:rsid w:val="00BC0EE2"/>
    <w:rsid w:val="00BC26A2"/>
    <w:rsid w:val="00BC42D0"/>
    <w:rsid w:val="00BC5068"/>
    <w:rsid w:val="00BC7EBE"/>
    <w:rsid w:val="00BD0B61"/>
    <w:rsid w:val="00BD17D4"/>
    <w:rsid w:val="00BD1C63"/>
    <w:rsid w:val="00BD1EA7"/>
    <w:rsid w:val="00BD339A"/>
    <w:rsid w:val="00BD3DE7"/>
    <w:rsid w:val="00BD4672"/>
    <w:rsid w:val="00BD47CA"/>
    <w:rsid w:val="00BD560C"/>
    <w:rsid w:val="00BD6B82"/>
    <w:rsid w:val="00BD6CFD"/>
    <w:rsid w:val="00BD7A65"/>
    <w:rsid w:val="00BD7BBF"/>
    <w:rsid w:val="00BD7F0B"/>
    <w:rsid w:val="00BE0072"/>
    <w:rsid w:val="00BE01C7"/>
    <w:rsid w:val="00BE14AB"/>
    <w:rsid w:val="00BE2136"/>
    <w:rsid w:val="00BE232F"/>
    <w:rsid w:val="00BE3014"/>
    <w:rsid w:val="00BE4224"/>
    <w:rsid w:val="00BE47C1"/>
    <w:rsid w:val="00BE48E0"/>
    <w:rsid w:val="00BE51DD"/>
    <w:rsid w:val="00BE5AAA"/>
    <w:rsid w:val="00BE6AA9"/>
    <w:rsid w:val="00BF1F9F"/>
    <w:rsid w:val="00BF25B5"/>
    <w:rsid w:val="00BF3CFB"/>
    <w:rsid w:val="00BF4938"/>
    <w:rsid w:val="00BF57DF"/>
    <w:rsid w:val="00BF5B0F"/>
    <w:rsid w:val="00BF679B"/>
    <w:rsid w:val="00BF6C23"/>
    <w:rsid w:val="00BF7356"/>
    <w:rsid w:val="00BF73CC"/>
    <w:rsid w:val="00C003E4"/>
    <w:rsid w:val="00C00911"/>
    <w:rsid w:val="00C03C39"/>
    <w:rsid w:val="00C042DD"/>
    <w:rsid w:val="00C043E5"/>
    <w:rsid w:val="00C058FA"/>
    <w:rsid w:val="00C067BC"/>
    <w:rsid w:val="00C07DDD"/>
    <w:rsid w:val="00C100DE"/>
    <w:rsid w:val="00C100FC"/>
    <w:rsid w:val="00C116D3"/>
    <w:rsid w:val="00C11B43"/>
    <w:rsid w:val="00C11D78"/>
    <w:rsid w:val="00C123E2"/>
    <w:rsid w:val="00C12CBC"/>
    <w:rsid w:val="00C14356"/>
    <w:rsid w:val="00C15107"/>
    <w:rsid w:val="00C16887"/>
    <w:rsid w:val="00C17B17"/>
    <w:rsid w:val="00C2037D"/>
    <w:rsid w:val="00C21055"/>
    <w:rsid w:val="00C21126"/>
    <w:rsid w:val="00C215D2"/>
    <w:rsid w:val="00C22F34"/>
    <w:rsid w:val="00C2333D"/>
    <w:rsid w:val="00C23FAE"/>
    <w:rsid w:val="00C24F46"/>
    <w:rsid w:val="00C2628D"/>
    <w:rsid w:val="00C26D0E"/>
    <w:rsid w:val="00C274A6"/>
    <w:rsid w:val="00C279A3"/>
    <w:rsid w:val="00C27E54"/>
    <w:rsid w:val="00C303D2"/>
    <w:rsid w:val="00C306C6"/>
    <w:rsid w:val="00C319C1"/>
    <w:rsid w:val="00C32A67"/>
    <w:rsid w:val="00C32F16"/>
    <w:rsid w:val="00C347EA"/>
    <w:rsid w:val="00C364F3"/>
    <w:rsid w:val="00C3667A"/>
    <w:rsid w:val="00C36795"/>
    <w:rsid w:val="00C367DE"/>
    <w:rsid w:val="00C36959"/>
    <w:rsid w:val="00C401C7"/>
    <w:rsid w:val="00C41B3D"/>
    <w:rsid w:val="00C422D2"/>
    <w:rsid w:val="00C43028"/>
    <w:rsid w:val="00C43CF4"/>
    <w:rsid w:val="00C4417E"/>
    <w:rsid w:val="00C44FB6"/>
    <w:rsid w:val="00C452A6"/>
    <w:rsid w:val="00C4568E"/>
    <w:rsid w:val="00C4744B"/>
    <w:rsid w:val="00C500AA"/>
    <w:rsid w:val="00C50E59"/>
    <w:rsid w:val="00C51041"/>
    <w:rsid w:val="00C5165D"/>
    <w:rsid w:val="00C5237E"/>
    <w:rsid w:val="00C54E8F"/>
    <w:rsid w:val="00C55270"/>
    <w:rsid w:val="00C557B8"/>
    <w:rsid w:val="00C561A5"/>
    <w:rsid w:val="00C56A65"/>
    <w:rsid w:val="00C62844"/>
    <w:rsid w:val="00C649C0"/>
    <w:rsid w:val="00C669DD"/>
    <w:rsid w:val="00C7038A"/>
    <w:rsid w:val="00C709BC"/>
    <w:rsid w:val="00C715DB"/>
    <w:rsid w:val="00C717A5"/>
    <w:rsid w:val="00C71D40"/>
    <w:rsid w:val="00C723B6"/>
    <w:rsid w:val="00C744F4"/>
    <w:rsid w:val="00C74515"/>
    <w:rsid w:val="00C746D2"/>
    <w:rsid w:val="00C74D40"/>
    <w:rsid w:val="00C755E0"/>
    <w:rsid w:val="00C756CB"/>
    <w:rsid w:val="00C764AD"/>
    <w:rsid w:val="00C770B9"/>
    <w:rsid w:val="00C80B07"/>
    <w:rsid w:val="00C8199B"/>
    <w:rsid w:val="00C81E34"/>
    <w:rsid w:val="00C8219C"/>
    <w:rsid w:val="00C8266A"/>
    <w:rsid w:val="00C82C92"/>
    <w:rsid w:val="00C834F1"/>
    <w:rsid w:val="00C83797"/>
    <w:rsid w:val="00C839C8"/>
    <w:rsid w:val="00C84099"/>
    <w:rsid w:val="00C84326"/>
    <w:rsid w:val="00C84FFF"/>
    <w:rsid w:val="00C8780D"/>
    <w:rsid w:val="00C9036C"/>
    <w:rsid w:val="00C907F6"/>
    <w:rsid w:val="00C9092F"/>
    <w:rsid w:val="00C90FD2"/>
    <w:rsid w:val="00C92BEA"/>
    <w:rsid w:val="00C9312F"/>
    <w:rsid w:val="00C94F00"/>
    <w:rsid w:val="00C95965"/>
    <w:rsid w:val="00C96819"/>
    <w:rsid w:val="00C96EF0"/>
    <w:rsid w:val="00C97424"/>
    <w:rsid w:val="00CA0446"/>
    <w:rsid w:val="00CA1321"/>
    <w:rsid w:val="00CA1B87"/>
    <w:rsid w:val="00CA2337"/>
    <w:rsid w:val="00CA3224"/>
    <w:rsid w:val="00CA4335"/>
    <w:rsid w:val="00CA5A1A"/>
    <w:rsid w:val="00CA749F"/>
    <w:rsid w:val="00CA7895"/>
    <w:rsid w:val="00CB006D"/>
    <w:rsid w:val="00CB0A4D"/>
    <w:rsid w:val="00CB1214"/>
    <w:rsid w:val="00CB156D"/>
    <w:rsid w:val="00CB1D4A"/>
    <w:rsid w:val="00CB1F46"/>
    <w:rsid w:val="00CB22C6"/>
    <w:rsid w:val="00CB23B8"/>
    <w:rsid w:val="00CB2BB5"/>
    <w:rsid w:val="00CB47A0"/>
    <w:rsid w:val="00CB47D3"/>
    <w:rsid w:val="00CB4A23"/>
    <w:rsid w:val="00CB6D10"/>
    <w:rsid w:val="00CB78D6"/>
    <w:rsid w:val="00CC0A07"/>
    <w:rsid w:val="00CC14A3"/>
    <w:rsid w:val="00CC179F"/>
    <w:rsid w:val="00CC1BFE"/>
    <w:rsid w:val="00CC28E9"/>
    <w:rsid w:val="00CC2A3F"/>
    <w:rsid w:val="00CC2FDF"/>
    <w:rsid w:val="00CC3C26"/>
    <w:rsid w:val="00CC426C"/>
    <w:rsid w:val="00CC447A"/>
    <w:rsid w:val="00CC5106"/>
    <w:rsid w:val="00CC640F"/>
    <w:rsid w:val="00CD0564"/>
    <w:rsid w:val="00CD10D6"/>
    <w:rsid w:val="00CD15C8"/>
    <w:rsid w:val="00CD26EF"/>
    <w:rsid w:val="00CD2BFF"/>
    <w:rsid w:val="00CD3E1A"/>
    <w:rsid w:val="00CD4677"/>
    <w:rsid w:val="00CD59B4"/>
    <w:rsid w:val="00CD5D39"/>
    <w:rsid w:val="00CD6007"/>
    <w:rsid w:val="00CD631E"/>
    <w:rsid w:val="00CD6DBE"/>
    <w:rsid w:val="00CD7592"/>
    <w:rsid w:val="00CE017C"/>
    <w:rsid w:val="00CE0A25"/>
    <w:rsid w:val="00CE0CF7"/>
    <w:rsid w:val="00CE2471"/>
    <w:rsid w:val="00CE2B0D"/>
    <w:rsid w:val="00CE32CB"/>
    <w:rsid w:val="00CE3EFA"/>
    <w:rsid w:val="00CE481C"/>
    <w:rsid w:val="00CE4E6C"/>
    <w:rsid w:val="00CE69F7"/>
    <w:rsid w:val="00CE6DEF"/>
    <w:rsid w:val="00CF021E"/>
    <w:rsid w:val="00CF079A"/>
    <w:rsid w:val="00CF1C94"/>
    <w:rsid w:val="00CF248E"/>
    <w:rsid w:val="00CF37B3"/>
    <w:rsid w:val="00CF7AD6"/>
    <w:rsid w:val="00D00E2B"/>
    <w:rsid w:val="00D01512"/>
    <w:rsid w:val="00D015CC"/>
    <w:rsid w:val="00D016CE"/>
    <w:rsid w:val="00D019CB"/>
    <w:rsid w:val="00D06E41"/>
    <w:rsid w:val="00D06FDB"/>
    <w:rsid w:val="00D0778C"/>
    <w:rsid w:val="00D079E7"/>
    <w:rsid w:val="00D11550"/>
    <w:rsid w:val="00D139C3"/>
    <w:rsid w:val="00D139F1"/>
    <w:rsid w:val="00D13B55"/>
    <w:rsid w:val="00D154E8"/>
    <w:rsid w:val="00D16DB6"/>
    <w:rsid w:val="00D244B1"/>
    <w:rsid w:val="00D24879"/>
    <w:rsid w:val="00D2498C"/>
    <w:rsid w:val="00D2544E"/>
    <w:rsid w:val="00D26819"/>
    <w:rsid w:val="00D30659"/>
    <w:rsid w:val="00D33349"/>
    <w:rsid w:val="00D36B29"/>
    <w:rsid w:val="00D36C70"/>
    <w:rsid w:val="00D378DE"/>
    <w:rsid w:val="00D37D89"/>
    <w:rsid w:val="00D4039F"/>
    <w:rsid w:val="00D40A25"/>
    <w:rsid w:val="00D40AE6"/>
    <w:rsid w:val="00D41A93"/>
    <w:rsid w:val="00D41C7E"/>
    <w:rsid w:val="00D4204D"/>
    <w:rsid w:val="00D42099"/>
    <w:rsid w:val="00D42629"/>
    <w:rsid w:val="00D4273A"/>
    <w:rsid w:val="00D42CE4"/>
    <w:rsid w:val="00D43D7E"/>
    <w:rsid w:val="00D440C2"/>
    <w:rsid w:val="00D44A01"/>
    <w:rsid w:val="00D45D5A"/>
    <w:rsid w:val="00D463FE"/>
    <w:rsid w:val="00D46679"/>
    <w:rsid w:val="00D47301"/>
    <w:rsid w:val="00D47BBA"/>
    <w:rsid w:val="00D47C21"/>
    <w:rsid w:val="00D50CE6"/>
    <w:rsid w:val="00D510AF"/>
    <w:rsid w:val="00D517F2"/>
    <w:rsid w:val="00D5195A"/>
    <w:rsid w:val="00D529B6"/>
    <w:rsid w:val="00D52DD3"/>
    <w:rsid w:val="00D546E6"/>
    <w:rsid w:val="00D55E2F"/>
    <w:rsid w:val="00D564E8"/>
    <w:rsid w:val="00D56D0C"/>
    <w:rsid w:val="00D57068"/>
    <w:rsid w:val="00D6026E"/>
    <w:rsid w:val="00D60574"/>
    <w:rsid w:val="00D60F75"/>
    <w:rsid w:val="00D624F1"/>
    <w:rsid w:val="00D6259A"/>
    <w:rsid w:val="00D62797"/>
    <w:rsid w:val="00D6280D"/>
    <w:rsid w:val="00D637B9"/>
    <w:rsid w:val="00D63927"/>
    <w:rsid w:val="00D63F40"/>
    <w:rsid w:val="00D64235"/>
    <w:rsid w:val="00D66EB2"/>
    <w:rsid w:val="00D674C9"/>
    <w:rsid w:val="00D70491"/>
    <w:rsid w:val="00D71208"/>
    <w:rsid w:val="00D72327"/>
    <w:rsid w:val="00D72D3C"/>
    <w:rsid w:val="00D7310D"/>
    <w:rsid w:val="00D73911"/>
    <w:rsid w:val="00D73DF1"/>
    <w:rsid w:val="00D7456C"/>
    <w:rsid w:val="00D74D0D"/>
    <w:rsid w:val="00D7547A"/>
    <w:rsid w:val="00D76373"/>
    <w:rsid w:val="00D76393"/>
    <w:rsid w:val="00D77518"/>
    <w:rsid w:val="00D77948"/>
    <w:rsid w:val="00D77D8C"/>
    <w:rsid w:val="00D80854"/>
    <w:rsid w:val="00D82F7F"/>
    <w:rsid w:val="00D83A86"/>
    <w:rsid w:val="00D8432D"/>
    <w:rsid w:val="00D84981"/>
    <w:rsid w:val="00D84B3A"/>
    <w:rsid w:val="00D8563E"/>
    <w:rsid w:val="00D85875"/>
    <w:rsid w:val="00D8604B"/>
    <w:rsid w:val="00D8616B"/>
    <w:rsid w:val="00D86EF1"/>
    <w:rsid w:val="00D87EB0"/>
    <w:rsid w:val="00D90055"/>
    <w:rsid w:val="00D901CF"/>
    <w:rsid w:val="00D901EA"/>
    <w:rsid w:val="00D904F3"/>
    <w:rsid w:val="00D9065E"/>
    <w:rsid w:val="00D919E2"/>
    <w:rsid w:val="00D92633"/>
    <w:rsid w:val="00D93306"/>
    <w:rsid w:val="00D941DF"/>
    <w:rsid w:val="00D9660E"/>
    <w:rsid w:val="00D967D1"/>
    <w:rsid w:val="00D96AC3"/>
    <w:rsid w:val="00D96FE4"/>
    <w:rsid w:val="00D97D6C"/>
    <w:rsid w:val="00D97E75"/>
    <w:rsid w:val="00DA1148"/>
    <w:rsid w:val="00DA2158"/>
    <w:rsid w:val="00DA2AFC"/>
    <w:rsid w:val="00DA46C9"/>
    <w:rsid w:val="00DA52FB"/>
    <w:rsid w:val="00DA5609"/>
    <w:rsid w:val="00DA7FB1"/>
    <w:rsid w:val="00DB019C"/>
    <w:rsid w:val="00DB197D"/>
    <w:rsid w:val="00DB2F14"/>
    <w:rsid w:val="00DB32AF"/>
    <w:rsid w:val="00DB3C21"/>
    <w:rsid w:val="00DB678E"/>
    <w:rsid w:val="00DB6A4B"/>
    <w:rsid w:val="00DB6ADF"/>
    <w:rsid w:val="00DB7B2B"/>
    <w:rsid w:val="00DB7D39"/>
    <w:rsid w:val="00DC0D61"/>
    <w:rsid w:val="00DC2177"/>
    <w:rsid w:val="00DC2814"/>
    <w:rsid w:val="00DC2D70"/>
    <w:rsid w:val="00DC3C71"/>
    <w:rsid w:val="00DC4C24"/>
    <w:rsid w:val="00DC53F0"/>
    <w:rsid w:val="00DC610B"/>
    <w:rsid w:val="00DC6975"/>
    <w:rsid w:val="00DC6A9A"/>
    <w:rsid w:val="00DD4FA1"/>
    <w:rsid w:val="00DD7CEE"/>
    <w:rsid w:val="00DE050F"/>
    <w:rsid w:val="00DE2070"/>
    <w:rsid w:val="00DE4595"/>
    <w:rsid w:val="00DE4C18"/>
    <w:rsid w:val="00DE6F0F"/>
    <w:rsid w:val="00DE721B"/>
    <w:rsid w:val="00DF0236"/>
    <w:rsid w:val="00DF0B30"/>
    <w:rsid w:val="00DF1945"/>
    <w:rsid w:val="00DF1BEF"/>
    <w:rsid w:val="00DF21D8"/>
    <w:rsid w:val="00DF3253"/>
    <w:rsid w:val="00DF4943"/>
    <w:rsid w:val="00DF4C75"/>
    <w:rsid w:val="00DF50F8"/>
    <w:rsid w:val="00DF661D"/>
    <w:rsid w:val="00DF75EF"/>
    <w:rsid w:val="00E00C2D"/>
    <w:rsid w:val="00E01AE5"/>
    <w:rsid w:val="00E02131"/>
    <w:rsid w:val="00E023D9"/>
    <w:rsid w:val="00E02C0B"/>
    <w:rsid w:val="00E02D53"/>
    <w:rsid w:val="00E04DA6"/>
    <w:rsid w:val="00E04E55"/>
    <w:rsid w:val="00E05A1B"/>
    <w:rsid w:val="00E05BEE"/>
    <w:rsid w:val="00E0718E"/>
    <w:rsid w:val="00E07A87"/>
    <w:rsid w:val="00E10EBD"/>
    <w:rsid w:val="00E11663"/>
    <w:rsid w:val="00E12CF6"/>
    <w:rsid w:val="00E12F76"/>
    <w:rsid w:val="00E13B61"/>
    <w:rsid w:val="00E13C47"/>
    <w:rsid w:val="00E14032"/>
    <w:rsid w:val="00E14A6D"/>
    <w:rsid w:val="00E14D21"/>
    <w:rsid w:val="00E14DA2"/>
    <w:rsid w:val="00E15DC6"/>
    <w:rsid w:val="00E15F89"/>
    <w:rsid w:val="00E160EB"/>
    <w:rsid w:val="00E16836"/>
    <w:rsid w:val="00E178FC"/>
    <w:rsid w:val="00E17A2B"/>
    <w:rsid w:val="00E17C45"/>
    <w:rsid w:val="00E2235D"/>
    <w:rsid w:val="00E2359A"/>
    <w:rsid w:val="00E23B6E"/>
    <w:rsid w:val="00E24417"/>
    <w:rsid w:val="00E24EEF"/>
    <w:rsid w:val="00E2521D"/>
    <w:rsid w:val="00E26F36"/>
    <w:rsid w:val="00E27137"/>
    <w:rsid w:val="00E276A8"/>
    <w:rsid w:val="00E308D8"/>
    <w:rsid w:val="00E311F8"/>
    <w:rsid w:val="00E3445C"/>
    <w:rsid w:val="00E34AE6"/>
    <w:rsid w:val="00E34FD5"/>
    <w:rsid w:val="00E35577"/>
    <w:rsid w:val="00E357F4"/>
    <w:rsid w:val="00E37D21"/>
    <w:rsid w:val="00E400E8"/>
    <w:rsid w:val="00E40B36"/>
    <w:rsid w:val="00E413D9"/>
    <w:rsid w:val="00E414FC"/>
    <w:rsid w:val="00E4558B"/>
    <w:rsid w:val="00E45695"/>
    <w:rsid w:val="00E47200"/>
    <w:rsid w:val="00E47648"/>
    <w:rsid w:val="00E47841"/>
    <w:rsid w:val="00E51855"/>
    <w:rsid w:val="00E52B0A"/>
    <w:rsid w:val="00E5385B"/>
    <w:rsid w:val="00E53955"/>
    <w:rsid w:val="00E53A40"/>
    <w:rsid w:val="00E54F47"/>
    <w:rsid w:val="00E55224"/>
    <w:rsid w:val="00E55225"/>
    <w:rsid w:val="00E55ECB"/>
    <w:rsid w:val="00E56BC4"/>
    <w:rsid w:val="00E5794B"/>
    <w:rsid w:val="00E60E3A"/>
    <w:rsid w:val="00E6116B"/>
    <w:rsid w:val="00E619F2"/>
    <w:rsid w:val="00E620CE"/>
    <w:rsid w:val="00E6300C"/>
    <w:rsid w:val="00E630F5"/>
    <w:rsid w:val="00E64D3F"/>
    <w:rsid w:val="00E66768"/>
    <w:rsid w:val="00E70866"/>
    <w:rsid w:val="00E70BFB"/>
    <w:rsid w:val="00E71AFF"/>
    <w:rsid w:val="00E71EDF"/>
    <w:rsid w:val="00E71F2A"/>
    <w:rsid w:val="00E7317D"/>
    <w:rsid w:val="00E73BDF"/>
    <w:rsid w:val="00E74947"/>
    <w:rsid w:val="00E75049"/>
    <w:rsid w:val="00E77BDB"/>
    <w:rsid w:val="00E80406"/>
    <w:rsid w:val="00E80625"/>
    <w:rsid w:val="00E80BCE"/>
    <w:rsid w:val="00E82BCC"/>
    <w:rsid w:val="00E83532"/>
    <w:rsid w:val="00E84E96"/>
    <w:rsid w:val="00E855D0"/>
    <w:rsid w:val="00E861AE"/>
    <w:rsid w:val="00E8628C"/>
    <w:rsid w:val="00E86E61"/>
    <w:rsid w:val="00E86EBD"/>
    <w:rsid w:val="00E87BBE"/>
    <w:rsid w:val="00E87C52"/>
    <w:rsid w:val="00E87D55"/>
    <w:rsid w:val="00E9274C"/>
    <w:rsid w:val="00E9281C"/>
    <w:rsid w:val="00E92EA3"/>
    <w:rsid w:val="00E93479"/>
    <w:rsid w:val="00E95762"/>
    <w:rsid w:val="00E96170"/>
    <w:rsid w:val="00E970AD"/>
    <w:rsid w:val="00E978A7"/>
    <w:rsid w:val="00E97F56"/>
    <w:rsid w:val="00EA02D1"/>
    <w:rsid w:val="00EA1924"/>
    <w:rsid w:val="00EA1A1D"/>
    <w:rsid w:val="00EA3E44"/>
    <w:rsid w:val="00EA3F65"/>
    <w:rsid w:val="00EA4DFA"/>
    <w:rsid w:val="00EA4E4A"/>
    <w:rsid w:val="00EA5046"/>
    <w:rsid w:val="00EA5861"/>
    <w:rsid w:val="00EA5B8C"/>
    <w:rsid w:val="00EA6924"/>
    <w:rsid w:val="00EA69ED"/>
    <w:rsid w:val="00EA6B43"/>
    <w:rsid w:val="00EB1AAB"/>
    <w:rsid w:val="00EB4079"/>
    <w:rsid w:val="00EB6E45"/>
    <w:rsid w:val="00EB784D"/>
    <w:rsid w:val="00EC05C7"/>
    <w:rsid w:val="00EC05DC"/>
    <w:rsid w:val="00EC0949"/>
    <w:rsid w:val="00EC0FC2"/>
    <w:rsid w:val="00EC1218"/>
    <w:rsid w:val="00EC12B4"/>
    <w:rsid w:val="00EC1B9C"/>
    <w:rsid w:val="00EC4335"/>
    <w:rsid w:val="00EC44C7"/>
    <w:rsid w:val="00EC6669"/>
    <w:rsid w:val="00EC7C9E"/>
    <w:rsid w:val="00ED0532"/>
    <w:rsid w:val="00ED1B9D"/>
    <w:rsid w:val="00ED1C82"/>
    <w:rsid w:val="00ED270A"/>
    <w:rsid w:val="00ED2782"/>
    <w:rsid w:val="00ED2B55"/>
    <w:rsid w:val="00ED3F4E"/>
    <w:rsid w:val="00ED43C8"/>
    <w:rsid w:val="00ED517D"/>
    <w:rsid w:val="00ED5542"/>
    <w:rsid w:val="00ED5658"/>
    <w:rsid w:val="00ED5C5D"/>
    <w:rsid w:val="00ED5F3D"/>
    <w:rsid w:val="00ED633A"/>
    <w:rsid w:val="00ED6B8B"/>
    <w:rsid w:val="00ED7839"/>
    <w:rsid w:val="00EE1577"/>
    <w:rsid w:val="00EE1E2D"/>
    <w:rsid w:val="00EE32B8"/>
    <w:rsid w:val="00EE3CE7"/>
    <w:rsid w:val="00EE3F84"/>
    <w:rsid w:val="00EE493C"/>
    <w:rsid w:val="00EE49CC"/>
    <w:rsid w:val="00EF0F58"/>
    <w:rsid w:val="00EF114F"/>
    <w:rsid w:val="00EF1B32"/>
    <w:rsid w:val="00EF1DEC"/>
    <w:rsid w:val="00EF2162"/>
    <w:rsid w:val="00EF21DE"/>
    <w:rsid w:val="00EF24B6"/>
    <w:rsid w:val="00EF310E"/>
    <w:rsid w:val="00EF6AEC"/>
    <w:rsid w:val="00EF7E2A"/>
    <w:rsid w:val="00EF7FB5"/>
    <w:rsid w:val="00F00CFB"/>
    <w:rsid w:val="00F0154B"/>
    <w:rsid w:val="00F01866"/>
    <w:rsid w:val="00F019CC"/>
    <w:rsid w:val="00F01EFD"/>
    <w:rsid w:val="00F025F2"/>
    <w:rsid w:val="00F047F4"/>
    <w:rsid w:val="00F04FD9"/>
    <w:rsid w:val="00F05075"/>
    <w:rsid w:val="00F052EE"/>
    <w:rsid w:val="00F053D6"/>
    <w:rsid w:val="00F05C1F"/>
    <w:rsid w:val="00F061EB"/>
    <w:rsid w:val="00F10078"/>
    <w:rsid w:val="00F105C5"/>
    <w:rsid w:val="00F1100D"/>
    <w:rsid w:val="00F13187"/>
    <w:rsid w:val="00F15A39"/>
    <w:rsid w:val="00F1601E"/>
    <w:rsid w:val="00F16037"/>
    <w:rsid w:val="00F16285"/>
    <w:rsid w:val="00F17153"/>
    <w:rsid w:val="00F20117"/>
    <w:rsid w:val="00F213F4"/>
    <w:rsid w:val="00F22556"/>
    <w:rsid w:val="00F22778"/>
    <w:rsid w:val="00F22D73"/>
    <w:rsid w:val="00F2322F"/>
    <w:rsid w:val="00F24218"/>
    <w:rsid w:val="00F2457D"/>
    <w:rsid w:val="00F24628"/>
    <w:rsid w:val="00F2487A"/>
    <w:rsid w:val="00F25013"/>
    <w:rsid w:val="00F251E3"/>
    <w:rsid w:val="00F252C5"/>
    <w:rsid w:val="00F26C77"/>
    <w:rsid w:val="00F27323"/>
    <w:rsid w:val="00F273A2"/>
    <w:rsid w:val="00F27535"/>
    <w:rsid w:val="00F3063D"/>
    <w:rsid w:val="00F314AB"/>
    <w:rsid w:val="00F31666"/>
    <w:rsid w:val="00F33262"/>
    <w:rsid w:val="00F33B76"/>
    <w:rsid w:val="00F344F7"/>
    <w:rsid w:val="00F346A6"/>
    <w:rsid w:val="00F34CBE"/>
    <w:rsid w:val="00F35C41"/>
    <w:rsid w:val="00F35F6A"/>
    <w:rsid w:val="00F36C35"/>
    <w:rsid w:val="00F37639"/>
    <w:rsid w:val="00F37DF0"/>
    <w:rsid w:val="00F43F4C"/>
    <w:rsid w:val="00F44017"/>
    <w:rsid w:val="00F45315"/>
    <w:rsid w:val="00F47AAC"/>
    <w:rsid w:val="00F50BE0"/>
    <w:rsid w:val="00F51138"/>
    <w:rsid w:val="00F51B8E"/>
    <w:rsid w:val="00F526C9"/>
    <w:rsid w:val="00F535BD"/>
    <w:rsid w:val="00F539AB"/>
    <w:rsid w:val="00F539B9"/>
    <w:rsid w:val="00F54664"/>
    <w:rsid w:val="00F54BB8"/>
    <w:rsid w:val="00F55578"/>
    <w:rsid w:val="00F55AB7"/>
    <w:rsid w:val="00F56B4A"/>
    <w:rsid w:val="00F56EE1"/>
    <w:rsid w:val="00F610A5"/>
    <w:rsid w:val="00F6121C"/>
    <w:rsid w:val="00F616CA"/>
    <w:rsid w:val="00F61967"/>
    <w:rsid w:val="00F63846"/>
    <w:rsid w:val="00F63F46"/>
    <w:rsid w:val="00F64474"/>
    <w:rsid w:val="00F64989"/>
    <w:rsid w:val="00F64EC9"/>
    <w:rsid w:val="00F65BA7"/>
    <w:rsid w:val="00F66892"/>
    <w:rsid w:val="00F70163"/>
    <w:rsid w:val="00F70AAE"/>
    <w:rsid w:val="00F70BD5"/>
    <w:rsid w:val="00F71F8C"/>
    <w:rsid w:val="00F729BA"/>
    <w:rsid w:val="00F72B85"/>
    <w:rsid w:val="00F73758"/>
    <w:rsid w:val="00F747AE"/>
    <w:rsid w:val="00F74BBF"/>
    <w:rsid w:val="00F74ECC"/>
    <w:rsid w:val="00F7505F"/>
    <w:rsid w:val="00F752E7"/>
    <w:rsid w:val="00F76362"/>
    <w:rsid w:val="00F76C81"/>
    <w:rsid w:val="00F76CA6"/>
    <w:rsid w:val="00F76EFC"/>
    <w:rsid w:val="00F77B66"/>
    <w:rsid w:val="00F77DCE"/>
    <w:rsid w:val="00F80630"/>
    <w:rsid w:val="00F8097F"/>
    <w:rsid w:val="00F81FAF"/>
    <w:rsid w:val="00F833A7"/>
    <w:rsid w:val="00F837AA"/>
    <w:rsid w:val="00F86939"/>
    <w:rsid w:val="00F871DD"/>
    <w:rsid w:val="00F875E9"/>
    <w:rsid w:val="00F907F1"/>
    <w:rsid w:val="00F91B71"/>
    <w:rsid w:val="00F94738"/>
    <w:rsid w:val="00F9497A"/>
    <w:rsid w:val="00F94CAC"/>
    <w:rsid w:val="00F96232"/>
    <w:rsid w:val="00FA0169"/>
    <w:rsid w:val="00FA0226"/>
    <w:rsid w:val="00FA02D3"/>
    <w:rsid w:val="00FA1C3F"/>
    <w:rsid w:val="00FA2FD0"/>
    <w:rsid w:val="00FA300B"/>
    <w:rsid w:val="00FA31E0"/>
    <w:rsid w:val="00FA36F0"/>
    <w:rsid w:val="00FA377C"/>
    <w:rsid w:val="00FA3CBB"/>
    <w:rsid w:val="00FA4099"/>
    <w:rsid w:val="00FA4F10"/>
    <w:rsid w:val="00FA55E9"/>
    <w:rsid w:val="00FA5A07"/>
    <w:rsid w:val="00FA60FD"/>
    <w:rsid w:val="00FA6626"/>
    <w:rsid w:val="00FA6630"/>
    <w:rsid w:val="00FA6844"/>
    <w:rsid w:val="00FA743E"/>
    <w:rsid w:val="00FA7D1A"/>
    <w:rsid w:val="00FB0A54"/>
    <w:rsid w:val="00FB1340"/>
    <w:rsid w:val="00FB224A"/>
    <w:rsid w:val="00FB2E6B"/>
    <w:rsid w:val="00FB31C1"/>
    <w:rsid w:val="00FB347E"/>
    <w:rsid w:val="00FB46B4"/>
    <w:rsid w:val="00FB4809"/>
    <w:rsid w:val="00FB510B"/>
    <w:rsid w:val="00FB6706"/>
    <w:rsid w:val="00FB6CAF"/>
    <w:rsid w:val="00FB70A9"/>
    <w:rsid w:val="00FB77BD"/>
    <w:rsid w:val="00FC1DA8"/>
    <w:rsid w:val="00FC339E"/>
    <w:rsid w:val="00FC3C25"/>
    <w:rsid w:val="00FC3EFA"/>
    <w:rsid w:val="00FC3EFC"/>
    <w:rsid w:val="00FC4ADB"/>
    <w:rsid w:val="00FC51B4"/>
    <w:rsid w:val="00FC5300"/>
    <w:rsid w:val="00FC646F"/>
    <w:rsid w:val="00FC6978"/>
    <w:rsid w:val="00FC7408"/>
    <w:rsid w:val="00FC7C0F"/>
    <w:rsid w:val="00FC7C8F"/>
    <w:rsid w:val="00FC7EAB"/>
    <w:rsid w:val="00FD0543"/>
    <w:rsid w:val="00FD1CDC"/>
    <w:rsid w:val="00FD4527"/>
    <w:rsid w:val="00FD4EB2"/>
    <w:rsid w:val="00FD6DD7"/>
    <w:rsid w:val="00FD6F68"/>
    <w:rsid w:val="00FD765D"/>
    <w:rsid w:val="00FD7A36"/>
    <w:rsid w:val="00FE01CB"/>
    <w:rsid w:val="00FE0969"/>
    <w:rsid w:val="00FE0DE5"/>
    <w:rsid w:val="00FE1227"/>
    <w:rsid w:val="00FE2069"/>
    <w:rsid w:val="00FE2F98"/>
    <w:rsid w:val="00FE47A5"/>
    <w:rsid w:val="00FE61D3"/>
    <w:rsid w:val="00FE6618"/>
    <w:rsid w:val="00FE694C"/>
    <w:rsid w:val="00FE72EB"/>
    <w:rsid w:val="00FE7B28"/>
    <w:rsid w:val="00FE7EAD"/>
    <w:rsid w:val="00FE7EBE"/>
    <w:rsid w:val="00FF0209"/>
    <w:rsid w:val="00FF150C"/>
    <w:rsid w:val="00FF1CF2"/>
    <w:rsid w:val="00FF2955"/>
    <w:rsid w:val="00FF582B"/>
    <w:rsid w:val="00FF5FDB"/>
    <w:rsid w:val="00FF62C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metricconverter"/>
  <w:shapeDefaults>
    <o:shapedefaults v:ext="edit" spidmax="35841"/>
    <o:shapelayout v:ext="edit">
      <o:idmap v:ext="edit" data="1"/>
    </o:shapelayout>
  </w:shapeDefaults>
  <w:decimalSymbol w:val=","/>
  <w:listSeparator w:val=";"/>
  <w14:docId w14:val="5B3244EA"/>
  <w15:chartTrackingRefBased/>
  <w15:docId w15:val="{18A36595-669E-4D79-9729-9C72334445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annotation text" w:uiPriority="99"/>
    <w:lsdException w:name="header" w:uiPriority="99"/>
    <w:lsdException w:name="footer" w:uiPriority="99"/>
    <w:lsdException w:name="caption" w:qFormat="1"/>
    <w:lsdException w:name="footnote reference" w:uiPriority="99"/>
    <w:lsdException w:name="annotation reference" w:uiPriority="99"/>
    <w:lsdException w:name="Title" w:qFormat="1"/>
    <w:lsdException w:name="Subtitle" w:qFormat="1"/>
    <w:lsdException w:name="Hyperlink" w:uiPriority="99"/>
    <w:lsdException w:name="FollowedHyperlink" w:uiPriority="99"/>
    <w:lsdException w:name="Strong" w:uiPriority="22"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005326"/>
    <w:rPr>
      <w:sz w:val="24"/>
      <w:szCs w:val="24"/>
    </w:rPr>
  </w:style>
  <w:style w:type="paragraph" w:styleId="1">
    <w:name w:val="heading 1"/>
    <w:basedOn w:val="a"/>
    <w:next w:val="a"/>
    <w:link w:val="10"/>
    <w:qFormat/>
    <w:rsid w:val="00C92BEA"/>
    <w:pPr>
      <w:keepNext/>
      <w:numPr>
        <w:numId w:val="47"/>
      </w:numPr>
      <w:spacing w:before="360" w:after="120"/>
      <w:outlineLvl w:val="0"/>
    </w:pPr>
    <w:rPr>
      <w:b/>
      <w:bCs/>
      <w:kern w:val="32"/>
      <w:sz w:val="26"/>
      <w:szCs w:val="32"/>
      <w:lang w:val="x-none" w:eastAsia="x-none"/>
    </w:rPr>
  </w:style>
  <w:style w:type="paragraph" w:styleId="2">
    <w:name w:val="heading 2"/>
    <w:basedOn w:val="a"/>
    <w:next w:val="a"/>
    <w:link w:val="20"/>
    <w:qFormat/>
    <w:rsid w:val="003811E9"/>
    <w:pPr>
      <w:keepNext/>
      <w:numPr>
        <w:ilvl w:val="1"/>
        <w:numId w:val="47"/>
      </w:numPr>
      <w:spacing w:before="120" w:after="120"/>
      <w:outlineLvl w:val="1"/>
    </w:pPr>
    <w:rPr>
      <w:b/>
      <w:bCs/>
      <w:iCs/>
      <w:szCs w:val="28"/>
      <w:lang w:val="x-none" w:eastAsia="x-none"/>
    </w:rPr>
  </w:style>
  <w:style w:type="paragraph" w:styleId="3">
    <w:name w:val="heading 3"/>
    <w:basedOn w:val="a"/>
    <w:next w:val="a"/>
    <w:link w:val="30"/>
    <w:qFormat/>
    <w:rsid w:val="00091EC1"/>
    <w:pPr>
      <w:keepNext/>
      <w:numPr>
        <w:ilvl w:val="2"/>
        <w:numId w:val="47"/>
      </w:numPr>
      <w:spacing w:before="120" w:after="120"/>
      <w:outlineLvl w:val="2"/>
    </w:pPr>
    <w:rPr>
      <w:b/>
      <w:szCs w:val="20"/>
      <w:lang w:val="en-US" w:eastAsia="x-none"/>
    </w:rPr>
  </w:style>
  <w:style w:type="paragraph" w:styleId="4">
    <w:name w:val="heading 4"/>
    <w:basedOn w:val="a"/>
    <w:next w:val="a"/>
    <w:link w:val="40"/>
    <w:qFormat/>
    <w:rsid w:val="002D67C1"/>
    <w:pPr>
      <w:keepNext/>
      <w:numPr>
        <w:ilvl w:val="3"/>
        <w:numId w:val="47"/>
      </w:numPr>
      <w:jc w:val="center"/>
      <w:outlineLvl w:val="3"/>
    </w:pPr>
    <w:rPr>
      <w:b/>
      <w:szCs w:val="20"/>
      <w:lang w:val="x-none" w:eastAsia="x-none"/>
    </w:rPr>
  </w:style>
  <w:style w:type="paragraph" w:styleId="5">
    <w:name w:val="heading 5"/>
    <w:basedOn w:val="a"/>
    <w:next w:val="a"/>
    <w:link w:val="50"/>
    <w:qFormat/>
    <w:rsid w:val="002D67C1"/>
    <w:pPr>
      <w:keepNext/>
      <w:numPr>
        <w:ilvl w:val="4"/>
        <w:numId w:val="47"/>
      </w:numPr>
      <w:jc w:val="center"/>
      <w:outlineLvl w:val="4"/>
    </w:pPr>
    <w:rPr>
      <w:b/>
      <w:szCs w:val="20"/>
      <w:lang w:val="x-none" w:eastAsia="x-none"/>
    </w:rPr>
  </w:style>
  <w:style w:type="paragraph" w:styleId="6">
    <w:name w:val="heading 6"/>
    <w:basedOn w:val="a"/>
    <w:next w:val="a"/>
    <w:link w:val="60"/>
    <w:qFormat/>
    <w:rsid w:val="002D67C1"/>
    <w:pPr>
      <w:numPr>
        <w:ilvl w:val="5"/>
        <w:numId w:val="47"/>
      </w:numPr>
      <w:spacing w:before="240" w:after="60"/>
      <w:outlineLvl w:val="5"/>
    </w:pPr>
    <w:rPr>
      <w:b/>
      <w:bCs/>
      <w:sz w:val="22"/>
      <w:szCs w:val="22"/>
      <w:lang w:val="x-none" w:eastAsia="x-none"/>
    </w:rPr>
  </w:style>
  <w:style w:type="paragraph" w:styleId="7">
    <w:name w:val="heading 7"/>
    <w:basedOn w:val="a"/>
    <w:next w:val="a"/>
    <w:link w:val="70"/>
    <w:qFormat/>
    <w:rsid w:val="002D67C1"/>
    <w:pPr>
      <w:keepNext/>
      <w:numPr>
        <w:ilvl w:val="6"/>
        <w:numId w:val="47"/>
      </w:numPr>
      <w:spacing w:line="360" w:lineRule="auto"/>
      <w:jc w:val="center"/>
      <w:outlineLvl w:val="6"/>
    </w:pPr>
    <w:rPr>
      <w:i/>
      <w:szCs w:val="20"/>
      <w:lang w:val="en-US" w:eastAsia="x-none"/>
    </w:rPr>
  </w:style>
  <w:style w:type="paragraph" w:styleId="8">
    <w:name w:val="heading 8"/>
    <w:basedOn w:val="a"/>
    <w:next w:val="a"/>
    <w:link w:val="80"/>
    <w:qFormat/>
    <w:rsid w:val="002D67C1"/>
    <w:pPr>
      <w:keepNext/>
      <w:widowControl w:val="0"/>
      <w:numPr>
        <w:ilvl w:val="7"/>
        <w:numId w:val="47"/>
      </w:numPr>
      <w:snapToGrid w:val="0"/>
      <w:jc w:val="center"/>
      <w:outlineLvl w:val="7"/>
    </w:pPr>
    <w:rPr>
      <w:rFonts w:ascii="Arial" w:hAnsi="Arial"/>
      <w:b/>
      <w:color w:val="000000"/>
      <w:sz w:val="32"/>
      <w:szCs w:val="20"/>
      <w:lang w:val="de-DE" w:eastAsia="x-none"/>
    </w:rPr>
  </w:style>
  <w:style w:type="paragraph" w:styleId="9">
    <w:name w:val="heading 9"/>
    <w:basedOn w:val="a"/>
    <w:next w:val="a"/>
    <w:link w:val="90"/>
    <w:qFormat/>
    <w:rsid w:val="002D67C1"/>
    <w:pPr>
      <w:numPr>
        <w:ilvl w:val="8"/>
        <w:numId w:val="47"/>
      </w:numPr>
      <w:spacing w:before="240" w:after="60"/>
      <w:outlineLvl w:val="8"/>
    </w:pPr>
    <w:rPr>
      <w:rFonts w:ascii="Arial" w:hAnsi="Arial"/>
      <w:sz w:val="22"/>
      <w:szCs w:val="22"/>
      <w:lang w:val="x-none" w:eastAsia="x-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link w:val="1"/>
    <w:rsid w:val="00C92BEA"/>
    <w:rPr>
      <w:rFonts w:cs="Arial"/>
      <w:b/>
      <w:bCs/>
      <w:kern w:val="32"/>
      <w:sz w:val="26"/>
      <w:szCs w:val="32"/>
    </w:rPr>
  </w:style>
  <w:style w:type="character" w:styleId="a3">
    <w:name w:val="Hyperlink"/>
    <w:uiPriority w:val="99"/>
    <w:rsid w:val="00A75333"/>
    <w:rPr>
      <w:color w:val="0000FF"/>
      <w:u w:val="single"/>
    </w:rPr>
  </w:style>
  <w:style w:type="paragraph" w:customStyle="1" w:styleId="formattexttopleveltextcentertext">
    <w:name w:val="formattext topleveltext centertext"/>
    <w:basedOn w:val="a"/>
    <w:rsid w:val="00A75333"/>
    <w:pPr>
      <w:spacing w:before="100" w:beforeAutospacing="1" w:after="100" w:afterAutospacing="1"/>
    </w:pPr>
  </w:style>
  <w:style w:type="character" w:customStyle="1" w:styleId="apple-converted-space">
    <w:name w:val="apple-converted-space"/>
    <w:basedOn w:val="a0"/>
    <w:rsid w:val="00A75333"/>
  </w:style>
  <w:style w:type="paragraph" w:customStyle="1" w:styleId="headertexttopleveltextcentertext">
    <w:name w:val="headertext topleveltext centertext"/>
    <w:basedOn w:val="a"/>
    <w:rsid w:val="00A75333"/>
    <w:pPr>
      <w:spacing w:before="100" w:beforeAutospacing="1" w:after="100" w:afterAutospacing="1"/>
    </w:pPr>
  </w:style>
  <w:style w:type="character" w:customStyle="1" w:styleId="match">
    <w:name w:val="match"/>
    <w:basedOn w:val="a0"/>
    <w:rsid w:val="00A75333"/>
  </w:style>
  <w:style w:type="paragraph" w:customStyle="1" w:styleId="formattexttopleveltext">
    <w:name w:val="formattext topleveltext"/>
    <w:basedOn w:val="a"/>
    <w:rsid w:val="00A75333"/>
    <w:pPr>
      <w:spacing w:before="100" w:beforeAutospacing="1" w:after="100" w:afterAutospacing="1"/>
    </w:pPr>
  </w:style>
  <w:style w:type="paragraph" w:styleId="31">
    <w:name w:val="toc 3"/>
    <w:basedOn w:val="a"/>
    <w:next w:val="a"/>
    <w:autoRedefine/>
    <w:uiPriority w:val="39"/>
    <w:rsid w:val="00091EC1"/>
    <w:pPr>
      <w:ind w:left="480"/>
    </w:pPr>
  </w:style>
  <w:style w:type="paragraph" w:styleId="a4">
    <w:name w:val="Balloon Text"/>
    <w:basedOn w:val="a"/>
    <w:link w:val="a5"/>
    <w:semiHidden/>
    <w:rsid w:val="00AD5364"/>
    <w:rPr>
      <w:rFonts w:ascii="Tahoma" w:hAnsi="Tahoma"/>
      <w:sz w:val="16"/>
      <w:szCs w:val="16"/>
      <w:lang w:val="x-none" w:eastAsia="x-none"/>
    </w:rPr>
  </w:style>
  <w:style w:type="character" w:styleId="a6">
    <w:name w:val="FollowedHyperlink"/>
    <w:uiPriority w:val="99"/>
    <w:rsid w:val="002276EB"/>
    <w:rPr>
      <w:color w:val="800080"/>
      <w:u w:val="single"/>
    </w:rPr>
  </w:style>
  <w:style w:type="paragraph" w:styleId="a7">
    <w:name w:val="footer"/>
    <w:basedOn w:val="a"/>
    <w:link w:val="a8"/>
    <w:uiPriority w:val="99"/>
    <w:rsid w:val="00545647"/>
    <w:pPr>
      <w:tabs>
        <w:tab w:val="center" w:pos="4677"/>
        <w:tab w:val="right" w:pos="9355"/>
      </w:tabs>
    </w:pPr>
    <w:rPr>
      <w:lang w:val="x-none" w:eastAsia="x-none"/>
    </w:rPr>
  </w:style>
  <w:style w:type="character" w:styleId="a9">
    <w:name w:val="page number"/>
    <w:basedOn w:val="a0"/>
    <w:rsid w:val="00545647"/>
  </w:style>
  <w:style w:type="paragraph" w:styleId="aa">
    <w:name w:val="header"/>
    <w:basedOn w:val="a"/>
    <w:link w:val="ab"/>
    <w:uiPriority w:val="99"/>
    <w:rsid w:val="00545647"/>
    <w:pPr>
      <w:tabs>
        <w:tab w:val="center" w:pos="4677"/>
        <w:tab w:val="right" w:pos="9355"/>
      </w:tabs>
    </w:pPr>
    <w:rPr>
      <w:lang w:val="x-none" w:eastAsia="x-none"/>
    </w:rPr>
  </w:style>
  <w:style w:type="paragraph" w:styleId="21">
    <w:name w:val="toc 2"/>
    <w:basedOn w:val="a"/>
    <w:next w:val="a"/>
    <w:autoRedefine/>
    <w:uiPriority w:val="39"/>
    <w:rsid w:val="00534571"/>
    <w:pPr>
      <w:tabs>
        <w:tab w:val="left" w:pos="880"/>
        <w:tab w:val="right" w:leader="dot" w:pos="9060"/>
      </w:tabs>
      <w:ind w:left="238"/>
    </w:pPr>
  </w:style>
  <w:style w:type="paragraph" w:styleId="11">
    <w:name w:val="toc 1"/>
    <w:basedOn w:val="a"/>
    <w:next w:val="a"/>
    <w:autoRedefine/>
    <w:uiPriority w:val="39"/>
    <w:rsid w:val="00534571"/>
    <w:pPr>
      <w:tabs>
        <w:tab w:val="left" w:pos="480"/>
        <w:tab w:val="right" w:leader="dot" w:pos="9072"/>
      </w:tabs>
    </w:pPr>
  </w:style>
  <w:style w:type="paragraph" w:styleId="32">
    <w:name w:val="Body Text 3"/>
    <w:basedOn w:val="a"/>
    <w:link w:val="33"/>
    <w:rsid w:val="00C95965"/>
    <w:pPr>
      <w:spacing w:after="120"/>
    </w:pPr>
    <w:rPr>
      <w:sz w:val="16"/>
      <w:szCs w:val="16"/>
    </w:rPr>
  </w:style>
  <w:style w:type="character" w:customStyle="1" w:styleId="33">
    <w:name w:val="Основной текст 3 Знак"/>
    <w:link w:val="32"/>
    <w:semiHidden/>
    <w:rsid w:val="00C95965"/>
    <w:rPr>
      <w:sz w:val="16"/>
      <w:szCs w:val="16"/>
      <w:lang w:val="ru-RU" w:eastAsia="ru-RU" w:bidi="ar-SA"/>
    </w:rPr>
  </w:style>
  <w:style w:type="paragraph" w:customStyle="1" w:styleId="headertext">
    <w:name w:val="headertext"/>
    <w:rsid w:val="00C95965"/>
    <w:pPr>
      <w:widowControl w:val="0"/>
      <w:autoSpaceDE w:val="0"/>
      <w:autoSpaceDN w:val="0"/>
      <w:adjustRightInd w:val="0"/>
    </w:pPr>
    <w:rPr>
      <w:rFonts w:ascii="Arial" w:hAnsi="Arial" w:cs="Arial"/>
      <w:b/>
      <w:bCs/>
      <w:sz w:val="22"/>
      <w:szCs w:val="22"/>
    </w:rPr>
  </w:style>
  <w:style w:type="character" w:customStyle="1" w:styleId="apple-style-span">
    <w:name w:val="apple-style-span"/>
    <w:basedOn w:val="a0"/>
    <w:rsid w:val="00C95965"/>
  </w:style>
  <w:style w:type="paragraph" w:styleId="22">
    <w:name w:val="Body Text Indent 2"/>
    <w:basedOn w:val="a"/>
    <w:link w:val="23"/>
    <w:rsid w:val="00C95965"/>
    <w:pPr>
      <w:spacing w:after="120" w:line="480" w:lineRule="auto"/>
      <w:ind w:left="283"/>
    </w:pPr>
    <w:rPr>
      <w:lang w:val="x-none" w:eastAsia="x-none"/>
    </w:rPr>
  </w:style>
  <w:style w:type="character" w:customStyle="1" w:styleId="visited">
    <w:name w:val="visited"/>
    <w:basedOn w:val="a0"/>
    <w:rsid w:val="00BB1CFC"/>
  </w:style>
  <w:style w:type="table" w:styleId="ac">
    <w:name w:val="Table Grid"/>
    <w:basedOn w:val="a1"/>
    <w:uiPriority w:val="59"/>
    <w:rsid w:val="005234D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d">
    <w:name w:val="Body Text Indent"/>
    <w:basedOn w:val="a"/>
    <w:link w:val="ae"/>
    <w:rsid w:val="009D6360"/>
    <w:pPr>
      <w:spacing w:after="120"/>
      <w:ind w:left="283"/>
    </w:pPr>
    <w:rPr>
      <w:lang w:val="x-none" w:eastAsia="x-none"/>
    </w:rPr>
  </w:style>
  <w:style w:type="character" w:styleId="af">
    <w:name w:val="Strong"/>
    <w:uiPriority w:val="22"/>
    <w:qFormat/>
    <w:rsid w:val="00D73DF1"/>
    <w:rPr>
      <w:b/>
      <w:bCs/>
    </w:rPr>
  </w:style>
  <w:style w:type="paragraph" w:customStyle="1" w:styleId="Iauiue">
    <w:name w:val="Iau?iue"/>
    <w:rsid w:val="000A5EA4"/>
    <w:rPr>
      <w:lang w:val="en-US"/>
    </w:rPr>
  </w:style>
  <w:style w:type="paragraph" w:styleId="af0">
    <w:name w:val="Body Text"/>
    <w:basedOn w:val="a"/>
    <w:link w:val="af1"/>
    <w:rsid w:val="002D67C1"/>
    <w:pPr>
      <w:spacing w:after="120"/>
    </w:pPr>
    <w:rPr>
      <w:lang w:val="x-none" w:eastAsia="x-none"/>
    </w:rPr>
  </w:style>
  <w:style w:type="paragraph" w:customStyle="1" w:styleId="12">
    <w:name w:val="Стиль1"/>
    <w:basedOn w:val="a"/>
    <w:qFormat/>
    <w:rsid w:val="002D67C1"/>
    <w:pPr>
      <w:jc w:val="both"/>
    </w:pPr>
    <w:rPr>
      <w:szCs w:val="20"/>
    </w:rPr>
  </w:style>
  <w:style w:type="paragraph" w:styleId="af2">
    <w:name w:val="Title"/>
    <w:basedOn w:val="a"/>
    <w:link w:val="af3"/>
    <w:qFormat/>
    <w:rsid w:val="002D67C1"/>
    <w:pPr>
      <w:jc w:val="center"/>
    </w:pPr>
    <w:rPr>
      <w:b/>
      <w:sz w:val="28"/>
      <w:szCs w:val="20"/>
    </w:rPr>
  </w:style>
  <w:style w:type="paragraph" w:styleId="af4">
    <w:name w:val="Subtitle"/>
    <w:basedOn w:val="a"/>
    <w:qFormat/>
    <w:rsid w:val="002D67C1"/>
    <w:pPr>
      <w:jc w:val="both"/>
    </w:pPr>
    <w:rPr>
      <w:szCs w:val="20"/>
    </w:rPr>
  </w:style>
  <w:style w:type="paragraph" w:styleId="34">
    <w:name w:val="Body Text Indent 3"/>
    <w:basedOn w:val="a"/>
    <w:rsid w:val="002D67C1"/>
    <w:pPr>
      <w:spacing w:line="360" w:lineRule="auto"/>
      <w:ind w:firstLine="720"/>
    </w:pPr>
    <w:rPr>
      <w:szCs w:val="20"/>
    </w:rPr>
  </w:style>
  <w:style w:type="paragraph" w:styleId="24">
    <w:name w:val="Body Text 2"/>
    <w:basedOn w:val="a"/>
    <w:rsid w:val="002D67C1"/>
    <w:pPr>
      <w:jc w:val="both"/>
    </w:pPr>
    <w:rPr>
      <w:szCs w:val="20"/>
    </w:rPr>
  </w:style>
  <w:style w:type="character" w:customStyle="1" w:styleId="23">
    <w:name w:val="Основной текст с отступом 2 Знак"/>
    <w:link w:val="22"/>
    <w:rsid w:val="00415D06"/>
    <w:rPr>
      <w:sz w:val="24"/>
      <w:szCs w:val="24"/>
    </w:rPr>
  </w:style>
  <w:style w:type="paragraph" w:customStyle="1" w:styleId="formattext">
    <w:name w:val="formattext"/>
    <w:basedOn w:val="a"/>
    <w:rsid w:val="006F2AF4"/>
    <w:pPr>
      <w:spacing w:before="100" w:beforeAutospacing="1" w:after="100" w:afterAutospacing="1"/>
    </w:pPr>
  </w:style>
  <w:style w:type="paragraph" w:customStyle="1" w:styleId="Risunok">
    <w:name w:val="Risunok"/>
    <w:basedOn w:val="a"/>
    <w:next w:val="a"/>
    <w:rsid w:val="002D67C1"/>
    <w:pPr>
      <w:suppressLineNumbers/>
      <w:spacing w:line="360" w:lineRule="auto"/>
      <w:jc w:val="center"/>
    </w:pPr>
    <w:rPr>
      <w:rFonts w:ascii="Arial" w:hAnsi="Arial"/>
    </w:rPr>
  </w:style>
  <w:style w:type="paragraph" w:customStyle="1" w:styleId="13">
    <w:name w:val="çàãîëîâîê 1"/>
    <w:basedOn w:val="a"/>
    <w:next w:val="a"/>
    <w:rsid w:val="002D67C1"/>
    <w:pPr>
      <w:keepNext/>
      <w:widowControl w:val="0"/>
      <w:jc w:val="center"/>
    </w:pPr>
  </w:style>
  <w:style w:type="character" w:styleId="af5">
    <w:name w:val="annotation reference"/>
    <w:uiPriority w:val="99"/>
    <w:semiHidden/>
    <w:rsid w:val="002D67C1"/>
    <w:rPr>
      <w:sz w:val="16"/>
      <w:szCs w:val="16"/>
    </w:rPr>
  </w:style>
  <w:style w:type="paragraph" w:styleId="af6">
    <w:name w:val="annotation text"/>
    <w:basedOn w:val="a"/>
    <w:link w:val="af7"/>
    <w:uiPriority w:val="99"/>
    <w:rsid w:val="002D67C1"/>
    <w:rPr>
      <w:sz w:val="20"/>
      <w:szCs w:val="20"/>
    </w:rPr>
  </w:style>
  <w:style w:type="paragraph" w:customStyle="1" w:styleId="ConsPlusTitle">
    <w:name w:val="ConsPlusTitle"/>
    <w:rsid w:val="002D67C1"/>
    <w:pPr>
      <w:widowControl w:val="0"/>
      <w:autoSpaceDE w:val="0"/>
      <w:autoSpaceDN w:val="0"/>
      <w:adjustRightInd w:val="0"/>
    </w:pPr>
    <w:rPr>
      <w:b/>
      <w:bCs/>
      <w:sz w:val="24"/>
      <w:szCs w:val="24"/>
    </w:rPr>
  </w:style>
  <w:style w:type="character" w:customStyle="1" w:styleId="s1">
    <w:name w:val="s1"/>
    <w:basedOn w:val="a0"/>
    <w:rsid w:val="002D67C1"/>
  </w:style>
  <w:style w:type="numbering" w:customStyle="1" w:styleId="14">
    <w:name w:val="Нет списка1"/>
    <w:next w:val="a2"/>
    <w:semiHidden/>
    <w:rsid w:val="002D67C1"/>
  </w:style>
  <w:style w:type="numbering" w:customStyle="1" w:styleId="25">
    <w:name w:val="Нет списка2"/>
    <w:next w:val="a2"/>
    <w:semiHidden/>
    <w:rsid w:val="002D67C1"/>
  </w:style>
  <w:style w:type="numbering" w:customStyle="1" w:styleId="110">
    <w:name w:val="Нет списка11"/>
    <w:next w:val="a2"/>
    <w:semiHidden/>
    <w:rsid w:val="002D67C1"/>
  </w:style>
  <w:style w:type="paragraph" w:styleId="af8">
    <w:name w:val="footnote text"/>
    <w:basedOn w:val="a"/>
    <w:link w:val="af9"/>
    <w:uiPriority w:val="99"/>
    <w:rsid w:val="002D67C1"/>
    <w:rPr>
      <w:sz w:val="20"/>
      <w:szCs w:val="20"/>
    </w:rPr>
  </w:style>
  <w:style w:type="character" w:styleId="afa">
    <w:name w:val="footnote reference"/>
    <w:uiPriority w:val="99"/>
    <w:rsid w:val="002D67C1"/>
    <w:rPr>
      <w:vertAlign w:val="superscript"/>
    </w:rPr>
  </w:style>
  <w:style w:type="paragraph" w:customStyle="1" w:styleId="DOCITEM">
    <w:name w:val=".DOCITEM"/>
    <w:uiPriority w:val="99"/>
    <w:rsid w:val="00A0044A"/>
    <w:pPr>
      <w:widowControl w:val="0"/>
      <w:autoSpaceDE w:val="0"/>
      <w:autoSpaceDN w:val="0"/>
      <w:adjustRightInd w:val="0"/>
    </w:pPr>
    <w:rPr>
      <w:color w:val="909090"/>
      <w:sz w:val="24"/>
      <w:szCs w:val="24"/>
    </w:rPr>
  </w:style>
  <w:style w:type="paragraph" w:customStyle="1" w:styleId="afb">
    <w:name w:val="Îáû÷íûé"/>
    <w:rsid w:val="002D67C1"/>
    <w:pPr>
      <w:widowControl w:val="0"/>
    </w:pPr>
  </w:style>
  <w:style w:type="paragraph" w:customStyle="1" w:styleId="caaieiaie6">
    <w:name w:val="caaieiaie 6"/>
    <w:basedOn w:val="a"/>
    <w:next w:val="a"/>
    <w:rsid w:val="002D67C1"/>
    <w:pPr>
      <w:keepNext/>
    </w:pPr>
    <w:rPr>
      <w:szCs w:val="20"/>
    </w:rPr>
  </w:style>
  <w:style w:type="paragraph" w:styleId="afc">
    <w:name w:val="caption"/>
    <w:basedOn w:val="a"/>
    <w:qFormat/>
    <w:rsid w:val="002D67C1"/>
    <w:pPr>
      <w:jc w:val="center"/>
    </w:pPr>
    <w:rPr>
      <w:b/>
      <w:szCs w:val="20"/>
    </w:rPr>
  </w:style>
  <w:style w:type="paragraph" w:styleId="afd">
    <w:name w:val="Normal (Web)"/>
    <w:basedOn w:val="a"/>
    <w:link w:val="afe"/>
    <w:rsid w:val="002D67C1"/>
    <w:pPr>
      <w:spacing w:before="100" w:beforeAutospacing="1" w:after="100" w:afterAutospacing="1"/>
    </w:pPr>
    <w:rPr>
      <w:lang w:val="x-none" w:eastAsia="x-none"/>
    </w:rPr>
  </w:style>
  <w:style w:type="paragraph" w:customStyle="1" w:styleId="western">
    <w:name w:val="western"/>
    <w:basedOn w:val="a"/>
    <w:rsid w:val="0052448C"/>
    <w:pPr>
      <w:spacing w:before="100" w:beforeAutospacing="1" w:after="100" w:afterAutospacing="1" w:line="360" w:lineRule="auto"/>
      <w:jc w:val="center"/>
    </w:pPr>
    <w:rPr>
      <w:b/>
      <w:bCs/>
    </w:rPr>
  </w:style>
  <w:style w:type="paragraph" w:customStyle="1" w:styleId="paragraph">
    <w:name w:val="paragraph"/>
    <w:basedOn w:val="a"/>
    <w:rsid w:val="002D67C1"/>
    <w:pPr>
      <w:spacing w:before="100" w:beforeAutospacing="1" w:after="100" w:afterAutospacing="1"/>
      <w:jc w:val="both"/>
    </w:pPr>
    <w:rPr>
      <w:rFonts w:ascii="Arial" w:hAnsi="Arial" w:cs="Arial"/>
      <w:color w:val="000000"/>
      <w:sz w:val="20"/>
      <w:szCs w:val="20"/>
    </w:rPr>
  </w:style>
  <w:style w:type="paragraph" w:customStyle="1" w:styleId="body-text-indent-western">
    <w:name w:val="body-text-indent-western"/>
    <w:basedOn w:val="a"/>
    <w:rsid w:val="00D30659"/>
    <w:pPr>
      <w:spacing w:before="100" w:beforeAutospacing="1" w:after="119"/>
      <w:ind w:firstLine="210"/>
    </w:pPr>
  </w:style>
  <w:style w:type="paragraph" w:customStyle="1" w:styleId="FORMATTEXT0">
    <w:name w:val=".FORMATTEXT"/>
    <w:rsid w:val="00CB4A23"/>
    <w:pPr>
      <w:widowControl w:val="0"/>
      <w:autoSpaceDE w:val="0"/>
      <w:autoSpaceDN w:val="0"/>
      <w:adjustRightInd w:val="0"/>
    </w:pPr>
    <w:rPr>
      <w:sz w:val="24"/>
      <w:szCs w:val="24"/>
    </w:rPr>
  </w:style>
  <w:style w:type="character" w:customStyle="1" w:styleId="FontStyle16">
    <w:name w:val="Font Style16"/>
    <w:uiPriority w:val="99"/>
    <w:rsid w:val="00870C8C"/>
    <w:rPr>
      <w:rFonts w:ascii="Times New Roman" w:hAnsi="Times New Roman" w:cs="Times New Roman" w:hint="default"/>
      <w:sz w:val="24"/>
      <w:szCs w:val="24"/>
    </w:rPr>
  </w:style>
  <w:style w:type="paragraph" w:customStyle="1" w:styleId="26">
    <w:name w:val="Знак Знак Знак2"/>
    <w:basedOn w:val="a"/>
    <w:rsid w:val="00346944"/>
    <w:pPr>
      <w:spacing w:after="160" w:line="240" w:lineRule="exact"/>
    </w:pPr>
    <w:rPr>
      <w:rFonts w:eastAsia="Calibri"/>
      <w:sz w:val="20"/>
      <w:szCs w:val="20"/>
      <w:lang w:eastAsia="zh-CN"/>
    </w:rPr>
  </w:style>
  <w:style w:type="paragraph" w:customStyle="1" w:styleId="a00">
    <w:name w:val="a0"/>
    <w:basedOn w:val="a"/>
    <w:rsid w:val="00346944"/>
    <w:pPr>
      <w:spacing w:before="100" w:beforeAutospacing="1" w:after="100" w:afterAutospacing="1"/>
    </w:pPr>
  </w:style>
  <w:style w:type="paragraph" w:customStyle="1" w:styleId="aff">
    <w:name w:val="Знак"/>
    <w:basedOn w:val="a"/>
    <w:rsid w:val="005479F9"/>
    <w:pPr>
      <w:tabs>
        <w:tab w:val="num" w:pos="360"/>
      </w:tabs>
      <w:spacing w:after="160" w:line="240" w:lineRule="exact"/>
    </w:pPr>
    <w:rPr>
      <w:rFonts w:ascii="Verdana" w:hAnsi="Verdana" w:cs="Verdana"/>
      <w:sz w:val="20"/>
      <w:szCs w:val="20"/>
      <w:lang w:val="en-US" w:eastAsia="en-US"/>
    </w:rPr>
  </w:style>
  <w:style w:type="character" w:customStyle="1" w:styleId="s0">
    <w:name w:val="s0"/>
    <w:rsid w:val="002A200C"/>
    <w:rPr>
      <w:rFonts w:ascii="Times New Roman" w:hAnsi="Times New Roman" w:cs="Times New Roman" w:hint="default"/>
      <w:b w:val="0"/>
      <w:bCs w:val="0"/>
      <w:i w:val="0"/>
      <w:iCs w:val="0"/>
      <w:strike w:val="0"/>
      <w:dstrike w:val="0"/>
      <w:color w:val="000000"/>
      <w:sz w:val="32"/>
      <w:szCs w:val="32"/>
      <w:u w:val="none"/>
      <w:effect w:val="none"/>
    </w:rPr>
  </w:style>
  <w:style w:type="paragraph" w:styleId="aff0">
    <w:name w:val="Block Text"/>
    <w:basedOn w:val="a"/>
    <w:rsid w:val="00DB7B2B"/>
    <w:pPr>
      <w:ind w:left="113" w:right="113"/>
    </w:pPr>
    <w:rPr>
      <w:rFonts w:ascii="Arial" w:hAnsi="Arial" w:cs="Arial"/>
      <w:sz w:val="14"/>
    </w:rPr>
  </w:style>
  <w:style w:type="character" w:customStyle="1" w:styleId="af3">
    <w:name w:val="Заголовок Знак"/>
    <w:link w:val="af2"/>
    <w:rsid w:val="00DB7B2B"/>
    <w:rPr>
      <w:b/>
      <w:sz w:val="28"/>
      <w:lang w:val="ru-RU" w:eastAsia="ru-RU" w:bidi="ar-SA"/>
    </w:rPr>
  </w:style>
  <w:style w:type="character" w:customStyle="1" w:styleId="FontStyle17">
    <w:name w:val="Font Style17"/>
    <w:uiPriority w:val="99"/>
    <w:rsid w:val="00870C8C"/>
    <w:rPr>
      <w:rFonts w:ascii="Times New Roman" w:hAnsi="Times New Roman" w:cs="Times New Roman" w:hint="default"/>
      <w:b/>
      <w:bCs/>
      <w:sz w:val="24"/>
      <w:szCs w:val="24"/>
    </w:rPr>
  </w:style>
  <w:style w:type="paragraph" w:styleId="aff1">
    <w:name w:val="No Spacing"/>
    <w:aliases w:val="Без отступа"/>
    <w:link w:val="aff2"/>
    <w:uiPriority w:val="1"/>
    <w:qFormat/>
    <w:rsid w:val="000C43D7"/>
  </w:style>
  <w:style w:type="character" w:customStyle="1" w:styleId="Arial95">
    <w:name w:val="Основной текст Arial 9.5 Знак"/>
    <w:link w:val="Arial950"/>
    <w:rsid w:val="00A408DF"/>
    <w:rPr>
      <w:rFonts w:ascii="Arial" w:eastAsia="Trebuchet MS" w:hAnsi="Arial" w:cs="Trebuchet MS"/>
      <w:sz w:val="19"/>
      <w:szCs w:val="21"/>
      <w:shd w:val="clear" w:color="auto" w:fill="FFFFFF"/>
    </w:rPr>
  </w:style>
  <w:style w:type="paragraph" w:customStyle="1" w:styleId="Arial950">
    <w:name w:val="Основной текст Arial 9.5"/>
    <w:basedOn w:val="a"/>
    <w:link w:val="Arial95"/>
    <w:rsid w:val="00A408DF"/>
    <w:pPr>
      <w:shd w:val="clear" w:color="auto" w:fill="FFFFFF"/>
      <w:ind w:firstLine="567"/>
    </w:pPr>
    <w:rPr>
      <w:rFonts w:ascii="Arial" w:eastAsia="Trebuchet MS" w:hAnsi="Arial"/>
      <w:sz w:val="19"/>
      <w:szCs w:val="21"/>
      <w:lang w:val="x-none" w:eastAsia="x-none"/>
    </w:rPr>
  </w:style>
  <w:style w:type="character" w:customStyle="1" w:styleId="90">
    <w:name w:val="Заголовок 9 Знак"/>
    <w:link w:val="9"/>
    <w:rsid w:val="008D2D8F"/>
    <w:rPr>
      <w:rFonts w:ascii="Arial" w:hAnsi="Arial" w:cs="Arial"/>
      <w:sz w:val="22"/>
      <w:szCs w:val="22"/>
    </w:rPr>
  </w:style>
  <w:style w:type="character" w:customStyle="1" w:styleId="a8">
    <w:name w:val="Нижний колонтитул Знак"/>
    <w:link w:val="a7"/>
    <w:uiPriority w:val="99"/>
    <w:rsid w:val="00137F34"/>
    <w:rPr>
      <w:sz w:val="24"/>
      <w:szCs w:val="24"/>
    </w:rPr>
  </w:style>
  <w:style w:type="paragraph" w:customStyle="1" w:styleId="27">
    <w:name w:val="Основной текст2"/>
    <w:basedOn w:val="a"/>
    <w:rsid w:val="006677A8"/>
    <w:pPr>
      <w:widowControl w:val="0"/>
      <w:spacing w:line="307" w:lineRule="exact"/>
      <w:jc w:val="center"/>
    </w:pPr>
    <w:rPr>
      <w:color w:val="000000"/>
      <w:spacing w:val="4"/>
      <w:sz w:val="22"/>
      <w:szCs w:val="22"/>
      <w:lang w:bidi="ru-RU"/>
    </w:rPr>
  </w:style>
  <w:style w:type="paragraph" w:styleId="aff3">
    <w:name w:val="List Paragraph"/>
    <w:basedOn w:val="a"/>
    <w:uiPriority w:val="34"/>
    <w:qFormat/>
    <w:rsid w:val="009F39C5"/>
    <w:pPr>
      <w:spacing w:after="200" w:line="276" w:lineRule="auto"/>
      <w:ind w:left="720"/>
      <w:contextualSpacing/>
    </w:pPr>
    <w:rPr>
      <w:rFonts w:ascii="Calibri" w:hAnsi="Calibri"/>
      <w:sz w:val="22"/>
      <w:szCs w:val="22"/>
    </w:rPr>
  </w:style>
  <w:style w:type="paragraph" w:customStyle="1" w:styleId="Default">
    <w:name w:val="Default"/>
    <w:rsid w:val="008F4BF9"/>
    <w:pPr>
      <w:autoSpaceDE w:val="0"/>
      <w:autoSpaceDN w:val="0"/>
      <w:adjustRightInd w:val="0"/>
    </w:pPr>
    <w:rPr>
      <w:color w:val="000000"/>
      <w:sz w:val="24"/>
      <w:szCs w:val="24"/>
    </w:rPr>
  </w:style>
  <w:style w:type="character" w:customStyle="1" w:styleId="af7">
    <w:name w:val="Текст примечания Знак"/>
    <w:basedOn w:val="a0"/>
    <w:link w:val="af6"/>
    <w:uiPriority w:val="99"/>
    <w:rsid w:val="003B1756"/>
  </w:style>
  <w:style w:type="paragraph" w:customStyle="1" w:styleId="aff4">
    <w:name w:val="Формула"/>
    <w:basedOn w:val="a"/>
    <w:rsid w:val="005307ED"/>
    <w:pPr>
      <w:widowControl w:val="0"/>
      <w:autoSpaceDE w:val="0"/>
      <w:autoSpaceDN w:val="0"/>
      <w:adjustRightInd w:val="0"/>
      <w:spacing w:before="120" w:after="120"/>
      <w:jc w:val="right"/>
    </w:pPr>
    <w:rPr>
      <w:szCs w:val="20"/>
      <w:lang w:val="en-US"/>
    </w:rPr>
  </w:style>
  <w:style w:type="character" w:customStyle="1" w:styleId="20">
    <w:name w:val="Заголовок 2 Знак"/>
    <w:link w:val="2"/>
    <w:rsid w:val="00341B38"/>
    <w:rPr>
      <w:rFonts w:cs="Arial"/>
      <w:b/>
      <w:bCs/>
      <w:iCs/>
      <w:sz w:val="24"/>
      <w:szCs w:val="28"/>
    </w:rPr>
  </w:style>
  <w:style w:type="character" w:customStyle="1" w:styleId="30">
    <w:name w:val="Заголовок 3 Знак"/>
    <w:link w:val="3"/>
    <w:rsid w:val="00341B38"/>
    <w:rPr>
      <w:b/>
      <w:sz w:val="24"/>
      <w:lang w:val="en-US"/>
    </w:rPr>
  </w:style>
  <w:style w:type="character" w:customStyle="1" w:styleId="40">
    <w:name w:val="Заголовок 4 Знак"/>
    <w:link w:val="4"/>
    <w:rsid w:val="00341B38"/>
    <w:rPr>
      <w:b/>
      <w:sz w:val="24"/>
    </w:rPr>
  </w:style>
  <w:style w:type="character" w:customStyle="1" w:styleId="50">
    <w:name w:val="Заголовок 5 Знак"/>
    <w:link w:val="5"/>
    <w:rsid w:val="00341B38"/>
    <w:rPr>
      <w:b/>
      <w:sz w:val="24"/>
    </w:rPr>
  </w:style>
  <w:style w:type="character" w:customStyle="1" w:styleId="60">
    <w:name w:val="Заголовок 6 Знак"/>
    <w:link w:val="6"/>
    <w:rsid w:val="00341B38"/>
    <w:rPr>
      <w:b/>
      <w:bCs/>
      <w:sz w:val="22"/>
      <w:szCs w:val="22"/>
    </w:rPr>
  </w:style>
  <w:style w:type="character" w:customStyle="1" w:styleId="70">
    <w:name w:val="Заголовок 7 Знак"/>
    <w:link w:val="7"/>
    <w:rsid w:val="00341B38"/>
    <w:rPr>
      <w:i/>
      <w:sz w:val="24"/>
      <w:lang w:val="en-US"/>
    </w:rPr>
  </w:style>
  <w:style w:type="character" w:customStyle="1" w:styleId="80">
    <w:name w:val="Заголовок 8 Знак"/>
    <w:link w:val="8"/>
    <w:rsid w:val="00341B38"/>
    <w:rPr>
      <w:rFonts w:ascii="Arial" w:hAnsi="Arial"/>
      <w:b/>
      <w:color w:val="000000"/>
      <w:sz w:val="32"/>
      <w:lang w:val="de-DE"/>
    </w:rPr>
  </w:style>
  <w:style w:type="character" w:customStyle="1" w:styleId="ab">
    <w:name w:val="Верхний колонтитул Знак"/>
    <w:link w:val="aa"/>
    <w:uiPriority w:val="99"/>
    <w:rsid w:val="00341B38"/>
    <w:rPr>
      <w:sz w:val="24"/>
      <w:szCs w:val="24"/>
    </w:rPr>
  </w:style>
  <w:style w:type="character" w:customStyle="1" w:styleId="af1">
    <w:name w:val="Основной текст Знак"/>
    <w:link w:val="af0"/>
    <w:rsid w:val="00341B38"/>
    <w:rPr>
      <w:sz w:val="24"/>
      <w:szCs w:val="24"/>
    </w:rPr>
  </w:style>
  <w:style w:type="character" w:customStyle="1" w:styleId="ae">
    <w:name w:val="Основной текст с отступом Знак"/>
    <w:link w:val="ad"/>
    <w:rsid w:val="00341B38"/>
    <w:rPr>
      <w:sz w:val="24"/>
      <w:szCs w:val="24"/>
    </w:rPr>
  </w:style>
  <w:style w:type="character" w:customStyle="1" w:styleId="a5">
    <w:name w:val="Текст выноски Знак"/>
    <w:link w:val="a4"/>
    <w:semiHidden/>
    <w:rsid w:val="00341B38"/>
    <w:rPr>
      <w:rFonts w:ascii="Tahoma" w:hAnsi="Tahoma" w:cs="Tahoma"/>
      <w:sz w:val="16"/>
      <w:szCs w:val="16"/>
    </w:rPr>
  </w:style>
  <w:style w:type="paragraph" w:customStyle="1" w:styleId="28">
    <w:name w:val="заголовок таблицы2"/>
    <w:basedOn w:val="a"/>
    <w:rsid w:val="00341B38"/>
    <w:pPr>
      <w:widowControl w:val="0"/>
      <w:shd w:val="clear" w:color="auto" w:fill="FFFFFF"/>
      <w:autoSpaceDE w:val="0"/>
      <w:autoSpaceDN w:val="0"/>
      <w:adjustRightInd w:val="0"/>
      <w:spacing w:before="120" w:after="120"/>
      <w:jc w:val="center"/>
    </w:pPr>
    <w:rPr>
      <w:color w:val="000000"/>
      <w:szCs w:val="16"/>
    </w:rPr>
  </w:style>
  <w:style w:type="paragraph" w:customStyle="1" w:styleId="aff5">
    <w:name w:val="Центр"/>
    <w:basedOn w:val="a"/>
    <w:rsid w:val="00341B38"/>
    <w:pPr>
      <w:widowControl w:val="0"/>
      <w:autoSpaceDE w:val="0"/>
      <w:autoSpaceDN w:val="0"/>
      <w:adjustRightInd w:val="0"/>
      <w:spacing w:before="120" w:after="120"/>
      <w:jc w:val="center"/>
    </w:pPr>
    <w:rPr>
      <w:szCs w:val="20"/>
    </w:rPr>
  </w:style>
  <w:style w:type="paragraph" w:customStyle="1" w:styleId="100">
    <w:name w:val="Центр10"/>
    <w:basedOn w:val="aff5"/>
    <w:rsid w:val="00341B38"/>
    <w:pPr>
      <w:spacing w:before="0"/>
    </w:pPr>
    <w:rPr>
      <w:sz w:val="20"/>
      <w:szCs w:val="24"/>
    </w:rPr>
  </w:style>
  <w:style w:type="character" w:customStyle="1" w:styleId="15">
    <w:name w:val="Основной текст Знак1"/>
    <w:semiHidden/>
    <w:locked/>
    <w:rsid w:val="00341B38"/>
    <w:rPr>
      <w:b/>
      <w:bCs/>
      <w:sz w:val="28"/>
    </w:rPr>
  </w:style>
  <w:style w:type="character" w:customStyle="1" w:styleId="16">
    <w:name w:val="Основной текст с отступом Знак1"/>
    <w:semiHidden/>
    <w:locked/>
    <w:rsid w:val="00341B38"/>
    <w:rPr>
      <w:sz w:val="24"/>
    </w:rPr>
  </w:style>
  <w:style w:type="character" w:customStyle="1" w:styleId="210">
    <w:name w:val="Основной текст с отступом 2 Знак1"/>
    <w:semiHidden/>
    <w:locked/>
    <w:rsid w:val="00341B38"/>
    <w:rPr>
      <w:color w:val="000000"/>
      <w:sz w:val="24"/>
      <w:szCs w:val="22"/>
      <w:shd w:val="clear" w:color="auto" w:fill="FFFFFF"/>
    </w:rPr>
  </w:style>
  <w:style w:type="character" w:customStyle="1" w:styleId="17">
    <w:name w:val="Текст выноски Знак1"/>
    <w:semiHidden/>
    <w:locked/>
    <w:rsid w:val="00341B38"/>
    <w:rPr>
      <w:rFonts w:ascii="Tahoma" w:hAnsi="Tahoma" w:cs="Tahoma"/>
      <w:sz w:val="16"/>
      <w:szCs w:val="16"/>
    </w:rPr>
  </w:style>
  <w:style w:type="paragraph" w:customStyle="1" w:styleId="aff6">
    <w:name w:val="Рисунок"/>
    <w:basedOn w:val="aff5"/>
    <w:rsid w:val="00341B38"/>
    <w:pPr>
      <w:spacing w:after="0"/>
    </w:pPr>
    <w:rPr>
      <w:szCs w:val="24"/>
    </w:rPr>
  </w:style>
  <w:style w:type="paragraph" w:customStyle="1" w:styleId="18">
    <w:name w:val="Абзац списка1"/>
    <w:basedOn w:val="a"/>
    <w:rsid w:val="000A06AA"/>
    <w:pPr>
      <w:ind w:left="720"/>
    </w:pPr>
    <w:rPr>
      <w:rFonts w:eastAsia="Calibri"/>
      <w:lang w:eastAsia="en-US"/>
    </w:rPr>
  </w:style>
  <w:style w:type="paragraph" w:customStyle="1" w:styleId="29">
    <w:name w:val="Абзац списка2"/>
    <w:basedOn w:val="a"/>
    <w:rsid w:val="000A06AA"/>
    <w:pPr>
      <w:ind w:left="708"/>
    </w:pPr>
    <w:rPr>
      <w:rFonts w:eastAsia="Calibri"/>
      <w:lang w:eastAsia="en-US"/>
    </w:rPr>
  </w:style>
  <w:style w:type="paragraph" w:customStyle="1" w:styleId="ListParagraph1">
    <w:name w:val="List Paragraph1"/>
    <w:basedOn w:val="a"/>
    <w:uiPriority w:val="99"/>
    <w:rsid w:val="005D522B"/>
    <w:pPr>
      <w:ind w:left="720"/>
    </w:pPr>
    <w:rPr>
      <w:rFonts w:eastAsia="MS Mincho"/>
    </w:rPr>
  </w:style>
  <w:style w:type="paragraph" w:styleId="41">
    <w:name w:val="toc 4"/>
    <w:basedOn w:val="a"/>
    <w:next w:val="a"/>
    <w:autoRedefine/>
    <w:uiPriority w:val="39"/>
    <w:unhideWhenUsed/>
    <w:rsid w:val="00063069"/>
    <w:pPr>
      <w:spacing w:after="100" w:line="276" w:lineRule="auto"/>
      <w:ind w:left="660"/>
    </w:pPr>
    <w:rPr>
      <w:rFonts w:ascii="Calibri" w:hAnsi="Calibri"/>
      <w:sz w:val="22"/>
      <w:szCs w:val="22"/>
    </w:rPr>
  </w:style>
  <w:style w:type="paragraph" w:styleId="51">
    <w:name w:val="toc 5"/>
    <w:basedOn w:val="a"/>
    <w:next w:val="a"/>
    <w:autoRedefine/>
    <w:uiPriority w:val="39"/>
    <w:unhideWhenUsed/>
    <w:rsid w:val="00063069"/>
    <w:pPr>
      <w:spacing w:after="100" w:line="276" w:lineRule="auto"/>
      <w:ind w:left="880"/>
    </w:pPr>
    <w:rPr>
      <w:rFonts w:ascii="Calibri" w:hAnsi="Calibri"/>
      <w:sz w:val="22"/>
      <w:szCs w:val="22"/>
    </w:rPr>
  </w:style>
  <w:style w:type="paragraph" w:styleId="61">
    <w:name w:val="toc 6"/>
    <w:basedOn w:val="a"/>
    <w:next w:val="a"/>
    <w:autoRedefine/>
    <w:uiPriority w:val="39"/>
    <w:unhideWhenUsed/>
    <w:rsid w:val="00063069"/>
    <w:pPr>
      <w:spacing w:after="100" w:line="276" w:lineRule="auto"/>
      <w:ind w:left="1100"/>
    </w:pPr>
    <w:rPr>
      <w:rFonts w:ascii="Calibri" w:hAnsi="Calibri"/>
      <w:sz w:val="22"/>
      <w:szCs w:val="22"/>
    </w:rPr>
  </w:style>
  <w:style w:type="paragraph" w:styleId="71">
    <w:name w:val="toc 7"/>
    <w:basedOn w:val="a"/>
    <w:next w:val="a"/>
    <w:autoRedefine/>
    <w:uiPriority w:val="39"/>
    <w:unhideWhenUsed/>
    <w:rsid w:val="00063069"/>
    <w:pPr>
      <w:spacing w:after="100" w:line="276" w:lineRule="auto"/>
      <w:ind w:left="1320"/>
    </w:pPr>
    <w:rPr>
      <w:rFonts w:ascii="Calibri" w:hAnsi="Calibri"/>
      <w:sz w:val="22"/>
      <w:szCs w:val="22"/>
    </w:rPr>
  </w:style>
  <w:style w:type="paragraph" w:styleId="81">
    <w:name w:val="toc 8"/>
    <w:basedOn w:val="a"/>
    <w:next w:val="a"/>
    <w:autoRedefine/>
    <w:uiPriority w:val="39"/>
    <w:unhideWhenUsed/>
    <w:rsid w:val="00063069"/>
    <w:pPr>
      <w:spacing w:after="100" w:line="276" w:lineRule="auto"/>
      <w:ind w:left="1540"/>
    </w:pPr>
    <w:rPr>
      <w:rFonts w:ascii="Calibri" w:hAnsi="Calibri"/>
      <w:sz w:val="22"/>
      <w:szCs w:val="22"/>
    </w:rPr>
  </w:style>
  <w:style w:type="paragraph" w:styleId="91">
    <w:name w:val="toc 9"/>
    <w:basedOn w:val="a"/>
    <w:next w:val="a"/>
    <w:autoRedefine/>
    <w:uiPriority w:val="39"/>
    <w:unhideWhenUsed/>
    <w:rsid w:val="00063069"/>
    <w:pPr>
      <w:spacing w:after="100" w:line="276" w:lineRule="auto"/>
      <w:ind w:left="1760"/>
    </w:pPr>
    <w:rPr>
      <w:rFonts w:ascii="Calibri" w:hAnsi="Calibri"/>
      <w:sz w:val="22"/>
      <w:szCs w:val="22"/>
    </w:rPr>
  </w:style>
  <w:style w:type="character" w:customStyle="1" w:styleId="af9">
    <w:name w:val="Текст сноски Знак"/>
    <w:basedOn w:val="a0"/>
    <w:link w:val="af8"/>
    <w:uiPriority w:val="99"/>
    <w:rsid w:val="00FC4ADB"/>
  </w:style>
  <w:style w:type="character" w:customStyle="1" w:styleId="FontStyle14">
    <w:name w:val="Font Style14"/>
    <w:rsid w:val="00923E62"/>
    <w:rPr>
      <w:rFonts w:ascii="Times New Roman" w:hAnsi="Times New Roman" w:cs="Times New Roman"/>
      <w:sz w:val="22"/>
      <w:szCs w:val="22"/>
    </w:rPr>
  </w:style>
  <w:style w:type="paragraph" w:customStyle="1" w:styleId="1-">
    <w:name w:val="#1-Раздел"/>
    <w:basedOn w:val="a"/>
    <w:next w:val="a"/>
    <w:uiPriority w:val="99"/>
    <w:qFormat/>
    <w:rsid w:val="00C770B9"/>
    <w:pPr>
      <w:numPr>
        <w:numId w:val="50"/>
      </w:numPr>
      <w:tabs>
        <w:tab w:val="clear" w:pos="360"/>
        <w:tab w:val="num" w:pos="0"/>
      </w:tabs>
      <w:spacing w:before="360" w:after="120"/>
      <w:ind w:left="1854"/>
    </w:pPr>
    <w:rPr>
      <w:rFonts w:ascii="Arial Black" w:eastAsia="Calibri" w:hAnsi="Arial Black"/>
      <w:caps/>
      <w:sz w:val="22"/>
      <w:szCs w:val="20"/>
      <w:lang w:eastAsia="en-US"/>
    </w:rPr>
  </w:style>
  <w:style w:type="paragraph" w:customStyle="1" w:styleId="2-">
    <w:name w:val="#2-Глава"/>
    <w:basedOn w:val="a"/>
    <w:next w:val="a"/>
    <w:uiPriority w:val="99"/>
    <w:qFormat/>
    <w:rsid w:val="00C770B9"/>
    <w:pPr>
      <w:numPr>
        <w:ilvl w:val="1"/>
        <w:numId w:val="50"/>
      </w:numPr>
      <w:tabs>
        <w:tab w:val="clear" w:pos="792"/>
        <w:tab w:val="left" w:pos="567"/>
        <w:tab w:val="left" w:pos="624"/>
        <w:tab w:val="num" w:pos="1440"/>
      </w:tabs>
      <w:spacing w:before="240" w:after="120"/>
      <w:ind w:left="1440" w:hanging="360"/>
    </w:pPr>
    <w:rPr>
      <w:rFonts w:ascii="Arial" w:eastAsia="Calibri" w:hAnsi="Arial"/>
      <w:b/>
      <w:sz w:val="22"/>
      <w:szCs w:val="20"/>
      <w:lang w:eastAsia="en-US"/>
    </w:rPr>
  </w:style>
  <w:style w:type="paragraph" w:customStyle="1" w:styleId="3-">
    <w:name w:val="#3-Текст"/>
    <w:basedOn w:val="a"/>
    <w:uiPriority w:val="99"/>
    <w:qFormat/>
    <w:rsid w:val="00C770B9"/>
    <w:pPr>
      <w:numPr>
        <w:ilvl w:val="2"/>
        <w:numId w:val="50"/>
      </w:numPr>
      <w:spacing w:before="80"/>
      <w:jc w:val="both"/>
    </w:pPr>
    <w:rPr>
      <w:rFonts w:ascii="Arial" w:eastAsia="Calibri" w:hAnsi="Arial"/>
      <w:sz w:val="20"/>
      <w:szCs w:val="20"/>
      <w:lang w:eastAsia="en-US"/>
    </w:rPr>
  </w:style>
  <w:style w:type="paragraph" w:customStyle="1" w:styleId="4-">
    <w:name w:val="#4-Текст"/>
    <w:basedOn w:val="3-"/>
    <w:uiPriority w:val="99"/>
    <w:qFormat/>
    <w:rsid w:val="00C770B9"/>
    <w:pPr>
      <w:numPr>
        <w:ilvl w:val="3"/>
      </w:numPr>
      <w:tabs>
        <w:tab w:val="clear" w:pos="2160"/>
        <w:tab w:val="left" w:pos="1418"/>
        <w:tab w:val="num" w:pos="2880"/>
      </w:tabs>
      <w:ind w:left="1418" w:hanging="851"/>
    </w:pPr>
  </w:style>
  <w:style w:type="paragraph" w:customStyle="1" w:styleId="6-">
    <w:name w:val="#6-Текст_таблицы"/>
    <w:next w:val="3-"/>
    <w:qFormat/>
    <w:rsid w:val="00C770B9"/>
    <w:rPr>
      <w:rFonts w:ascii="Arial" w:eastAsia="Calibri" w:hAnsi="Arial" w:cs="Tahoma"/>
      <w:color w:val="000000"/>
      <w:sz w:val="18"/>
      <w:szCs w:val="18"/>
      <w:lang w:eastAsia="en-US"/>
    </w:rPr>
  </w:style>
  <w:style w:type="paragraph" w:customStyle="1" w:styleId="7-">
    <w:name w:val="#7-Формула"/>
    <w:basedOn w:val="a"/>
    <w:link w:val="7-0"/>
    <w:qFormat/>
    <w:rsid w:val="00C770B9"/>
    <w:pPr>
      <w:autoSpaceDE w:val="0"/>
      <w:autoSpaceDN w:val="0"/>
      <w:adjustRightInd w:val="0"/>
      <w:ind w:left="348"/>
      <w:jc w:val="center"/>
    </w:pPr>
    <w:rPr>
      <w:rFonts w:ascii="Tahoma" w:hAnsi="Tahoma"/>
      <w:sz w:val="22"/>
      <w:szCs w:val="22"/>
      <w:lang w:val="en-US" w:eastAsia="en-US"/>
    </w:rPr>
  </w:style>
  <w:style w:type="character" w:customStyle="1" w:styleId="7-0">
    <w:name w:val="#7-Формула Знак"/>
    <w:link w:val="7-"/>
    <w:rsid w:val="00C770B9"/>
    <w:rPr>
      <w:rFonts w:ascii="Tahoma" w:hAnsi="Tahoma" w:cs="Tahoma"/>
      <w:sz w:val="22"/>
      <w:szCs w:val="22"/>
      <w:lang w:val="en-US" w:eastAsia="en-US"/>
    </w:rPr>
  </w:style>
  <w:style w:type="character" w:customStyle="1" w:styleId="afe">
    <w:name w:val="Обычный (Интернет) Знак"/>
    <w:link w:val="afd"/>
    <w:locked/>
    <w:rsid w:val="004A5716"/>
    <w:rPr>
      <w:sz w:val="24"/>
      <w:szCs w:val="24"/>
    </w:rPr>
  </w:style>
  <w:style w:type="paragraph" w:customStyle="1" w:styleId="19">
    <w:name w:val="Без интервала1"/>
    <w:rsid w:val="00A84B76"/>
    <w:rPr>
      <w:rFonts w:ascii="Calibri" w:hAnsi="Calibri"/>
      <w:sz w:val="22"/>
      <w:szCs w:val="22"/>
      <w:lang w:eastAsia="en-US"/>
    </w:rPr>
  </w:style>
  <w:style w:type="character" w:customStyle="1" w:styleId="aff2">
    <w:name w:val="Без интервала Знак"/>
    <w:aliases w:val="Без отступа Знак"/>
    <w:link w:val="aff1"/>
    <w:uiPriority w:val="1"/>
    <w:rsid w:val="003F5930"/>
  </w:style>
  <w:style w:type="character" w:customStyle="1" w:styleId="211">
    <w:name w:val="Основной текст (2) + 11"/>
    <w:aliases w:val="5 pt5,5 pt6"/>
    <w:basedOn w:val="a0"/>
    <w:rsid w:val="003F5930"/>
    <w:rPr>
      <w:rFonts w:ascii="Times New Roman" w:hAnsi="Times New Roman" w:cs="Times New Roman" w:hint="default"/>
      <w:strike w:val="0"/>
      <w:dstrike w:val="0"/>
      <w:color w:val="000000"/>
      <w:spacing w:val="0"/>
      <w:position w:val="0"/>
      <w:u w:val="none"/>
      <w:effect w:val="none"/>
      <w:lang w:eastAsia="ru-RU"/>
    </w:rPr>
  </w:style>
  <w:style w:type="paragraph" w:customStyle="1" w:styleId="HEADERTEXT0">
    <w:name w:val=".HEADERTEXT"/>
    <w:uiPriority w:val="99"/>
    <w:rsid w:val="000971AA"/>
    <w:pPr>
      <w:widowControl w:val="0"/>
      <w:autoSpaceDE w:val="0"/>
      <w:autoSpaceDN w:val="0"/>
      <w:adjustRightInd w:val="0"/>
    </w:pPr>
    <w:rPr>
      <w:rFonts w:ascii="Arial" w:eastAsia="Calibri" w:hAnsi="Arial" w:cs="Arial"/>
      <w:color w:val="2B4279"/>
      <w:sz w:val="22"/>
      <w:szCs w:val="22"/>
    </w:rPr>
  </w:style>
  <w:style w:type="paragraph" w:customStyle="1" w:styleId="aff7">
    <w:name w:val="Табличный"/>
    <w:basedOn w:val="a"/>
    <w:link w:val="aff8"/>
    <w:uiPriority w:val="99"/>
    <w:rsid w:val="00BF3CFB"/>
    <w:pPr>
      <w:jc w:val="both"/>
    </w:pPr>
    <w:rPr>
      <w:rFonts w:eastAsia="Calibri"/>
      <w:szCs w:val="20"/>
      <w:lang w:eastAsia="en-US"/>
    </w:rPr>
  </w:style>
  <w:style w:type="character" w:customStyle="1" w:styleId="aff8">
    <w:name w:val="Табличный Знак"/>
    <w:link w:val="aff7"/>
    <w:uiPriority w:val="99"/>
    <w:locked/>
    <w:rsid w:val="00BF3CFB"/>
    <w:rPr>
      <w:rFonts w:eastAsia="Calibri"/>
      <w:sz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299643">
      <w:bodyDiv w:val="1"/>
      <w:marLeft w:val="0"/>
      <w:marRight w:val="0"/>
      <w:marTop w:val="0"/>
      <w:marBottom w:val="0"/>
      <w:divBdr>
        <w:top w:val="none" w:sz="0" w:space="0" w:color="auto"/>
        <w:left w:val="none" w:sz="0" w:space="0" w:color="auto"/>
        <w:bottom w:val="none" w:sz="0" w:space="0" w:color="auto"/>
        <w:right w:val="none" w:sz="0" w:space="0" w:color="auto"/>
      </w:divBdr>
    </w:div>
    <w:div w:id="8533800">
      <w:bodyDiv w:val="1"/>
      <w:marLeft w:val="0"/>
      <w:marRight w:val="0"/>
      <w:marTop w:val="0"/>
      <w:marBottom w:val="0"/>
      <w:divBdr>
        <w:top w:val="none" w:sz="0" w:space="0" w:color="auto"/>
        <w:left w:val="none" w:sz="0" w:space="0" w:color="auto"/>
        <w:bottom w:val="none" w:sz="0" w:space="0" w:color="auto"/>
        <w:right w:val="none" w:sz="0" w:space="0" w:color="auto"/>
      </w:divBdr>
    </w:div>
    <w:div w:id="23870699">
      <w:bodyDiv w:val="1"/>
      <w:marLeft w:val="0"/>
      <w:marRight w:val="0"/>
      <w:marTop w:val="0"/>
      <w:marBottom w:val="0"/>
      <w:divBdr>
        <w:top w:val="none" w:sz="0" w:space="0" w:color="auto"/>
        <w:left w:val="none" w:sz="0" w:space="0" w:color="auto"/>
        <w:bottom w:val="none" w:sz="0" w:space="0" w:color="auto"/>
        <w:right w:val="none" w:sz="0" w:space="0" w:color="auto"/>
      </w:divBdr>
    </w:div>
    <w:div w:id="25716782">
      <w:bodyDiv w:val="1"/>
      <w:marLeft w:val="0"/>
      <w:marRight w:val="0"/>
      <w:marTop w:val="0"/>
      <w:marBottom w:val="0"/>
      <w:divBdr>
        <w:top w:val="none" w:sz="0" w:space="0" w:color="auto"/>
        <w:left w:val="none" w:sz="0" w:space="0" w:color="auto"/>
        <w:bottom w:val="none" w:sz="0" w:space="0" w:color="auto"/>
        <w:right w:val="none" w:sz="0" w:space="0" w:color="auto"/>
      </w:divBdr>
    </w:div>
    <w:div w:id="72121867">
      <w:bodyDiv w:val="1"/>
      <w:marLeft w:val="0"/>
      <w:marRight w:val="0"/>
      <w:marTop w:val="0"/>
      <w:marBottom w:val="0"/>
      <w:divBdr>
        <w:top w:val="none" w:sz="0" w:space="0" w:color="auto"/>
        <w:left w:val="none" w:sz="0" w:space="0" w:color="auto"/>
        <w:bottom w:val="none" w:sz="0" w:space="0" w:color="auto"/>
        <w:right w:val="none" w:sz="0" w:space="0" w:color="auto"/>
      </w:divBdr>
    </w:div>
    <w:div w:id="86195868">
      <w:bodyDiv w:val="1"/>
      <w:marLeft w:val="0"/>
      <w:marRight w:val="0"/>
      <w:marTop w:val="0"/>
      <w:marBottom w:val="0"/>
      <w:divBdr>
        <w:top w:val="none" w:sz="0" w:space="0" w:color="auto"/>
        <w:left w:val="none" w:sz="0" w:space="0" w:color="auto"/>
        <w:bottom w:val="none" w:sz="0" w:space="0" w:color="auto"/>
        <w:right w:val="none" w:sz="0" w:space="0" w:color="auto"/>
      </w:divBdr>
    </w:div>
    <w:div w:id="111633700">
      <w:bodyDiv w:val="1"/>
      <w:marLeft w:val="0"/>
      <w:marRight w:val="0"/>
      <w:marTop w:val="0"/>
      <w:marBottom w:val="0"/>
      <w:divBdr>
        <w:top w:val="none" w:sz="0" w:space="0" w:color="auto"/>
        <w:left w:val="none" w:sz="0" w:space="0" w:color="auto"/>
        <w:bottom w:val="none" w:sz="0" w:space="0" w:color="auto"/>
        <w:right w:val="none" w:sz="0" w:space="0" w:color="auto"/>
      </w:divBdr>
    </w:div>
    <w:div w:id="113524165">
      <w:bodyDiv w:val="1"/>
      <w:marLeft w:val="0"/>
      <w:marRight w:val="0"/>
      <w:marTop w:val="0"/>
      <w:marBottom w:val="0"/>
      <w:divBdr>
        <w:top w:val="none" w:sz="0" w:space="0" w:color="auto"/>
        <w:left w:val="none" w:sz="0" w:space="0" w:color="auto"/>
        <w:bottom w:val="none" w:sz="0" w:space="0" w:color="auto"/>
        <w:right w:val="none" w:sz="0" w:space="0" w:color="auto"/>
      </w:divBdr>
    </w:div>
    <w:div w:id="130484057">
      <w:bodyDiv w:val="1"/>
      <w:marLeft w:val="0"/>
      <w:marRight w:val="0"/>
      <w:marTop w:val="0"/>
      <w:marBottom w:val="0"/>
      <w:divBdr>
        <w:top w:val="none" w:sz="0" w:space="0" w:color="auto"/>
        <w:left w:val="none" w:sz="0" w:space="0" w:color="auto"/>
        <w:bottom w:val="none" w:sz="0" w:space="0" w:color="auto"/>
        <w:right w:val="none" w:sz="0" w:space="0" w:color="auto"/>
      </w:divBdr>
    </w:div>
    <w:div w:id="157228936">
      <w:bodyDiv w:val="1"/>
      <w:marLeft w:val="0"/>
      <w:marRight w:val="0"/>
      <w:marTop w:val="0"/>
      <w:marBottom w:val="0"/>
      <w:divBdr>
        <w:top w:val="none" w:sz="0" w:space="0" w:color="auto"/>
        <w:left w:val="none" w:sz="0" w:space="0" w:color="auto"/>
        <w:bottom w:val="none" w:sz="0" w:space="0" w:color="auto"/>
        <w:right w:val="none" w:sz="0" w:space="0" w:color="auto"/>
      </w:divBdr>
    </w:div>
    <w:div w:id="169100802">
      <w:bodyDiv w:val="1"/>
      <w:marLeft w:val="0"/>
      <w:marRight w:val="0"/>
      <w:marTop w:val="0"/>
      <w:marBottom w:val="0"/>
      <w:divBdr>
        <w:top w:val="none" w:sz="0" w:space="0" w:color="auto"/>
        <w:left w:val="none" w:sz="0" w:space="0" w:color="auto"/>
        <w:bottom w:val="none" w:sz="0" w:space="0" w:color="auto"/>
        <w:right w:val="none" w:sz="0" w:space="0" w:color="auto"/>
      </w:divBdr>
    </w:div>
    <w:div w:id="181940501">
      <w:bodyDiv w:val="1"/>
      <w:marLeft w:val="0"/>
      <w:marRight w:val="0"/>
      <w:marTop w:val="0"/>
      <w:marBottom w:val="0"/>
      <w:divBdr>
        <w:top w:val="none" w:sz="0" w:space="0" w:color="auto"/>
        <w:left w:val="none" w:sz="0" w:space="0" w:color="auto"/>
        <w:bottom w:val="none" w:sz="0" w:space="0" w:color="auto"/>
        <w:right w:val="none" w:sz="0" w:space="0" w:color="auto"/>
      </w:divBdr>
    </w:div>
    <w:div w:id="199713101">
      <w:bodyDiv w:val="1"/>
      <w:marLeft w:val="0"/>
      <w:marRight w:val="0"/>
      <w:marTop w:val="0"/>
      <w:marBottom w:val="0"/>
      <w:divBdr>
        <w:top w:val="none" w:sz="0" w:space="0" w:color="auto"/>
        <w:left w:val="none" w:sz="0" w:space="0" w:color="auto"/>
        <w:bottom w:val="none" w:sz="0" w:space="0" w:color="auto"/>
        <w:right w:val="none" w:sz="0" w:space="0" w:color="auto"/>
      </w:divBdr>
    </w:div>
    <w:div w:id="234556857">
      <w:bodyDiv w:val="1"/>
      <w:marLeft w:val="0"/>
      <w:marRight w:val="0"/>
      <w:marTop w:val="0"/>
      <w:marBottom w:val="0"/>
      <w:divBdr>
        <w:top w:val="none" w:sz="0" w:space="0" w:color="auto"/>
        <w:left w:val="none" w:sz="0" w:space="0" w:color="auto"/>
        <w:bottom w:val="none" w:sz="0" w:space="0" w:color="auto"/>
        <w:right w:val="none" w:sz="0" w:space="0" w:color="auto"/>
      </w:divBdr>
    </w:div>
    <w:div w:id="236939576">
      <w:bodyDiv w:val="1"/>
      <w:marLeft w:val="0"/>
      <w:marRight w:val="0"/>
      <w:marTop w:val="0"/>
      <w:marBottom w:val="0"/>
      <w:divBdr>
        <w:top w:val="none" w:sz="0" w:space="0" w:color="auto"/>
        <w:left w:val="none" w:sz="0" w:space="0" w:color="auto"/>
        <w:bottom w:val="none" w:sz="0" w:space="0" w:color="auto"/>
        <w:right w:val="none" w:sz="0" w:space="0" w:color="auto"/>
      </w:divBdr>
    </w:div>
    <w:div w:id="248537550">
      <w:bodyDiv w:val="1"/>
      <w:marLeft w:val="0"/>
      <w:marRight w:val="0"/>
      <w:marTop w:val="0"/>
      <w:marBottom w:val="0"/>
      <w:divBdr>
        <w:top w:val="none" w:sz="0" w:space="0" w:color="auto"/>
        <w:left w:val="none" w:sz="0" w:space="0" w:color="auto"/>
        <w:bottom w:val="none" w:sz="0" w:space="0" w:color="auto"/>
        <w:right w:val="none" w:sz="0" w:space="0" w:color="auto"/>
      </w:divBdr>
    </w:div>
    <w:div w:id="279263954">
      <w:bodyDiv w:val="1"/>
      <w:marLeft w:val="0"/>
      <w:marRight w:val="0"/>
      <w:marTop w:val="0"/>
      <w:marBottom w:val="0"/>
      <w:divBdr>
        <w:top w:val="none" w:sz="0" w:space="0" w:color="auto"/>
        <w:left w:val="none" w:sz="0" w:space="0" w:color="auto"/>
        <w:bottom w:val="none" w:sz="0" w:space="0" w:color="auto"/>
        <w:right w:val="none" w:sz="0" w:space="0" w:color="auto"/>
      </w:divBdr>
    </w:div>
    <w:div w:id="298731085">
      <w:bodyDiv w:val="1"/>
      <w:marLeft w:val="0"/>
      <w:marRight w:val="0"/>
      <w:marTop w:val="0"/>
      <w:marBottom w:val="0"/>
      <w:divBdr>
        <w:top w:val="none" w:sz="0" w:space="0" w:color="auto"/>
        <w:left w:val="none" w:sz="0" w:space="0" w:color="auto"/>
        <w:bottom w:val="none" w:sz="0" w:space="0" w:color="auto"/>
        <w:right w:val="none" w:sz="0" w:space="0" w:color="auto"/>
      </w:divBdr>
      <w:divsChild>
        <w:div w:id="914361064">
          <w:marLeft w:val="0"/>
          <w:marRight w:val="0"/>
          <w:marTop w:val="0"/>
          <w:marBottom w:val="0"/>
          <w:divBdr>
            <w:top w:val="none" w:sz="0" w:space="0" w:color="auto"/>
            <w:left w:val="none" w:sz="0" w:space="0" w:color="auto"/>
            <w:bottom w:val="none" w:sz="0" w:space="0" w:color="auto"/>
            <w:right w:val="none" w:sz="0" w:space="0" w:color="auto"/>
          </w:divBdr>
        </w:div>
        <w:div w:id="1182474793">
          <w:marLeft w:val="0"/>
          <w:marRight w:val="0"/>
          <w:marTop w:val="0"/>
          <w:marBottom w:val="0"/>
          <w:divBdr>
            <w:top w:val="none" w:sz="0" w:space="0" w:color="auto"/>
            <w:left w:val="none" w:sz="0" w:space="0" w:color="auto"/>
            <w:bottom w:val="none" w:sz="0" w:space="0" w:color="auto"/>
            <w:right w:val="none" w:sz="0" w:space="0" w:color="auto"/>
          </w:divBdr>
        </w:div>
        <w:div w:id="1806702459">
          <w:marLeft w:val="0"/>
          <w:marRight w:val="0"/>
          <w:marTop w:val="0"/>
          <w:marBottom w:val="0"/>
          <w:divBdr>
            <w:top w:val="none" w:sz="0" w:space="0" w:color="auto"/>
            <w:left w:val="none" w:sz="0" w:space="0" w:color="auto"/>
            <w:bottom w:val="none" w:sz="0" w:space="0" w:color="auto"/>
            <w:right w:val="none" w:sz="0" w:space="0" w:color="auto"/>
          </w:divBdr>
        </w:div>
      </w:divsChild>
    </w:div>
    <w:div w:id="300967439">
      <w:bodyDiv w:val="1"/>
      <w:marLeft w:val="0"/>
      <w:marRight w:val="0"/>
      <w:marTop w:val="0"/>
      <w:marBottom w:val="0"/>
      <w:divBdr>
        <w:top w:val="none" w:sz="0" w:space="0" w:color="auto"/>
        <w:left w:val="none" w:sz="0" w:space="0" w:color="auto"/>
        <w:bottom w:val="none" w:sz="0" w:space="0" w:color="auto"/>
        <w:right w:val="none" w:sz="0" w:space="0" w:color="auto"/>
      </w:divBdr>
    </w:div>
    <w:div w:id="306671714">
      <w:bodyDiv w:val="1"/>
      <w:marLeft w:val="0"/>
      <w:marRight w:val="0"/>
      <w:marTop w:val="0"/>
      <w:marBottom w:val="0"/>
      <w:divBdr>
        <w:top w:val="none" w:sz="0" w:space="0" w:color="auto"/>
        <w:left w:val="none" w:sz="0" w:space="0" w:color="auto"/>
        <w:bottom w:val="none" w:sz="0" w:space="0" w:color="auto"/>
        <w:right w:val="none" w:sz="0" w:space="0" w:color="auto"/>
      </w:divBdr>
    </w:div>
    <w:div w:id="310141969">
      <w:bodyDiv w:val="1"/>
      <w:marLeft w:val="0"/>
      <w:marRight w:val="0"/>
      <w:marTop w:val="0"/>
      <w:marBottom w:val="0"/>
      <w:divBdr>
        <w:top w:val="none" w:sz="0" w:space="0" w:color="auto"/>
        <w:left w:val="none" w:sz="0" w:space="0" w:color="auto"/>
        <w:bottom w:val="none" w:sz="0" w:space="0" w:color="auto"/>
        <w:right w:val="none" w:sz="0" w:space="0" w:color="auto"/>
      </w:divBdr>
    </w:div>
    <w:div w:id="320545807">
      <w:bodyDiv w:val="1"/>
      <w:marLeft w:val="0"/>
      <w:marRight w:val="0"/>
      <w:marTop w:val="0"/>
      <w:marBottom w:val="0"/>
      <w:divBdr>
        <w:top w:val="none" w:sz="0" w:space="0" w:color="auto"/>
        <w:left w:val="none" w:sz="0" w:space="0" w:color="auto"/>
        <w:bottom w:val="none" w:sz="0" w:space="0" w:color="auto"/>
        <w:right w:val="none" w:sz="0" w:space="0" w:color="auto"/>
      </w:divBdr>
    </w:div>
    <w:div w:id="324600041">
      <w:bodyDiv w:val="1"/>
      <w:marLeft w:val="0"/>
      <w:marRight w:val="0"/>
      <w:marTop w:val="0"/>
      <w:marBottom w:val="0"/>
      <w:divBdr>
        <w:top w:val="none" w:sz="0" w:space="0" w:color="auto"/>
        <w:left w:val="none" w:sz="0" w:space="0" w:color="auto"/>
        <w:bottom w:val="none" w:sz="0" w:space="0" w:color="auto"/>
        <w:right w:val="none" w:sz="0" w:space="0" w:color="auto"/>
      </w:divBdr>
    </w:div>
    <w:div w:id="334499258">
      <w:bodyDiv w:val="1"/>
      <w:marLeft w:val="0"/>
      <w:marRight w:val="0"/>
      <w:marTop w:val="0"/>
      <w:marBottom w:val="0"/>
      <w:divBdr>
        <w:top w:val="none" w:sz="0" w:space="0" w:color="auto"/>
        <w:left w:val="none" w:sz="0" w:space="0" w:color="auto"/>
        <w:bottom w:val="none" w:sz="0" w:space="0" w:color="auto"/>
        <w:right w:val="none" w:sz="0" w:space="0" w:color="auto"/>
      </w:divBdr>
    </w:div>
    <w:div w:id="339967398">
      <w:bodyDiv w:val="1"/>
      <w:marLeft w:val="0"/>
      <w:marRight w:val="0"/>
      <w:marTop w:val="0"/>
      <w:marBottom w:val="0"/>
      <w:divBdr>
        <w:top w:val="none" w:sz="0" w:space="0" w:color="auto"/>
        <w:left w:val="none" w:sz="0" w:space="0" w:color="auto"/>
        <w:bottom w:val="none" w:sz="0" w:space="0" w:color="auto"/>
        <w:right w:val="none" w:sz="0" w:space="0" w:color="auto"/>
      </w:divBdr>
    </w:div>
    <w:div w:id="350226190">
      <w:bodyDiv w:val="1"/>
      <w:marLeft w:val="0"/>
      <w:marRight w:val="0"/>
      <w:marTop w:val="0"/>
      <w:marBottom w:val="0"/>
      <w:divBdr>
        <w:top w:val="none" w:sz="0" w:space="0" w:color="auto"/>
        <w:left w:val="none" w:sz="0" w:space="0" w:color="auto"/>
        <w:bottom w:val="none" w:sz="0" w:space="0" w:color="auto"/>
        <w:right w:val="none" w:sz="0" w:space="0" w:color="auto"/>
      </w:divBdr>
    </w:div>
    <w:div w:id="363212078">
      <w:bodyDiv w:val="1"/>
      <w:marLeft w:val="0"/>
      <w:marRight w:val="0"/>
      <w:marTop w:val="0"/>
      <w:marBottom w:val="0"/>
      <w:divBdr>
        <w:top w:val="none" w:sz="0" w:space="0" w:color="auto"/>
        <w:left w:val="none" w:sz="0" w:space="0" w:color="auto"/>
        <w:bottom w:val="none" w:sz="0" w:space="0" w:color="auto"/>
        <w:right w:val="none" w:sz="0" w:space="0" w:color="auto"/>
      </w:divBdr>
    </w:div>
    <w:div w:id="373507971">
      <w:bodyDiv w:val="1"/>
      <w:marLeft w:val="0"/>
      <w:marRight w:val="0"/>
      <w:marTop w:val="0"/>
      <w:marBottom w:val="0"/>
      <w:divBdr>
        <w:top w:val="none" w:sz="0" w:space="0" w:color="auto"/>
        <w:left w:val="none" w:sz="0" w:space="0" w:color="auto"/>
        <w:bottom w:val="none" w:sz="0" w:space="0" w:color="auto"/>
        <w:right w:val="none" w:sz="0" w:space="0" w:color="auto"/>
      </w:divBdr>
    </w:div>
    <w:div w:id="380401424">
      <w:bodyDiv w:val="1"/>
      <w:marLeft w:val="0"/>
      <w:marRight w:val="0"/>
      <w:marTop w:val="0"/>
      <w:marBottom w:val="0"/>
      <w:divBdr>
        <w:top w:val="none" w:sz="0" w:space="0" w:color="auto"/>
        <w:left w:val="none" w:sz="0" w:space="0" w:color="auto"/>
        <w:bottom w:val="none" w:sz="0" w:space="0" w:color="auto"/>
        <w:right w:val="none" w:sz="0" w:space="0" w:color="auto"/>
      </w:divBdr>
    </w:div>
    <w:div w:id="386800020">
      <w:bodyDiv w:val="1"/>
      <w:marLeft w:val="0"/>
      <w:marRight w:val="0"/>
      <w:marTop w:val="0"/>
      <w:marBottom w:val="0"/>
      <w:divBdr>
        <w:top w:val="none" w:sz="0" w:space="0" w:color="auto"/>
        <w:left w:val="none" w:sz="0" w:space="0" w:color="auto"/>
        <w:bottom w:val="none" w:sz="0" w:space="0" w:color="auto"/>
        <w:right w:val="none" w:sz="0" w:space="0" w:color="auto"/>
      </w:divBdr>
    </w:div>
    <w:div w:id="399058470">
      <w:bodyDiv w:val="1"/>
      <w:marLeft w:val="0"/>
      <w:marRight w:val="0"/>
      <w:marTop w:val="0"/>
      <w:marBottom w:val="0"/>
      <w:divBdr>
        <w:top w:val="none" w:sz="0" w:space="0" w:color="auto"/>
        <w:left w:val="none" w:sz="0" w:space="0" w:color="auto"/>
        <w:bottom w:val="none" w:sz="0" w:space="0" w:color="auto"/>
        <w:right w:val="none" w:sz="0" w:space="0" w:color="auto"/>
      </w:divBdr>
    </w:div>
    <w:div w:id="403718185">
      <w:bodyDiv w:val="1"/>
      <w:marLeft w:val="0"/>
      <w:marRight w:val="0"/>
      <w:marTop w:val="0"/>
      <w:marBottom w:val="0"/>
      <w:divBdr>
        <w:top w:val="none" w:sz="0" w:space="0" w:color="auto"/>
        <w:left w:val="none" w:sz="0" w:space="0" w:color="auto"/>
        <w:bottom w:val="none" w:sz="0" w:space="0" w:color="auto"/>
        <w:right w:val="none" w:sz="0" w:space="0" w:color="auto"/>
      </w:divBdr>
    </w:div>
    <w:div w:id="406731093">
      <w:bodyDiv w:val="1"/>
      <w:marLeft w:val="0"/>
      <w:marRight w:val="0"/>
      <w:marTop w:val="0"/>
      <w:marBottom w:val="0"/>
      <w:divBdr>
        <w:top w:val="none" w:sz="0" w:space="0" w:color="auto"/>
        <w:left w:val="none" w:sz="0" w:space="0" w:color="auto"/>
        <w:bottom w:val="none" w:sz="0" w:space="0" w:color="auto"/>
        <w:right w:val="none" w:sz="0" w:space="0" w:color="auto"/>
      </w:divBdr>
    </w:div>
    <w:div w:id="408115726">
      <w:bodyDiv w:val="1"/>
      <w:marLeft w:val="0"/>
      <w:marRight w:val="0"/>
      <w:marTop w:val="0"/>
      <w:marBottom w:val="0"/>
      <w:divBdr>
        <w:top w:val="none" w:sz="0" w:space="0" w:color="auto"/>
        <w:left w:val="none" w:sz="0" w:space="0" w:color="auto"/>
        <w:bottom w:val="none" w:sz="0" w:space="0" w:color="auto"/>
        <w:right w:val="none" w:sz="0" w:space="0" w:color="auto"/>
      </w:divBdr>
    </w:div>
    <w:div w:id="436869713">
      <w:bodyDiv w:val="1"/>
      <w:marLeft w:val="0"/>
      <w:marRight w:val="0"/>
      <w:marTop w:val="0"/>
      <w:marBottom w:val="0"/>
      <w:divBdr>
        <w:top w:val="none" w:sz="0" w:space="0" w:color="auto"/>
        <w:left w:val="none" w:sz="0" w:space="0" w:color="auto"/>
        <w:bottom w:val="none" w:sz="0" w:space="0" w:color="auto"/>
        <w:right w:val="none" w:sz="0" w:space="0" w:color="auto"/>
      </w:divBdr>
    </w:div>
    <w:div w:id="449011250">
      <w:bodyDiv w:val="1"/>
      <w:marLeft w:val="0"/>
      <w:marRight w:val="0"/>
      <w:marTop w:val="0"/>
      <w:marBottom w:val="0"/>
      <w:divBdr>
        <w:top w:val="none" w:sz="0" w:space="0" w:color="auto"/>
        <w:left w:val="none" w:sz="0" w:space="0" w:color="auto"/>
        <w:bottom w:val="none" w:sz="0" w:space="0" w:color="auto"/>
        <w:right w:val="none" w:sz="0" w:space="0" w:color="auto"/>
      </w:divBdr>
      <w:divsChild>
        <w:div w:id="1166701251">
          <w:marLeft w:val="0"/>
          <w:marRight w:val="0"/>
          <w:marTop w:val="0"/>
          <w:marBottom w:val="0"/>
          <w:divBdr>
            <w:top w:val="none" w:sz="0" w:space="0" w:color="auto"/>
            <w:left w:val="none" w:sz="0" w:space="0" w:color="auto"/>
            <w:bottom w:val="none" w:sz="0" w:space="0" w:color="auto"/>
            <w:right w:val="none" w:sz="0" w:space="0" w:color="auto"/>
          </w:divBdr>
        </w:div>
        <w:div w:id="1497260710">
          <w:marLeft w:val="0"/>
          <w:marRight w:val="0"/>
          <w:marTop w:val="0"/>
          <w:marBottom w:val="0"/>
          <w:divBdr>
            <w:top w:val="none" w:sz="0" w:space="0" w:color="auto"/>
            <w:left w:val="none" w:sz="0" w:space="0" w:color="auto"/>
            <w:bottom w:val="none" w:sz="0" w:space="0" w:color="auto"/>
            <w:right w:val="none" w:sz="0" w:space="0" w:color="auto"/>
          </w:divBdr>
        </w:div>
      </w:divsChild>
    </w:div>
    <w:div w:id="471561451">
      <w:bodyDiv w:val="1"/>
      <w:marLeft w:val="0"/>
      <w:marRight w:val="0"/>
      <w:marTop w:val="0"/>
      <w:marBottom w:val="0"/>
      <w:divBdr>
        <w:top w:val="none" w:sz="0" w:space="0" w:color="auto"/>
        <w:left w:val="none" w:sz="0" w:space="0" w:color="auto"/>
        <w:bottom w:val="none" w:sz="0" w:space="0" w:color="auto"/>
        <w:right w:val="none" w:sz="0" w:space="0" w:color="auto"/>
      </w:divBdr>
    </w:div>
    <w:div w:id="484584963">
      <w:bodyDiv w:val="1"/>
      <w:marLeft w:val="0"/>
      <w:marRight w:val="0"/>
      <w:marTop w:val="0"/>
      <w:marBottom w:val="0"/>
      <w:divBdr>
        <w:top w:val="none" w:sz="0" w:space="0" w:color="auto"/>
        <w:left w:val="none" w:sz="0" w:space="0" w:color="auto"/>
        <w:bottom w:val="none" w:sz="0" w:space="0" w:color="auto"/>
        <w:right w:val="none" w:sz="0" w:space="0" w:color="auto"/>
      </w:divBdr>
    </w:div>
    <w:div w:id="491063581">
      <w:bodyDiv w:val="1"/>
      <w:marLeft w:val="0"/>
      <w:marRight w:val="0"/>
      <w:marTop w:val="0"/>
      <w:marBottom w:val="0"/>
      <w:divBdr>
        <w:top w:val="none" w:sz="0" w:space="0" w:color="auto"/>
        <w:left w:val="none" w:sz="0" w:space="0" w:color="auto"/>
        <w:bottom w:val="none" w:sz="0" w:space="0" w:color="auto"/>
        <w:right w:val="none" w:sz="0" w:space="0" w:color="auto"/>
      </w:divBdr>
    </w:div>
    <w:div w:id="491681535">
      <w:bodyDiv w:val="1"/>
      <w:marLeft w:val="0"/>
      <w:marRight w:val="0"/>
      <w:marTop w:val="0"/>
      <w:marBottom w:val="0"/>
      <w:divBdr>
        <w:top w:val="none" w:sz="0" w:space="0" w:color="auto"/>
        <w:left w:val="none" w:sz="0" w:space="0" w:color="auto"/>
        <w:bottom w:val="none" w:sz="0" w:space="0" w:color="auto"/>
        <w:right w:val="none" w:sz="0" w:space="0" w:color="auto"/>
      </w:divBdr>
    </w:div>
    <w:div w:id="544027889">
      <w:bodyDiv w:val="1"/>
      <w:marLeft w:val="0"/>
      <w:marRight w:val="0"/>
      <w:marTop w:val="0"/>
      <w:marBottom w:val="0"/>
      <w:divBdr>
        <w:top w:val="none" w:sz="0" w:space="0" w:color="auto"/>
        <w:left w:val="none" w:sz="0" w:space="0" w:color="auto"/>
        <w:bottom w:val="none" w:sz="0" w:space="0" w:color="auto"/>
        <w:right w:val="none" w:sz="0" w:space="0" w:color="auto"/>
      </w:divBdr>
    </w:div>
    <w:div w:id="574628954">
      <w:bodyDiv w:val="1"/>
      <w:marLeft w:val="0"/>
      <w:marRight w:val="0"/>
      <w:marTop w:val="0"/>
      <w:marBottom w:val="0"/>
      <w:divBdr>
        <w:top w:val="none" w:sz="0" w:space="0" w:color="auto"/>
        <w:left w:val="none" w:sz="0" w:space="0" w:color="auto"/>
        <w:bottom w:val="none" w:sz="0" w:space="0" w:color="auto"/>
        <w:right w:val="none" w:sz="0" w:space="0" w:color="auto"/>
      </w:divBdr>
      <w:divsChild>
        <w:div w:id="224922641">
          <w:marLeft w:val="0"/>
          <w:marRight w:val="0"/>
          <w:marTop w:val="0"/>
          <w:marBottom w:val="0"/>
          <w:divBdr>
            <w:top w:val="none" w:sz="0" w:space="0" w:color="auto"/>
            <w:left w:val="none" w:sz="0" w:space="0" w:color="auto"/>
            <w:bottom w:val="none" w:sz="0" w:space="0" w:color="auto"/>
            <w:right w:val="none" w:sz="0" w:space="0" w:color="auto"/>
          </w:divBdr>
        </w:div>
        <w:div w:id="1778065508">
          <w:marLeft w:val="0"/>
          <w:marRight w:val="0"/>
          <w:marTop w:val="0"/>
          <w:marBottom w:val="0"/>
          <w:divBdr>
            <w:top w:val="none" w:sz="0" w:space="0" w:color="auto"/>
            <w:left w:val="none" w:sz="0" w:space="0" w:color="auto"/>
            <w:bottom w:val="none" w:sz="0" w:space="0" w:color="auto"/>
            <w:right w:val="none" w:sz="0" w:space="0" w:color="auto"/>
          </w:divBdr>
        </w:div>
        <w:div w:id="2144080103">
          <w:marLeft w:val="0"/>
          <w:marRight w:val="0"/>
          <w:marTop w:val="0"/>
          <w:marBottom w:val="0"/>
          <w:divBdr>
            <w:top w:val="none" w:sz="0" w:space="0" w:color="auto"/>
            <w:left w:val="none" w:sz="0" w:space="0" w:color="auto"/>
            <w:bottom w:val="none" w:sz="0" w:space="0" w:color="auto"/>
            <w:right w:val="none" w:sz="0" w:space="0" w:color="auto"/>
          </w:divBdr>
        </w:div>
      </w:divsChild>
    </w:div>
    <w:div w:id="592013408">
      <w:bodyDiv w:val="1"/>
      <w:marLeft w:val="0"/>
      <w:marRight w:val="0"/>
      <w:marTop w:val="0"/>
      <w:marBottom w:val="0"/>
      <w:divBdr>
        <w:top w:val="none" w:sz="0" w:space="0" w:color="auto"/>
        <w:left w:val="none" w:sz="0" w:space="0" w:color="auto"/>
        <w:bottom w:val="none" w:sz="0" w:space="0" w:color="auto"/>
        <w:right w:val="none" w:sz="0" w:space="0" w:color="auto"/>
      </w:divBdr>
    </w:div>
    <w:div w:id="610019268">
      <w:bodyDiv w:val="1"/>
      <w:marLeft w:val="0"/>
      <w:marRight w:val="0"/>
      <w:marTop w:val="0"/>
      <w:marBottom w:val="0"/>
      <w:divBdr>
        <w:top w:val="none" w:sz="0" w:space="0" w:color="auto"/>
        <w:left w:val="none" w:sz="0" w:space="0" w:color="auto"/>
        <w:bottom w:val="none" w:sz="0" w:space="0" w:color="auto"/>
        <w:right w:val="none" w:sz="0" w:space="0" w:color="auto"/>
      </w:divBdr>
    </w:div>
    <w:div w:id="643390319">
      <w:bodyDiv w:val="1"/>
      <w:marLeft w:val="0"/>
      <w:marRight w:val="0"/>
      <w:marTop w:val="0"/>
      <w:marBottom w:val="0"/>
      <w:divBdr>
        <w:top w:val="none" w:sz="0" w:space="0" w:color="auto"/>
        <w:left w:val="none" w:sz="0" w:space="0" w:color="auto"/>
        <w:bottom w:val="none" w:sz="0" w:space="0" w:color="auto"/>
        <w:right w:val="none" w:sz="0" w:space="0" w:color="auto"/>
      </w:divBdr>
    </w:div>
    <w:div w:id="656611089">
      <w:bodyDiv w:val="1"/>
      <w:marLeft w:val="0"/>
      <w:marRight w:val="0"/>
      <w:marTop w:val="0"/>
      <w:marBottom w:val="0"/>
      <w:divBdr>
        <w:top w:val="none" w:sz="0" w:space="0" w:color="auto"/>
        <w:left w:val="none" w:sz="0" w:space="0" w:color="auto"/>
        <w:bottom w:val="none" w:sz="0" w:space="0" w:color="auto"/>
        <w:right w:val="none" w:sz="0" w:space="0" w:color="auto"/>
      </w:divBdr>
    </w:div>
    <w:div w:id="662509878">
      <w:bodyDiv w:val="1"/>
      <w:marLeft w:val="0"/>
      <w:marRight w:val="0"/>
      <w:marTop w:val="0"/>
      <w:marBottom w:val="0"/>
      <w:divBdr>
        <w:top w:val="none" w:sz="0" w:space="0" w:color="auto"/>
        <w:left w:val="none" w:sz="0" w:space="0" w:color="auto"/>
        <w:bottom w:val="none" w:sz="0" w:space="0" w:color="auto"/>
        <w:right w:val="none" w:sz="0" w:space="0" w:color="auto"/>
      </w:divBdr>
    </w:div>
    <w:div w:id="685405774">
      <w:bodyDiv w:val="1"/>
      <w:marLeft w:val="0"/>
      <w:marRight w:val="0"/>
      <w:marTop w:val="0"/>
      <w:marBottom w:val="0"/>
      <w:divBdr>
        <w:top w:val="none" w:sz="0" w:space="0" w:color="auto"/>
        <w:left w:val="none" w:sz="0" w:space="0" w:color="auto"/>
        <w:bottom w:val="none" w:sz="0" w:space="0" w:color="auto"/>
        <w:right w:val="none" w:sz="0" w:space="0" w:color="auto"/>
      </w:divBdr>
    </w:div>
    <w:div w:id="704450572">
      <w:bodyDiv w:val="1"/>
      <w:marLeft w:val="0"/>
      <w:marRight w:val="0"/>
      <w:marTop w:val="0"/>
      <w:marBottom w:val="0"/>
      <w:divBdr>
        <w:top w:val="none" w:sz="0" w:space="0" w:color="auto"/>
        <w:left w:val="none" w:sz="0" w:space="0" w:color="auto"/>
        <w:bottom w:val="none" w:sz="0" w:space="0" w:color="auto"/>
        <w:right w:val="none" w:sz="0" w:space="0" w:color="auto"/>
      </w:divBdr>
    </w:div>
    <w:div w:id="712341116">
      <w:bodyDiv w:val="1"/>
      <w:marLeft w:val="0"/>
      <w:marRight w:val="0"/>
      <w:marTop w:val="0"/>
      <w:marBottom w:val="0"/>
      <w:divBdr>
        <w:top w:val="none" w:sz="0" w:space="0" w:color="auto"/>
        <w:left w:val="none" w:sz="0" w:space="0" w:color="auto"/>
        <w:bottom w:val="none" w:sz="0" w:space="0" w:color="auto"/>
        <w:right w:val="none" w:sz="0" w:space="0" w:color="auto"/>
      </w:divBdr>
    </w:div>
    <w:div w:id="714086499">
      <w:bodyDiv w:val="1"/>
      <w:marLeft w:val="0"/>
      <w:marRight w:val="0"/>
      <w:marTop w:val="0"/>
      <w:marBottom w:val="0"/>
      <w:divBdr>
        <w:top w:val="none" w:sz="0" w:space="0" w:color="auto"/>
        <w:left w:val="none" w:sz="0" w:space="0" w:color="auto"/>
        <w:bottom w:val="none" w:sz="0" w:space="0" w:color="auto"/>
        <w:right w:val="none" w:sz="0" w:space="0" w:color="auto"/>
      </w:divBdr>
    </w:div>
    <w:div w:id="725836029">
      <w:bodyDiv w:val="1"/>
      <w:marLeft w:val="0"/>
      <w:marRight w:val="0"/>
      <w:marTop w:val="0"/>
      <w:marBottom w:val="0"/>
      <w:divBdr>
        <w:top w:val="none" w:sz="0" w:space="0" w:color="auto"/>
        <w:left w:val="none" w:sz="0" w:space="0" w:color="auto"/>
        <w:bottom w:val="none" w:sz="0" w:space="0" w:color="auto"/>
        <w:right w:val="none" w:sz="0" w:space="0" w:color="auto"/>
      </w:divBdr>
    </w:div>
    <w:div w:id="732703086">
      <w:bodyDiv w:val="1"/>
      <w:marLeft w:val="0"/>
      <w:marRight w:val="0"/>
      <w:marTop w:val="0"/>
      <w:marBottom w:val="0"/>
      <w:divBdr>
        <w:top w:val="none" w:sz="0" w:space="0" w:color="auto"/>
        <w:left w:val="none" w:sz="0" w:space="0" w:color="auto"/>
        <w:bottom w:val="none" w:sz="0" w:space="0" w:color="auto"/>
        <w:right w:val="none" w:sz="0" w:space="0" w:color="auto"/>
      </w:divBdr>
    </w:div>
    <w:div w:id="734474000">
      <w:bodyDiv w:val="1"/>
      <w:marLeft w:val="0"/>
      <w:marRight w:val="0"/>
      <w:marTop w:val="0"/>
      <w:marBottom w:val="0"/>
      <w:divBdr>
        <w:top w:val="none" w:sz="0" w:space="0" w:color="auto"/>
        <w:left w:val="none" w:sz="0" w:space="0" w:color="auto"/>
        <w:bottom w:val="none" w:sz="0" w:space="0" w:color="auto"/>
        <w:right w:val="none" w:sz="0" w:space="0" w:color="auto"/>
      </w:divBdr>
    </w:div>
    <w:div w:id="737750487">
      <w:bodyDiv w:val="1"/>
      <w:marLeft w:val="0"/>
      <w:marRight w:val="0"/>
      <w:marTop w:val="0"/>
      <w:marBottom w:val="0"/>
      <w:divBdr>
        <w:top w:val="none" w:sz="0" w:space="0" w:color="auto"/>
        <w:left w:val="none" w:sz="0" w:space="0" w:color="auto"/>
        <w:bottom w:val="none" w:sz="0" w:space="0" w:color="auto"/>
        <w:right w:val="none" w:sz="0" w:space="0" w:color="auto"/>
      </w:divBdr>
    </w:div>
    <w:div w:id="832792176">
      <w:bodyDiv w:val="1"/>
      <w:marLeft w:val="0"/>
      <w:marRight w:val="0"/>
      <w:marTop w:val="0"/>
      <w:marBottom w:val="0"/>
      <w:divBdr>
        <w:top w:val="none" w:sz="0" w:space="0" w:color="auto"/>
        <w:left w:val="none" w:sz="0" w:space="0" w:color="auto"/>
        <w:bottom w:val="none" w:sz="0" w:space="0" w:color="auto"/>
        <w:right w:val="none" w:sz="0" w:space="0" w:color="auto"/>
      </w:divBdr>
    </w:div>
    <w:div w:id="846404704">
      <w:bodyDiv w:val="1"/>
      <w:marLeft w:val="0"/>
      <w:marRight w:val="0"/>
      <w:marTop w:val="0"/>
      <w:marBottom w:val="0"/>
      <w:divBdr>
        <w:top w:val="none" w:sz="0" w:space="0" w:color="auto"/>
        <w:left w:val="none" w:sz="0" w:space="0" w:color="auto"/>
        <w:bottom w:val="none" w:sz="0" w:space="0" w:color="auto"/>
        <w:right w:val="none" w:sz="0" w:space="0" w:color="auto"/>
      </w:divBdr>
    </w:div>
    <w:div w:id="856894209">
      <w:bodyDiv w:val="1"/>
      <w:marLeft w:val="0"/>
      <w:marRight w:val="0"/>
      <w:marTop w:val="0"/>
      <w:marBottom w:val="0"/>
      <w:divBdr>
        <w:top w:val="none" w:sz="0" w:space="0" w:color="auto"/>
        <w:left w:val="none" w:sz="0" w:space="0" w:color="auto"/>
        <w:bottom w:val="none" w:sz="0" w:space="0" w:color="auto"/>
        <w:right w:val="none" w:sz="0" w:space="0" w:color="auto"/>
      </w:divBdr>
    </w:div>
    <w:div w:id="883173361">
      <w:bodyDiv w:val="1"/>
      <w:marLeft w:val="0"/>
      <w:marRight w:val="0"/>
      <w:marTop w:val="0"/>
      <w:marBottom w:val="0"/>
      <w:divBdr>
        <w:top w:val="none" w:sz="0" w:space="0" w:color="auto"/>
        <w:left w:val="none" w:sz="0" w:space="0" w:color="auto"/>
        <w:bottom w:val="none" w:sz="0" w:space="0" w:color="auto"/>
        <w:right w:val="none" w:sz="0" w:space="0" w:color="auto"/>
      </w:divBdr>
    </w:div>
    <w:div w:id="886717939">
      <w:bodyDiv w:val="1"/>
      <w:marLeft w:val="0"/>
      <w:marRight w:val="0"/>
      <w:marTop w:val="0"/>
      <w:marBottom w:val="0"/>
      <w:divBdr>
        <w:top w:val="none" w:sz="0" w:space="0" w:color="auto"/>
        <w:left w:val="none" w:sz="0" w:space="0" w:color="auto"/>
        <w:bottom w:val="none" w:sz="0" w:space="0" w:color="auto"/>
        <w:right w:val="none" w:sz="0" w:space="0" w:color="auto"/>
      </w:divBdr>
    </w:div>
    <w:div w:id="887255243">
      <w:bodyDiv w:val="1"/>
      <w:marLeft w:val="0"/>
      <w:marRight w:val="0"/>
      <w:marTop w:val="0"/>
      <w:marBottom w:val="0"/>
      <w:divBdr>
        <w:top w:val="none" w:sz="0" w:space="0" w:color="auto"/>
        <w:left w:val="none" w:sz="0" w:space="0" w:color="auto"/>
        <w:bottom w:val="none" w:sz="0" w:space="0" w:color="auto"/>
        <w:right w:val="none" w:sz="0" w:space="0" w:color="auto"/>
      </w:divBdr>
    </w:div>
    <w:div w:id="893393911">
      <w:bodyDiv w:val="1"/>
      <w:marLeft w:val="0"/>
      <w:marRight w:val="0"/>
      <w:marTop w:val="0"/>
      <w:marBottom w:val="0"/>
      <w:divBdr>
        <w:top w:val="none" w:sz="0" w:space="0" w:color="auto"/>
        <w:left w:val="none" w:sz="0" w:space="0" w:color="auto"/>
        <w:bottom w:val="none" w:sz="0" w:space="0" w:color="auto"/>
        <w:right w:val="none" w:sz="0" w:space="0" w:color="auto"/>
      </w:divBdr>
    </w:div>
    <w:div w:id="895627819">
      <w:bodyDiv w:val="1"/>
      <w:marLeft w:val="0"/>
      <w:marRight w:val="0"/>
      <w:marTop w:val="0"/>
      <w:marBottom w:val="0"/>
      <w:divBdr>
        <w:top w:val="none" w:sz="0" w:space="0" w:color="auto"/>
        <w:left w:val="none" w:sz="0" w:space="0" w:color="auto"/>
        <w:bottom w:val="none" w:sz="0" w:space="0" w:color="auto"/>
        <w:right w:val="none" w:sz="0" w:space="0" w:color="auto"/>
      </w:divBdr>
    </w:div>
    <w:div w:id="899482997">
      <w:bodyDiv w:val="1"/>
      <w:marLeft w:val="0"/>
      <w:marRight w:val="0"/>
      <w:marTop w:val="0"/>
      <w:marBottom w:val="0"/>
      <w:divBdr>
        <w:top w:val="none" w:sz="0" w:space="0" w:color="auto"/>
        <w:left w:val="none" w:sz="0" w:space="0" w:color="auto"/>
        <w:bottom w:val="none" w:sz="0" w:space="0" w:color="auto"/>
        <w:right w:val="none" w:sz="0" w:space="0" w:color="auto"/>
      </w:divBdr>
    </w:div>
    <w:div w:id="902646038">
      <w:bodyDiv w:val="1"/>
      <w:marLeft w:val="0"/>
      <w:marRight w:val="0"/>
      <w:marTop w:val="0"/>
      <w:marBottom w:val="0"/>
      <w:divBdr>
        <w:top w:val="none" w:sz="0" w:space="0" w:color="auto"/>
        <w:left w:val="none" w:sz="0" w:space="0" w:color="auto"/>
        <w:bottom w:val="none" w:sz="0" w:space="0" w:color="auto"/>
        <w:right w:val="none" w:sz="0" w:space="0" w:color="auto"/>
      </w:divBdr>
    </w:div>
    <w:div w:id="904952585">
      <w:bodyDiv w:val="1"/>
      <w:marLeft w:val="0"/>
      <w:marRight w:val="0"/>
      <w:marTop w:val="0"/>
      <w:marBottom w:val="0"/>
      <w:divBdr>
        <w:top w:val="none" w:sz="0" w:space="0" w:color="auto"/>
        <w:left w:val="none" w:sz="0" w:space="0" w:color="auto"/>
        <w:bottom w:val="none" w:sz="0" w:space="0" w:color="auto"/>
        <w:right w:val="none" w:sz="0" w:space="0" w:color="auto"/>
      </w:divBdr>
    </w:div>
    <w:div w:id="908686680">
      <w:bodyDiv w:val="1"/>
      <w:marLeft w:val="0"/>
      <w:marRight w:val="0"/>
      <w:marTop w:val="0"/>
      <w:marBottom w:val="0"/>
      <w:divBdr>
        <w:top w:val="none" w:sz="0" w:space="0" w:color="auto"/>
        <w:left w:val="none" w:sz="0" w:space="0" w:color="auto"/>
        <w:bottom w:val="none" w:sz="0" w:space="0" w:color="auto"/>
        <w:right w:val="none" w:sz="0" w:space="0" w:color="auto"/>
      </w:divBdr>
    </w:div>
    <w:div w:id="909774996">
      <w:bodyDiv w:val="1"/>
      <w:marLeft w:val="0"/>
      <w:marRight w:val="0"/>
      <w:marTop w:val="0"/>
      <w:marBottom w:val="0"/>
      <w:divBdr>
        <w:top w:val="none" w:sz="0" w:space="0" w:color="auto"/>
        <w:left w:val="none" w:sz="0" w:space="0" w:color="auto"/>
        <w:bottom w:val="none" w:sz="0" w:space="0" w:color="auto"/>
        <w:right w:val="none" w:sz="0" w:space="0" w:color="auto"/>
      </w:divBdr>
    </w:div>
    <w:div w:id="948781549">
      <w:bodyDiv w:val="1"/>
      <w:marLeft w:val="0"/>
      <w:marRight w:val="0"/>
      <w:marTop w:val="0"/>
      <w:marBottom w:val="0"/>
      <w:divBdr>
        <w:top w:val="none" w:sz="0" w:space="0" w:color="auto"/>
        <w:left w:val="none" w:sz="0" w:space="0" w:color="auto"/>
        <w:bottom w:val="none" w:sz="0" w:space="0" w:color="auto"/>
        <w:right w:val="none" w:sz="0" w:space="0" w:color="auto"/>
      </w:divBdr>
    </w:div>
    <w:div w:id="957955723">
      <w:bodyDiv w:val="1"/>
      <w:marLeft w:val="0"/>
      <w:marRight w:val="0"/>
      <w:marTop w:val="0"/>
      <w:marBottom w:val="0"/>
      <w:divBdr>
        <w:top w:val="none" w:sz="0" w:space="0" w:color="auto"/>
        <w:left w:val="none" w:sz="0" w:space="0" w:color="auto"/>
        <w:bottom w:val="none" w:sz="0" w:space="0" w:color="auto"/>
        <w:right w:val="none" w:sz="0" w:space="0" w:color="auto"/>
      </w:divBdr>
    </w:div>
    <w:div w:id="959726519">
      <w:bodyDiv w:val="1"/>
      <w:marLeft w:val="0"/>
      <w:marRight w:val="0"/>
      <w:marTop w:val="0"/>
      <w:marBottom w:val="0"/>
      <w:divBdr>
        <w:top w:val="none" w:sz="0" w:space="0" w:color="auto"/>
        <w:left w:val="none" w:sz="0" w:space="0" w:color="auto"/>
        <w:bottom w:val="none" w:sz="0" w:space="0" w:color="auto"/>
        <w:right w:val="none" w:sz="0" w:space="0" w:color="auto"/>
      </w:divBdr>
    </w:div>
    <w:div w:id="961427039">
      <w:bodyDiv w:val="1"/>
      <w:marLeft w:val="0"/>
      <w:marRight w:val="0"/>
      <w:marTop w:val="0"/>
      <w:marBottom w:val="0"/>
      <w:divBdr>
        <w:top w:val="none" w:sz="0" w:space="0" w:color="auto"/>
        <w:left w:val="none" w:sz="0" w:space="0" w:color="auto"/>
        <w:bottom w:val="none" w:sz="0" w:space="0" w:color="auto"/>
        <w:right w:val="none" w:sz="0" w:space="0" w:color="auto"/>
      </w:divBdr>
    </w:div>
    <w:div w:id="962803873">
      <w:bodyDiv w:val="1"/>
      <w:marLeft w:val="0"/>
      <w:marRight w:val="0"/>
      <w:marTop w:val="0"/>
      <w:marBottom w:val="0"/>
      <w:divBdr>
        <w:top w:val="none" w:sz="0" w:space="0" w:color="auto"/>
        <w:left w:val="none" w:sz="0" w:space="0" w:color="auto"/>
        <w:bottom w:val="none" w:sz="0" w:space="0" w:color="auto"/>
        <w:right w:val="none" w:sz="0" w:space="0" w:color="auto"/>
      </w:divBdr>
    </w:div>
    <w:div w:id="966080327">
      <w:bodyDiv w:val="1"/>
      <w:marLeft w:val="0"/>
      <w:marRight w:val="0"/>
      <w:marTop w:val="0"/>
      <w:marBottom w:val="0"/>
      <w:divBdr>
        <w:top w:val="none" w:sz="0" w:space="0" w:color="auto"/>
        <w:left w:val="none" w:sz="0" w:space="0" w:color="auto"/>
        <w:bottom w:val="none" w:sz="0" w:space="0" w:color="auto"/>
        <w:right w:val="none" w:sz="0" w:space="0" w:color="auto"/>
      </w:divBdr>
    </w:div>
    <w:div w:id="966424894">
      <w:bodyDiv w:val="1"/>
      <w:marLeft w:val="0"/>
      <w:marRight w:val="0"/>
      <w:marTop w:val="0"/>
      <w:marBottom w:val="0"/>
      <w:divBdr>
        <w:top w:val="none" w:sz="0" w:space="0" w:color="auto"/>
        <w:left w:val="none" w:sz="0" w:space="0" w:color="auto"/>
        <w:bottom w:val="none" w:sz="0" w:space="0" w:color="auto"/>
        <w:right w:val="none" w:sz="0" w:space="0" w:color="auto"/>
      </w:divBdr>
    </w:div>
    <w:div w:id="968785062">
      <w:bodyDiv w:val="1"/>
      <w:marLeft w:val="0"/>
      <w:marRight w:val="0"/>
      <w:marTop w:val="0"/>
      <w:marBottom w:val="0"/>
      <w:divBdr>
        <w:top w:val="none" w:sz="0" w:space="0" w:color="auto"/>
        <w:left w:val="none" w:sz="0" w:space="0" w:color="auto"/>
        <w:bottom w:val="none" w:sz="0" w:space="0" w:color="auto"/>
        <w:right w:val="none" w:sz="0" w:space="0" w:color="auto"/>
      </w:divBdr>
    </w:div>
    <w:div w:id="971449108">
      <w:bodyDiv w:val="1"/>
      <w:marLeft w:val="0"/>
      <w:marRight w:val="0"/>
      <w:marTop w:val="0"/>
      <w:marBottom w:val="0"/>
      <w:divBdr>
        <w:top w:val="none" w:sz="0" w:space="0" w:color="auto"/>
        <w:left w:val="none" w:sz="0" w:space="0" w:color="auto"/>
        <w:bottom w:val="none" w:sz="0" w:space="0" w:color="auto"/>
        <w:right w:val="none" w:sz="0" w:space="0" w:color="auto"/>
      </w:divBdr>
    </w:div>
    <w:div w:id="974677535">
      <w:bodyDiv w:val="1"/>
      <w:marLeft w:val="0"/>
      <w:marRight w:val="0"/>
      <w:marTop w:val="0"/>
      <w:marBottom w:val="0"/>
      <w:divBdr>
        <w:top w:val="none" w:sz="0" w:space="0" w:color="auto"/>
        <w:left w:val="none" w:sz="0" w:space="0" w:color="auto"/>
        <w:bottom w:val="none" w:sz="0" w:space="0" w:color="auto"/>
        <w:right w:val="none" w:sz="0" w:space="0" w:color="auto"/>
      </w:divBdr>
      <w:divsChild>
        <w:div w:id="10300972">
          <w:marLeft w:val="0"/>
          <w:marRight w:val="0"/>
          <w:marTop w:val="0"/>
          <w:marBottom w:val="0"/>
          <w:divBdr>
            <w:top w:val="none" w:sz="0" w:space="0" w:color="auto"/>
            <w:left w:val="none" w:sz="0" w:space="0" w:color="auto"/>
            <w:bottom w:val="none" w:sz="0" w:space="0" w:color="auto"/>
            <w:right w:val="none" w:sz="0" w:space="0" w:color="auto"/>
          </w:divBdr>
        </w:div>
        <w:div w:id="214702602">
          <w:marLeft w:val="0"/>
          <w:marRight w:val="0"/>
          <w:marTop w:val="0"/>
          <w:marBottom w:val="0"/>
          <w:divBdr>
            <w:top w:val="none" w:sz="0" w:space="0" w:color="auto"/>
            <w:left w:val="none" w:sz="0" w:space="0" w:color="auto"/>
            <w:bottom w:val="none" w:sz="0" w:space="0" w:color="auto"/>
            <w:right w:val="none" w:sz="0" w:space="0" w:color="auto"/>
          </w:divBdr>
        </w:div>
        <w:div w:id="338779466">
          <w:marLeft w:val="0"/>
          <w:marRight w:val="0"/>
          <w:marTop w:val="0"/>
          <w:marBottom w:val="0"/>
          <w:divBdr>
            <w:top w:val="none" w:sz="0" w:space="0" w:color="auto"/>
            <w:left w:val="none" w:sz="0" w:space="0" w:color="auto"/>
            <w:bottom w:val="none" w:sz="0" w:space="0" w:color="auto"/>
            <w:right w:val="none" w:sz="0" w:space="0" w:color="auto"/>
          </w:divBdr>
        </w:div>
        <w:div w:id="1508709244">
          <w:marLeft w:val="0"/>
          <w:marRight w:val="0"/>
          <w:marTop w:val="0"/>
          <w:marBottom w:val="0"/>
          <w:divBdr>
            <w:top w:val="none" w:sz="0" w:space="0" w:color="auto"/>
            <w:left w:val="none" w:sz="0" w:space="0" w:color="auto"/>
            <w:bottom w:val="none" w:sz="0" w:space="0" w:color="auto"/>
            <w:right w:val="none" w:sz="0" w:space="0" w:color="auto"/>
          </w:divBdr>
        </w:div>
        <w:div w:id="1535731253">
          <w:marLeft w:val="0"/>
          <w:marRight w:val="0"/>
          <w:marTop w:val="0"/>
          <w:marBottom w:val="0"/>
          <w:divBdr>
            <w:top w:val="none" w:sz="0" w:space="0" w:color="auto"/>
            <w:left w:val="none" w:sz="0" w:space="0" w:color="auto"/>
            <w:bottom w:val="none" w:sz="0" w:space="0" w:color="auto"/>
            <w:right w:val="none" w:sz="0" w:space="0" w:color="auto"/>
          </w:divBdr>
        </w:div>
        <w:div w:id="1842699644">
          <w:marLeft w:val="0"/>
          <w:marRight w:val="0"/>
          <w:marTop w:val="0"/>
          <w:marBottom w:val="0"/>
          <w:divBdr>
            <w:top w:val="none" w:sz="0" w:space="0" w:color="auto"/>
            <w:left w:val="none" w:sz="0" w:space="0" w:color="auto"/>
            <w:bottom w:val="none" w:sz="0" w:space="0" w:color="auto"/>
            <w:right w:val="none" w:sz="0" w:space="0" w:color="auto"/>
          </w:divBdr>
        </w:div>
        <w:div w:id="1936133903">
          <w:marLeft w:val="0"/>
          <w:marRight w:val="0"/>
          <w:marTop w:val="0"/>
          <w:marBottom w:val="0"/>
          <w:divBdr>
            <w:top w:val="none" w:sz="0" w:space="0" w:color="auto"/>
            <w:left w:val="none" w:sz="0" w:space="0" w:color="auto"/>
            <w:bottom w:val="none" w:sz="0" w:space="0" w:color="auto"/>
            <w:right w:val="none" w:sz="0" w:space="0" w:color="auto"/>
          </w:divBdr>
        </w:div>
        <w:div w:id="2024555317">
          <w:marLeft w:val="0"/>
          <w:marRight w:val="0"/>
          <w:marTop w:val="0"/>
          <w:marBottom w:val="0"/>
          <w:divBdr>
            <w:top w:val="none" w:sz="0" w:space="0" w:color="auto"/>
            <w:left w:val="none" w:sz="0" w:space="0" w:color="auto"/>
            <w:bottom w:val="none" w:sz="0" w:space="0" w:color="auto"/>
            <w:right w:val="none" w:sz="0" w:space="0" w:color="auto"/>
          </w:divBdr>
        </w:div>
        <w:div w:id="2140804881">
          <w:marLeft w:val="0"/>
          <w:marRight w:val="0"/>
          <w:marTop w:val="0"/>
          <w:marBottom w:val="0"/>
          <w:divBdr>
            <w:top w:val="none" w:sz="0" w:space="0" w:color="auto"/>
            <w:left w:val="none" w:sz="0" w:space="0" w:color="auto"/>
            <w:bottom w:val="none" w:sz="0" w:space="0" w:color="auto"/>
            <w:right w:val="none" w:sz="0" w:space="0" w:color="auto"/>
          </w:divBdr>
        </w:div>
      </w:divsChild>
    </w:div>
    <w:div w:id="997536241">
      <w:bodyDiv w:val="1"/>
      <w:marLeft w:val="0"/>
      <w:marRight w:val="0"/>
      <w:marTop w:val="0"/>
      <w:marBottom w:val="0"/>
      <w:divBdr>
        <w:top w:val="none" w:sz="0" w:space="0" w:color="auto"/>
        <w:left w:val="none" w:sz="0" w:space="0" w:color="auto"/>
        <w:bottom w:val="none" w:sz="0" w:space="0" w:color="auto"/>
        <w:right w:val="none" w:sz="0" w:space="0" w:color="auto"/>
      </w:divBdr>
    </w:div>
    <w:div w:id="1006589618">
      <w:bodyDiv w:val="1"/>
      <w:marLeft w:val="0"/>
      <w:marRight w:val="0"/>
      <w:marTop w:val="0"/>
      <w:marBottom w:val="0"/>
      <w:divBdr>
        <w:top w:val="none" w:sz="0" w:space="0" w:color="auto"/>
        <w:left w:val="none" w:sz="0" w:space="0" w:color="auto"/>
        <w:bottom w:val="none" w:sz="0" w:space="0" w:color="auto"/>
        <w:right w:val="none" w:sz="0" w:space="0" w:color="auto"/>
      </w:divBdr>
    </w:div>
    <w:div w:id="1008366191">
      <w:bodyDiv w:val="1"/>
      <w:marLeft w:val="0"/>
      <w:marRight w:val="0"/>
      <w:marTop w:val="0"/>
      <w:marBottom w:val="0"/>
      <w:divBdr>
        <w:top w:val="none" w:sz="0" w:space="0" w:color="auto"/>
        <w:left w:val="none" w:sz="0" w:space="0" w:color="auto"/>
        <w:bottom w:val="none" w:sz="0" w:space="0" w:color="auto"/>
        <w:right w:val="none" w:sz="0" w:space="0" w:color="auto"/>
      </w:divBdr>
    </w:div>
    <w:div w:id="1018895854">
      <w:bodyDiv w:val="1"/>
      <w:marLeft w:val="0"/>
      <w:marRight w:val="0"/>
      <w:marTop w:val="0"/>
      <w:marBottom w:val="0"/>
      <w:divBdr>
        <w:top w:val="none" w:sz="0" w:space="0" w:color="auto"/>
        <w:left w:val="none" w:sz="0" w:space="0" w:color="auto"/>
        <w:bottom w:val="none" w:sz="0" w:space="0" w:color="auto"/>
        <w:right w:val="none" w:sz="0" w:space="0" w:color="auto"/>
      </w:divBdr>
    </w:div>
    <w:div w:id="1027609344">
      <w:bodyDiv w:val="1"/>
      <w:marLeft w:val="0"/>
      <w:marRight w:val="0"/>
      <w:marTop w:val="0"/>
      <w:marBottom w:val="0"/>
      <w:divBdr>
        <w:top w:val="none" w:sz="0" w:space="0" w:color="auto"/>
        <w:left w:val="none" w:sz="0" w:space="0" w:color="auto"/>
        <w:bottom w:val="none" w:sz="0" w:space="0" w:color="auto"/>
        <w:right w:val="none" w:sz="0" w:space="0" w:color="auto"/>
      </w:divBdr>
    </w:div>
    <w:div w:id="1087774450">
      <w:bodyDiv w:val="1"/>
      <w:marLeft w:val="0"/>
      <w:marRight w:val="0"/>
      <w:marTop w:val="0"/>
      <w:marBottom w:val="0"/>
      <w:divBdr>
        <w:top w:val="none" w:sz="0" w:space="0" w:color="auto"/>
        <w:left w:val="none" w:sz="0" w:space="0" w:color="auto"/>
        <w:bottom w:val="none" w:sz="0" w:space="0" w:color="auto"/>
        <w:right w:val="none" w:sz="0" w:space="0" w:color="auto"/>
      </w:divBdr>
    </w:div>
    <w:div w:id="1098480153">
      <w:bodyDiv w:val="1"/>
      <w:marLeft w:val="0"/>
      <w:marRight w:val="0"/>
      <w:marTop w:val="0"/>
      <w:marBottom w:val="0"/>
      <w:divBdr>
        <w:top w:val="none" w:sz="0" w:space="0" w:color="auto"/>
        <w:left w:val="none" w:sz="0" w:space="0" w:color="auto"/>
        <w:bottom w:val="none" w:sz="0" w:space="0" w:color="auto"/>
        <w:right w:val="none" w:sz="0" w:space="0" w:color="auto"/>
      </w:divBdr>
    </w:div>
    <w:div w:id="1110933330">
      <w:bodyDiv w:val="1"/>
      <w:marLeft w:val="0"/>
      <w:marRight w:val="0"/>
      <w:marTop w:val="0"/>
      <w:marBottom w:val="0"/>
      <w:divBdr>
        <w:top w:val="none" w:sz="0" w:space="0" w:color="auto"/>
        <w:left w:val="none" w:sz="0" w:space="0" w:color="auto"/>
        <w:bottom w:val="none" w:sz="0" w:space="0" w:color="auto"/>
        <w:right w:val="none" w:sz="0" w:space="0" w:color="auto"/>
      </w:divBdr>
    </w:div>
    <w:div w:id="1123384969">
      <w:bodyDiv w:val="1"/>
      <w:marLeft w:val="0"/>
      <w:marRight w:val="0"/>
      <w:marTop w:val="0"/>
      <w:marBottom w:val="0"/>
      <w:divBdr>
        <w:top w:val="none" w:sz="0" w:space="0" w:color="auto"/>
        <w:left w:val="none" w:sz="0" w:space="0" w:color="auto"/>
        <w:bottom w:val="none" w:sz="0" w:space="0" w:color="auto"/>
        <w:right w:val="none" w:sz="0" w:space="0" w:color="auto"/>
      </w:divBdr>
    </w:div>
    <w:div w:id="1125734885">
      <w:bodyDiv w:val="1"/>
      <w:marLeft w:val="0"/>
      <w:marRight w:val="0"/>
      <w:marTop w:val="0"/>
      <w:marBottom w:val="0"/>
      <w:divBdr>
        <w:top w:val="none" w:sz="0" w:space="0" w:color="auto"/>
        <w:left w:val="none" w:sz="0" w:space="0" w:color="auto"/>
        <w:bottom w:val="none" w:sz="0" w:space="0" w:color="auto"/>
        <w:right w:val="none" w:sz="0" w:space="0" w:color="auto"/>
      </w:divBdr>
    </w:div>
    <w:div w:id="1127435695">
      <w:bodyDiv w:val="1"/>
      <w:marLeft w:val="0"/>
      <w:marRight w:val="0"/>
      <w:marTop w:val="0"/>
      <w:marBottom w:val="0"/>
      <w:divBdr>
        <w:top w:val="none" w:sz="0" w:space="0" w:color="auto"/>
        <w:left w:val="none" w:sz="0" w:space="0" w:color="auto"/>
        <w:bottom w:val="none" w:sz="0" w:space="0" w:color="auto"/>
        <w:right w:val="none" w:sz="0" w:space="0" w:color="auto"/>
      </w:divBdr>
    </w:div>
    <w:div w:id="1141268269">
      <w:bodyDiv w:val="1"/>
      <w:marLeft w:val="0"/>
      <w:marRight w:val="0"/>
      <w:marTop w:val="0"/>
      <w:marBottom w:val="0"/>
      <w:divBdr>
        <w:top w:val="none" w:sz="0" w:space="0" w:color="auto"/>
        <w:left w:val="none" w:sz="0" w:space="0" w:color="auto"/>
        <w:bottom w:val="none" w:sz="0" w:space="0" w:color="auto"/>
        <w:right w:val="none" w:sz="0" w:space="0" w:color="auto"/>
      </w:divBdr>
    </w:div>
    <w:div w:id="1146825169">
      <w:bodyDiv w:val="1"/>
      <w:marLeft w:val="0"/>
      <w:marRight w:val="0"/>
      <w:marTop w:val="0"/>
      <w:marBottom w:val="0"/>
      <w:divBdr>
        <w:top w:val="none" w:sz="0" w:space="0" w:color="auto"/>
        <w:left w:val="none" w:sz="0" w:space="0" w:color="auto"/>
        <w:bottom w:val="none" w:sz="0" w:space="0" w:color="auto"/>
        <w:right w:val="none" w:sz="0" w:space="0" w:color="auto"/>
      </w:divBdr>
    </w:div>
    <w:div w:id="1149326463">
      <w:bodyDiv w:val="1"/>
      <w:marLeft w:val="0"/>
      <w:marRight w:val="0"/>
      <w:marTop w:val="0"/>
      <w:marBottom w:val="0"/>
      <w:divBdr>
        <w:top w:val="none" w:sz="0" w:space="0" w:color="auto"/>
        <w:left w:val="none" w:sz="0" w:space="0" w:color="auto"/>
        <w:bottom w:val="none" w:sz="0" w:space="0" w:color="auto"/>
        <w:right w:val="none" w:sz="0" w:space="0" w:color="auto"/>
      </w:divBdr>
    </w:div>
    <w:div w:id="1155220938">
      <w:bodyDiv w:val="1"/>
      <w:marLeft w:val="0"/>
      <w:marRight w:val="0"/>
      <w:marTop w:val="0"/>
      <w:marBottom w:val="0"/>
      <w:divBdr>
        <w:top w:val="none" w:sz="0" w:space="0" w:color="auto"/>
        <w:left w:val="none" w:sz="0" w:space="0" w:color="auto"/>
        <w:bottom w:val="none" w:sz="0" w:space="0" w:color="auto"/>
        <w:right w:val="none" w:sz="0" w:space="0" w:color="auto"/>
      </w:divBdr>
    </w:div>
    <w:div w:id="1168865187">
      <w:bodyDiv w:val="1"/>
      <w:marLeft w:val="0"/>
      <w:marRight w:val="0"/>
      <w:marTop w:val="0"/>
      <w:marBottom w:val="0"/>
      <w:divBdr>
        <w:top w:val="none" w:sz="0" w:space="0" w:color="auto"/>
        <w:left w:val="none" w:sz="0" w:space="0" w:color="auto"/>
        <w:bottom w:val="none" w:sz="0" w:space="0" w:color="auto"/>
        <w:right w:val="none" w:sz="0" w:space="0" w:color="auto"/>
      </w:divBdr>
    </w:div>
    <w:div w:id="1177378644">
      <w:bodyDiv w:val="1"/>
      <w:marLeft w:val="0"/>
      <w:marRight w:val="0"/>
      <w:marTop w:val="0"/>
      <w:marBottom w:val="0"/>
      <w:divBdr>
        <w:top w:val="none" w:sz="0" w:space="0" w:color="auto"/>
        <w:left w:val="none" w:sz="0" w:space="0" w:color="auto"/>
        <w:bottom w:val="none" w:sz="0" w:space="0" w:color="auto"/>
        <w:right w:val="none" w:sz="0" w:space="0" w:color="auto"/>
      </w:divBdr>
    </w:div>
    <w:div w:id="1180772810">
      <w:bodyDiv w:val="1"/>
      <w:marLeft w:val="0"/>
      <w:marRight w:val="0"/>
      <w:marTop w:val="0"/>
      <w:marBottom w:val="0"/>
      <w:divBdr>
        <w:top w:val="none" w:sz="0" w:space="0" w:color="auto"/>
        <w:left w:val="none" w:sz="0" w:space="0" w:color="auto"/>
        <w:bottom w:val="none" w:sz="0" w:space="0" w:color="auto"/>
        <w:right w:val="none" w:sz="0" w:space="0" w:color="auto"/>
      </w:divBdr>
    </w:div>
    <w:div w:id="1208645534">
      <w:bodyDiv w:val="1"/>
      <w:marLeft w:val="0"/>
      <w:marRight w:val="0"/>
      <w:marTop w:val="0"/>
      <w:marBottom w:val="0"/>
      <w:divBdr>
        <w:top w:val="none" w:sz="0" w:space="0" w:color="auto"/>
        <w:left w:val="none" w:sz="0" w:space="0" w:color="auto"/>
        <w:bottom w:val="none" w:sz="0" w:space="0" w:color="auto"/>
        <w:right w:val="none" w:sz="0" w:space="0" w:color="auto"/>
      </w:divBdr>
    </w:div>
    <w:div w:id="1210805408">
      <w:bodyDiv w:val="1"/>
      <w:marLeft w:val="0"/>
      <w:marRight w:val="0"/>
      <w:marTop w:val="0"/>
      <w:marBottom w:val="0"/>
      <w:divBdr>
        <w:top w:val="none" w:sz="0" w:space="0" w:color="auto"/>
        <w:left w:val="none" w:sz="0" w:space="0" w:color="auto"/>
        <w:bottom w:val="none" w:sz="0" w:space="0" w:color="auto"/>
        <w:right w:val="none" w:sz="0" w:space="0" w:color="auto"/>
      </w:divBdr>
    </w:div>
    <w:div w:id="1232428558">
      <w:bodyDiv w:val="1"/>
      <w:marLeft w:val="0"/>
      <w:marRight w:val="0"/>
      <w:marTop w:val="0"/>
      <w:marBottom w:val="0"/>
      <w:divBdr>
        <w:top w:val="none" w:sz="0" w:space="0" w:color="auto"/>
        <w:left w:val="none" w:sz="0" w:space="0" w:color="auto"/>
        <w:bottom w:val="none" w:sz="0" w:space="0" w:color="auto"/>
        <w:right w:val="none" w:sz="0" w:space="0" w:color="auto"/>
      </w:divBdr>
    </w:div>
    <w:div w:id="1236206505">
      <w:bodyDiv w:val="1"/>
      <w:marLeft w:val="0"/>
      <w:marRight w:val="0"/>
      <w:marTop w:val="0"/>
      <w:marBottom w:val="0"/>
      <w:divBdr>
        <w:top w:val="none" w:sz="0" w:space="0" w:color="auto"/>
        <w:left w:val="none" w:sz="0" w:space="0" w:color="auto"/>
        <w:bottom w:val="none" w:sz="0" w:space="0" w:color="auto"/>
        <w:right w:val="none" w:sz="0" w:space="0" w:color="auto"/>
      </w:divBdr>
    </w:div>
    <w:div w:id="1252005984">
      <w:bodyDiv w:val="1"/>
      <w:marLeft w:val="0"/>
      <w:marRight w:val="0"/>
      <w:marTop w:val="0"/>
      <w:marBottom w:val="0"/>
      <w:divBdr>
        <w:top w:val="none" w:sz="0" w:space="0" w:color="auto"/>
        <w:left w:val="none" w:sz="0" w:space="0" w:color="auto"/>
        <w:bottom w:val="none" w:sz="0" w:space="0" w:color="auto"/>
        <w:right w:val="none" w:sz="0" w:space="0" w:color="auto"/>
      </w:divBdr>
    </w:div>
    <w:div w:id="1258563600">
      <w:bodyDiv w:val="1"/>
      <w:marLeft w:val="0"/>
      <w:marRight w:val="0"/>
      <w:marTop w:val="0"/>
      <w:marBottom w:val="0"/>
      <w:divBdr>
        <w:top w:val="none" w:sz="0" w:space="0" w:color="auto"/>
        <w:left w:val="none" w:sz="0" w:space="0" w:color="auto"/>
        <w:bottom w:val="none" w:sz="0" w:space="0" w:color="auto"/>
        <w:right w:val="none" w:sz="0" w:space="0" w:color="auto"/>
      </w:divBdr>
    </w:div>
    <w:div w:id="1269464464">
      <w:bodyDiv w:val="1"/>
      <w:marLeft w:val="0"/>
      <w:marRight w:val="0"/>
      <w:marTop w:val="0"/>
      <w:marBottom w:val="0"/>
      <w:divBdr>
        <w:top w:val="none" w:sz="0" w:space="0" w:color="auto"/>
        <w:left w:val="none" w:sz="0" w:space="0" w:color="auto"/>
        <w:bottom w:val="none" w:sz="0" w:space="0" w:color="auto"/>
        <w:right w:val="none" w:sz="0" w:space="0" w:color="auto"/>
      </w:divBdr>
    </w:div>
    <w:div w:id="1271085188">
      <w:bodyDiv w:val="1"/>
      <w:marLeft w:val="0"/>
      <w:marRight w:val="0"/>
      <w:marTop w:val="0"/>
      <w:marBottom w:val="0"/>
      <w:divBdr>
        <w:top w:val="none" w:sz="0" w:space="0" w:color="auto"/>
        <w:left w:val="none" w:sz="0" w:space="0" w:color="auto"/>
        <w:bottom w:val="none" w:sz="0" w:space="0" w:color="auto"/>
        <w:right w:val="none" w:sz="0" w:space="0" w:color="auto"/>
      </w:divBdr>
    </w:div>
    <w:div w:id="1272543433">
      <w:bodyDiv w:val="1"/>
      <w:marLeft w:val="0"/>
      <w:marRight w:val="0"/>
      <w:marTop w:val="0"/>
      <w:marBottom w:val="0"/>
      <w:divBdr>
        <w:top w:val="none" w:sz="0" w:space="0" w:color="auto"/>
        <w:left w:val="none" w:sz="0" w:space="0" w:color="auto"/>
        <w:bottom w:val="none" w:sz="0" w:space="0" w:color="auto"/>
        <w:right w:val="none" w:sz="0" w:space="0" w:color="auto"/>
      </w:divBdr>
    </w:div>
    <w:div w:id="1281306251">
      <w:bodyDiv w:val="1"/>
      <w:marLeft w:val="0"/>
      <w:marRight w:val="0"/>
      <w:marTop w:val="0"/>
      <w:marBottom w:val="0"/>
      <w:divBdr>
        <w:top w:val="none" w:sz="0" w:space="0" w:color="auto"/>
        <w:left w:val="none" w:sz="0" w:space="0" w:color="auto"/>
        <w:bottom w:val="none" w:sz="0" w:space="0" w:color="auto"/>
        <w:right w:val="none" w:sz="0" w:space="0" w:color="auto"/>
      </w:divBdr>
    </w:div>
    <w:div w:id="1289169523">
      <w:bodyDiv w:val="1"/>
      <w:marLeft w:val="0"/>
      <w:marRight w:val="0"/>
      <w:marTop w:val="0"/>
      <w:marBottom w:val="0"/>
      <w:divBdr>
        <w:top w:val="none" w:sz="0" w:space="0" w:color="auto"/>
        <w:left w:val="none" w:sz="0" w:space="0" w:color="auto"/>
        <w:bottom w:val="none" w:sz="0" w:space="0" w:color="auto"/>
        <w:right w:val="none" w:sz="0" w:space="0" w:color="auto"/>
      </w:divBdr>
    </w:div>
    <w:div w:id="1289319099">
      <w:bodyDiv w:val="1"/>
      <w:marLeft w:val="0"/>
      <w:marRight w:val="0"/>
      <w:marTop w:val="0"/>
      <w:marBottom w:val="0"/>
      <w:divBdr>
        <w:top w:val="none" w:sz="0" w:space="0" w:color="auto"/>
        <w:left w:val="none" w:sz="0" w:space="0" w:color="auto"/>
        <w:bottom w:val="none" w:sz="0" w:space="0" w:color="auto"/>
        <w:right w:val="none" w:sz="0" w:space="0" w:color="auto"/>
      </w:divBdr>
    </w:div>
    <w:div w:id="1294872962">
      <w:bodyDiv w:val="1"/>
      <w:marLeft w:val="0"/>
      <w:marRight w:val="0"/>
      <w:marTop w:val="0"/>
      <w:marBottom w:val="0"/>
      <w:divBdr>
        <w:top w:val="none" w:sz="0" w:space="0" w:color="auto"/>
        <w:left w:val="none" w:sz="0" w:space="0" w:color="auto"/>
        <w:bottom w:val="none" w:sz="0" w:space="0" w:color="auto"/>
        <w:right w:val="none" w:sz="0" w:space="0" w:color="auto"/>
      </w:divBdr>
    </w:div>
    <w:div w:id="1304508772">
      <w:bodyDiv w:val="1"/>
      <w:marLeft w:val="0"/>
      <w:marRight w:val="0"/>
      <w:marTop w:val="0"/>
      <w:marBottom w:val="0"/>
      <w:divBdr>
        <w:top w:val="none" w:sz="0" w:space="0" w:color="auto"/>
        <w:left w:val="none" w:sz="0" w:space="0" w:color="auto"/>
        <w:bottom w:val="none" w:sz="0" w:space="0" w:color="auto"/>
        <w:right w:val="none" w:sz="0" w:space="0" w:color="auto"/>
      </w:divBdr>
    </w:div>
    <w:div w:id="1306400316">
      <w:bodyDiv w:val="1"/>
      <w:marLeft w:val="0"/>
      <w:marRight w:val="0"/>
      <w:marTop w:val="0"/>
      <w:marBottom w:val="0"/>
      <w:divBdr>
        <w:top w:val="none" w:sz="0" w:space="0" w:color="auto"/>
        <w:left w:val="none" w:sz="0" w:space="0" w:color="auto"/>
        <w:bottom w:val="none" w:sz="0" w:space="0" w:color="auto"/>
        <w:right w:val="none" w:sz="0" w:space="0" w:color="auto"/>
      </w:divBdr>
    </w:div>
    <w:div w:id="1313682378">
      <w:bodyDiv w:val="1"/>
      <w:marLeft w:val="0"/>
      <w:marRight w:val="0"/>
      <w:marTop w:val="0"/>
      <w:marBottom w:val="0"/>
      <w:divBdr>
        <w:top w:val="none" w:sz="0" w:space="0" w:color="auto"/>
        <w:left w:val="none" w:sz="0" w:space="0" w:color="auto"/>
        <w:bottom w:val="none" w:sz="0" w:space="0" w:color="auto"/>
        <w:right w:val="none" w:sz="0" w:space="0" w:color="auto"/>
      </w:divBdr>
    </w:div>
    <w:div w:id="1313949460">
      <w:bodyDiv w:val="1"/>
      <w:marLeft w:val="0"/>
      <w:marRight w:val="0"/>
      <w:marTop w:val="0"/>
      <w:marBottom w:val="0"/>
      <w:divBdr>
        <w:top w:val="none" w:sz="0" w:space="0" w:color="auto"/>
        <w:left w:val="none" w:sz="0" w:space="0" w:color="auto"/>
        <w:bottom w:val="none" w:sz="0" w:space="0" w:color="auto"/>
        <w:right w:val="none" w:sz="0" w:space="0" w:color="auto"/>
      </w:divBdr>
    </w:div>
    <w:div w:id="1315911176">
      <w:bodyDiv w:val="1"/>
      <w:marLeft w:val="0"/>
      <w:marRight w:val="0"/>
      <w:marTop w:val="0"/>
      <w:marBottom w:val="0"/>
      <w:divBdr>
        <w:top w:val="none" w:sz="0" w:space="0" w:color="auto"/>
        <w:left w:val="none" w:sz="0" w:space="0" w:color="auto"/>
        <w:bottom w:val="none" w:sz="0" w:space="0" w:color="auto"/>
        <w:right w:val="none" w:sz="0" w:space="0" w:color="auto"/>
      </w:divBdr>
    </w:div>
    <w:div w:id="1324234990">
      <w:bodyDiv w:val="1"/>
      <w:marLeft w:val="0"/>
      <w:marRight w:val="0"/>
      <w:marTop w:val="0"/>
      <w:marBottom w:val="0"/>
      <w:divBdr>
        <w:top w:val="none" w:sz="0" w:space="0" w:color="auto"/>
        <w:left w:val="none" w:sz="0" w:space="0" w:color="auto"/>
        <w:bottom w:val="none" w:sz="0" w:space="0" w:color="auto"/>
        <w:right w:val="none" w:sz="0" w:space="0" w:color="auto"/>
      </w:divBdr>
    </w:div>
    <w:div w:id="1336037742">
      <w:bodyDiv w:val="1"/>
      <w:marLeft w:val="0"/>
      <w:marRight w:val="0"/>
      <w:marTop w:val="0"/>
      <w:marBottom w:val="0"/>
      <w:divBdr>
        <w:top w:val="none" w:sz="0" w:space="0" w:color="auto"/>
        <w:left w:val="none" w:sz="0" w:space="0" w:color="auto"/>
        <w:bottom w:val="none" w:sz="0" w:space="0" w:color="auto"/>
        <w:right w:val="none" w:sz="0" w:space="0" w:color="auto"/>
      </w:divBdr>
    </w:div>
    <w:div w:id="1343095318">
      <w:bodyDiv w:val="1"/>
      <w:marLeft w:val="0"/>
      <w:marRight w:val="0"/>
      <w:marTop w:val="0"/>
      <w:marBottom w:val="0"/>
      <w:divBdr>
        <w:top w:val="none" w:sz="0" w:space="0" w:color="auto"/>
        <w:left w:val="none" w:sz="0" w:space="0" w:color="auto"/>
        <w:bottom w:val="none" w:sz="0" w:space="0" w:color="auto"/>
        <w:right w:val="none" w:sz="0" w:space="0" w:color="auto"/>
      </w:divBdr>
    </w:div>
    <w:div w:id="1344278476">
      <w:bodyDiv w:val="1"/>
      <w:marLeft w:val="0"/>
      <w:marRight w:val="0"/>
      <w:marTop w:val="0"/>
      <w:marBottom w:val="0"/>
      <w:divBdr>
        <w:top w:val="none" w:sz="0" w:space="0" w:color="auto"/>
        <w:left w:val="none" w:sz="0" w:space="0" w:color="auto"/>
        <w:bottom w:val="none" w:sz="0" w:space="0" w:color="auto"/>
        <w:right w:val="none" w:sz="0" w:space="0" w:color="auto"/>
      </w:divBdr>
    </w:div>
    <w:div w:id="1344627774">
      <w:bodyDiv w:val="1"/>
      <w:marLeft w:val="0"/>
      <w:marRight w:val="0"/>
      <w:marTop w:val="0"/>
      <w:marBottom w:val="0"/>
      <w:divBdr>
        <w:top w:val="none" w:sz="0" w:space="0" w:color="auto"/>
        <w:left w:val="none" w:sz="0" w:space="0" w:color="auto"/>
        <w:bottom w:val="none" w:sz="0" w:space="0" w:color="auto"/>
        <w:right w:val="none" w:sz="0" w:space="0" w:color="auto"/>
      </w:divBdr>
    </w:div>
    <w:div w:id="1356229574">
      <w:bodyDiv w:val="1"/>
      <w:marLeft w:val="0"/>
      <w:marRight w:val="0"/>
      <w:marTop w:val="0"/>
      <w:marBottom w:val="0"/>
      <w:divBdr>
        <w:top w:val="none" w:sz="0" w:space="0" w:color="auto"/>
        <w:left w:val="none" w:sz="0" w:space="0" w:color="auto"/>
        <w:bottom w:val="none" w:sz="0" w:space="0" w:color="auto"/>
        <w:right w:val="none" w:sz="0" w:space="0" w:color="auto"/>
      </w:divBdr>
    </w:div>
    <w:div w:id="1357273891">
      <w:bodyDiv w:val="1"/>
      <w:marLeft w:val="0"/>
      <w:marRight w:val="0"/>
      <w:marTop w:val="0"/>
      <w:marBottom w:val="0"/>
      <w:divBdr>
        <w:top w:val="none" w:sz="0" w:space="0" w:color="auto"/>
        <w:left w:val="none" w:sz="0" w:space="0" w:color="auto"/>
        <w:bottom w:val="none" w:sz="0" w:space="0" w:color="auto"/>
        <w:right w:val="none" w:sz="0" w:space="0" w:color="auto"/>
      </w:divBdr>
    </w:div>
    <w:div w:id="1371690975">
      <w:bodyDiv w:val="1"/>
      <w:marLeft w:val="0"/>
      <w:marRight w:val="0"/>
      <w:marTop w:val="0"/>
      <w:marBottom w:val="0"/>
      <w:divBdr>
        <w:top w:val="none" w:sz="0" w:space="0" w:color="auto"/>
        <w:left w:val="none" w:sz="0" w:space="0" w:color="auto"/>
        <w:bottom w:val="none" w:sz="0" w:space="0" w:color="auto"/>
        <w:right w:val="none" w:sz="0" w:space="0" w:color="auto"/>
      </w:divBdr>
    </w:div>
    <w:div w:id="1385637440">
      <w:bodyDiv w:val="1"/>
      <w:marLeft w:val="0"/>
      <w:marRight w:val="0"/>
      <w:marTop w:val="0"/>
      <w:marBottom w:val="0"/>
      <w:divBdr>
        <w:top w:val="none" w:sz="0" w:space="0" w:color="auto"/>
        <w:left w:val="none" w:sz="0" w:space="0" w:color="auto"/>
        <w:bottom w:val="none" w:sz="0" w:space="0" w:color="auto"/>
        <w:right w:val="none" w:sz="0" w:space="0" w:color="auto"/>
      </w:divBdr>
    </w:div>
    <w:div w:id="1386291877">
      <w:bodyDiv w:val="1"/>
      <w:marLeft w:val="0"/>
      <w:marRight w:val="0"/>
      <w:marTop w:val="0"/>
      <w:marBottom w:val="0"/>
      <w:divBdr>
        <w:top w:val="none" w:sz="0" w:space="0" w:color="auto"/>
        <w:left w:val="none" w:sz="0" w:space="0" w:color="auto"/>
        <w:bottom w:val="none" w:sz="0" w:space="0" w:color="auto"/>
        <w:right w:val="none" w:sz="0" w:space="0" w:color="auto"/>
      </w:divBdr>
    </w:div>
    <w:div w:id="1390182111">
      <w:bodyDiv w:val="1"/>
      <w:marLeft w:val="0"/>
      <w:marRight w:val="0"/>
      <w:marTop w:val="0"/>
      <w:marBottom w:val="0"/>
      <w:divBdr>
        <w:top w:val="none" w:sz="0" w:space="0" w:color="auto"/>
        <w:left w:val="none" w:sz="0" w:space="0" w:color="auto"/>
        <w:bottom w:val="none" w:sz="0" w:space="0" w:color="auto"/>
        <w:right w:val="none" w:sz="0" w:space="0" w:color="auto"/>
      </w:divBdr>
    </w:div>
    <w:div w:id="1415933528">
      <w:bodyDiv w:val="1"/>
      <w:marLeft w:val="0"/>
      <w:marRight w:val="0"/>
      <w:marTop w:val="0"/>
      <w:marBottom w:val="0"/>
      <w:divBdr>
        <w:top w:val="none" w:sz="0" w:space="0" w:color="auto"/>
        <w:left w:val="none" w:sz="0" w:space="0" w:color="auto"/>
        <w:bottom w:val="none" w:sz="0" w:space="0" w:color="auto"/>
        <w:right w:val="none" w:sz="0" w:space="0" w:color="auto"/>
      </w:divBdr>
    </w:div>
    <w:div w:id="1427073746">
      <w:bodyDiv w:val="1"/>
      <w:marLeft w:val="0"/>
      <w:marRight w:val="0"/>
      <w:marTop w:val="0"/>
      <w:marBottom w:val="0"/>
      <w:divBdr>
        <w:top w:val="none" w:sz="0" w:space="0" w:color="auto"/>
        <w:left w:val="none" w:sz="0" w:space="0" w:color="auto"/>
        <w:bottom w:val="none" w:sz="0" w:space="0" w:color="auto"/>
        <w:right w:val="none" w:sz="0" w:space="0" w:color="auto"/>
      </w:divBdr>
    </w:div>
    <w:div w:id="1451782676">
      <w:bodyDiv w:val="1"/>
      <w:marLeft w:val="0"/>
      <w:marRight w:val="0"/>
      <w:marTop w:val="0"/>
      <w:marBottom w:val="0"/>
      <w:divBdr>
        <w:top w:val="none" w:sz="0" w:space="0" w:color="auto"/>
        <w:left w:val="none" w:sz="0" w:space="0" w:color="auto"/>
        <w:bottom w:val="none" w:sz="0" w:space="0" w:color="auto"/>
        <w:right w:val="none" w:sz="0" w:space="0" w:color="auto"/>
      </w:divBdr>
    </w:div>
    <w:div w:id="1455053319">
      <w:bodyDiv w:val="1"/>
      <w:marLeft w:val="0"/>
      <w:marRight w:val="0"/>
      <w:marTop w:val="0"/>
      <w:marBottom w:val="0"/>
      <w:divBdr>
        <w:top w:val="none" w:sz="0" w:space="0" w:color="auto"/>
        <w:left w:val="none" w:sz="0" w:space="0" w:color="auto"/>
        <w:bottom w:val="none" w:sz="0" w:space="0" w:color="auto"/>
        <w:right w:val="none" w:sz="0" w:space="0" w:color="auto"/>
      </w:divBdr>
    </w:div>
    <w:div w:id="1456145372">
      <w:bodyDiv w:val="1"/>
      <w:marLeft w:val="0"/>
      <w:marRight w:val="0"/>
      <w:marTop w:val="0"/>
      <w:marBottom w:val="0"/>
      <w:divBdr>
        <w:top w:val="none" w:sz="0" w:space="0" w:color="auto"/>
        <w:left w:val="none" w:sz="0" w:space="0" w:color="auto"/>
        <w:bottom w:val="none" w:sz="0" w:space="0" w:color="auto"/>
        <w:right w:val="none" w:sz="0" w:space="0" w:color="auto"/>
      </w:divBdr>
    </w:div>
    <w:div w:id="1456826056">
      <w:bodyDiv w:val="1"/>
      <w:marLeft w:val="0"/>
      <w:marRight w:val="0"/>
      <w:marTop w:val="0"/>
      <w:marBottom w:val="0"/>
      <w:divBdr>
        <w:top w:val="none" w:sz="0" w:space="0" w:color="auto"/>
        <w:left w:val="none" w:sz="0" w:space="0" w:color="auto"/>
        <w:bottom w:val="none" w:sz="0" w:space="0" w:color="auto"/>
        <w:right w:val="none" w:sz="0" w:space="0" w:color="auto"/>
      </w:divBdr>
    </w:div>
    <w:div w:id="1481923405">
      <w:bodyDiv w:val="1"/>
      <w:marLeft w:val="0"/>
      <w:marRight w:val="0"/>
      <w:marTop w:val="0"/>
      <w:marBottom w:val="0"/>
      <w:divBdr>
        <w:top w:val="none" w:sz="0" w:space="0" w:color="auto"/>
        <w:left w:val="none" w:sz="0" w:space="0" w:color="auto"/>
        <w:bottom w:val="none" w:sz="0" w:space="0" w:color="auto"/>
        <w:right w:val="none" w:sz="0" w:space="0" w:color="auto"/>
      </w:divBdr>
    </w:div>
    <w:div w:id="1499468106">
      <w:bodyDiv w:val="1"/>
      <w:marLeft w:val="0"/>
      <w:marRight w:val="0"/>
      <w:marTop w:val="0"/>
      <w:marBottom w:val="0"/>
      <w:divBdr>
        <w:top w:val="none" w:sz="0" w:space="0" w:color="auto"/>
        <w:left w:val="none" w:sz="0" w:space="0" w:color="auto"/>
        <w:bottom w:val="none" w:sz="0" w:space="0" w:color="auto"/>
        <w:right w:val="none" w:sz="0" w:space="0" w:color="auto"/>
      </w:divBdr>
    </w:div>
    <w:div w:id="1501308167">
      <w:bodyDiv w:val="1"/>
      <w:marLeft w:val="0"/>
      <w:marRight w:val="0"/>
      <w:marTop w:val="0"/>
      <w:marBottom w:val="0"/>
      <w:divBdr>
        <w:top w:val="none" w:sz="0" w:space="0" w:color="auto"/>
        <w:left w:val="none" w:sz="0" w:space="0" w:color="auto"/>
        <w:bottom w:val="none" w:sz="0" w:space="0" w:color="auto"/>
        <w:right w:val="none" w:sz="0" w:space="0" w:color="auto"/>
      </w:divBdr>
    </w:div>
    <w:div w:id="1507209638">
      <w:bodyDiv w:val="1"/>
      <w:marLeft w:val="0"/>
      <w:marRight w:val="0"/>
      <w:marTop w:val="0"/>
      <w:marBottom w:val="0"/>
      <w:divBdr>
        <w:top w:val="none" w:sz="0" w:space="0" w:color="auto"/>
        <w:left w:val="none" w:sz="0" w:space="0" w:color="auto"/>
        <w:bottom w:val="none" w:sz="0" w:space="0" w:color="auto"/>
        <w:right w:val="none" w:sz="0" w:space="0" w:color="auto"/>
      </w:divBdr>
    </w:div>
    <w:div w:id="1527479158">
      <w:bodyDiv w:val="1"/>
      <w:marLeft w:val="0"/>
      <w:marRight w:val="0"/>
      <w:marTop w:val="0"/>
      <w:marBottom w:val="0"/>
      <w:divBdr>
        <w:top w:val="none" w:sz="0" w:space="0" w:color="auto"/>
        <w:left w:val="none" w:sz="0" w:space="0" w:color="auto"/>
        <w:bottom w:val="none" w:sz="0" w:space="0" w:color="auto"/>
        <w:right w:val="none" w:sz="0" w:space="0" w:color="auto"/>
      </w:divBdr>
    </w:div>
    <w:div w:id="1529755105">
      <w:bodyDiv w:val="1"/>
      <w:marLeft w:val="0"/>
      <w:marRight w:val="0"/>
      <w:marTop w:val="0"/>
      <w:marBottom w:val="0"/>
      <w:divBdr>
        <w:top w:val="none" w:sz="0" w:space="0" w:color="auto"/>
        <w:left w:val="none" w:sz="0" w:space="0" w:color="auto"/>
        <w:bottom w:val="none" w:sz="0" w:space="0" w:color="auto"/>
        <w:right w:val="none" w:sz="0" w:space="0" w:color="auto"/>
      </w:divBdr>
    </w:div>
    <w:div w:id="1556501279">
      <w:bodyDiv w:val="1"/>
      <w:marLeft w:val="0"/>
      <w:marRight w:val="0"/>
      <w:marTop w:val="0"/>
      <w:marBottom w:val="0"/>
      <w:divBdr>
        <w:top w:val="none" w:sz="0" w:space="0" w:color="auto"/>
        <w:left w:val="none" w:sz="0" w:space="0" w:color="auto"/>
        <w:bottom w:val="none" w:sz="0" w:space="0" w:color="auto"/>
        <w:right w:val="none" w:sz="0" w:space="0" w:color="auto"/>
      </w:divBdr>
    </w:div>
    <w:div w:id="1564214408">
      <w:bodyDiv w:val="1"/>
      <w:marLeft w:val="0"/>
      <w:marRight w:val="0"/>
      <w:marTop w:val="0"/>
      <w:marBottom w:val="0"/>
      <w:divBdr>
        <w:top w:val="none" w:sz="0" w:space="0" w:color="auto"/>
        <w:left w:val="none" w:sz="0" w:space="0" w:color="auto"/>
        <w:bottom w:val="none" w:sz="0" w:space="0" w:color="auto"/>
        <w:right w:val="none" w:sz="0" w:space="0" w:color="auto"/>
      </w:divBdr>
    </w:div>
    <w:div w:id="1579636373">
      <w:bodyDiv w:val="1"/>
      <w:marLeft w:val="0"/>
      <w:marRight w:val="0"/>
      <w:marTop w:val="0"/>
      <w:marBottom w:val="0"/>
      <w:divBdr>
        <w:top w:val="none" w:sz="0" w:space="0" w:color="auto"/>
        <w:left w:val="none" w:sz="0" w:space="0" w:color="auto"/>
        <w:bottom w:val="none" w:sz="0" w:space="0" w:color="auto"/>
        <w:right w:val="none" w:sz="0" w:space="0" w:color="auto"/>
      </w:divBdr>
    </w:div>
    <w:div w:id="1593394338">
      <w:bodyDiv w:val="1"/>
      <w:marLeft w:val="0"/>
      <w:marRight w:val="0"/>
      <w:marTop w:val="0"/>
      <w:marBottom w:val="0"/>
      <w:divBdr>
        <w:top w:val="none" w:sz="0" w:space="0" w:color="auto"/>
        <w:left w:val="none" w:sz="0" w:space="0" w:color="auto"/>
        <w:bottom w:val="none" w:sz="0" w:space="0" w:color="auto"/>
        <w:right w:val="none" w:sz="0" w:space="0" w:color="auto"/>
      </w:divBdr>
    </w:div>
    <w:div w:id="1597706826">
      <w:bodyDiv w:val="1"/>
      <w:marLeft w:val="0"/>
      <w:marRight w:val="0"/>
      <w:marTop w:val="0"/>
      <w:marBottom w:val="0"/>
      <w:divBdr>
        <w:top w:val="none" w:sz="0" w:space="0" w:color="auto"/>
        <w:left w:val="none" w:sz="0" w:space="0" w:color="auto"/>
        <w:bottom w:val="none" w:sz="0" w:space="0" w:color="auto"/>
        <w:right w:val="none" w:sz="0" w:space="0" w:color="auto"/>
      </w:divBdr>
    </w:div>
    <w:div w:id="1604998830">
      <w:bodyDiv w:val="1"/>
      <w:marLeft w:val="0"/>
      <w:marRight w:val="0"/>
      <w:marTop w:val="0"/>
      <w:marBottom w:val="0"/>
      <w:divBdr>
        <w:top w:val="none" w:sz="0" w:space="0" w:color="auto"/>
        <w:left w:val="none" w:sz="0" w:space="0" w:color="auto"/>
        <w:bottom w:val="none" w:sz="0" w:space="0" w:color="auto"/>
        <w:right w:val="none" w:sz="0" w:space="0" w:color="auto"/>
      </w:divBdr>
    </w:div>
    <w:div w:id="1667779942">
      <w:bodyDiv w:val="1"/>
      <w:marLeft w:val="0"/>
      <w:marRight w:val="0"/>
      <w:marTop w:val="0"/>
      <w:marBottom w:val="0"/>
      <w:divBdr>
        <w:top w:val="none" w:sz="0" w:space="0" w:color="auto"/>
        <w:left w:val="none" w:sz="0" w:space="0" w:color="auto"/>
        <w:bottom w:val="none" w:sz="0" w:space="0" w:color="auto"/>
        <w:right w:val="none" w:sz="0" w:space="0" w:color="auto"/>
      </w:divBdr>
    </w:div>
    <w:div w:id="1683316286">
      <w:bodyDiv w:val="1"/>
      <w:marLeft w:val="0"/>
      <w:marRight w:val="0"/>
      <w:marTop w:val="0"/>
      <w:marBottom w:val="0"/>
      <w:divBdr>
        <w:top w:val="none" w:sz="0" w:space="0" w:color="auto"/>
        <w:left w:val="none" w:sz="0" w:space="0" w:color="auto"/>
        <w:bottom w:val="none" w:sz="0" w:space="0" w:color="auto"/>
        <w:right w:val="none" w:sz="0" w:space="0" w:color="auto"/>
      </w:divBdr>
    </w:div>
    <w:div w:id="1689524310">
      <w:bodyDiv w:val="1"/>
      <w:marLeft w:val="0"/>
      <w:marRight w:val="0"/>
      <w:marTop w:val="0"/>
      <w:marBottom w:val="0"/>
      <w:divBdr>
        <w:top w:val="none" w:sz="0" w:space="0" w:color="auto"/>
        <w:left w:val="none" w:sz="0" w:space="0" w:color="auto"/>
        <w:bottom w:val="none" w:sz="0" w:space="0" w:color="auto"/>
        <w:right w:val="none" w:sz="0" w:space="0" w:color="auto"/>
      </w:divBdr>
    </w:div>
    <w:div w:id="1702591209">
      <w:bodyDiv w:val="1"/>
      <w:marLeft w:val="0"/>
      <w:marRight w:val="0"/>
      <w:marTop w:val="0"/>
      <w:marBottom w:val="0"/>
      <w:divBdr>
        <w:top w:val="none" w:sz="0" w:space="0" w:color="auto"/>
        <w:left w:val="none" w:sz="0" w:space="0" w:color="auto"/>
        <w:bottom w:val="none" w:sz="0" w:space="0" w:color="auto"/>
        <w:right w:val="none" w:sz="0" w:space="0" w:color="auto"/>
      </w:divBdr>
    </w:div>
    <w:div w:id="1705328374">
      <w:bodyDiv w:val="1"/>
      <w:marLeft w:val="0"/>
      <w:marRight w:val="0"/>
      <w:marTop w:val="0"/>
      <w:marBottom w:val="0"/>
      <w:divBdr>
        <w:top w:val="none" w:sz="0" w:space="0" w:color="auto"/>
        <w:left w:val="none" w:sz="0" w:space="0" w:color="auto"/>
        <w:bottom w:val="none" w:sz="0" w:space="0" w:color="auto"/>
        <w:right w:val="none" w:sz="0" w:space="0" w:color="auto"/>
      </w:divBdr>
    </w:div>
    <w:div w:id="1727490929">
      <w:bodyDiv w:val="1"/>
      <w:marLeft w:val="0"/>
      <w:marRight w:val="0"/>
      <w:marTop w:val="0"/>
      <w:marBottom w:val="0"/>
      <w:divBdr>
        <w:top w:val="none" w:sz="0" w:space="0" w:color="auto"/>
        <w:left w:val="none" w:sz="0" w:space="0" w:color="auto"/>
        <w:bottom w:val="none" w:sz="0" w:space="0" w:color="auto"/>
        <w:right w:val="none" w:sz="0" w:space="0" w:color="auto"/>
      </w:divBdr>
      <w:divsChild>
        <w:div w:id="652222949">
          <w:marLeft w:val="0"/>
          <w:marRight w:val="0"/>
          <w:marTop w:val="0"/>
          <w:marBottom w:val="0"/>
          <w:divBdr>
            <w:top w:val="none" w:sz="0" w:space="0" w:color="auto"/>
            <w:left w:val="none" w:sz="0" w:space="0" w:color="auto"/>
            <w:bottom w:val="none" w:sz="0" w:space="0" w:color="auto"/>
            <w:right w:val="none" w:sz="0" w:space="0" w:color="auto"/>
          </w:divBdr>
        </w:div>
        <w:div w:id="1385713557">
          <w:marLeft w:val="0"/>
          <w:marRight w:val="0"/>
          <w:marTop w:val="0"/>
          <w:marBottom w:val="0"/>
          <w:divBdr>
            <w:top w:val="none" w:sz="0" w:space="0" w:color="auto"/>
            <w:left w:val="none" w:sz="0" w:space="0" w:color="auto"/>
            <w:bottom w:val="none" w:sz="0" w:space="0" w:color="auto"/>
            <w:right w:val="none" w:sz="0" w:space="0" w:color="auto"/>
          </w:divBdr>
        </w:div>
      </w:divsChild>
    </w:div>
    <w:div w:id="1728990600">
      <w:bodyDiv w:val="1"/>
      <w:marLeft w:val="0"/>
      <w:marRight w:val="0"/>
      <w:marTop w:val="0"/>
      <w:marBottom w:val="0"/>
      <w:divBdr>
        <w:top w:val="none" w:sz="0" w:space="0" w:color="auto"/>
        <w:left w:val="none" w:sz="0" w:space="0" w:color="auto"/>
        <w:bottom w:val="none" w:sz="0" w:space="0" w:color="auto"/>
        <w:right w:val="none" w:sz="0" w:space="0" w:color="auto"/>
      </w:divBdr>
    </w:div>
    <w:div w:id="1736735191">
      <w:bodyDiv w:val="1"/>
      <w:marLeft w:val="0"/>
      <w:marRight w:val="0"/>
      <w:marTop w:val="0"/>
      <w:marBottom w:val="0"/>
      <w:divBdr>
        <w:top w:val="none" w:sz="0" w:space="0" w:color="auto"/>
        <w:left w:val="none" w:sz="0" w:space="0" w:color="auto"/>
        <w:bottom w:val="none" w:sz="0" w:space="0" w:color="auto"/>
        <w:right w:val="none" w:sz="0" w:space="0" w:color="auto"/>
      </w:divBdr>
    </w:div>
    <w:div w:id="1736736464">
      <w:bodyDiv w:val="1"/>
      <w:marLeft w:val="0"/>
      <w:marRight w:val="0"/>
      <w:marTop w:val="0"/>
      <w:marBottom w:val="0"/>
      <w:divBdr>
        <w:top w:val="none" w:sz="0" w:space="0" w:color="auto"/>
        <w:left w:val="none" w:sz="0" w:space="0" w:color="auto"/>
        <w:bottom w:val="none" w:sz="0" w:space="0" w:color="auto"/>
        <w:right w:val="none" w:sz="0" w:space="0" w:color="auto"/>
      </w:divBdr>
    </w:div>
    <w:div w:id="1745105195">
      <w:bodyDiv w:val="1"/>
      <w:marLeft w:val="0"/>
      <w:marRight w:val="0"/>
      <w:marTop w:val="0"/>
      <w:marBottom w:val="0"/>
      <w:divBdr>
        <w:top w:val="none" w:sz="0" w:space="0" w:color="auto"/>
        <w:left w:val="none" w:sz="0" w:space="0" w:color="auto"/>
        <w:bottom w:val="none" w:sz="0" w:space="0" w:color="auto"/>
        <w:right w:val="none" w:sz="0" w:space="0" w:color="auto"/>
      </w:divBdr>
    </w:div>
    <w:div w:id="1762216816">
      <w:bodyDiv w:val="1"/>
      <w:marLeft w:val="0"/>
      <w:marRight w:val="0"/>
      <w:marTop w:val="0"/>
      <w:marBottom w:val="0"/>
      <w:divBdr>
        <w:top w:val="none" w:sz="0" w:space="0" w:color="auto"/>
        <w:left w:val="none" w:sz="0" w:space="0" w:color="auto"/>
        <w:bottom w:val="none" w:sz="0" w:space="0" w:color="auto"/>
        <w:right w:val="none" w:sz="0" w:space="0" w:color="auto"/>
      </w:divBdr>
    </w:div>
    <w:div w:id="1773285019">
      <w:bodyDiv w:val="1"/>
      <w:marLeft w:val="0"/>
      <w:marRight w:val="0"/>
      <w:marTop w:val="0"/>
      <w:marBottom w:val="0"/>
      <w:divBdr>
        <w:top w:val="none" w:sz="0" w:space="0" w:color="auto"/>
        <w:left w:val="none" w:sz="0" w:space="0" w:color="auto"/>
        <w:bottom w:val="none" w:sz="0" w:space="0" w:color="auto"/>
        <w:right w:val="none" w:sz="0" w:space="0" w:color="auto"/>
      </w:divBdr>
    </w:div>
    <w:div w:id="1789473443">
      <w:bodyDiv w:val="1"/>
      <w:marLeft w:val="0"/>
      <w:marRight w:val="0"/>
      <w:marTop w:val="0"/>
      <w:marBottom w:val="0"/>
      <w:divBdr>
        <w:top w:val="none" w:sz="0" w:space="0" w:color="auto"/>
        <w:left w:val="none" w:sz="0" w:space="0" w:color="auto"/>
        <w:bottom w:val="none" w:sz="0" w:space="0" w:color="auto"/>
        <w:right w:val="none" w:sz="0" w:space="0" w:color="auto"/>
      </w:divBdr>
    </w:div>
    <w:div w:id="1798328895">
      <w:bodyDiv w:val="1"/>
      <w:marLeft w:val="0"/>
      <w:marRight w:val="0"/>
      <w:marTop w:val="0"/>
      <w:marBottom w:val="0"/>
      <w:divBdr>
        <w:top w:val="none" w:sz="0" w:space="0" w:color="auto"/>
        <w:left w:val="none" w:sz="0" w:space="0" w:color="auto"/>
        <w:bottom w:val="none" w:sz="0" w:space="0" w:color="auto"/>
        <w:right w:val="none" w:sz="0" w:space="0" w:color="auto"/>
      </w:divBdr>
    </w:div>
    <w:div w:id="1800873134">
      <w:bodyDiv w:val="1"/>
      <w:marLeft w:val="0"/>
      <w:marRight w:val="0"/>
      <w:marTop w:val="0"/>
      <w:marBottom w:val="0"/>
      <w:divBdr>
        <w:top w:val="none" w:sz="0" w:space="0" w:color="auto"/>
        <w:left w:val="none" w:sz="0" w:space="0" w:color="auto"/>
        <w:bottom w:val="none" w:sz="0" w:space="0" w:color="auto"/>
        <w:right w:val="none" w:sz="0" w:space="0" w:color="auto"/>
      </w:divBdr>
    </w:div>
    <w:div w:id="1803959710">
      <w:bodyDiv w:val="1"/>
      <w:marLeft w:val="0"/>
      <w:marRight w:val="0"/>
      <w:marTop w:val="0"/>
      <w:marBottom w:val="0"/>
      <w:divBdr>
        <w:top w:val="none" w:sz="0" w:space="0" w:color="auto"/>
        <w:left w:val="none" w:sz="0" w:space="0" w:color="auto"/>
        <w:bottom w:val="none" w:sz="0" w:space="0" w:color="auto"/>
        <w:right w:val="none" w:sz="0" w:space="0" w:color="auto"/>
      </w:divBdr>
    </w:div>
    <w:div w:id="1837767921">
      <w:bodyDiv w:val="1"/>
      <w:marLeft w:val="0"/>
      <w:marRight w:val="0"/>
      <w:marTop w:val="0"/>
      <w:marBottom w:val="0"/>
      <w:divBdr>
        <w:top w:val="none" w:sz="0" w:space="0" w:color="auto"/>
        <w:left w:val="none" w:sz="0" w:space="0" w:color="auto"/>
        <w:bottom w:val="none" w:sz="0" w:space="0" w:color="auto"/>
        <w:right w:val="none" w:sz="0" w:space="0" w:color="auto"/>
      </w:divBdr>
    </w:div>
    <w:div w:id="1863011455">
      <w:bodyDiv w:val="1"/>
      <w:marLeft w:val="0"/>
      <w:marRight w:val="0"/>
      <w:marTop w:val="0"/>
      <w:marBottom w:val="0"/>
      <w:divBdr>
        <w:top w:val="none" w:sz="0" w:space="0" w:color="auto"/>
        <w:left w:val="none" w:sz="0" w:space="0" w:color="auto"/>
        <w:bottom w:val="none" w:sz="0" w:space="0" w:color="auto"/>
        <w:right w:val="none" w:sz="0" w:space="0" w:color="auto"/>
      </w:divBdr>
    </w:div>
    <w:div w:id="1881549861">
      <w:bodyDiv w:val="1"/>
      <w:marLeft w:val="0"/>
      <w:marRight w:val="0"/>
      <w:marTop w:val="0"/>
      <w:marBottom w:val="0"/>
      <w:divBdr>
        <w:top w:val="none" w:sz="0" w:space="0" w:color="auto"/>
        <w:left w:val="none" w:sz="0" w:space="0" w:color="auto"/>
        <w:bottom w:val="none" w:sz="0" w:space="0" w:color="auto"/>
        <w:right w:val="none" w:sz="0" w:space="0" w:color="auto"/>
      </w:divBdr>
    </w:div>
    <w:div w:id="1889141357">
      <w:bodyDiv w:val="1"/>
      <w:marLeft w:val="0"/>
      <w:marRight w:val="0"/>
      <w:marTop w:val="0"/>
      <w:marBottom w:val="0"/>
      <w:divBdr>
        <w:top w:val="none" w:sz="0" w:space="0" w:color="auto"/>
        <w:left w:val="none" w:sz="0" w:space="0" w:color="auto"/>
        <w:bottom w:val="none" w:sz="0" w:space="0" w:color="auto"/>
        <w:right w:val="none" w:sz="0" w:space="0" w:color="auto"/>
      </w:divBdr>
    </w:div>
    <w:div w:id="1928034922">
      <w:bodyDiv w:val="1"/>
      <w:marLeft w:val="0"/>
      <w:marRight w:val="0"/>
      <w:marTop w:val="0"/>
      <w:marBottom w:val="0"/>
      <w:divBdr>
        <w:top w:val="none" w:sz="0" w:space="0" w:color="auto"/>
        <w:left w:val="none" w:sz="0" w:space="0" w:color="auto"/>
        <w:bottom w:val="none" w:sz="0" w:space="0" w:color="auto"/>
        <w:right w:val="none" w:sz="0" w:space="0" w:color="auto"/>
      </w:divBdr>
    </w:div>
    <w:div w:id="1929188530">
      <w:bodyDiv w:val="1"/>
      <w:marLeft w:val="0"/>
      <w:marRight w:val="0"/>
      <w:marTop w:val="0"/>
      <w:marBottom w:val="0"/>
      <w:divBdr>
        <w:top w:val="none" w:sz="0" w:space="0" w:color="auto"/>
        <w:left w:val="none" w:sz="0" w:space="0" w:color="auto"/>
        <w:bottom w:val="none" w:sz="0" w:space="0" w:color="auto"/>
        <w:right w:val="none" w:sz="0" w:space="0" w:color="auto"/>
      </w:divBdr>
    </w:div>
    <w:div w:id="1932005814">
      <w:bodyDiv w:val="1"/>
      <w:marLeft w:val="0"/>
      <w:marRight w:val="0"/>
      <w:marTop w:val="0"/>
      <w:marBottom w:val="0"/>
      <w:divBdr>
        <w:top w:val="none" w:sz="0" w:space="0" w:color="auto"/>
        <w:left w:val="none" w:sz="0" w:space="0" w:color="auto"/>
        <w:bottom w:val="none" w:sz="0" w:space="0" w:color="auto"/>
        <w:right w:val="none" w:sz="0" w:space="0" w:color="auto"/>
      </w:divBdr>
    </w:div>
    <w:div w:id="1942107491">
      <w:bodyDiv w:val="1"/>
      <w:marLeft w:val="0"/>
      <w:marRight w:val="0"/>
      <w:marTop w:val="0"/>
      <w:marBottom w:val="0"/>
      <w:divBdr>
        <w:top w:val="none" w:sz="0" w:space="0" w:color="auto"/>
        <w:left w:val="none" w:sz="0" w:space="0" w:color="auto"/>
        <w:bottom w:val="none" w:sz="0" w:space="0" w:color="auto"/>
        <w:right w:val="none" w:sz="0" w:space="0" w:color="auto"/>
      </w:divBdr>
    </w:div>
    <w:div w:id="1963075164">
      <w:bodyDiv w:val="1"/>
      <w:marLeft w:val="0"/>
      <w:marRight w:val="0"/>
      <w:marTop w:val="0"/>
      <w:marBottom w:val="0"/>
      <w:divBdr>
        <w:top w:val="none" w:sz="0" w:space="0" w:color="auto"/>
        <w:left w:val="none" w:sz="0" w:space="0" w:color="auto"/>
        <w:bottom w:val="none" w:sz="0" w:space="0" w:color="auto"/>
        <w:right w:val="none" w:sz="0" w:space="0" w:color="auto"/>
      </w:divBdr>
    </w:div>
    <w:div w:id="1985038341">
      <w:bodyDiv w:val="1"/>
      <w:marLeft w:val="0"/>
      <w:marRight w:val="0"/>
      <w:marTop w:val="0"/>
      <w:marBottom w:val="0"/>
      <w:divBdr>
        <w:top w:val="none" w:sz="0" w:space="0" w:color="auto"/>
        <w:left w:val="none" w:sz="0" w:space="0" w:color="auto"/>
        <w:bottom w:val="none" w:sz="0" w:space="0" w:color="auto"/>
        <w:right w:val="none" w:sz="0" w:space="0" w:color="auto"/>
      </w:divBdr>
    </w:div>
    <w:div w:id="1989043285">
      <w:bodyDiv w:val="1"/>
      <w:marLeft w:val="0"/>
      <w:marRight w:val="0"/>
      <w:marTop w:val="0"/>
      <w:marBottom w:val="0"/>
      <w:divBdr>
        <w:top w:val="none" w:sz="0" w:space="0" w:color="auto"/>
        <w:left w:val="none" w:sz="0" w:space="0" w:color="auto"/>
        <w:bottom w:val="none" w:sz="0" w:space="0" w:color="auto"/>
        <w:right w:val="none" w:sz="0" w:space="0" w:color="auto"/>
      </w:divBdr>
    </w:div>
    <w:div w:id="2004966321">
      <w:bodyDiv w:val="1"/>
      <w:marLeft w:val="0"/>
      <w:marRight w:val="0"/>
      <w:marTop w:val="0"/>
      <w:marBottom w:val="0"/>
      <w:divBdr>
        <w:top w:val="none" w:sz="0" w:space="0" w:color="auto"/>
        <w:left w:val="none" w:sz="0" w:space="0" w:color="auto"/>
        <w:bottom w:val="none" w:sz="0" w:space="0" w:color="auto"/>
        <w:right w:val="none" w:sz="0" w:space="0" w:color="auto"/>
      </w:divBdr>
    </w:div>
    <w:div w:id="2011635987">
      <w:bodyDiv w:val="1"/>
      <w:marLeft w:val="0"/>
      <w:marRight w:val="0"/>
      <w:marTop w:val="0"/>
      <w:marBottom w:val="0"/>
      <w:divBdr>
        <w:top w:val="none" w:sz="0" w:space="0" w:color="auto"/>
        <w:left w:val="none" w:sz="0" w:space="0" w:color="auto"/>
        <w:bottom w:val="none" w:sz="0" w:space="0" w:color="auto"/>
        <w:right w:val="none" w:sz="0" w:space="0" w:color="auto"/>
      </w:divBdr>
    </w:div>
    <w:div w:id="2015449534">
      <w:bodyDiv w:val="1"/>
      <w:marLeft w:val="0"/>
      <w:marRight w:val="0"/>
      <w:marTop w:val="0"/>
      <w:marBottom w:val="0"/>
      <w:divBdr>
        <w:top w:val="none" w:sz="0" w:space="0" w:color="auto"/>
        <w:left w:val="none" w:sz="0" w:space="0" w:color="auto"/>
        <w:bottom w:val="none" w:sz="0" w:space="0" w:color="auto"/>
        <w:right w:val="none" w:sz="0" w:space="0" w:color="auto"/>
      </w:divBdr>
    </w:div>
    <w:div w:id="2020231940">
      <w:bodyDiv w:val="1"/>
      <w:marLeft w:val="0"/>
      <w:marRight w:val="0"/>
      <w:marTop w:val="0"/>
      <w:marBottom w:val="0"/>
      <w:divBdr>
        <w:top w:val="none" w:sz="0" w:space="0" w:color="auto"/>
        <w:left w:val="none" w:sz="0" w:space="0" w:color="auto"/>
        <w:bottom w:val="none" w:sz="0" w:space="0" w:color="auto"/>
        <w:right w:val="none" w:sz="0" w:space="0" w:color="auto"/>
      </w:divBdr>
    </w:div>
    <w:div w:id="2027898291">
      <w:bodyDiv w:val="1"/>
      <w:marLeft w:val="0"/>
      <w:marRight w:val="0"/>
      <w:marTop w:val="0"/>
      <w:marBottom w:val="0"/>
      <w:divBdr>
        <w:top w:val="none" w:sz="0" w:space="0" w:color="auto"/>
        <w:left w:val="none" w:sz="0" w:space="0" w:color="auto"/>
        <w:bottom w:val="none" w:sz="0" w:space="0" w:color="auto"/>
        <w:right w:val="none" w:sz="0" w:space="0" w:color="auto"/>
      </w:divBdr>
    </w:div>
    <w:div w:id="2052799317">
      <w:bodyDiv w:val="1"/>
      <w:marLeft w:val="0"/>
      <w:marRight w:val="0"/>
      <w:marTop w:val="0"/>
      <w:marBottom w:val="0"/>
      <w:divBdr>
        <w:top w:val="none" w:sz="0" w:space="0" w:color="auto"/>
        <w:left w:val="none" w:sz="0" w:space="0" w:color="auto"/>
        <w:bottom w:val="none" w:sz="0" w:space="0" w:color="auto"/>
        <w:right w:val="none" w:sz="0" w:space="0" w:color="auto"/>
      </w:divBdr>
    </w:div>
    <w:div w:id="2067145546">
      <w:bodyDiv w:val="1"/>
      <w:marLeft w:val="0"/>
      <w:marRight w:val="0"/>
      <w:marTop w:val="0"/>
      <w:marBottom w:val="0"/>
      <w:divBdr>
        <w:top w:val="none" w:sz="0" w:space="0" w:color="auto"/>
        <w:left w:val="none" w:sz="0" w:space="0" w:color="auto"/>
        <w:bottom w:val="none" w:sz="0" w:space="0" w:color="auto"/>
        <w:right w:val="none" w:sz="0" w:space="0" w:color="auto"/>
      </w:divBdr>
    </w:div>
    <w:div w:id="2076007359">
      <w:bodyDiv w:val="1"/>
      <w:marLeft w:val="0"/>
      <w:marRight w:val="0"/>
      <w:marTop w:val="0"/>
      <w:marBottom w:val="0"/>
      <w:divBdr>
        <w:top w:val="none" w:sz="0" w:space="0" w:color="auto"/>
        <w:left w:val="none" w:sz="0" w:space="0" w:color="auto"/>
        <w:bottom w:val="none" w:sz="0" w:space="0" w:color="auto"/>
        <w:right w:val="none" w:sz="0" w:space="0" w:color="auto"/>
      </w:divBdr>
    </w:div>
    <w:div w:id="2079008833">
      <w:bodyDiv w:val="1"/>
      <w:marLeft w:val="0"/>
      <w:marRight w:val="0"/>
      <w:marTop w:val="0"/>
      <w:marBottom w:val="0"/>
      <w:divBdr>
        <w:top w:val="none" w:sz="0" w:space="0" w:color="auto"/>
        <w:left w:val="none" w:sz="0" w:space="0" w:color="auto"/>
        <w:bottom w:val="none" w:sz="0" w:space="0" w:color="auto"/>
        <w:right w:val="none" w:sz="0" w:space="0" w:color="auto"/>
      </w:divBdr>
    </w:div>
    <w:div w:id="2080903639">
      <w:bodyDiv w:val="1"/>
      <w:marLeft w:val="0"/>
      <w:marRight w:val="0"/>
      <w:marTop w:val="0"/>
      <w:marBottom w:val="0"/>
      <w:divBdr>
        <w:top w:val="none" w:sz="0" w:space="0" w:color="auto"/>
        <w:left w:val="none" w:sz="0" w:space="0" w:color="auto"/>
        <w:bottom w:val="none" w:sz="0" w:space="0" w:color="auto"/>
        <w:right w:val="none" w:sz="0" w:space="0" w:color="auto"/>
      </w:divBdr>
    </w:div>
    <w:div w:id="2081753237">
      <w:bodyDiv w:val="1"/>
      <w:marLeft w:val="0"/>
      <w:marRight w:val="0"/>
      <w:marTop w:val="0"/>
      <w:marBottom w:val="0"/>
      <w:divBdr>
        <w:top w:val="none" w:sz="0" w:space="0" w:color="auto"/>
        <w:left w:val="none" w:sz="0" w:space="0" w:color="auto"/>
        <w:bottom w:val="none" w:sz="0" w:space="0" w:color="auto"/>
        <w:right w:val="none" w:sz="0" w:space="0" w:color="auto"/>
      </w:divBdr>
    </w:div>
    <w:div w:id="2083602777">
      <w:bodyDiv w:val="1"/>
      <w:marLeft w:val="0"/>
      <w:marRight w:val="0"/>
      <w:marTop w:val="0"/>
      <w:marBottom w:val="0"/>
      <w:divBdr>
        <w:top w:val="none" w:sz="0" w:space="0" w:color="auto"/>
        <w:left w:val="none" w:sz="0" w:space="0" w:color="auto"/>
        <w:bottom w:val="none" w:sz="0" w:space="0" w:color="auto"/>
        <w:right w:val="none" w:sz="0" w:space="0" w:color="auto"/>
      </w:divBdr>
    </w:div>
    <w:div w:id="2093353403">
      <w:bodyDiv w:val="1"/>
      <w:marLeft w:val="0"/>
      <w:marRight w:val="0"/>
      <w:marTop w:val="0"/>
      <w:marBottom w:val="0"/>
      <w:divBdr>
        <w:top w:val="none" w:sz="0" w:space="0" w:color="auto"/>
        <w:left w:val="none" w:sz="0" w:space="0" w:color="auto"/>
        <w:bottom w:val="none" w:sz="0" w:space="0" w:color="auto"/>
        <w:right w:val="none" w:sz="0" w:space="0" w:color="auto"/>
      </w:divBdr>
    </w:div>
    <w:div w:id="2100247529">
      <w:bodyDiv w:val="1"/>
      <w:marLeft w:val="0"/>
      <w:marRight w:val="0"/>
      <w:marTop w:val="0"/>
      <w:marBottom w:val="0"/>
      <w:divBdr>
        <w:top w:val="none" w:sz="0" w:space="0" w:color="auto"/>
        <w:left w:val="none" w:sz="0" w:space="0" w:color="auto"/>
        <w:bottom w:val="none" w:sz="0" w:space="0" w:color="auto"/>
        <w:right w:val="none" w:sz="0" w:space="0" w:color="auto"/>
      </w:divBdr>
    </w:div>
    <w:div w:id="2104260007">
      <w:bodyDiv w:val="1"/>
      <w:marLeft w:val="0"/>
      <w:marRight w:val="0"/>
      <w:marTop w:val="0"/>
      <w:marBottom w:val="0"/>
      <w:divBdr>
        <w:top w:val="none" w:sz="0" w:space="0" w:color="auto"/>
        <w:left w:val="none" w:sz="0" w:space="0" w:color="auto"/>
        <w:bottom w:val="none" w:sz="0" w:space="0" w:color="auto"/>
        <w:right w:val="none" w:sz="0" w:space="0" w:color="auto"/>
      </w:divBdr>
    </w:div>
    <w:div w:id="21214849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docs.cntd.ru/document/1200084089" TargetMode="External"/><Relationship Id="rId18" Type="http://schemas.openxmlformats.org/officeDocument/2006/relationships/image" Target="media/image3.jpeg"/><Relationship Id="rId26" Type="http://schemas.openxmlformats.org/officeDocument/2006/relationships/image" Target="media/image9.wmf"/><Relationship Id="rId3" Type="http://schemas.openxmlformats.org/officeDocument/2006/relationships/styles" Target="styles.xml"/><Relationship Id="rId21" Type="http://schemas.openxmlformats.org/officeDocument/2006/relationships/image" Target="media/image5.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docs.cntd.ru/document/1200111003" TargetMode="External"/><Relationship Id="rId17" Type="http://schemas.openxmlformats.org/officeDocument/2006/relationships/image" Target="media/image2.png"/><Relationship Id="rId25" Type="http://schemas.openxmlformats.org/officeDocument/2006/relationships/oleObject" Target="embeddings/oleObject1.bin"/><Relationship Id="rId33" Type="http://schemas.openxmlformats.org/officeDocument/2006/relationships/oleObject" Target="embeddings/oleObject3.bin"/><Relationship Id="rId2" Type="http://schemas.openxmlformats.org/officeDocument/2006/relationships/numbering" Target="numbering.xml"/><Relationship Id="rId16" Type="http://schemas.openxmlformats.org/officeDocument/2006/relationships/image" Target="media/image1.png"/><Relationship Id="rId20" Type="http://schemas.openxmlformats.org/officeDocument/2006/relationships/image" Target="media/image4.jpeg"/><Relationship Id="rId29" Type="http://schemas.openxmlformats.org/officeDocument/2006/relationships/image" Target="media/image11.e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8.wmf"/><Relationship Id="rId32" Type="http://schemas.openxmlformats.org/officeDocument/2006/relationships/image" Target="media/image14.wmf"/><Relationship Id="rId5" Type="http://schemas.openxmlformats.org/officeDocument/2006/relationships/webSettings" Target="webSettings.xml"/><Relationship Id="rId15" Type="http://schemas.openxmlformats.org/officeDocument/2006/relationships/hyperlink" Target="http://docs.cntd.ru/document/1200092912" TargetMode="External"/><Relationship Id="rId23" Type="http://schemas.openxmlformats.org/officeDocument/2006/relationships/image" Target="media/image7.jpeg"/><Relationship Id="rId28" Type="http://schemas.openxmlformats.org/officeDocument/2006/relationships/image" Target="media/image10.emf"/><Relationship Id="rId10" Type="http://schemas.openxmlformats.org/officeDocument/2006/relationships/footer" Target="footer1.xml"/><Relationship Id="rId19" Type="http://schemas.openxmlformats.org/officeDocument/2006/relationships/image" Target="file:///d:\Users\KRACHU~1\AppData\Local\Temp\ns\A124.files\image013.jpg" TargetMode="External"/><Relationship Id="rId31" Type="http://schemas.openxmlformats.org/officeDocument/2006/relationships/image" Target="media/image13.emf"/><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yperlink" Target="http://docs.cntd.ru/document/1200092602" TargetMode="External"/><Relationship Id="rId22" Type="http://schemas.openxmlformats.org/officeDocument/2006/relationships/image" Target="media/image6.jpeg"/><Relationship Id="rId27" Type="http://schemas.openxmlformats.org/officeDocument/2006/relationships/oleObject" Target="embeddings/oleObject2.bin"/><Relationship Id="rId30" Type="http://schemas.openxmlformats.org/officeDocument/2006/relationships/image" Target="media/image12.emf"/><Relationship Id="rId35"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E:\&#1057;&#1055;_&#1052;&#1060;&#1082;&#1086;&#1084;&#1087;&#1083;&#1077;&#1082;&#1089;&#1099;\&#1057;&#1055;%20&#1052;&#1060;&#1047;%20&#1087;&#1088;&#1072;&#1074;&#1082;&#1072;%20&#1086;&#1090;%2006-08-2013.dot"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9BAF1F-39DD-497F-A09F-386B368355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СП МФЗ правка от 06-08-2013</Template>
  <TotalTime>13</TotalTime>
  <Pages>146</Pages>
  <Words>44687</Words>
  <Characters>254722</Characters>
  <Application>Microsoft Office Word</Application>
  <DocSecurity>0</DocSecurity>
  <Lines>2122</Lines>
  <Paragraphs>597</Paragraphs>
  <ScaleCrop>false</ScaleCrop>
  <HeadingPairs>
    <vt:vector size="2" baseType="variant">
      <vt:variant>
        <vt:lpstr>Название</vt:lpstr>
      </vt:variant>
      <vt:variant>
        <vt:i4>1</vt:i4>
      </vt:variant>
    </vt:vector>
  </HeadingPairs>
  <TitlesOfParts>
    <vt:vector size="1" baseType="lpstr">
      <vt:lpstr>Содержание</vt:lpstr>
    </vt:vector>
  </TitlesOfParts>
  <Company>my company</Company>
  <LinksUpToDate>false</LinksUpToDate>
  <CharactersWithSpaces>298812</CharactersWithSpaces>
  <SharedDoc>false</SharedDoc>
  <HLinks>
    <vt:vector size="438" baseType="variant">
      <vt:variant>
        <vt:i4>7078000</vt:i4>
      </vt:variant>
      <vt:variant>
        <vt:i4>219</vt:i4>
      </vt:variant>
      <vt:variant>
        <vt:i4>0</vt:i4>
      </vt:variant>
      <vt:variant>
        <vt:i4>5</vt:i4>
      </vt:variant>
      <vt:variant>
        <vt:lpwstr>http://docs.cntd.ru/document/1200092912</vt:lpwstr>
      </vt:variant>
      <vt:variant>
        <vt:lpwstr/>
      </vt:variant>
      <vt:variant>
        <vt:i4>7143551</vt:i4>
      </vt:variant>
      <vt:variant>
        <vt:i4>216</vt:i4>
      </vt:variant>
      <vt:variant>
        <vt:i4>0</vt:i4>
      </vt:variant>
      <vt:variant>
        <vt:i4>5</vt:i4>
      </vt:variant>
      <vt:variant>
        <vt:lpwstr>http://docs.cntd.ru/document/1200092602</vt:lpwstr>
      </vt:variant>
      <vt:variant>
        <vt:lpwstr/>
      </vt:variant>
      <vt:variant>
        <vt:i4>6488184</vt:i4>
      </vt:variant>
      <vt:variant>
        <vt:i4>213</vt:i4>
      </vt:variant>
      <vt:variant>
        <vt:i4>0</vt:i4>
      </vt:variant>
      <vt:variant>
        <vt:i4>5</vt:i4>
      </vt:variant>
      <vt:variant>
        <vt:lpwstr>http://docs.cntd.ru/document/1200084089</vt:lpwstr>
      </vt:variant>
      <vt:variant>
        <vt:lpwstr/>
      </vt:variant>
      <vt:variant>
        <vt:i4>7274609</vt:i4>
      </vt:variant>
      <vt:variant>
        <vt:i4>210</vt:i4>
      </vt:variant>
      <vt:variant>
        <vt:i4>0</vt:i4>
      </vt:variant>
      <vt:variant>
        <vt:i4>5</vt:i4>
      </vt:variant>
      <vt:variant>
        <vt:lpwstr>http://docs.cntd.ru/document/1200111003</vt:lpwstr>
      </vt:variant>
      <vt:variant>
        <vt:lpwstr/>
      </vt:variant>
      <vt:variant>
        <vt:i4>1572920</vt:i4>
      </vt:variant>
      <vt:variant>
        <vt:i4>206</vt:i4>
      </vt:variant>
      <vt:variant>
        <vt:i4>0</vt:i4>
      </vt:variant>
      <vt:variant>
        <vt:i4>5</vt:i4>
      </vt:variant>
      <vt:variant>
        <vt:lpwstr/>
      </vt:variant>
      <vt:variant>
        <vt:lpwstr>_Toc460856979</vt:lpwstr>
      </vt:variant>
      <vt:variant>
        <vt:i4>1572920</vt:i4>
      </vt:variant>
      <vt:variant>
        <vt:i4>203</vt:i4>
      </vt:variant>
      <vt:variant>
        <vt:i4>0</vt:i4>
      </vt:variant>
      <vt:variant>
        <vt:i4>5</vt:i4>
      </vt:variant>
      <vt:variant>
        <vt:lpwstr/>
      </vt:variant>
      <vt:variant>
        <vt:lpwstr>_Toc460856978</vt:lpwstr>
      </vt:variant>
      <vt:variant>
        <vt:i4>1572920</vt:i4>
      </vt:variant>
      <vt:variant>
        <vt:i4>200</vt:i4>
      </vt:variant>
      <vt:variant>
        <vt:i4>0</vt:i4>
      </vt:variant>
      <vt:variant>
        <vt:i4>5</vt:i4>
      </vt:variant>
      <vt:variant>
        <vt:lpwstr/>
      </vt:variant>
      <vt:variant>
        <vt:lpwstr>_Toc460856977</vt:lpwstr>
      </vt:variant>
      <vt:variant>
        <vt:i4>1572920</vt:i4>
      </vt:variant>
      <vt:variant>
        <vt:i4>197</vt:i4>
      </vt:variant>
      <vt:variant>
        <vt:i4>0</vt:i4>
      </vt:variant>
      <vt:variant>
        <vt:i4>5</vt:i4>
      </vt:variant>
      <vt:variant>
        <vt:lpwstr/>
      </vt:variant>
      <vt:variant>
        <vt:lpwstr>_Toc460856976</vt:lpwstr>
      </vt:variant>
      <vt:variant>
        <vt:i4>1572920</vt:i4>
      </vt:variant>
      <vt:variant>
        <vt:i4>194</vt:i4>
      </vt:variant>
      <vt:variant>
        <vt:i4>0</vt:i4>
      </vt:variant>
      <vt:variant>
        <vt:i4>5</vt:i4>
      </vt:variant>
      <vt:variant>
        <vt:lpwstr/>
      </vt:variant>
      <vt:variant>
        <vt:lpwstr>_Toc460856975</vt:lpwstr>
      </vt:variant>
      <vt:variant>
        <vt:i4>1572920</vt:i4>
      </vt:variant>
      <vt:variant>
        <vt:i4>191</vt:i4>
      </vt:variant>
      <vt:variant>
        <vt:i4>0</vt:i4>
      </vt:variant>
      <vt:variant>
        <vt:i4>5</vt:i4>
      </vt:variant>
      <vt:variant>
        <vt:lpwstr/>
      </vt:variant>
      <vt:variant>
        <vt:lpwstr>_Toc460856974</vt:lpwstr>
      </vt:variant>
      <vt:variant>
        <vt:i4>1572920</vt:i4>
      </vt:variant>
      <vt:variant>
        <vt:i4>188</vt:i4>
      </vt:variant>
      <vt:variant>
        <vt:i4>0</vt:i4>
      </vt:variant>
      <vt:variant>
        <vt:i4>5</vt:i4>
      </vt:variant>
      <vt:variant>
        <vt:lpwstr/>
      </vt:variant>
      <vt:variant>
        <vt:lpwstr>_Toc460856973</vt:lpwstr>
      </vt:variant>
      <vt:variant>
        <vt:i4>1572920</vt:i4>
      </vt:variant>
      <vt:variant>
        <vt:i4>185</vt:i4>
      </vt:variant>
      <vt:variant>
        <vt:i4>0</vt:i4>
      </vt:variant>
      <vt:variant>
        <vt:i4>5</vt:i4>
      </vt:variant>
      <vt:variant>
        <vt:lpwstr/>
      </vt:variant>
      <vt:variant>
        <vt:lpwstr>_Toc460856972</vt:lpwstr>
      </vt:variant>
      <vt:variant>
        <vt:i4>1572920</vt:i4>
      </vt:variant>
      <vt:variant>
        <vt:i4>182</vt:i4>
      </vt:variant>
      <vt:variant>
        <vt:i4>0</vt:i4>
      </vt:variant>
      <vt:variant>
        <vt:i4>5</vt:i4>
      </vt:variant>
      <vt:variant>
        <vt:lpwstr/>
      </vt:variant>
      <vt:variant>
        <vt:lpwstr>_Toc460856971</vt:lpwstr>
      </vt:variant>
      <vt:variant>
        <vt:i4>1572920</vt:i4>
      </vt:variant>
      <vt:variant>
        <vt:i4>179</vt:i4>
      </vt:variant>
      <vt:variant>
        <vt:i4>0</vt:i4>
      </vt:variant>
      <vt:variant>
        <vt:i4>5</vt:i4>
      </vt:variant>
      <vt:variant>
        <vt:lpwstr/>
      </vt:variant>
      <vt:variant>
        <vt:lpwstr>_Toc460856970</vt:lpwstr>
      </vt:variant>
      <vt:variant>
        <vt:i4>1638456</vt:i4>
      </vt:variant>
      <vt:variant>
        <vt:i4>176</vt:i4>
      </vt:variant>
      <vt:variant>
        <vt:i4>0</vt:i4>
      </vt:variant>
      <vt:variant>
        <vt:i4>5</vt:i4>
      </vt:variant>
      <vt:variant>
        <vt:lpwstr/>
      </vt:variant>
      <vt:variant>
        <vt:lpwstr>_Toc460856969</vt:lpwstr>
      </vt:variant>
      <vt:variant>
        <vt:i4>1638456</vt:i4>
      </vt:variant>
      <vt:variant>
        <vt:i4>173</vt:i4>
      </vt:variant>
      <vt:variant>
        <vt:i4>0</vt:i4>
      </vt:variant>
      <vt:variant>
        <vt:i4>5</vt:i4>
      </vt:variant>
      <vt:variant>
        <vt:lpwstr/>
      </vt:variant>
      <vt:variant>
        <vt:lpwstr>_Toc460856968</vt:lpwstr>
      </vt:variant>
      <vt:variant>
        <vt:i4>1638456</vt:i4>
      </vt:variant>
      <vt:variant>
        <vt:i4>170</vt:i4>
      </vt:variant>
      <vt:variant>
        <vt:i4>0</vt:i4>
      </vt:variant>
      <vt:variant>
        <vt:i4>5</vt:i4>
      </vt:variant>
      <vt:variant>
        <vt:lpwstr/>
      </vt:variant>
      <vt:variant>
        <vt:lpwstr>_Toc460856967</vt:lpwstr>
      </vt:variant>
      <vt:variant>
        <vt:i4>1638456</vt:i4>
      </vt:variant>
      <vt:variant>
        <vt:i4>167</vt:i4>
      </vt:variant>
      <vt:variant>
        <vt:i4>0</vt:i4>
      </vt:variant>
      <vt:variant>
        <vt:i4>5</vt:i4>
      </vt:variant>
      <vt:variant>
        <vt:lpwstr/>
      </vt:variant>
      <vt:variant>
        <vt:lpwstr>_Toc460856966</vt:lpwstr>
      </vt:variant>
      <vt:variant>
        <vt:i4>1638456</vt:i4>
      </vt:variant>
      <vt:variant>
        <vt:i4>164</vt:i4>
      </vt:variant>
      <vt:variant>
        <vt:i4>0</vt:i4>
      </vt:variant>
      <vt:variant>
        <vt:i4>5</vt:i4>
      </vt:variant>
      <vt:variant>
        <vt:lpwstr/>
      </vt:variant>
      <vt:variant>
        <vt:lpwstr>_Toc460856965</vt:lpwstr>
      </vt:variant>
      <vt:variant>
        <vt:i4>1638456</vt:i4>
      </vt:variant>
      <vt:variant>
        <vt:i4>161</vt:i4>
      </vt:variant>
      <vt:variant>
        <vt:i4>0</vt:i4>
      </vt:variant>
      <vt:variant>
        <vt:i4>5</vt:i4>
      </vt:variant>
      <vt:variant>
        <vt:lpwstr/>
      </vt:variant>
      <vt:variant>
        <vt:lpwstr>_Toc460856964</vt:lpwstr>
      </vt:variant>
      <vt:variant>
        <vt:i4>1638456</vt:i4>
      </vt:variant>
      <vt:variant>
        <vt:i4>158</vt:i4>
      </vt:variant>
      <vt:variant>
        <vt:i4>0</vt:i4>
      </vt:variant>
      <vt:variant>
        <vt:i4>5</vt:i4>
      </vt:variant>
      <vt:variant>
        <vt:lpwstr/>
      </vt:variant>
      <vt:variant>
        <vt:lpwstr>_Toc460856963</vt:lpwstr>
      </vt:variant>
      <vt:variant>
        <vt:i4>1638456</vt:i4>
      </vt:variant>
      <vt:variant>
        <vt:i4>155</vt:i4>
      </vt:variant>
      <vt:variant>
        <vt:i4>0</vt:i4>
      </vt:variant>
      <vt:variant>
        <vt:i4>5</vt:i4>
      </vt:variant>
      <vt:variant>
        <vt:lpwstr/>
      </vt:variant>
      <vt:variant>
        <vt:lpwstr>_Toc460856962</vt:lpwstr>
      </vt:variant>
      <vt:variant>
        <vt:i4>1638456</vt:i4>
      </vt:variant>
      <vt:variant>
        <vt:i4>152</vt:i4>
      </vt:variant>
      <vt:variant>
        <vt:i4>0</vt:i4>
      </vt:variant>
      <vt:variant>
        <vt:i4>5</vt:i4>
      </vt:variant>
      <vt:variant>
        <vt:lpwstr/>
      </vt:variant>
      <vt:variant>
        <vt:lpwstr>_Toc460856961</vt:lpwstr>
      </vt:variant>
      <vt:variant>
        <vt:i4>1638456</vt:i4>
      </vt:variant>
      <vt:variant>
        <vt:i4>149</vt:i4>
      </vt:variant>
      <vt:variant>
        <vt:i4>0</vt:i4>
      </vt:variant>
      <vt:variant>
        <vt:i4>5</vt:i4>
      </vt:variant>
      <vt:variant>
        <vt:lpwstr/>
      </vt:variant>
      <vt:variant>
        <vt:lpwstr>_Toc460856960</vt:lpwstr>
      </vt:variant>
      <vt:variant>
        <vt:i4>1703992</vt:i4>
      </vt:variant>
      <vt:variant>
        <vt:i4>146</vt:i4>
      </vt:variant>
      <vt:variant>
        <vt:i4>0</vt:i4>
      </vt:variant>
      <vt:variant>
        <vt:i4>5</vt:i4>
      </vt:variant>
      <vt:variant>
        <vt:lpwstr/>
      </vt:variant>
      <vt:variant>
        <vt:lpwstr>_Toc460856959</vt:lpwstr>
      </vt:variant>
      <vt:variant>
        <vt:i4>1703992</vt:i4>
      </vt:variant>
      <vt:variant>
        <vt:i4>143</vt:i4>
      </vt:variant>
      <vt:variant>
        <vt:i4>0</vt:i4>
      </vt:variant>
      <vt:variant>
        <vt:i4>5</vt:i4>
      </vt:variant>
      <vt:variant>
        <vt:lpwstr/>
      </vt:variant>
      <vt:variant>
        <vt:lpwstr>_Toc460856958</vt:lpwstr>
      </vt:variant>
      <vt:variant>
        <vt:i4>1703992</vt:i4>
      </vt:variant>
      <vt:variant>
        <vt:i4>140</vt:i4>
      </vt:variant>
      <vt:variant>
        <vt:i4>0</vt:i4>
      </vt:variant>
      <vt:variant>
        <vt:i4>5</vt:i4>
      </vt:variant>
      <vt:variant>
        <vt:lpwstr/>
      </vt:variant>
      <vt:variant>
        <vt:lpwstr>_Toc460856957</vt:lpwstr>
      </vt:variant>
      <vt:variant>
        <vt:i4>1703992</vt:i4>
      </vt:variant>
      <vt:variant>
        <vt:i4>137</vt:i4>
      </vt:variant>
      <vt:variant>
        <vt:i4>0</vt:i4>
      </vt:variant>
      <vt:variant>
        <vt:i4>5</vt:i4>
      </vt:variant>
      <vt:variant>
        <vt:lpwstr/>
      </vt:variant>
      <vt:variant>
        <vt:lpwstr>_Toc460856956</vt:lpwstr>
      </vt:variant>
      <vt:variant>
        <vt:i4>1703992</vt:i4>
      </vt:variant>
      <vt:variant>
        <vt:i4>134</vt:i4>
      </vt:variant>
      <vt:variant>
        <vt:i4>0</vt:i4>
      </vt:variant>
      <vt:variant>
        <vt:i4>5</vt:i4>
      </vt:variant>
      <vt:variant>
        <vt:lpwstr/>
      </vt:variant>
      <vt:variant>
        <vt:lpwstr>_Toc460856955</vt:lpwstr>
      </vt:variant>
      <vt:variant>
        <vt:i4>1703992</vt:i4>
      </vt:variant>
      <vt:variant>
        <vt:i4>131</vt:i4>
      </vt:variant>
      <vt:variant>
        <vt:i4>0</vt:i4>
      </vt:variant>
      <vt:variant>
        <vt:i4>5</vt:i4>
      </vt:variant>
      <vt:variant>
        <vt:lpwstr/>
      </vt:variant>
      <vt:variant>
        <vt:lpwstr>_Toc460856954</vt:lpwstr>
      </vt:variant>
      <vt:variant>
        <vt:i4>1703992</vt:i4>
      </vt:variant>
      <vt:variant>
        <vt:i4>128</vt:i4>
      </vt:variant>
      <vt:variant>
        <vt:i4>0</vt:i4>
      </vt:variant>
      <vt:variant>
        <vt:i4>5</vt:i4>
      </vt:variant>
      <vt:variant>
        <vt:lpwstr/>
      </vt:variant>
      <vt:variant>
        <vt:lpwstr>_Toc460856953</vt:lpwstr>
      </vt:variant>
      <vt:variant>
        <vt:i4>1703992</vt:i4>
      </vt:variant>
      <vt:variant>
        <vt:i4>125</vt:i4>
      </vt:variant>
      <vt:variant>
        <vt:i4>0</vt:i4>
      </vt:variant>
      <vt:variant>
        <vt:i4>5</vt:i4>
      </vt:variant>
      <vt:variant>
        <vt:lpwstr/>
      </vt:variant>
      <vt:variant>
        <vt:lpwstr>_Toc460856952</vt:lpwstr>
      </vt:variant>
      <vt:variant>
        <vt:i4>1703992</vt:i4>
      </vt:variant>
      <vt:variant>
        <vt:i4>122</vt:i4>
      </vt:variant>
      <vt:variant>
        <vt:i4>0</vt:i4>
      </vt:variant>
      <vt:variant>
        <vt:i4>5</vt:i4>
      </vt:variant>
      <vt:variant>
        <vt:lpwstr/>
      </vt:variant>
      <vt:variant>
        <vt:lpwstr>_Toc460856951</vt:lpwstr>
      </vt:variant>
      <vt:variant>
        <vt:i4>1703992</vt:i4>
      </vt:variant>
      <vt:variant>
        <vt:i4>119</vt:i4>
      </vt:variant>
      <vt:variant>
        <vt:i4>0</vt:i4>
      </vt:variant>
      <vt:variant>
        <vt:i4>5</vt:i4>
      </vt:variant>
      <vt:variant>
        <vt:lpwstr/>
      </vt:variant>
      <vt:variant>
        <vt:lpwstr>_Toc460856950</vt:lpwstr>
      </vt:variant>
      <vt:variant>
        <vt:i4>1769528</vt:i4>
      </vt:variant>
      <vt:variant>
        <vt:i4>116</vt:i4>
      </vt:variant>
      <vt:variant>
        <vt:i4>0</vt:i4>
      </vt:variant>
      <vt:variant>
        <vt:i4>5</vt:i4>
      </vt:variant>
      <vt:variant>
        <vt:lpwstr/>
      </vt:variant>
      <vt:variant>
        <vt:lpwstr>_Toc460856949</vt:lpwstr>
      </vt:variant>
      <vt:variant>
        <vt:i4>1769528</vt:i4>
      </vt:variant>
      <vt:variant>
        <vt:i4>113</vt:i4>
      </vt:variant>
      <vt:variant>
        <vt:i4>0</vt:i4>
      </vt:variant>
      <vt:variant>
        <vt:i4>5</vt:i4>
      </vt:variant>
      <vt:variant>
        <vt:lpwstr/>
      </vt:variant>
      <vt:variant>
        <vt:lpwstr>_Toc460856948</vt:lpwstr>
      </vt:variant>
      <vt:variant>
        <vt:i4>1769528</vt:i4>
      </vt:variant>
      <vt:variant>
        <vt:i4>110</vt:i4>
      </vt:variant>
      <vt:variant>
        <vt:i4>0</vt:i4>
      </vt:variant>
      <vt:variant>
        <vt:i4>5</vt:i4>
      </vt:variant>
      <vt:variant>
        <vt:lpwstr/>
      </vt:variant>
      <vt:variant>
        <vt:lpwstr>_Toc460856943</vt:lpwstr>
      </vt:variant>
      <vt:variant>
        <vt:i4>1769528</vt:i4>
      </vt:variant>
      <vt:variant>
        <vt:i4>107</vt:i4>
      </vt:variant>
      <vt:variant>
        <vt:i4>0</vt:i4>
      </vt:variant>
      <vt:variant>
        <vt:i4>5</vt:i4>
      </vt:variant>
      <vt:variant>
        <vt:lpwstr/>
      </vt:variant>
      <vt:variant>
        <vt:lpwstr>_Toc460856942</vt:lpwstr>
      </vt:variant>
      <vt:variant>
        <vt:i4>1769528</vt:i4>
      </vt:variant>
      <vt:variant>
        <vt:i4>104</vt:i4>
      </vt:variant>
      <vt:variant>
        <vt:i4>0</vt:i4>
      </vt:variant>
      <vt:variant>
        <vt:i4>5</vt:i4>
      </vt:variant>
      <vt:variant>
        <vt:lpwstr/>
      </vt:variant>
      <vt:variant>
        <vt:lpwstr>_Toc460856941</vt:lpwstr>
      </vt:variant>
      <vt:variant>
        <vt:i4>1769528</vt:i4>
      </vt:variant>
      <vt:variant>
        <vt:i4>101</vt:i4>
      </vt:variant>
      <vt:variant>
        <vt:i4>0</vt:i4>
      </vt:variant>
      <vt:variant>
        <vt:i4>5</vt:i4>
      </vt:variant>
      <vt:variant>
        <vt:lpwstr/>
      </vt:variant>
      <vt:variant>
        <vt:lpwstr>_Toc460856940</vt:lpwstr>
      </vt:variant>
      <vt:variant>
        <vt:i4>1835064</vt:i4>
      </vt:variant>
      <vt:variant>
        <vt:i4>98</vt:i4>
      </vt:variant>
      <vt:variant>
        <vt:i4>0</vt:i4>
      </vt:variant>
      <vt:variant>
        <vt:i4>5</vt:i4>
      </vt:variant>
      <vt:variant>
        <vt:lpwstr/>
      </vt:variant>
      <vt:variant>
        <vt:lpwstr>_Toc460856939</vt:lpwstr>
      </vt:variant>
      <vt:variant>
        <vt:i4>1835064</vt:i4>
      </vt:variant>
      <vt:variant>
        <vt:i4>95</vt:i4>
      </vt:variant>
      <vt:variant>
        <vt:i4>0</vt:i4>
      </vt:variant>
      <vt:variant>
        <vt:i4>5</vt:i4>
      </vt:variant>
      <vt:variant>
        <vt:lpwstr/>
      </vt:variant>
      <vt:variant>
        <vt:lpwstr>_Toc460856938</vt:lpwstr>
      </vt:variant>
      <vt:variant>
        <vt:i4>1835064</vt:i4>
      </vt:variant>
      <vt:variant>
        <vt:i4>92</vt:i4>
      </vt:variant>
      <vt:variant>
        <vt:i4>0</vt:i4>
      </vt:variant>
      <vt:variant>
        <vt:i4>5</vt:i4>
      </vt:variant>
      <vt:variant>
        <vt:lpwstr/>
      </vt:variant>
      <vt:variant>
        <vt:lpwstr>_Toc460856937</vt:lpwstr>
      </vt:variant>
      <vt:variant>
        <vt:i4>1835064</vt:i4>
      </vt:variant>
      <vt:variant>
        <vt:i4>89</vt:i4>
      </vt:variant>
      <vt:variant>
        <vt:i4>0</vt:i4>
      </vt:variant>
      <vt:variant>
        <vt:i4>5</vt:i4>
      </vt:variant>
      <vt:variant>
        <vt:lpwstr/>
      </vt:variant>
      <vt:variant>
        <vt:lpwstr>_Toc460856936</vt:lpwstr>
      </vt:variant>
      <vt:variant>
        <vt:i4>1835064</vt:i4>
      </vt:variant>
      <vt:variant>
        <vt:i4>86</vt:i4>
      </vt:variant>
      <vt:variant>
        <vt:i4>0</vt:i4>
      </vt:variant>
      <vt:variant>
        <vt:i4>5</vt:i4>
      </vt:variant>
      <vt:variant>
        <vt:lpwstr/>
      </vt:variant>
      <vt:variant>
        <vt:lpwstr>_Toc460856935</vt:lpwstr>
      </vt:variant>
      <vt:variant>
        <vt:i4>1835064</vt:i4>
      </vt:variant>
      <vt:variant>
        <vt:i4>83</vt:i4>
      </vt:variant>
      <vt:variant>
        <vt:i4>0</vt:i4>
      </vt:variant>
      <vt:variant>
        <vt:i4>5</vt:i4>
      </vt:variant>
      <vt:variant>
        <vt:lpwstr/>
      </vt:variant>
      <vt:variant>
        <vt:lpwstr>_Toc460856934</vt:lpwstr>
      </vt:variant>
      <vt:variant>
        <vt:i4>1835064</vt:i4>
      </vt:variant>
      <vt:variant>
        <vt:i4>80</vt:i4>
      </vt:variant>
      <vt:variant>
        <vt:i4>0</vt:i4>
      </vt:variant>
      <vt:variant>
        <vt:i4>5</vt:i4>
      </vt:variant>
      <vt:variant>
        <vt:lpwstr/>
      </vt:variant>
      <vt:variant>
        <vt:lpwstr>_Toc460856933</vt:lpwstr>
      </vt:variant>
      <vt:variant>
        <vt:i4>1835064</vt:i4>
      </vt:variant>
      <vt:variant>
        <vt:i4>74</vt:i4>
      </vt:variant>
      <vt:variant>
        <vt:i4>0</vt:i4>
      </vt:variant>
      <vt:variant>
        <vt:i4>5</vt:i4>
      </vt:variant>
      <vt:variant>
        <vt:lpwstr/>
      </vt:variant>
      <vt:variant>
        <vt:lpwstr>_Toc460856932</vt:lpwstr>
      </vt:variant>
      <vt:variant>
        <vt:i4>1835064</vt:i4>
      </vt:variant>
      <vt:variant>
        <vt:i4>71</vt:i4>
      </vt:variant>
      <vt:variant>
        <vt:i4>0</vt:i4>
      </vt:variant>
      <vt:variant>
        <vt:i4>5</vt:i4>
      </vt:variant>
      <vt:variant>
        <vt:lpwstr/>
      </vt:variant>
      <vt:variant>
        <vt:lpwstr>_Toc460856931</vt:lpwstr>
      </vt:variant>
      <vt:variant>
        <vt:i4>1835064</vt:i4>
      </vt:variant>
      <vt:variant>
        <vt:i4>68</vt:i4>
      </vt:variant>
      <vt:variant>
        <vt:i4>0</vt:i4>
      </vt:variant>
      <vt:variant>
        <vt:i4>5</vt:i4>
      </vt:variant>
      <vt:variant>
        <vt:lpwstr/>
      </vt:variant>
      <vt:variant>
        <vt:lpwstr>_Toc460856930</vt:lpwstr>
      </vt:variant>
      <vt:variant>
        <vt:i4>1900600</vt:i4>
      </vt:variant>
      <vt:variant>
        <vt:i4>65</vt:i4>
      </vt:variant>
      <vt:variant>
        <vt:i4>0</vt:i4>
      </vt:variant>
      <vt:variant>
        <vt:i4>5</vt:i4>
      </vt:variant>
      <vt:variant>
        <vt:lpwstr/>
      </vt:variant>
      <vt:variant>
        <vt:lpwstr>_Toc460856929</vt:lpwstr>
      </vt:variant>
      <vt:variant>
        <vt:i4>1900600</vt:i4>
      </vt:variant>
      <vt:variant>
        <vt:i4>62</vt:i4>
      </vt:variant>
      <vt:variant>
        <vt:i4>0</vt:i4>
      </vt:variant>
      <vt:variant>
        <vt:i4>5</vt:i4>
      </vt:variant>
      <vt:variant>
        <vt:lpwstr/>
      </vt:variant>
      <vt:variant>
        <vt:lpwstr>_Toc460856928</vt:lpwstr>
      </vt:variant>
      <vt:variant>
        <vt:i4>1900600</vt:i4>
      </vt:variant>
      <vt:variant>
        <vt:i4>59</vt:i4>
      </vt:variant>
      <vt:variant>
        <vt:i4>0</vt:i4>
      </vt:variant>
      <vt:variant>
        <vt:i4>5</vt:i4>
      </vt:variant>
      <vt:variant>
        <vt:lpwstr/>
      </vt:variant>
      <vt:variant>
        <vt:lpwstr>_Toc460856927</vt:lpwstr>
      </vt:variant>
      <vt:variant>
        <vt:i4>1900600</vt:i4>
      </vt:variant>
      <vt:variant>
        <vt:i4>56</vt:i4>
      </vt:variant>
      <vt:variant>
        <vt:i4>0</vt:i4>
      </vt:variant>
      <vt:variant>
        <vt:i4>5</vt:i4>
      </vt:variant>
      <vt:variant>
        <vt:lpwstr/>
      </vt:variant>
      <vt:variant>
        <vt:lpwstr>_Toc460856926</vt:lpwstr>
      </vt:variant>
      <vt:variant>
        <vt:i4>1900600</vt:i4>
      </vt:variant>
      <vt:variant>
        <vt:i4>53</vt:i4>
      </vt:variant>
      <vt:variant>
        <vt:i4>0</vt:i4>
      </vt:variant>
      <vt:variant>
        <vt:i4>5</vt:i4>
      </vt:variant>
      <vt:variant>
        <vt:lpwstr/>
      </vt:variant>
      <vt:variant>
        <vt:lpwstr>_Toc460856925</vt:lpwstr>
      </vt:variant>
      <vt:variant>
        <vt:i4>2031672</vt:i4>
      </vt:variant>
      <vt:variant>
        <vt:i4>50</vt:i4>
      </vt:variant>
      <vt:variant>
        <vt:i4>0</vt:i4>
      </vt:variant>
      <vt:variant>
        <vt:i4>5</vt:i4>
      </vt:variant>
      <vt:variant>
        <vt:lpwstr/>
      </vt:variant>
      <vt:variant>
        <vt:lpwstr>_Toc460856907</vt:lpwstr>
      </vt:variant>
      <vt:variant>
        <vt:i4>2031672</vt:i4>
      </vt:variant>
      <vt:variant>
        <vt:i4>47</vt:i4>
      </vt:variant>
      <vt:variant>
        <vt:i4>0</vt:i4>
      </vt:variant>
      <vt:variant>
        <vt:i4>5</vt:i4>
      </vt:variant>
      <vt:variant>
        <vt:lpwstr/>
      </vt:variant>
      <vt:variant>
        <vt:lpwstr>_Toc460856904</vt:lpwstr>
      </vt:variant>
      <vt:variant>
        <vt:i4>2031672</vt:i4>
      </vt:variant>
      <vt:variant>
        <vt:i4>44</vt:i4>
      </vt:variant>
      <vt:variant>
        <vt:i4>0</vt:i4>
      </vt:variant>
      <vt:variant>
        <vt:i4>5</vt:i4>
      </vt:variant>
      <vt:variant>
        <vt:lpwstr/>
      </vt:variant>
      <vt:variant>
        <vt:lpwstr>_Toc460856903</vt:lpwstr>
      </vt:variant>
      <vt:variant>
        <vt:i4>2031672</vt:i4>
      </vt:variant>
      <vt:variant>
        <vt:i4>41</vt:i4>
      </vt:variant>
      <vt:variant>
        <vt:i4>0</vt:i4>
      </vt:variant>
      <vt:variant>
        <vt:i4>5</vt:i4>
      </vt:variant>
      <vt:variant>
        <vt:lpwstr/>
      </vt:variant>
      <vt:variant>
        <vt:lpwstr>_Toc460856902</vt:lpwstr>
      </vt:variant>
      <vt:variant>
        <vt:i4>2031672</vt:i4>
      </vt:variant>
      <vt:variant>
        <vt:i4>38</vt:i4>
      </vt:variant>
      <vt:variant>
        <vt:i4>0</vt:i4>
      </vt:variant>
      <vt:variant>
        <vt:i4>5</vt:i4>
      </vt:variant>
      <vt:variant>
        <vt:lpwstr/>
      </vt:variant>
      <vt:variant>
        <vt:lpwstr>_Toc460856901</vt:lpwstr>
      </vt:variant>
      <vt:variant>
        <vt:i4>2031672</vt:i4>
      </vt:variant>
      <vt:variant>
        <vt:i4>35</vt:i4>
      </vt:variant>
      <vt:variant>
        <vt:i4>0</vt:i4>
      </vt:variant>
      <vt:variant>
        <vt:i4>5</vt:i4>
      </vt:variant>
      <vt:variant>
        <vt:lpwstr/>
      </vt:variant>
      <vt:variant>
        <vt:lpwstr>_Toc460856900</vt:lpwstr>
      </vt:variant>
      <vt:variant>
        <vt:i4>1441849</vt:i4>
      </vt:variant>
      <vt:variant>
        <vt:i4>32</vt:i4>
      </vt:variant>
      <vt:variant>
        <vt:i4>0</vt:i4>
      </vt:variant>
      <vt:variant>
        <vt:i4>5</vt:i4>
      </vt:variant>
      <vt:variant>
        <vt:lpwstr/>
      </vt:variant>
      <vt:variant>
        <vt:lpwstr>_Toc460856899</vt:lpwstr>
      </vt:variant>
      <vt:variant>
        <vt:i4>1441849</vt:i4>
      </vt:variant>
      <vt:variant>
        <vt:i4>29</vt:i4>
      </vt:variant>
      <vt:variant>
        <vt:i4>0</vt:i4>
      </vt:variant>
      <vt:variant>
        <vt:i4>5</vt:i4>
      </vt:variant>
      <vt:variant>
        <vt:lpwstr/>
      </vt:variant>
      <vt:variant>
        <vt:lpwstr>_Toc460856898</vt:lpwstr>
      </vt:variant>
      <vt:variant>
        <vt:i4>1441849</vt:i4>
      </vt:variant>
      <vt:variant>
        <vt:i4>26</vt:i4>
      </vt:variant>
      <vt:variant>
        <vt:i4>0</vt:i4>
      </vt:variant>
      <vt:variant>
        <vt:i4>5</vt:i4>
      </vt:variant>
      <vt:variant>
        <vt:lpwstr/>
      </vt:variant>
      <vt:variant>
        <vt:lpwstr>_Toc460856897</vt:lpwstr>
      </vt:variant>
      <vt:variant>
        <vt:i4>1441849</vt:i4>
      </vt:variant>
      <vt:variant>
        <vt:i4>23</vt:i4>
      </vt:variant>
      <vt:variant>
        <vt:i4>0</vt:i4>
      </vt:variant>
      <vt:variant>
        <vt:i4>5</vt:i4>
      </vt:variant>
      <vt:variant>
        <vt:lpwstr/>
      </vt:variant>
      <vt:variant>
        <vt:lpwstr>_Toc460856896</vt:lpwstr>
      </vt:variant>
      <vt:variant>
        <vt:i4>1441849</vt:i4>
      </vt:variant>
      <vt:variant>
        <vt:i4>20</vt:i4>
      </vt:variant>
      <vt:variant>
        <vt:i4>0</vt:i4>
      </vt:variant>
      <vt:variant>
        <vt:i4>5</vt:i4>
      </vt:variant>
      <vt:variant>
        <vt:lpwstr/>
      </vt:variant>
      <vt:variant>
        <vt:lpwstr>_Toc460856895</vt:lpwstr>
      </vt:variant>
      <vt:variant>
        <vt:i4>1441849</vt:i4>
      </vt:variant>
      <vt:variant>
        <vt:i4>17</vt:i4>
      </vt:variant>
      <vt:variant>
        <vt:i4>0</vt:i4>
      </vt:variant>
      <vt:variant>
        <vt:i4>5</vt:i4>
      </vt:variant>
      <vt:variant>
        <vt:lpwstr/>
      </vt:variant>
      <vt:variant>
        <vt:lpwstr>_Toc460856894</vt:lpwstr>
      </vt:variant>
      <vt:variant>
        <vt:i4>1441849</vt:i4>
      </vt:variant>
      <vt:variant>
        <vt:i4>14</vt:i4>
      </vt:variant>
      <vt:variant>
        <vt:i4>0</vt:i4>
      </vt:variant>
      <vt:variant>
        <vt:i4>5</vt:i4>
      </vt:variant>
      <vt:variant>
        <vt:lpwstr/>
      </vt:variant>
      <vt:variant>
        <vt:lpwstr>_Toc460856893</vt:lpwstr>
      </vt:variant>
      <vt:variant>
        <vt:i4>1441849</vt:i4>
      </vt:variant>
      <vt:variant>
        <vt:i4>11</vt:i4>
      </vt:variant>
      <vt:variant>
        <vt:i4>0</vt:i4>
      </vt:variant>
      <vt:variant>
        <vt:i4>5</vt:i4>
      </vt:variant>
      <vt:variant>
        <vt:lpwstr/>
      </vt:variant>
      <vt:variant>
        <vt:lpwstr>_Toc460856892</vt:lpwstr>
      </vt:variant>
      <vt:variant>
        <vt:i4>1441849</vt:i4>
      </vt:variant>
      <vt:variant>
        <vt:i4>8</vt:i4>
      </vt:variant>
      <vt:variant>
        <vt:i4>0</vt:i4>
      </vt:variant>
      <vt:variant>
        <vt:i4>5</vt:i4>
      </vt:variant>
      <vt:variant>
        <vt:lpwstr/>
      </vt:variant>
      <vt:variant>
        <vt:lpwstr>_Toc460856891</vt:lpwstr>
      </vt:variant>
      <vt:variant>
        <vt:i4>1441849</vt:i4>
      </vt:variant>
      <vt:variant>
        <vt:i4>5</vt:i4>
      </vt:variant>
      <vt:variant>
        <vt:i4>0</vt:i4>
      </vt:variant>
      <vt:variant>
        <vt:i4>5</vt:i4>
      </vt:variant>
      <vt:variant>
        <vt:lpwstr/>
      </vt:variant>
      <vt:variant>
        <vt:lpwstr>_Toc460856890</vt:lpwstr>
      </vt:variant>
      <vt:variant>
        <vt:i4>1507385</vt:i4>
      </vt:variant>
      <vt:variant>
        <vt:i4>2</vt:i4>
      </vt:variant>
      <vt:variant>
        <vt:i4>0</vt:i4>
      </vt:variant>
      <vt:variant>
        <vt:i4>5</vt:i4>
      </vt:variant>
      <vt:variant>
        <vt:lpwstr/>
      </vt:variant>
      <vt:variant>
        <vt:lpwstr>_Toc460856889</vt:lpwstr>
      </vt:variant>
      <vt:variant>
        <vt:i4>3014714</vt:i4>
      </vt:variant>
      <vt:variant>
        <vt:i4>171528</vt:i4>
      </vt:variant>
      <vt:variant>
        <vt:i4>1041</vt:i4>
      </vt:variant>
      <vt:variant>
        <vt:i4>1</vt:i4>
      </vt:variant>
      <vt:variant>
        <vt:lpwstr>d:\Users\KRACHU~1\AppData\Local\Temp\ns\A124.files\image013.jpg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Содержание</dc:title>
  <dc:subject/>
  <dc:creator>user</dc:creator>
  <cp:keywords/>
  <cp:lastModifiedBy>Татьяна Диденко</cp:lastModifiedBy>
  <cp:revision>7</cp:revision>
  <cp:lastPrinted>2017-01-27T07:21:00Z</cp:lastPrinted>
  <dcterms:created xsi:type="dcterms:W3CDTF">2021-05-04T11:36:00Z</dcterms:created>
  <dcterms:modified xsi:type="dcterms:W3CDTF">2021-05-04T11:50:00Z</dcterms:modified>
</cp:coreProperties>
</file>